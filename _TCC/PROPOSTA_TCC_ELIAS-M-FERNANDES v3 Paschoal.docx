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line="240" w:lineRule="auto"/>
        <w:jc w:val="center"/>
        <w:outlineLvl w:val="0"/>
        <w:rPr>
          <w:rFonts w:ascii="Arial" w:hAnsi="Arial" w:cs="Arial"/>
          <w:sz w:val="24"/>
          <w:szCs w:val="24"/>
        </w:rPr>
      </w:pPr>
      <w:r>
        <w:rPr>
          <w:rFonts w:ascii="Arial" w:hAnsi="Arial" w:cs="Arial"/>
          <w:sz w:val="24"/>
          <w:szCs w:val="24"/>
        </w:rPr>
        <w:t>UNIVERSIDADE TECNOLÓGICA FEDERAL DO PARANÁ</w:t>
      </w:r>
    </w:p>
    <w:p w14:paraId="1AC00669" w14:textId="77777777" w:rsidR="00034C38" w:rsidRDefault="00034C38" w:rsidP="00AB308D">
      <w:pPr>
        <w:spacing w:after="120" w:line="240" w:lineRule="auto"/>
        <w:jc w:val="center"/>
        <w:outlineLvl w:val="0"/>
        <w:rPr>
          <w:rFonts w:ascii="Arial" w:hAnsi="Arial" w:cs="Arial"/>
          <w:sz w:val="24"/>
          <w:szCs w:val="24"/>
        </w:rPr>
      </w:pPr>
      <w:r>
        <w:rPr>
          <w:rFonts w:ascii="Arial" w:hAnsi="Arial" w:cs="Arial"/>
          <w:sz w:val="24"/>
          <w:szCs w:val="24"/>
        </w:rPr>
        <w:t>CÂMPUS CORNÉLIO PROCÓPIO</w:t>
      </w:r>
    </w:p>
    <w:p w14:paraId="53C29AB2" w14:textId="77777777" w:rsidR="00034C38" w:rsidRDefault="0049447C" w:rsidP="00AB308D">
      <w:pPr>
        <w:spacing w:after="120" w:line="240" w:lineRule="auto"/>
        <w:jc w:val="center"/>
        <w:outlineLvl w:val="0"/>
        <w:rPr>
          <w:rFonts w:ascii="Arial" w:hAnsi="Arial" w:cs="Arial"/>
          <w:sz w:val="24"/>
          <w:szCs w:val="24"/>
        </w:rPr>
      </w:pPr>
      <w:r>
        <w:rPr>
          <w:rFonts w:ascii="Arial" w:hAnsi="Arial" w:cs="Arial"/>
          <w:sz w:val="24"/>
          <w:szCs w:val="24"/>
        </w:rPr>
        <w:t>DIRETORIA DE GRADUAÇÃO E EDUCAÇÃO PROFISSIONAL</w:t>
      </w:r>
    </w:p>
    <w:p w14:paraId="6BB5937A" w14:textId="77777777" w:rsidR="0049447C" w:rsidRDefault="00B94441" w:rsidP="00AB308D">
      <w:pPr>
        <w:spacing w:after="120" w:line="240" w:lineRule="auto"/>
        <w:jc w:val="center"/>
        <w:outlineLvl w:val="0"/>
        <w:rPr>
          <w:rFonts w:ascii="Arial" w:hAnsi="Arial" w:cs="Arial"/>
          <w:sz w:val="24"/>
          <w:szCs w:val="24"/>
        </w:rPr>
      </w:pPr>
      <w:r>
        <w:rPr>
          <w:rFonts w:ascii="Arial" w:hAnsi="Arial" w:cs="Arial"/>
          <w:sz w:val="24"/>
          <w:szCs w:val="24"/>
        </w:rPr>
        <w:t>TECNOLOGIA EM ANÁLISE E DESENVOLVIMENTO DE SISTEMAS</w:t>
      </w:r>
    </w:p>
    <w:p w14:paraId="2FE78FFB" w14:textId="77777777" w:rsidR="0049447C" w:rsidRDefault="0049447C" w:rsidP="00034C38">
      <w:pPr>
        <w:spacing w:after="120" w:line="240" w:lineRule="auto"/>
        <w:jc w:val="center"/>
        <w:rPr>
          <w:rFonts w:ascii="Arial" w:hAnsi="Arial" w:cs="Arial"/>
          <w:sz w:val="24"/>
          <w:szCs w:val="24"/>
        </w:rPr>
      </w:pPr>
    </w:p>
    <w:p w14:paraId="618B4FF2" w14:textId="77777777" w:rsidR="0049447C" w:rsidRDefault="0049447C" w:rsidP="00034C38">
      <w:pPr>
        <w:spacing w:after="120" w:line="240" w:lineRule="auto"/>
        <w:jc w:val="center"/>
        <w:rPr>
          <w:rFonts w:ascii="Arial" w:hAnsi="Arial" w:cs="Arial"/>
          <w:sz w:val="24"/>
          <w:szCs w:val="24"/>
        </w:rPr>
      </w:pPr>
    </w:p>
    <w:p w14:paraId="3886E6DC" w14:textId="77777777" w:rsidR="0049447C" w:rsidRDefault="0049447C" w:rsidP="00034C38">
      <w:pPr>
        <w:spacing w:after="120" w:line="240" w:lineRule="auto"/>
        <w:jc w:val="center"/>
        <w:rPr>
          <w:ins w:id="5" w:author="Elias De Moraes Fernandes" w:date="2016-03-10T18:47:00Z"/>
          <w:rFonts w:ascii="Arial" w:hAnsi="Arial" w:cs="Arial"/>
          <w:sz w:val="24"/>
          <w:szCs w:val="24"/>
        </w:rPr>
      </w:pPr>
    </w:p>
    <w:p w14:paraId="34E27459" w14:textId="77777777" w:rsidR="001073C3" w:rsidRDefault="001073C3" w:rsidP="00034C38">
      <w:pPr>
        <w:spacing w:after="120" w:line="240" w:lineRule="auto"/>
        <w:jc w:val="center"/>
        <w:rPr>
          <w:ins w:id="6" w:author="Elias De Moraes Fernandes" w:date="2016-03-10T18:47:00Z"/>
          <w:rFonts w:ascii="Arial" w:hAnsi="Arial" w:cs="Arial"/>
          <w:sz w:val="24"/>
          <w:szCs w:val="24"/>
        </w:rPr>
      </w:pPr>
    </w:p>
    <w:p w14:paraId="2DA19FF9" w14:textId="77777777" w:rsidR="001073C3" w:rsidRDefault="001073C3" w:rsidP="00034C38">
      <w:pPr>
        <w:spacing w:after="120" w:line="240" w:lineRule="auto"/>
        <w:jc w:val="center"/>
        <w:rPr>
          <w:rFonts w:ascii="Arial" w:hAnsi="Arial" w:cs="Arial"/>
          <w:sz w:val="24"/>
          <w:szCs w:val="24"/>
        </w:rPr>
      </w:pPr>
    </w:p>
    <w:p w14:paraId="2A5347A3" w14:textId="77777777" w:rsidR="0049447C" w:rsidRDefault="00B94441" w:rsidP="00AB308D">
      <w:pPr>
        <w:spacing w:after="120" w:line="240" w:lineRule="auto"/>
        <w:jc w:val="center"/>
        <w:outlineLvl w:val="0"/>
        <w:rPr>
          <w:rFonts w:ascii="Arial" w:hAnsi="Arial" w:cs="Arial"/>
          <w:sz w:val="24"/>
          <w:szCs w:val="24"/>
        </w:rPr>
      </w:pPr>
      <w:r>
        <w:rPr>
          <w:rFonts w:ascii="Arial" w:hAnsi="Arial" w:cs="Arial"/>
          <w:sz w:val="24"/>
          <w:szCs w:val="24"/>
        </w:rPr>
        <w:t>ELIAS DE MORAES FERNANDES</w:t>
      </w:r>
    </w:p>
    <w:p w14:paraId="57EFF727" w14:textId="77777777" w:rsidR="0049447C" w:rsidRDefault="0049447C" w:rsidP="00034C38">
      <w:pPr>
        <w:spacing w:after="120" w:line="240" w:lineRule="auto"/>
        <w:jc w:val="center"/>
        <w:rPr>
          <w:rFonts w:ascii="Arial" w:hAnsi="Arial" w:cs="Arial"/>
          <w:sz w:val="24"/>
          <w:szCs w:val="24"/>
        </w:rPr>
      </w:pPr>
    </w:p>
    <w:p w14:paraId="2BE98330" w14:textId="77777777" w:rsidR="0049447C" w:rsidRDefault="0049447C" w:rsidP="00034C38">
      <w:pPr>
        <w:spacing w:after="120" w:line="240" w:lineRule="auto"/>
        <w:jc w:val="center"/>
        <w:rPr>
          <w:rFonts w:ascii="Arial" w:hAnsi="Arial" w:cs="Arial"/>
          <w:sz w:val="24"/>
          <w:szCs w:val="24"/>
        </w:rPr>
      </w:pPr>
    </w:p>
    <w:p w14:paraId="4FC8A8A8" w14:textId="77777777" w:rsidR="0049447C" w:rsidRDefault="0049447C">
      <w:pPr>
        <w:spacing w:after="120" w:line="240" w:lineRule="auto"/>
        <w:jc w:val="center"/>
        <w:rPr>
          <w:rFonts w:ascii="Arial" w:hAnsi="Arial" w:cs="Arial"/>
          <w:sz w:val="24"/>
          <w:szCs w:val="24"/>
        </w:rPr>
        <w:pPrChange w:id="7" w:author="Elias De Moraes Fernandes" w:date="2016-03-10T18:47:00Z">
          <w:pPr>
            <w:spacing w:after="120" w:line="240" w:lineRule="auto"/>
          </w:pPr>
        </w:pPrChange>
      </w:pPr>
    </w:p>
    <w:p w14:paraId="5FFB208D" w14:textId="77777777" w:rsidR="0049447C" w:rsidRDefault="0049447C" w:rsidP="00034C38">
      <w:pPr>
        <w:spacing w:after="120" w:line="240" w:lineRule="auto"/>
        <w:jc w:val="center"/>
        <w:rPr>
          <w:rFonts w:ascii="Arial" w:hAnsi="Arial" w:cs="Arial"/>
          <w:sz w:val="24"/>
          <w:szCs w:val="24"/>
        </w:rPr>
      </w:pPr>
    </w:p>
    <w:p w14:paraId="401CB42A" w14:textId="77777777" w:rsidR="0049447C" w:rsidRDefault="0049447C" w:rsidP="00034C38">
      <w:pPr>
        <w:spacing w:after="120" w:line="240" w:lineRule="auto"/>
        <w:jc w:val="center"/>
        <w:rPr>
          <w:rFonts w:ascii="Arial" w:hAnsi="Arial" w:cs="Arial"/>
          <w:sz w:val="24"/>
          <w:szCs w:val="24"/>
        </w:rPr>
      </w:pPr>
    </w:p>
    <w:p w14:paraId="28387B29" w14:textId="784719CA" w:rsidR="0049447C" w:rsidRPr="00B121B7" w:rsidRDefault="006A7859" w:rsidP="00241DDC">
      <w:pPr>
        <w:spacing w:after="120" w:line="240" w:lineRule="auto"/>
        <w:jc w:val="center"/>
        <w:rPr>
          <w:rFonts w:ascii="Arial" w:hAnsi="Arial" w:cs="Arial"/>
          <w:b/>
          <w:sz w:val="28"/>
          <w:szCs w:val="28"/>
        </w:rPr>
      </w:pPr>
      <w:r>
        <w:rPr>
          <w:rFonts w:ascii="Arial" w:hAnsi="Arial" w:cs="Arial"/>
          <w:b/>
          <w:sz w:val="28"/>
          <w:szCs w:val="28"/>
        </w:rPr>
        <w:t>NONDA</w:t>
      </w:r>
      <w:r>
        <w:rPr>
          <w:rFonts w:ascii="Arial" w:hAnsi="Arial" w:cs="Arial"/>
          <w:b/>
          <w:sz w:val="28"/>
          <w:szCs w:val="28"/>
          <w:lang w:val="en-CA"/>
        </w:rPr>
        <w:t xml:space="preserve">: </w:t>
      </w:r>
      <w:r w:rsidR="00B121B7">
        <w:rPr>
          <w:rFonts w:ascii="Arial" w:hAnsi="Arial" w:cs="Arial"/>
          <w:b/>
          <w:sz w:val="28"/>
          <w:szCs w:val="28"/>
        </w:rPr>
        <w:t>SERIOUS GAME</w:t>
      </w:r>
      <w:r w:rsidR="00B121B7">
        <w:rPr>
          <w:rFonts w:ascii="Arial" w:hAnsi="Arial" w:cs="Arial"/>
          <w:b/>
          <w:sz w:val="28"/>
          <w:szCs w:val="28"/>
          <w:lang w:val="en-CA"/>
        </w:rPr>
        <w:t xml:space="preserve"> NA EDUCAÇÃO </w:t>
      </w:r>
      <w:r w:rsidR="00A51F16">
        <w:rPr>
          <w:rFonts w:ascii="Arial" w:hAnsi="Arial" w:cs="Arial"/>
          <w:b/>
          <w:sz w:val="28"/>
          <w:szCs w:val="28"/>
          <w:lang w:val="en-CA"/>
        </w:rPr>
        <w:t>DE RESÍDUOS SÓLIDOS URBANOS</w:t>
      </w:r>
    </w:p>
    <w:p w14:paraId="19D9ADD0" w14:textId="77777777" w:rsidR="0049447C" w:rsidRDefault="0049447C" w:rsidP="00034C38">
      <w:pPr>
        <w:spacing w:after="120" w:line="240" w:lineRule="auto"/>
        <w:jc w:val="center"/>
        <w:rPr>
          <w:rFonts w:ascii="Arial" w:hAnsi="Arial" w:cs="Arial"/>
          <w:sz w:val="24"/>
          <w:szCs w:val="24"/>
        </w:rPr>
      </w:pPr>
    </w:p>
    <w:p w14:paraId="41C26EB8" w14:textId="77777777" w:rsidR="00346184" w:rsidRDefault="00346184" w:rsidP="00034C38">
      <w:pPr>
        <w:spacing w:after="120" w:line="240" w:lineRule="auto"/>
        <w:jc w:val="center"/>
        <w:rPr>
          <w:ins w:id="8" w:author="Elias De Moraes Fernandes" w:date="2016-03-09T10:54:00Z"/>
          <w:rFonts w:ascii="Arial" w:hAnsi="Arial" w:cs="Arial"/>
          <w:sz w:val="24"/>
          <w:szCs w:val="24"/>
        </w:rPr>
      </w:pPr>
    </w:p>
    <w:p w14:paraId="108C2B61" w14:textId="77777777" w:rsidR="0049447C" w:rsidRDefault="0049447C" w:rsidP="00034C38">
      <w:pPr>
        <w:spacing w:after="120" w:line="240" w:lineRule="auto"/>
        <w:jc w:val="center"/>
        <w:rPr>
          <w:rFonts w:ascii="Arial" w:hAnsi="Arial" w:cs="Arial"/>
          <w:sz w:val="24"/>
          <w:szCs w:val="24"/>
        </w:rPr>
      </w:pPr>
    </w:p>
    <w:p w14:paraId="6C68D079" w14:textId="77777777" w:rsidR="0049447C" w:rsidRDefault="0049447C" w:rsidP="00034C38">
      <w:pPr>
        <w:spacing w:after="120" w:line="240" w:lineRule="auto"/>
        <w:jc w:val="center"/>
        <w:rPr>
          <w:rFonts w:ascii="Arial" w:hAnsi="Arial" w:cs="Arial"/>
          <w:sz w:val="24"/>
          <w:szCs w:val="24"/>
        </w:rPr>
      </w:pPr>
    </w:p>
    <w:p w14:paraId="0C12A08E" w14:textId="77777777" w:rsidR="0049447C" w:rsidRDefault="0049447C" w:rsidP="00034C38">
      <w:pPr>
        <w:spacing w:after="120" w:line="240" w:lineRule="auto"/>
        <w:jc w:val="center"/>
        <w:rPr>
          <w:rFonts w:ascii="Arial" w:hAnsi="Arial" w:cs="Arial"/>
          <w:sz w:val="24"/>
          <w:szCs w:val="24"/>
        </w:rPr>
      </w:pPr>
    </w:p>
    <w:p w14:paraId="41A61EF5" w14:textId="77777777" w:rsidR="0049447C" w:rsidRDefault="0049447C" w:rsidP="00034C38">
      <w:pPr>
        <w:spacing w:after="120" w:line="240" w:lineRule="auto"/>
        <w:jc w:val="center"/>
        <w:rPr>
          <w:rFonts w:ascii="Arial" w:hAnsi="Arial" w:cs="Arial"/>
          <w:sz w:val="24"/>
          <w:szCs w:val="24"/>
        </w:rPr>
      </w:pPr>
    </w:p>
    <w:p w14:paraId="1CFE7FC3" w14:textId="77777777" w:rsidR="0049447C" w:rsidRDefault="0049447C" w:rsidP="00034C38">
      <w:pPr>
        <w:spacing w:after="120" w:line="240" w:lineRule="auto"/>
        <w:jc w:val="center"/>
        <w:rPr>
          <w:rFonts w:ascii="Arial" w:hAnsi="Arial" w:cs="Arial"/>
          <w:sz w:val="24"/>
          <w:szCs w:val="24"/>
        </w:rPr>
      </w:pPr>
    </w:p>
    <w:p w14:paraId="6A781EC0" w14:textId="77777777" w:rsidR="0049447C" w:rsidRDefault="0049447C" w:rsidP="00034C38">
      <w:pPr>
        <w:spacing w:after="120" w:line="240" w:lineRule="auto"/>
        <w:jc w:val="center"/>
        <w:rPr>
          <w:rFonts w:ascii="Arial" w:hAnsi="Arial" w:cs="Arial"/>
          <w:sz w:val="24"/>
          <w:szCs w:val="24"/>
        </w:rPr>
      </w:pPr>
    </w:p>
    <w:p w14:paraId="1D408D75" w14:textId="44ABBC2A" w:rsidR="0049447C" w:rsidRDefault="00C86C1A" w:rsidP="00AB308D">
      <w:pPr>
        <w:spacing w:after="120" w:line="240" w:lineRule="auto"/>
        <w:jc w:val="center"/>
        <w:outlineLvl w:val="0"/>
        <w:rPr>
          <w:rFonts w:ascii="Arial" w:hAnsi="Arial" w:cs="Arial"/>
          <w:sz w:val="24"/>
          <w:szCs w:val="24"/>
        </w:rPr>
      </w:pPr>
      <w:r>
        <w:rPr>
          <w:rFonts w:ascii="Arial" w:hAnsi="Arial" w:cs="Arial"/>
          <w:sz w:val="24"/>
          <w:szCs w:val="24"/>
        </w:rPr>
        <w:t xml:space="preserve">PROPOSTA DE </w:t>
      </w:r>
      <w:r w:rsidR="0049447C">
        <w:rPr>
          <w:rFonts w:ascii="Arial" w:hAnsi="Arial" w:cs="Arial"/>
          <w:sz w:val="24"/>
          <w:szCs w:val="24"/>
        </w:rPr>
        <w:t>TRABALHO DE CONCLUSÃO DE CURSO</w:t>
      </w:r>
    </w:p>
    <w:p w14:paraId="507F95F3" w14:textId="77777777" w:rsidR="0049447C" w:rsidRDefault="0049447C" w:rsidP="00034C38">
      <w:pPr>
        <w:spacing w:after="120" w:line="240" w:lineRule="auto"/>
        <w:jc w:val="center"/>
        <w:rPr>
          <w:rFonts w:ascii="Arial" w:hAnsi="Arial" w:cs="Arial"/>
          <w:sz w:val="24"/>
          <w:szCs w:val="24"/>
        </w:rPr>
      </w:pPr>
    </w:p>
    <w:p w14:paraId="49A859F4" w14:textId="77777777" w:rsidR="0049447C" w:rsidRDefault="0049447C" w:rsidP="00034C38">
      <w:pPr>
        <w:spacing w:after="120" w:line="240" w:lineRule="auto"/>
        <w:jc w:val="center"/>
        <w:rPr>
          <w:rFonts w:ascii="Arial" w:hAnsi="Arial" w:cs="Arial"/>
          <w:sz w:val="24"/>
          <w:szCs w:val="24"/>
        </w:rPr>
      </w:pPr>
    </w:p>
    <w:p w14:paraId="5A8FB4D7" w14:textId="77777777" w:rsidR="0049447C" w:rsidRDefault="0049447C" w:rsidP="00034C38">
      <w:pPr>
        <w:spacing w:after="120" w:line="240" w:lineRule="auto"/>
        <w:jc w:val="center"/>
        <w:rPr>
          <w:rFonts w:ascii="Arial" w:hAnsi="Arial" w:cs="Arial"/>
          <w:sz w:val="24"/>
          <w:szCs w:val="24"/>
        </w:rPr>
      </w:pPr>
    </w:p>
    <w:p w14:paraId="561975B8" w14:textId="77777777" w:rsidR="0049447C" w:rsidRDefault="0049447C" w:rsidP="00034C38">
      <w:pPr>
        <w:spacing w:after="120" w:line="240" w:lineRule="auto"/>
        <w:jc w:val="center"/>
        <w:rPr>
          <w:rFonts w:ascii="Arial" w:hAnsi="Arial" w:cs="Arial"/>
          <w:sz w:val="24"/>
          <w:szCs w:val="24"/>
        </w:rPr>
      </w:pPr>
    </w:p>
    <w:p w14:paraId="29C5F6FA" w14:textId="77777777" w:rsidR="0049447C" w:rsidRDefault="0049447C" w:rsidP="00034C38">
      <w:pPr>
        <w:spacing w:after="120" w:line="240" w:lineRule="auto"/>
        <w:jc w:val="center"/>
        <w:rPr>
          <w:rFonts w:ascii="Arial" w:hAnsi="Arial" w:cs="Arial"/>
          <w:sz w:val="24"/>
          <w:szCs w:val="24"/>
        </w:rPr>
      </w:pPr>
    </w:p>
    <w:p w14:paraId="7CEF7128" w14:textId="77777777" w:rsidR="00B94441" w:rsidRDefault="00B94441" w:rsidP="00C86C1A">
      <w:pPr>
        <w:spacing w:after="120" w:line="240" w:lineRule="auto"/>
        <w:rPr>
          <w:rFonts w:ascii="Arial" w:hAnsi="Arial" w:cs="Arial"/>
          <w:sz w:val="24"/>
          <w:szCs w:val="24"/>
        </w:rPr>
      </w:pPr>
    </w:p>
    <w:p w14:paraId="0B127BA0" w14:textId="77777777" w:rsidR="004214F4" w:rsidRDefault="004214F4" w:rsidP="00034C38">
      <w:pPr>
        <w:spacing w:after="120" w:line="240" w:lineRule="auto"/>
        <w:jc w:val="center"/>
        <w:rPr>
          <w:rFonts w:ascii="Arial" w:hAnsi="Arial" w:cs="Arial"/>
          <w:sz w:val="24"/>
          <w:szCs w:val="24"/>
        </w:rPr>
      </w:pPr>
    </w:p>
    <w:p w14:paraId="08D51554" w14:textId="77777777" w:rsidR="0049447C" w:rsidRDefault="0049447C" w:rsidP="00AB308D">
      <w:pPr>
        <w:spacing w:after="120" w:line="240" w:lineRule="auto"/>
        <w:jc w:val="center"/>
        <w:outlineLvl w:val="0"/>
        <w:rPr>
          <w:rFonts w:ascii="Arial" w:hAnsi="Arial" w:cs="Arial"/>
          <w:sz w:val="24"/>
          <w:szCs w:val="24"/>
        </w:rPr>
      </w:pPr>
      <w:r>
        <w:rPr>
          <w:rFonts w:ascii="Arial" w:hAnsi="Arial" w:cs="Arial"/>
          <w:sz w:val="24"/>
          <w:szCs w:val="24"/>
        </w:rPr>
        <w:t>CORNÉLIO PROCÓPIO</w:t>
      </w:r>
    </w:p>
    <w:p w14:paraId="719FEC7D" w14:textId="77777777" w:rsidR="0049447C" w:rsidRDefault="0049447C" w:rsidP="00034C38">
      <w:pPr>
        <w:spacing w:after="120" w:line="240" w:lineRule="auto"/>
        <w:jc w:val="center"/>
        <w:rPr>
          <w:rFonts w:ascii="Arial" w:hAnsi="Arial" w:cs="Arial"/>
          <w:sz w:val="24"/>
          <w:szCs w:val="24"/>
        </w:rPr>
      </w:pPr>
      <w:r>
        <w:rPr>
          <w:rFonts w:ascii="Arial" w:hAnsi="Arial" w:cs="Arial"/>
          <w:sz w:val="24"/>
          <w:szCs w:val="24"/>
        </w:rPr>
        <w:t>201</w:t>
      </w:r>
      <w:r w:rsidR="00B94441">
        <w:rPr>
          <w:rFonts w:ascii="Arial" w:hAnsi="Arial" w:cs="Arial"/>
          <w:sz w:val="24"/>
          <w:szCs w:val="24"/>
        </w:rPr>
        <w:t>6</w:t>
      </w:r>
    </w:p>
    <w:p w14:paraId="1F2DCEFD" w14:textId="77777777" w:rsidR="00C86C1A" w:rsidRDefault="00C86C1A" w:rsidP="00C86C1A">
      <w:pPr>
        <w:spacing w:after="120" w:line="240" w:lineRule="auto"/>
        <w:jc w:val="center"/>
        <w:rPr>
          <w:rFonts w:ascii="Arial" w:hAnsi="Arial" w:cs="Arial"/>
          <w:sz w:val="24"/>
          <w:szCs w:val="24"/>
        </w:rPr>
      </w:pPr>
      <w:r>
        <w:rPr>
          <w:rFonts w:ascii="Arial" w:hAnsi="Arial" w:cs="Arial"/>
          <w:sz w:val="24"/>
          <w:szCs w:val="24"/>
        </w:rPr>
        <w:lastRenderedPageBreak/>
        <w:t>ELIAS DE MORAES FERNANDES</w:t>
      </w:r>
    </w:p>
    <w:p w14:paraId="5739465B" w14:textId="77777777" w:rsidR="0049447C" w:rsidRDefault="0049447C" w:rsidP="00034C38">
      <w:pPr>
        <w:spacing w:after="120" w:line="240" w:lineRule="auto"/>
        <w:jc w:val="center"/>
        <w:rPr>
          <w:rFonts w:ascii="Arial" w:hAnsi="Arial" w:cs="Arial"/>
          <w:sz w:val="24"/>
          <w:szCs w:val="24"/>
        </w:rPr>
      </w:pPr>
    </w:p>
    <w:p w14:paraId="4B4D013A" w14:textId="77777777" w:rsidR="0049447C" w:rsidRDefault="0049447C" w:rsidP="00034C38">
      <w:pPr>
        <w:spacing w:after="120" w:line="240" w:lineRule="auto"/>
        <w:jc w:val="center"/>
        <w:rPr>
          <w:rFonts w:ascii="Arial" w:hAnsi="Arial" w:cs="Arial"/>
          <w:sz w:val="24"/>
          <w:szCs w:val="24"/>
        </w:rPr>
      </w:pPr>
    </w:p>
    <w:p w14:paraId="6434E4AF" w14:textId="77777777" w:rsidR="00983458" w:rsidRDefault="00983458" w:rsidP="00034C38">
      <w:pPr>
        <w:spacing w:after="120" w:line="240" w:lineRule="auto"/>
        <w:jc w:val="center"/>
        <w:rPr>
          <w:rFonts w:ascii="Arial" w:hAnsi="Arial" w:cs="Arial"/>
          <w:sz w:val="24"/>
          <w:szCs w:val="24"/>
        </w:rPr>
      </w:pPr>
    </w:p>
    <w:p w14:paraId="5C360CE0" w14:textId="77777777" w:rsidR="0049447C" w:rsidRDefault="0049447C" w:rsidP="00034C38">
      <w:pPr>
        <w:spacing w:after="120" w:line="240" w:lineRule="auto"/>
        <w:jc w:val="center"/>
        <w:rPr>
          <w:rFonts w:ascii="Arial" w:hAnsi="Arial" w:cs="Arial"/>
          <w:sz w:val="24"/>
          <w:szCs w:val="24"/>
        </w:rPr>
      </w:pPr>
    </w:p>
    <w:p w14:paraId="2098DE85" w14:textId="77777777" w:rsidR="0049447C" w:rsidRDefault="0049447C" w:rsidP="00034C38">
      <w:pPr>
        <w:spacing w:after="120" w:line="240" w:lineRule="auto"/>
        <w:jc w:val="center"/>
        <w:rPr>
          <w:rFonts w:ascii="Arial" w:hAnsi="Arial" w:cs="Arial"/>
          <w:sz w:val="24"/>
          <w:szCs w:val="24"/>
        </w:rPr>
      </w:pPr>
    </w:p>
    <w:p w14:paraId="239D526F" w14:textId="77777777" w:rsidR="0049447C" w:rsidRDefault="0049447C" w:rsidP="00034C38">
      <w:pPr>
        <w:spacing w:after="120" w:line="240" w:lineRule="auto"/>
        <w:jc w:val="center"/>
        <w:rPr>
          <w:rFonts w:ascii="Arial" w:hAnsi="Arial" w:cs="Arial"/>
          <w:sz w:val="24"/>
          <w:szCs w:val="24"/>
        </w:rPr>
      </w:pPr>
    </w:p>
    <w:p w14:paraId="6570360D" w14:textId="77777777" w:rsidR="0049447C" w:rsidRDefault="0049447C" w:rsidP="00034C38">
      <w:pPr>
        <w:spacing w:after="120" w:line="240" w:lineRule="auto"/>
        <w:jc w:val="center"/>
        <w:rPr>
          <w:rFonts w:ascii="Arial" w:hAnsi="Arial" w:cs="Arial"/>
          <w:sz w:val="24"/>
          <w:szCs w:val="24"/>
        </w:rPr>
      </w:pPr>
    </w:p>
    <w:p w14:paraId="1CD686BD" w14:textId="77777777" w:rsidR="0049447C" w:rsidRDefault="0049447C" w:rsidP="00034C38">
      <w:pPr>
        <w:spacing w:after="120" w:line="240" w:lineRule="auto"/>
        <w:jc w:val="center"/>
        <w:rPr>
          <w:rFonts w:ascii="Arial" w:hAnsi="Arial" w:cs="Arial"/>
          <w:sz w:val="24"/>
          <w:szCs w:val="24"/>
        </w:rPr>
      </w:pPr>
    </w:p>
    <w:p w14:paraId="6CFBB75B" w14:textId="77777777" w:rsidR="0049447C" w:rsidRDefault="0049447C" w:rsidP="00034C38">
      <w:pPr>
        <w:spacing w:after="120" w:line="240" w:lineRule="auto"/>
        <w:jc w:val="center"/>
        <w:rPr>
          <w:rFonts w:ascii="Arial" w:hAnsi="Arial" w:cs="Arial"/>
          <w:sz w:val="24"/>
          <w:szCs w:val="24"/>
        </w:rPr>
      </w:pPr>
    </w:p>
    <w:p w14:paraId="0FB60ED4" w14:textId="77777777" w:rsidR="0049447C" w:rsidRDefault="0049447C" w:rsidP="00034C38">
      <w:pPr>
        <w:spacing w:after="120" w:line="240" w:lineRule="auto"/>
        <w:jc w:val="center"/>
        <w:rPr>
          <w:rFonts w:ascii="Arial" w:hAnsi="Arial" w:cs="Arial"/>
          <w:sz w:val="24"/>
          <w:szCs w:val="24"/>
        </w:rPr>
      </w:pPr>
    </w:p>
    <w:p w14:paraId="56639CBA" w14:textId="77777777" w:rsidR="0049447C" w:rsidRDefault="0049447C" w:rsidP="00034C38">
      <w:pPr>
        <w:spacing w:after="120" w:line="240" w:lineRule="auto"/>
        <w:jc w:val="center"/>
        <w:rPr>
          <w:rFonts w:ascii="Arial" w:hAnsi="Arial" w:cs="Arial"/>
          <w:sz w:val="24"/>
          <w:szCs w:val="24"/>
        </w:rPr>
      </w:pPr>
    </w:p>
    <w:p w14:paraId="468070E0" w14:textId="77777777" w:rsidR="0049447C" w:rsidRDefault="0049447C" w:rsidP="00034C38">
      <w:pPr>
        <w:spacing w:after="120" w:line="240" w:lineRule="auto"/>
        <w:jc w:val="center"/>
        <w:rPr>
          <w:rFonts w:ascii="Arial" w:hAnsi="Arial" w:cs="Arial"/>
          <w:sz w:val="24"/>
          <w:szCs w:val="24"/>
        </w:rPr>
      </w:pPr>
    </w:p>
    <w:p w14:paraId="48770B08" w14:textId="77777777" w:rsidR="0049447C" w:rsidRDefault="0049447C" w:rsidP="00034C38">
      <w:pPr>
        <w:spacing w:after="120" w:line="240" w:lineRule="auto"/>
        <w:jc w:val="center"/>
        <w:rPr>
          <w:rFonts w:ascii="Arial" w:hAnsi="Arial" w:cs="Arial"/>
          <w:sz w:val="24"/>
          <w:szCs w:val="24"/>
        </w:rPr>
      </w:pPr>
    </w:p>
    <w:p w14:paraId="19EEFA97" w14:textId="77777777" w:rsidR="0049447C" w:rsidRDefault="0049447C" w:rsidP="00034C38">
      <w:pPr>
        <w:spacing w:after="120" w:line="240" w:lineRule="auto"/>
        <w:jc w:val="center"/>
        <w:rPr>
          <w:rFonts w:ascii="Arial" w:hAnsi="Arial" w:cs="Arial"/>
          <w:sz w:val="24"/>
          <w:szCs w:val="24"/>
        </w:rPr>
      </w:pPr>
    </w:p>
    <w:p w14:paraId="46561C03" w14:textId="4D3F7CAE" w:rsidR="00A51F16" w:rsidRPr="00B121B7" w:rsidRDefault="006A7859" w:rsidP="00A51F16">
      <w:pPr>
        <w:spacing w:after="120" w:line="240" w:lineRule="auto"/>
        <w:jc w:val="center"/>
        <w:rPr>
          <w:rFonts w:ascii="Arial" w:hAnsi="Arial" w:cs="Arial"/>
          <w:b/>
          <w:sz w:val="28"/>
          <w:szCs w:val="28"/>
        </w:rPr>
      </w:pPr>
      <w:r>
        <w:rPr>
          <w:rFonts w:ascii="Arial" w:hAnsi="Arial" w:cs="Arial"/>
          <w:b/>
          <w:sz w:val="28"/>
          <w:szCs w:val="28"/>
        </w:rPr>
        <w:t xml:space="preserve">NONDA: </w:t>
      </w:r>
      <w:r w:rsidR="00A51F16">
        <w:rPr>
          <w:rFonts w:ascii="Arial" w:hAnsi="Arial" w:cs="Arial"/>
          <w:b/>
          <w:sz w:val="28"/>
          <w:szCs w:val="28"/>
        </w:rPr>
        <w:t>SERIOUS GAME</w:t>
      </w:r>
      <w:r w:rsidR="00A51F16">
        <w:rPr>
          <w:rFonts w:ascii="Arial" w:hAnsi="Arial" w:cs="Arial"/>
          <w:b/>
          <w:sz w:val="28"/>
          <w:szCs w:val="28"/>
          <w:lang w:val="en-CA"/>
        </w:rPr>
        <w:t xml:space="preserve"> NA EDUCAÇÃO DE RESÍDUOS SÓLIDOS URBANOS </w:t>
      </w:r>
    </w:p>
    <w:p w14:paraId="07B50FE1" w14:textId="77777777" w:rsidR="0049447C" w:rsidRDefault="0049447C" w:rsidP="0049447C">
      <w:pPr>
        <w:spacing w:after="120" w:line="240" w:lineRule="auto"/>
        <w:jc w:val="center"/>
        <w:rPr>
          <w:rFonts w:ascii="Arial" w:hAnsi="Arial" w:cs="Arial"/>
          <w:b/>
          <w:sz w:val="28"/>
          <w:szCs w:val="28"/>
        </w:rPr>
      </w:pPr>
    </w:p>
    <w:p w14:paraId="482EEFE6" w14:textId="77777777" w:rsidR="0049447C" w:rsidRDefault="0049447C" w:rsidP="0049447C">
      <w:pPr>
        <w:spacing w:after="120" w:line="240" w:lineRule="auto"/>
        <w:jc w:val="center"/>
        <w:rPr>
          <w:rFonts w:ascii="Arial" w:hAnsi="Arial" w:cs="Arial"/>
          <w:b/>
          <w:sz w:val="28"/>
          <w:szCs w:val="28"/>
        </w:rPr>
      </w:pPr>
    </w:p>
    <w:p w14:paraId="4BB624C9" w14:textId="77777777" w:rsidR="0049447C" w:rsidRDefault="0049447C" w:rsidP="0049447C">
      <w:pPr>
        <w:spacing w:after="120" w:line="240" w:lineRule="auto"/>
        <w:jc w:val="center"/>
        <w:rPr>
          <w:rFonts w:ascii="Arial" w:hAnsi="Arial" w:cs="Arial"/>
          <w:b/>
          <w:sz w:val="28"/>
          <w:szCs w:val="28"/>
        </w:rPr>
      </w:pPr>
    </w:p>
    <w:p w14:paraId="25AE1FAB" w14:textId="77777777" w:rsidR="0049447C" w:rsidRDefault="0049447C" w:rsidP="0049447C">
      <w:pPr>
        <w:spacing w:after="120" w:line="240" w:lineRule="auto"/>
        <w:jc w:val="center"/>
        <w:rPr>
          <w:rFonts w:ascii="Arial" w:hAnsi="Arial" w:cs="Arial"/>
          <w:b/>
          <w:sz w:val="28"/>
          <w:szCs w:val="28"/>
        </w:rPr>
      </w:pPr>
    </w:p>
    <w:p w14:paraId="2401A523" w14:textId="256C10A3" w:rsidR="0049447C" w:rsidRDefault="00EB1B6C" w:rsidP="00557DC1">
      <w:pPr>
        <w:spacing w:after="0" w:line="240" w:lineRule="auto"/>
        <w:ind w:left="4536"/>
        <w:jc w:val="both"/>
        <w:rPr>
          <w:rFonts w:ascii="Arial" w:hAnsi="Arial" w:cs="Arial"/>
          <w:sz w:val="20"/>
          <w:szCs w:val="20"/>
        </w:rPr>
      </w:pPr>
      <w:r>
        <w:rPr>
          <w:rFonts w:ascii="Arial" w:hAnsi="Arial" w:cs="Arial"/>
          <w:sz w:val="20"/>
          <w:szCs w:val="20"/>
        </w:rPr>
        <w:t xml:space="preserve">Proposta de </w:t>
      </w:r>
      <w:r w:rsidR="00F92795" w:rsidRPr="00C126F0">
        <w:rPr>
          <w:rFonts w:ascii="Arial" w:hAnsi="Arial" w:cs="Arial"/>
          <w:sz w:val="20"/>
          <w:szCs w:val="20"/>
        </w:rPr>
        <w:t xml:space="preserve">Trabalho de Conclusão de Curso de graduação, apresentado à disciplina </w:t>
      </w:r>
      <w:r w:rsidR="00C86C1A" w:rsidRPr="00247064">
        <w:rPr>
          <w:rFonts w:ascii="Arial" w:eastAsia="Arial" w:hAnsi="Arial" w:cs="Arial"/>
          <w:sz w:val="20"/>
          <w:szCs w:val="20"/>
        </w:rPr>
        <w:t>Trabalho de Conclusão de Curso I</w:t>
      </w:r>
      <w:r w:rsidR="00F92795" w:rsidRPr="00C126F0">
        <w:rPr>
          <w:rFonts w:ascii="Arial" w:hAnsi="Arial" w:cs="Arial"/>
          <w:sz w:val="20"/>
          <w:szCs w:val="20"/>
        </w:rPr>
        <w:t xml:space="preserve">, </w:t>
      </w:r>
      <w:r w:rsidR="00C86C1A" w:rsidRPr="00247064">
        <w:rPr>
          <w:rFonts w:ascii="Arial" w:eastAsia="Arial" w:hAnsi="Arial" w:cs="Arial"/>
          <w:sz w:val="20"/>
          <w:szCs w:val="20"/>
        </w:rPr>
        <w:t xml:space="preserve">do curso Superior de Tecnologia em Análise e Desenvolvimento de Sistemas da Coordenação de Informática – </w:t>
      </w:r>
      <w:r>
        <w:rPr>
          <w:rFonts w:ascii="Arial" w:eastAsia="Arial" w:hAnsi="Arial" w:cs="Arial"/>
          <w:sz w:val="20"/>
          <w:szCs w:val="20"/>
        </w:rPr>
        <w:t>TADS</w:t>
      </w:r>
      <w:r w:rsidR="00C86C1A" w:rsidRPr="00247064">
        <w:rPr>
          <w:rFonts w:ascii="Arial" w:eastAsia="Arial" w:hAnsi="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spacing w:after="0" w:line="240" w:lineRule="auto"/>
        <w:ind w:left="4536"/>
        <w:jc w:val="both"/>
        <w:rPr>
          <w:rFonts w:ascii="Arial" w:hAnsi="Arial" w:cs="Arial"/>
          <w:sz w:val="20"/>
          <w:szCs w:val="20"/>
        </w:rPr>
      </w:pPr>
    </w:p>
    <w:p w14:paraId="31C5FECB" w14:textId="77777777" w:rsidR="006E5257" w:rsidRPr="00C126F0" w:rsidRDefault="00557DC1" w:rsidP="00AB308D">
      <w:pPr>
        <w:spacing w:after="0" w:line="240" w:lineRule="auto"/>
        <w:ind w:left="4536"/>
        <w:jc w:val="both"/>
        <w:outlineLvl w:val="0"/>
        <w:rPr>
          <w:rFonts w:ascii="Arial" w:hAnsi="Arial" w:cs="Arial"/>
          <w:sz w:val="20"/>
          <w:szCs w:val="20"/>
        </w:rPr>
      </w:pPr>
      <w:r>
        <w:rPr>
          <w:rFonts w:ascii="Arial" w:hAnsi="Arial" w:cs="Arial"/>
          <w:sz w:val="20"/>
          <w:szCs w:val="20"/>
        </w:rPr>
        <w:t xml:space="preserve">Orientador: Prof. Dr. </w:t>
      </w:r>
      <w:r w:rsidR="00B94441">
        <w:rPr>
          <w:rFonts w:ascii="Arial" w:hAnsi="Arial" w:cs="Arial"/>
          <w:sz w:val="20"/>
          <w:szCs w:val="20"/>
        </w:rPr>
        <w:t>Alexandre Rossi Paschoal</w:t>
      </w:r>
    </w:p>
    <w:p w14:paraId="13CC7C01" w14:textId="77777777" w:rsidR="00F92795" w:rsidRDefault="00F92795" w:rsidP="00F92795">
      <w:pPr>
        <w:spacing w:after="120" w:line="240" w:lineRule="auto"/>
        <w:jc w:val="center"/>
        <w:rPr>
          <w:rFonts w:ascii="Arial" w:hAnsi="Arial" w:cs="Arial"/>
          <w:sz w:val="24"/>
          <w:szCs w:val="24"/>
        </w:rPr>
      </w:pPr>
    </w:p>
    <w:p w14:paraId="26BDE611" w14:textId="77777777" w:rsidR="00F92795" w:rsidRDefault="00F92795" w:rsidP="00F92795">
      <w:pPr>
        <w:spacing w:after="120" w:line="240" w:lineRule="auto"/>
        <w:jc w:val="center"/>
        <w:rPr>
          <w:rFonts w:ascii="Arial" w:hAnsi="Arial" w:cs="Arial"/>
          <w:sz w:val="24"/>
          <w:szCs w:val="24"/>
        </w:rPr>
      </w:pPr>
    </w:p>
    <w:p w14:paraId="5E2FDA63" w14:textId="77777777" w:rsidR="00F92795" w:rsidRDefault="00F92795" w:rsidP="00F92795">
      <w:pPr>
        <w:spacing w:after="120" w:line="240" w:lineRule="auto"/>
        <w:jc w:val="center"/>
        <w:rPr>
          <w:rFonts w:ascii="Arial" w:hAnsi="Arial" w:cs="Arial"/>
          <w:sz w:val="24"/>
          <w:szCs w:val="24"/>
        </w:rPr>
      </w:pPr>
    </w:p>
    <w:p w14:paraId="6CD9FB5A" w14:textId="77777777" w:rsidR="00F92795" w:rsidRDefault="00F92795" w:rsidP="00F92795">
      <w:pPr>
        <w:spacing w:after="120" w:line="240" w:lineRule="auto"/>
        <w:jc w:val="center"/>
        <w:rPr>
          <w:rFonts w:ascii="Arial" w:hAnsi="Arial" w:cs="Arial"/>
          <w:sz w:val="24"/>
          <w:szCs w:val="24"/>
        </w:rPr>
      </w:pPr>
    </w:p>
    <w:p w14:paraId="018CA169" w14:textId="77777777" w:rsidR="00557DC1" w:rsidRDefault="00557DC1" w:rsidP="00B94441">
      <w:pPr>
        <w:spacing w:after="120" w:line="240" w:lineRule="auto"/>
        <w:rPr>
          <w:rFonts w:ascii="Arial" w:hAnsi="Arial" w:cs="Arial"/>
          <w:sz w:val="24"/>
          <w:szCs w:val="24"/>
        </w:rPr>
      </w:pPr>
    </w:p>
    <w:p w14:paraId="0B18FA69" w14:textId="77777777" w:rsidR="00983458" w:rsidRDefault="00983458" w:rsidP="00F92795">
      <w:pPr>
        <w:spacing w:after="120" w:line="240" w:lineRule="auto"/>
        <w:jc w:val="center"/>
        <w:rPr>
          <w:rFonts w:ascii="Arial" w:hAnsi="Arial" w:cs="Arial"/>
          <w:sz w:val="24"/>
          <w:szCs w:val="24"/>
        </w:rPr>
      </w:pPr>
    </w:p>
    <w:p w14:paraId="584B49A3" w14:textId="77777777" w:rsidR="00F92795" w:rsidRDefault="00F92795" w:rsidP="00AB308D">
      <w:pPr>
        <w:spacing w:after="120" w:line="240" w:lineRule="auto"/>
        <w:jc w:val="center"/>
        <w:outlineLvl w:val="0"/>
        <w:rPr>
          <w:rFonts w:ascii="Arial" w:hAnsi="Arial" w:cs="Arial"/>
          <w:sz w:val="24"/>
          <w:szCs w:val="24"/>
        </w:rPr>
      </w:pPr>
      <w:r>
        <w:rPr>
          <w:rFonts w:ascii="Arial" w:hAnsi="Arial" w:cs="Arial"/>
          <w:sz w:val="24"/>
          <w:szCs w:val="24"/>
        </w:rPr>
        <w:t>CORNÉLIO PROCÓPIO</w:t>
      </w:r>
    </w:p>
    <w:p w14:paraId="0E21EF34" w14:textId="14CFE440" w:rsidR="003F3C5F" w:rsidRPr="00C02C81" w:rsidRDefault="00B94441" w:rsidP="00C02C81">
      <w:pPr>
        <w:spacing w:after="120" w:line="240" w:lineRule="auto"/>
        <w:jc w:val="center"/>
        <w:rPr>
          <w:rFonts w:ascii="Arial" w:hAnsi="Arial" w:cs="Arial"/>
          <w:sz w:val="24"/>
          <w:szCs w:val="24"/>
        </w:rPr>
      </w:pPr>
      <w:r>
        <w:rPr>
          <w:rFonts w:ascii="Arial" w:hAnsi="Arial" w:cs="Arial"/>
          <w:sz w:val="24"/>
          <w:szCs w:val="24"/>
        </w:rPr>
        <w:t>2016</w:t>
      </w:r>
    </w:p>
    <w:p w14:paraId="3442DC3C" w14:textId="5AF54341" w:rsidR="006A48A6" w:rsidRPr="0065333A" w:rsidRDefault="006A48A6" w:rsidP="00AB308D">
      <w:pPr>
        <w:spacing w:after="0" w:line="240" w:lineRule="auto"/>
        <w:jc w:val="center"/>
        <w:outlineLvl w:val="0"/>
        <w:rPr>
          <w:rFonts w:ascii="Arial" w:hAnsi="Arial" w:cs="Arial"/>
          <w:color w:val="FF0000"/>
          <w:sz w:val="24"/>
          <w:szCs w:val="24"/>
        </w:rPr>
      </w:pPr>
      <w:r w:rsidRPr="006A48A6">
        <w:rPr>
          <w:rFonts w:ascii="Arial" w:hAnsi="Arial" w:cs="Arial"/>
          <w:b/>
          <w:sz w:val="24"/>
          <w:szCs w:val="24"/>
        </w:rPr>
        <w:lastRenderedPageBreak/>
        <w:t>RESUMO</w:t>
      </w:r>
    </w:p>
    <w:p w14:paraId="0407B04F" w14:textId="77777777" w:rsidR="00983458" w:rsidRDefault="00983458" w:rsidP="009807B0">
      <w:pPr>
        <w:spacing w:after="0" w:line="240" w:lineRule="auto"/>
        <w:rPr>
          <w:rFonts w:ascii="Arial" w:hAnsi="Arial" w:cs="Arial"/>
          <w:sz w:val="24"/>
          <w:szCs w:val="24"/>
        </w:rPr>
      </w:pPr>
    </w:p>
    <w:p w14:paraId="36037741" w14:textId="5F0FFA36" w:rsidR="006A48A6" w:rsidRPr="00230E47" w:rsidRDefault="00876175" w:rsidP="009807B0">
      <w:pPr>
        <w:spacing w:after="120" w:line="240" w:lineRule="auto"/>
        <w:rPr>
          <w:rFonts w:ascii="Arial" w:hAnsi="Arial" w:cs="Arial"/>
          <w:b/>
          <w:rPrChange w:id="9" w:author="Elias De Moraes Fernandes" w:date="2016-03-11T18:13:00Z">
            <w:rPr>
              <w:rFonts w:ascii="Arial" w:hAnsi="Arial" w:cs="Arial"/>
              <w:b/>
              <w:sz w:val="28"/>
              <w:szCs w:val="28"/>
            </w:rPr>
          </w:rPrChange>
        </w:rPr>
      </w:pPr>
      <w:r w:rsidRPr="00230E47">
        <w:rPr>
          <w:rFonts w:ascii="Arial" w:hAnsi="Arial" w:cs="Arial"/>
          <w:rPrChange w:id="10" w:author="Elias De Moraes Fernandes" w:date="2016-03-11T18:13:00Z">
            <w:rPr>
              <w:rFonts w:ascii="Arial" w:hAnsi="Arial" w:cs="Arial"/>
              <w:sz w:val="24"/>
              <w:szCs w:val="24"/>
            </w:rPr>
          </w:rPrChange>
        </w:rPr>
        <w:t>De M. Fernandes</w:t>
      </w:r>
      <w:r w:rsidR="006A48A6" w:rsidRPr="00230E47">
        <w:rPr>
          <w:rFonts w:ascii="Arial" w:hAnsi="Arial" w:cs="Arial"/>
          <w:rPrChange w:id="11" w:author="Elias De Moraes Fernandes" w:date="2016-03-11T18:13:00Z">
            <w:rPr>
              <w:rFonts w:ascii="Arial" w:hAnsi="Arial" w:cs="Arial"/>
              <w:sz w:val="24"/>
              <w:szCs w:val="24"/>
            </w:rPr>
          </w:rPrChange>
        </w:rPr>
        <w:t xml:space="preserve">, </w:t>
      </w:r>
      <w:r w:rsidRPr="00230E47">
        <w:rPr>
          <w:rFonts w:ascii="Arial" w:hAnsi="Arial" w:cs="Arial"/>
          <w:rPrChange w:id="12" w:author="Elias De Moraes Fernandes" w:date="2016-03-11T18:13:00Z">
            <w:rPr>
              <w:rFonts w:ascii="Arial" w:hAnsi="Arial" w:cs="Arial"/>
              <w:sz w:val="24"/>
              <w:szCs w:val="24"/>
            </w:rPr>
          </w:rPrChange>
        </w:rPr>
        <w:t>Elias</w:t>
      </w:r>
      <w:r w:rsidR="006A48A6" w:rsidRPr="00230E47">
        <w:rPr>
          <w:rFonts w:ascii="Arial" w:hAnsi="Arial" w:cs="Arial"/>
          <w:rPrChange w:id="13" w:author="Elias De Moraes Fernandes" w:date="2016-03-11T18:13:00Z">
            <w:rPr>
              <w:rFonts w:ascii="Arial" w:hAnsi="Arial" w:cs="Arial"/>
              <w:sz w:val="24"/>
              <w:szCs w:val="24"/>
            </w:rPr>
          </w:rPrChange>
        </w:rPr>
        <w:t xml:space="preserve">. </w:t>
      </w:r>
      <w:r w:rsidR="00D054EB" w:rsidRPr="00230E47">
        <w:rPr>
          <w:rFonts w:ascii="Arial" w:hAnsi="Arial" w:cs="Arial"/>
          <w:b/>
          <w:rPrChange w:id="14" w:author="Elias De Moraes Fernandes" w:date="2016-03-11T18:13:00Z">
            <w:rPr>
              <w:rFonts w:ascii="Arial" w:hAnsi="Arial" w:cs="Arial"/>
              <w:b/>
              <w:sz w:val="24"/>
              <w:szCs w:val="28"/>
            </w:rPr>
          </w:rPrChange>
        </w:rPr>
        <w:t>Nonda</w:t>
      </w:r>
      <w:r w:rsidR="00D054EB" w:rsidRPr="00230E47">
        <w:rPr>
          <w:rFonts w:ascii="Arial" w:hAnsi="Arial" w:cs="Arial"/>
          <w:b/>
          <w:lang w:val="en-CA"/>
          <w:rPrChange w:id="15" w:author="Elias De Moraes Fernandes" w:date="2016-03-11T18:13:00Z">
            <w:rPr>
              <w:rFonts w:ascii="Arial" w:hAnsi="Arial" w:cs="Arial"/>
              <w:b/>
              <w:sz w:val="24"/>
              <w:szCs w:val="28"/>
              <w:lang w:val="en-CA"/>
            </w:rPr>
          </w:rPrChange>
        </w:rPr>
        <w:t xml:space="preserve">: </w:t>
      </w:r>
      <w:r w:rsidR="00D054EB" w:rsidRPr="00230E47">
        <w:rPr>
          <w:rFonts w:ascii="Arial" w:hAnsi="Arial" w:cs="Arial"/>
          <w:b/>
          <w:rPrChange w:id="16" w:author="Elias De Moraes Fernandes" w:date="2016-03-11T18:13:00Z">
            <w:rPr>
              <w:rFonts w:ascii="Arial" w:hAnsi="Arial" w:cs="Arial"/>
              <w:b/>
              <w:sz w:val="24"/>
              <w:szCs w:val="28"/>
            </w:rPr>
          </w:rPrChange>
        </w:rPr>
        <w:t>Serious Game</w:t>
      </w:r>
      <w:r w:rsidR="00D054EB" w:rsidRPr="00230E47">
        <w:rPr>
          <w:rFonts w:ascii="Arial" w:hAnsi="Arial" w:cs="Arial"/>
          <w:b/>
          <w:lang w:val="en-CA"/>
          <w:rPrChange w:id="17" w:author="Elias De Moraes Fernandes" w:date="2016-03-11T18:13:00Z">
            <w:rPr>
              <w:rFonts w:ascii="Arial" w:hAnsi="Arial" w:cs="Arial"/>
              <w:b/>
              <w:sz w:val="24"/>
              <w:szCs w:val="28"/>
              <w:lang w:val="en-CA"/>
            </w:rPr>
          </w:rPrChange>
        </w:rPr>
        <w:t xml:space="preserve"> </w:t>
      </w:r>
      <w:r w:rsidR="00D054EB" w:rsidRPr="00230E47">
        <w:rPr>
          <w:rFonts w:ascii="Arial" w:hAnsi="Arial" w:cs="Arial"/>
          <w:b/>
          <w:lang w:val="pt-BR"/>
          <w:rPrChange w:id="18" w:author="Elias De Moraes Fernandes" w:date="2016-03-11T18:13:00Z">
            <w:rPr>
              <w:rFonts w:ascii="Arial" w:hAnsi="Arial" w:cs="Arial"/>
              <w:b/>
              <w:sz w:val="24"/>
              <w:szCs w:val="28"/>
              <w:lang w:val="pt-BR"/>
            </w:rPr>
          </w:rPrChange>
        </w:rPr>
        <w:t>na Educação de Resíduos Sólidos Urbanos</w:t>
      </w:r>
      <w:r w:rsidR="00C077DF" w:rsidRPr="00230E47">
        <w:rPr>
          <w:rFonts w:ascii="Arial" w:hAnsi="Arial" w:cs="Arial"/>
          <w:b/>
          <w:rPrChange w:id="19" w:author="Elias De Moraes Fernandes" w:date="2016-03-11T18:13:00Z">
            <w:rPr>
              <w:rFonts w:ascii="Arial" w:hAnsi="Arial" w:cs="Arial"/>
              <w:b/>
              <w:sz w:val="24"/>
              <w:szCs w:val="24"/>
            </w:rPr>
          </w:rPrChange>
        </w:rPr>
        <w:t>.</w:t>
      </w:r>
      <w:r w:rsidRPr="00230E47">
        <w:rPr>
          <w:rFonts w:ascii="Arial" w:hAnsi="Arial" w:cs="Arial"/>
          <w:b/>
          <w:rPrChange w:id="20" w:author="Elias De Moraes Fernandes" w:date="2016-03-11T18:13:00Z">
            <w:rPr>
              <w:rFonts w:ascii="Arial" w:hAnsi="Arial" w:cs="Arial"/>
              <w:b/>
              <w:sz w:val="28"/>
              <w:szCs w:val="28"/>
            </w:rPr>
          </w:rPrChange>
        </w:rPr>
        <w:t xml:space="preserve"> </w:t>
      </w:r>
      <w:r w:rsidR="006A48A6" w:rsidRPr="00230E47">
        <w:rPr>
          <w:rFonts w:ascii="Arial" w:hAnsi="Arial" w:cs="Arial"/>
          <w:rPrChange w:id="21" w:author="Elias De Moraes Fernandes" w:date="2016-03-11T18:13:00Z">
            <w:rPr>
              <w:rFonts w:ascii="Arial" w:hAnsi="Arial" w:cs="Arial"/>
              <w:sz w:val="24"/>
              <w:szCs w:val="24"/>
            </w:rPr>
          </w:rPrChange>
        </w:rPr>
        <w:t>201</w:t>
      </w:r>
      <w:r w:rsidR="009E69D4" w:rsidRPr="00230E47">
        <w:rPr>
          <w:rFonts w:ascii="Arial" w:hAnsi="Arial" w:cs="Arial"/>
          <w:rPrChange w:id="22" w:author="Elias De Moraes Fernandes" w:date="2016-03-11T18:13:00Z">
            <w:rPr>
              <w:rFonts w:ascii="Arial" w:hAnsi="Arial" w:cs="Arial"/>
              <w:sz w:val="24"/>
              <w:szCs w:val="24"/>
            </w:rPr>
          </w:rPrChange>
        </w:rPr>
        <w:t>6</w:t>
      </w:r>
      <w:r w:rsidR="007A4294" w:rsidRPr="00230E47">
        <w:rPr>
          <w:rFonts w:ascii="Arial" w:hAnsi="Arial" w:cs="Arial"/>
          <w:rPrChange w:id="23" w:author="Elias De Moraes Fernandes" w:date="2016-03-11T18:13:00Z">
            <w:rPr>
              <w:rFonts w:ascii="Arial" w:hAnsi="Arial" w:cs="Arial"/>
              <w:sz w:val="24"/>
              <w:szCs w:val="24"/>
            </w:rPr>
          </w:rPrChange>
        </w:rPr>
        <w:t>.</w:t>
      </w:r>
      <w:r w:rsidR="009807B0" w:rsidRPr="00230E47">
        <w:rPr>
          <w:rFonts w:ascii="Arial" w:hAnsi="Arial" w:cs="Arial"/>
          <w:rPrChange w:id="24" w:author="Elias De Moraes Fernandes" w:date="2016-03-11T18:13:00Z">
            <w:rPr>
              <w:rFonts w:ascii="Arial" w:hAnsi="Arial" w:cs="Arial"/>
              <w:sz w:val="24"/>
              <w:szCs w:val="24"/>
            </w:rPr>
          </w:rPrChange>
        </w:rPr>
        <w:t xml:space="preserve"> 15f. </w:t>
      </w:r>
      <w:r w:rsidR="009807B0" w:rsidRPr="00230E47">
        <w:rPr>
          <w:rFonts w:ascii="Arial" w:eastAsia="Arial" w:hAnsi="Arial" w:cs="Arial"/>
          <w:rPrChange w:id="25" w:author="Elias De Moraes Fernandes" w:date="2016-03-11T18:13:00Z">
            <w:rPr>
              <w:rFonts w:ascii="Arial" w:eastAsia="Arial" w:hAnsi="Arial" w:cs="Arial"/>
              <w:sz w:val="24"/>
              <w:szCs w:val="24"/>
            </w:rPr>
          </w:rPrChange>
        </w:rPr>
        <w:t>Proposta de Trabalho de Conclusão de Curso (Graduação) – Tecnologia em Análise e Desenvolvimento de Sistemas. Universidade Tecnológica Federal do Paraná. Cornélio Procópio, 201</w:t>
      </w:r>
      <w:r w:rsidR="000D5F22" w:rsidRPr="00230E47">
        <w:rPr>
          <w:rFonts w:ascii="Arial" w:eastAsia="Arial" w:hAnsi="Arial" w:cs="Arial"/>
          <w:rPrChange w:id="26" w:author="Elias De Moraes Fernandes" w:date="2016-03-11T18:13:00Z">
            <w:rPr>
              <w:rFonts w:ascii="Arial" w:eastAsia="Arial" w:hAnsi="Arial" w:cs="Arial"/>
              <w:sz w:val="24"/>
              <w:szCs w:val="24"/>
            </w:rPr>
          </w:rPrChange>
        </w:rPr>
        <w:t>6</w:t>
      </w:r>
      <w:r w:rsidR="009807B0" w:rsidRPr="00230E47">
        <w:rPr>
          <w:rFonts w:ascii="Arial" w:eastAsia="Arial" w:hAnsi="Arial" w:cs="Arial"/>
          <w:rPrChange w:id="27" w:author="Elias De Moraes Fernandes" w:date="2016-03-11T18:13:00Z">
            <w:rPr>
              <w:rFonts w:ascii="Arial" w:eastAsia="Arial" w:hAnsi="Arial" w:cs="Arial"/>
              <w:sz w:val="24"/>
              <w:szCs w:val="24"/>
            </w:rPr>
          </w:rPrChange>
        </w:rPr>
        <w:t xml:space="preserve">. </w:t>
      </w:r>
      <w:r w:rsidR="006A48A6" w:rsidRPr="00230E47">
        <w:rPr>
          <w:rFonts w:ascii="Arial" w:hAnsi="Arial" w:cs="Arial"/>
          <w:rPrChange w:id="28" w:author="Elias De Moraes Fernandes" w:date="2016-03-11T18:13:00Z">
            <w:rPr>
              <w:rFonts w:ascii="Arial" w:hAnsi="Arial" w:cs="Arial"/>
              <w:sz w:val="24"/>
              <w:szCs w:val="24"/>
            </w:rPr>
          </w:rPrChange>
        </w:rPr>
        <w:t xml:space="preserve"> </w:t>
      </w:r>
    </w:p>
    <w:p w14:paraId="3E02C710" w14:textId="77777777" w:rsidR="006A48A6" w:rsidRPr="00230E47" w:rsidRDefault="006A48A6" w:rsidP="006A48A6">
      <w:pPr>
        <w:pStyle w:val="Formataodoresumo"/>
        <w:spacing w:after="0"/>
        <w:rPr>
          <w:rFonts w:cs="Arial"/>
          <w:sz w:val="22"/>
          <w:szCs w:val="22"/>
          <w:rPrChange w:id="29" w:author="Elias De Moraes Fernandes" w:date="2016-03-11T18:13:00Z">
            <w:rPr>
              <w:rFonts w:cs="Arial"/>
            </w:rPr>
          </w:rPrChange>
        </w:rPr>
      </w:pPr>
    </w:p>
    <w:p w14:paraId="0B9B9179" w14:textId="77777777" w:rsidR="006A48A6" w:rsidRPr="00230E47" w:rsidRDefault="006A48A6" w:rsidP="006A48A6">
      <w:pPr>
        <w:pStyle w:val="Formataodoresumo"/>
        <w:spacing w:after="0"/>
        <w:rPr>
          <w:rFonts w:cs="Arial"/>
          <w:sz w:val="22"/>
          <w:szCs w:val="22"/>
          <w:rPrChange w:id="30" w:author="Elias De Moraes Fernandes" w:date="2016-03-11T18:13:00Z">
            <w:rPr>
              <w:rFonts w:cs="Arial"/>
            </w:rPr>
          </w:rPrChange>
        </w:rPr>
      </w:pPr>
    </w:p>
    <w:p w14:paraId="7328911F" w14:textId="7AB9C95D" w:rsidR="00062FA2" w:rsidRPr="00230E47" w:rsidRDefault="009807B0" w:rsidP="00062FA2">
      <w:pPr>
        <w:pStyle w:val="Formataodoresumo"/>
        <w:spacing w:after="0"/>
        <w:rPr>
          <w:rFonts w:cs="Arial"/>
          <w:sz w:val="22"/>
          <w:szCs w:val="22"/>
          <w:rPrChange w:id="31" w:author="Elias De Moraes Fernandes" w:date="2016-03-11T18:13:00Z">
            <w:rPr>
              <w:rFonts w:cs="Arial"/>
            </w:rPr>
          </w:rPrChange>
        </w:rPr>
      </w:pPr>
      <w:r w:rsidRPr="00230E47">
        <w:rPr>
          <w:rFonts w:cs="Arial"/>
          <w:sz w:val="22"/>
          <w:szCs w:val="22"/>
          <w:rPrChange w:id="32" w:author="Elias De Moraes Fernandes" w:date="2016-03-11T18:13:00Z">
            <w:rPr>
              <w:rFonts w:cs="Arial"/>
            </w:rPr>
          </w:rPrChange>
        </w:rPr>
        <w:t xml:space="preserve">A tecnologia da informação aplicada na educação tem permitido o uso de inúmeras ferramentas com finalidade de difundir o conhecimento nas diversas áreas </w:t>
      </w:r>
      <w:r w:rsidR="00760003" w:rsidRPr="00230E47">
        <w:rPr>
          <w:rFonts w:cs="Arial"/>
          <w:sz w:val="22"/>
          <w:szCs w:val="22"/>
          <w:rPrChange w:id="33" w:author="Elias De Moraes Fernandes" w:date="2016-03-11T18:13:00Z">
            <w:rPr>
              <w:rFonts w:cs="Arial"/>
            </w:rPr>
          </w:rPrChange>
        </w:rPr>
        <w:t xml:space="preserve">de ensino </w:t>
      </w:r>
      <w:r w:rsidRPr="00230E47">
        <w:rPr>
          <w:rFonts w:cs="Arial"/>
          <w:sz w:val="22"/>
          <w:szCs w:val="22"/>
          <w:rPrChange w:id="34" w:author="Elias De Moraes Fernandes" w:date="2016-03-11T18:13:00Z">
            <w:rPr>
              <w:rFonts w:cs="Arial"/>
            </w:rPr>
          </w:rPrChange>
        </w:rPr>
        <w:t xml:space="preserve">tais como Humanas, Exatas e Biológicas. A fusão </w:t>
      </w:r>
      <w:r w:rsidR="00BF3A28" w:rsidRPr="00230E47">
        <w:rPr>
          <w:rFonts w:cs="Arial"/>
          <w:sz w:val="22"/>
          <w:szCs w:val="22"/>
          <w:rPrChange w:id="35" w:author="Elias De Moraes Fernandes" w:date="2016-03-11T18:13:00Z">
            <w:rPr>
              <w:rFonts w:cs="Arial"/>
            </w:rPr>
          </w:rPrChange>
        </w:rPr>
        <w:t>entre</w:t>
      </w:r>
      <w:r w:rsidRPr="00230E47">
        <w:rPr>
          <w:rFonts w:cs="Arial"/>
          <w:sz w:val="22"/>
          <w:szCs w:val="22"/>
          <w:rPrChange w:id="36" w:author="Elias De Moraes Fernandes" w:date="2016-03-11T18:13:00Z">
            <w:rPr>
              <w:rFonts w:cs="Arial"/>
            </w:rPr>
          </w:rPrChange>
        </w:rPr>
        <w:t xml:space="preserve"> educação e </w:t>
      </w:r>
      <w:r w:rsidR="00CD6DB5" w:rsidRPr="00230E47">
        <w:rPr>
          <w:rFonts w:cs="Arial"/>
          <w:sz w:val="22"/>
          <w:szCs w:val="22"/>
          <w:rPrChange w:id="37" w:author="Elias De Moraes Fernandes" w:date="2016-03-11T18:13:00Z">
            <w:rPr>
              <w:rFonts w:cs="Arial"/>
            </w:rPr>
          </w:rPrChange>
        </w:rPr>
        <w:t xml:space="preserve">o </w:t>
      </w:r>
      <w:r w:rsidRPr="00230E47">
        <w:rPr>
          <w:rFonts w:cs="Arial"/>
          <w:sz w:val="22"/>
          <w:szCs w:val="22"/>
          <w:rPrChange w:id="38" w:author="Elias De Moraes Fernandes" w:date="2016-03-11T18:13:00Z">
            <w:rPr>
              <w:rFonts w:cs="Arial"/>
            </w:rPr>
          </w:rPrChange>
        </w:rPr>
        <w:t xml:space="preserve">entretenimento tem </w:t>
      </w:r>
      <w:r w:rsidR="00CD6DB5" w:rsidRPr="00230E47">
        <w:rPr>
          <w:rFonts w:cs="Arial"/>
          <w:sz w:val="22"/>
          <w:szCs w:val="22"/>
          <w:rPrChange w:id="39" w:author="Elias De Moraes Fernandes" w:date="2016-03-11T18:13:00Z">
            <w:rPr>
              <w:rFonts w:cs="Arial"/>
            </w:rPr>
          </w:rPrChange>
        </w:rPr>
        <w:t>nascido</w:t>
      </w:r>
      <w:r w:rsidRPr="00230E47">
        <w:rPr>
          <w:rFonts w:cs="Arial"/>
          <w:sz w:val="22"/>
          <w:szCs w:val="22"/>
          <w:rPrChange w:id="40" w:author="Elias De Moraes Fernandes" w:date="2016-03-11T18:13:00Z">
            <w:rPr>
              <w:rFonts w:cs="Arial"/>
            </w:rPr>
          </w:rPrChange>
        </w:rPr>
        <w:t xml:space="preserve"> os jogos educacionais, que demandam </w:t>
      </w:r>
      <w:r w:rsidR="00CD6DB5" w:rsidRPr="00230E47">
        <w:rPr>
          <w:rFonts w:cs="Arial"/>
          <w:sz w:val="22"/>
          <w:szCs w:val="22"/>
          <w:rPrChange w:id="41" w:author="Elias De Moraes Fernandes" w:date="2016-03-11T18:13:00Z">
            <w:rPr>
              <w:rFonts w:cs="Arial"/>
            </w:rPr>
          </w:rPrChange>
        </w:rPr>
        <w:t xml:space="preserve">conteúdo </w:t>
      </w:r>
      <w:r w:rsidR="00760003" w:rsidRPr="00230E47">
        <w:rPr>
          <w:rFonts w:cs="Arial"/>
          <w:sz w:val="22"/>
          <w:szCs w:val="22"/>
          <w:rPrChange w:id="42" w:author="Elias De Moraes Fernandes" w:date="2016-03-11T18:13:00Z">
            <w:rPr>
              <w:rFonts w:cs="Arial"/>
            </w:rPr>
          </w:rPrChange>
        </w:rPr>
        <w:t>sucinto e de suma</w:t>
      </w:r>
      <w:r w:rsidR="00CD6DB5" w:rsidRPr="00230E47">
        <w:rPr>
          <w:rFonts w:cs="Arial"/>
          <w:sz w:val="22"/>
          <w:szCs w:val="22"/>
          <w:rPrChange w:id="43" w:author="Elias De Moraes Fernandes" w:date="2016-03-11T18:13:00Z">
            <w:rPr>
              <w:rFonts w:cs="Arial"/>
            </w:rPr>
          </w:rPrChange>
        </w:rPr>
        <w:t xml:space="preserve"> importância, </w:t>
      </w:r>
      <w:r w:rsidR="00760003" w:rsidRPr="00230E47">
        <w:rPr>
          <w:rFonts w:cs="Arial"/>
          <w:sz w:val="22"/>
          <w:szCs w:val="22"/>
          <w:rPrChange w:id="44" w:author="Elias De Moraes Fernandes" w:date="2016-03-11T18:13:00Z">
            <w:rPr>
              <w:rFonts w:cs="Arial"/>
            </w:rPr>
          </w:rPrChange>
        </w:rPr>
        <w:t>como a</w:t>
      </w:r>
      <w:r w:rsidR="00CD6DB5" w:rsidRPr="00230E47">
        <w:rPr>
          <w:rFonts w:cs="Arial"/>
          <w:sz w:val="22"/>
          <w:szCs w:val="22"/>
          <w:rPrChange w:id="45" w:author="Elias De Moraes Fernandes" w:date="2016-03-11T18:13:00Z">
            <w:rPr>
              <w:rFonts w:cs="Arial"/>
            </w:rPr>
          </w:rPrChange>
        </w:rPr>
        <w:t xml:space="preserve"> Vermi</w:t>
      </w:r>
      <w:r w:rsidR="00F65F2D" w:rsidRPr="00230E47">
        <w:rPr>
          <w:rFonts w:cs="Arial"/>
          <w:sz w:val="22"/>
          <w:szCs w:val="22"/>
          <w:rPrChange w:id="46" w:author="Elias De Moraes Fernandes" w:date="2016-03-11T18:13:00Z">
            <w:rPr>
              <w:rFonts w:cs="Arial"/>
            </w:rPr>
          </w:rPrChange>
        </w:rPr>
        <w:t>compostagem</w:t>
      </w:r>
      <w:r w:rsidR="00CD6DB5" w:rsidRPr="00230E47">
        <w:rPr>
          <w:rFonts w:cs="Arial"/>
          <w:sz w:val="22"/>
          <w:szCs w:val="22"/>
          <w:rPrChange w:id="47" w:author="Elias De Moraes Fernandes" w:date="2016-03-11T18:13:00Z">
            <w:rPr>
              <w:rFonts w:cs="Arial"/>
            </w:rPr>
          </w:rPrChange>
        </w:rPr>
        <w:t>,</w:t>
      </w:r>
      <w:r w:rsidR="002C681E" w:rsidRPr="00230E47">
        <w:rPr>
          <w:rFonts w:cs="Arial"/>
          <w:sz w:val="22"/>
          <w:szCs w:val="22"/>
          <w:rPrChange w:id="48" w:author="Elias De Moraes Fernandes" w:date="2016-03-11T18:13:00Z">
            <w:rPr>
              <w:rFonts w:cs="Arial"/>
            </w:rPr>
          </w:rPrChange>
        </w:rPr>
        <w:t xml:space="preserve"> </w:t>
      </w:r>
      <w:r w:rsidR="00FA1F26" w:rsidRPr="00230E47">
        <w:rPr>
          <w:rFonts w:cs="Arial"/>
          <w:sz w:val="22"/>
          <w:szCs w:val="22"/>
          <w:rPrChange w:id="49" w:author="Elias De Moraes Fernandes" w:date="2016-03-11T18:13:00Z">
            <w:rPr>
              <w:rFonts w:cs="Arial"/>
            </w:rPr>
          </w:rPrChange>
        </w:rPr>
        <w:t xml:space="preserve">sistema de compostagem </w:t>
      </w:r>
      <w:r w:rsidR="002C681E" w:rsidRPr="00230E47">
        <w:rPr>
          <w:rFonts w:cs="Arial"/>
          <w:sz w:val="22"/>
          <w:szCs w:val="22"/>
          <w:rPrChange w:id="50" w:author="Elias De Moraes Fernandes" w:date="2016-03-11T18:13:00Z">
            <w:rPr>
              <w:rFonts w:cs="Arial"/>
            </w:rPr>
          </w:rPrChange>
        </w:rPr>
        <w:t>que trabalha com a</w:t>
      </w:r>
      <w:r w:rsidR="00CD6DB5" w:rsidRPr="00230E47">
        <w:rPr>
          <w:rFonts w:cs="Arial"/>
          <w:sz w:val="22"/>
          <w:szCs w:val="22"/>
          <w:rPrChange w:id="51" w:author="Elias De Moraes Fernandes" w:date="2016-03-11T18:13:00Z">
            <w:rPr>
              <w:rFonts w:cs="Arial"/>
            </w:rPr>
          </w:rPrChange>
        </w:rPr>
        <w:t xml:space="preserve"> </w:t>
      </w:r>
      <w:r w:rsidR="002C681E" w:rsidRPr="00230E47">
        <w:rPr>
          <w:rFonts w:cs="Arial"/>
          <w:sz w:val="22"/>
          <w:szCs w:val="22"/>
          <w:rPrChange w:id="52" w:author="Elias De Moraes Fernandes" w:date="2016-03-11T18:13:00Z">
            <w:rPr>
              <w:rFonts w:cs="Arial"/>
            </w:rPr>
          </w:rPrChange>
        </w:rPr>
        <w:t xml:space="preserve">bioxidação de resíduos sólidos orgânicos no envolvimento de minhocas na fauna microbiana para surgimento de húmus. A partir desse contexto, o presente trabalho objetiva </w:t>
      </w:r>
      <w:r w:rsidR="000379C6" w:rsidRPr="00230E47">
        <w:rPr>
          <w:rFonts w:cs="Arial"/>
          <w:sz w:val="22"/>
          <w:szCs w:val="22"/>
          <w:rPrChange w:id="53" w:author="Elias De Moraes Fernandes" w:date="2016-03-11T18:13:00Z">
            <w:rPr>
              <w:rFonts w:cs="Arial"/>
            </w:rPr>
          </w:rPrChange>
        </w:rPr>
        <w:t xml:space="preserve">criar um material didático de apoio através do </w:t>
      </w:r>
      <w:r w:rsidR="002C681E" w:rsidRPr="00230E47">
        <w:rPr>
          <w:rFonts w:cs="Arial"/>
          <w:sz w:val="22"/>
          <w:szCs w:val="22"/>
          <w:rPrChange w:id="54" w:author="Elias De Moraes Fernandes" w:date="2016-03-11T18:13:00Z">
            <w:rPr>
              <w:rFonts w:cs="Arial"/>
            </w:rPr>
          </w:rPrChange>
        </w:rPr>
        <w:t>Jogo Digital sobre a Vermitecnologia.</w:t>
      </w:r>
      <w:r w:rsidR="00EB1B6C" w:rsidRPr="00230E47">
        <w:rPr>
          <w:rFonts w:cs="Arial"/>
          <w:sz w:val="22"/>
          <w:szCs w:val="22"/>
          <w:rPrChange w:id="55" w:author="Elias De Moraes Fernandes" w:date="2016-03-11T18:13:00Z">
            <w:rPr>
              <w:rFonts w:cs="Arial"/>
            </w:rPr>
          </w:rPrChange>
        </w:rPr>
        <w:t xml:space="preserve"> </w:t>
      </w:r>
      <w:r w:rsidR="00A17095" w:rsidRPr="00230E47">
        <w:rPr>
          <w:rFonts w:cs="Arial"/>
          <w:sz w:val="22"/>
          <w:szCs w:val="22"/>
          <w:rPrChange w:id="56" w:author="Elias De Moraes Fernandes" w:date="2016-03-11T18:13:00Z">
            <w:rPr>
              <w:rFonts w:cs="Arial"/>
            </w:rPr>
          </w:rPrChange>
        </w:rPr>
        <w:t>Desse modo, é apresentado uma proposta de um Serious Game nessa temática.</w:t>
      </w:r>
    </w:p>
    <w:p w14:paraId="61834045" w14:textId="49DE607E" w:rsidR="009807B0" w:rsidRPr="00230E47" w:rsidRDefault="009807B0" w:rsidP="006A48A6">
      <w:pPr>
        <w:pStyle w:val="Formataodoresumo"/>
        <w:spacing w:after="0"/>
        <w:rPr>
          <w:rFonts w:cs="Arial"/>
          <w:sz w:val="22"/>
          <w:szCs w:val="22"/>
          <w:rPrChange w:id="57" w:author="Elias De Moraes Fernandes" w:date="2016-03-11T18:13:00Z">
            <w:rPr>
              <w:rFonts w:cs="Arial"/>
            </w:rPr>
          </w:rPrChange>
        </w:rPr>
      </w:pPr>
    </w:p>
    <w:p w14:paraId="30F2590C" w14:textId="77777777" w:rsidR="006A48A6" w:rsidRPr="00230E47" w:rsidRDefault="006A48A6" w:rsidP="006A48A6">
      <w:pPr>
        <w:pStyle w:val="Palavras-chave"/>
        <w:spacing w:after="0"/>
        <w:jc w:val="both"/>
        <w:rPr>
          <w:rFonts w:cs="Arial"/>
          <w:b/>
          <w:sz w:val="22"/>
          <w:szCs w:val="22"/>
          <w:rPrChange w:id="58" w:author="Elias De Moraes Fernandes" w:date="2016-03-11T18:13:00Z">
            <w:rPr>
              <w:rFonts w:cs="Arial"/>
              <w:b/>
            </w:rPr>
          </w:rPrChange>
        </w:rPr>
      </w:pPr>
    </w:p>
    <w:p w14:paraId="5C4EEB50" w14:textId="77777777" w:rsidR="006A48A6" w:rsidRPr="00230E47" w:rsidRDefault="006A48A6" w:rsidP="006A48A6">
      <w:pPr>
        <w:pStyle w:val="Palavras-chave"/>
        <w:spacing w:after="0"/>
        <w:jc w:val="both"/>
        <w:rPr>
          <w:rFonts w:cs="Arial"/>
          <w:b/>
          <w:sz w:val="22"/>
          <w:szCs w:val="22"/>
          <w:rPrChange w:id="59" w:author="Elias De Moraes Fernandes" w:date="2016-03-11T18:13:00Z">
            <w:rPr>
              <w:rFonts w:cs="Arial"/>
              <w:b/>
            </w:rPr>
          </w:rPrChange>
        </w:rPr>
      </w:pPr>
    </w:p>
    <w:p w14:paraId="5AA6409D" w14:textId="4729AE25" w:rsidR="00827FE2" w:rsidRPr="00230E47" w:rsidRDefault="006A48A6" w:rsidP="00E11CCA">
      <w:pPr>
        <w:pStyle w:val="Palavras-chave"/>
        <w:spacing w:after="0"/>
        <w:jc w:val="both"/>
        <w:rPr>
          <w:rFonts w:cs="Arial"/>
          <w:sz w:val="22"/>
          <w:szCs w:val="22"/>
          <w:rPrChange w:id="60" w:author="Elias De Moraes Fernandes" w:date="2016-03-11T18:13:00Z">
            <w:rPr>
              <w:rFonts w:cs="Arial"/>
            </w:rPr>
          </w:rPrChange>
        </w:rPr>
      </w:pPr>
      <w:r w:rsidRPr="00230E47">
        <w:rPr>
          <w:rFonts w:cs="Arial"/>
          <w:b/>
          <w:sz w:val="22"/>
          <w:szCs w:val="22"/>
          <w:rPrChange w:id="61" w:author="Elias De Moraes Fernandes" w:date="2016-03-11T18:13:00Z">
            <w:rPr>
              <w:rFonts w:cs="Arial"/>
              <w:b/>
            </w:rPr>
          </w:rPrChange>
        </w:rPr>
        <w:t>Palavras-chave:</w:t>
      </w:r>
      <w:r w:rsidRPr="00230E47">
        <w:rPr>
          <w:rFonts w:cs="Arial"/>
          <w:sz w:val="22"/>
          <w:szCs w:val="22"/>
          <w:rPrChange w:id="62" w:author="Elias De Moraes Fernandes" w:date="2016-03-11T18:13:00Z">
            <w:rPr>
              <w:rFonts w:cs="Arial"/>
            </w:rPr>
          </w:rPrChange>
        </w:rPr>
        <w:t xml:space="preserve"> </w:t>
      </w:r>
      <w:r w:rsidR="004B4A92" w:rsidRPr="00230E47">
        <w:rPr>
          <w:rFonts w:cs="Arial"/>
          <w:sz w:val="22"/>
          <w:szCs w:val="22"/>
          <w:rPrChange w:id="63" w:author="Elias De Moraes Fernandes" w:date="2016-03-11T18:13:00Z">
            <w:rPr>
              <w:rFonts w:cs="Arial"/>
            </w:rPr>
          </w:rPrChange>
        </w:rPr>
        <w:t>Vermitecnologia</w:t>
      </w:r>
      <w:ins w:id="64" w:author="Elias De Moraes Fernandes" w:date="2016-03-03T10:53:00Z">
        <w:r w:rsidR="007610AA" w:rsidRPr="00230E47">
          <w:rPr>
            <w:rFonts w:cs="Arial"/>
            <w:sz w:val="22"/>
            <w:szCs w:val="22"/>
            <w:rPrChange w:id="65" w:author="Elias De Moraes Fernandes" w:date="2016-03-11T18:13:00Z">
              <w:rPr>
                <w:rFonts w:cs="Arial"/>
              </w:rPr>
            </w:rPrChange>
          </w:rPr>
          <w:t>,</w:t>
        </w:r>
      </w:ins>
      <w:ins w:id="66" w:author="A" w:date="2016-03-02T23:41:00Z">
        <w:del w:id="67" w:author="Elias De Moraes Fernandes" w:date="2016-03-03T10:53:00Z">
          <w:r w:rsidR="00062FA2" w:rsidRPr="00230E47" w:rsidDel="007610AA">
            <w:rPr>
              <w:rFonts w:cs="Arial"/>
              <w:sz w:val="22"/>
              <w:szCs w:val="22"/>
              <w:rPrChange w:id="68" w:author="Elias De Moraes Fernandes" w:date="2016-03-11T18:13:00Z">
                <w:rPr>
                  <w:rFonts w:cs="Arial"/>
                </w:rPr>
              </w:rPrChange>
            </w:rPr>
            <w:delText>,</w:delText>
          </w:r>
        </w:del>
      </w:ins>
      <w:del w:id="69" w:author="A" w:date="2016-03-02T23:41:00Z">
        <w:r w:rsidR="002A00FD" w:rsidRPr="00230E47" w:rsidDel="00062FA2">
          <w:rPr>
            <w:rFonts w:cs="Arial"/>
            <w:sz w:val="22"/>
            <w:szCs w:val="22"/>
            <w:rPrChange w:id="70" w:author="Elias De Moraes Fernandes" w:date="2016-03-11T18:13:00Z">
              <w:rPr>
                <w:rFonts w:cs="Arial"/>
              </w:rPr>
            </w:rPrChange>
          </w:rPr>
          <w:delText>.</w:delText>
        </w:r>
      </w:del>
      <w:r w:rsidRPr="00230E47">
        <w:rPr>
          <w:rFonts w:cs="Arial"/>
          <w:sz w:val="22"/>
          <w:szCs w:val="22"/>
          <w:rPrChange w:id="71" w:author="Elias De Moraes Fernandes" w:date="2016-03-11T18:13:00Z">
            <w:rPr>
              <w:rFonts w:cs="Arial"/>
            </w:rPr>
          </w:rPrChange>
        </w:rPr>
        <w:t xml:space="preserve"> </w:t>
      </w:r>
      <w:r w:rsidR="00B10BFC" w:rsidRPr="00230E47">
        <w:rPr>
          <w:rFonts w:cs="Arial"/>
          <w:sz w:val="22"/>
          <w:szCs w:val="22"/>
          <w:rPrChange w:id="72" w:author="Elias De Moraes Fernandes" w:date="2016-03-11T18:13:00Z">
            <w:rPr>
              <w:rFonts w:cs="Arial"/>
            </w:rPr>
          </w:rPrChange>
        </w:rPr>
        <w:t>Vermicompostagem</w:t>
      </w:r>
      <w:r w:rsidR="007610AA" w:rsidRPr="00230E47">
        <w:rPr>
          <w:rFonts w:cs="Arial"/>
          <w:sz w:val="22"/>
          <w:szCs w:val="22"/>
          <w:rPrChange w:id="73" w:author="Elias De Moraes Fernandes" w:date="2016-03-11T18:13:00Z">
            <w:rPr>
              <w:rFonts w:cs="Arial"/>
            </w:rPr>
          </w:rPrChange>
        </w:rPr>
        <w:t>,</w:t>
      </w:r>
      <w:ins w:id="74" w:author="A" w:date="2016-03-02T23:41:00Z">
        <w:del w:id="75" w:author="Elias De Moraes Fernandes" w:date="2016-03-03T10:53:00Z">
          <w:r w:rsidR="00062FA2" w:rsidRPr="00230E47" w:rsidDel="007610AA">
            <w:rPr>
              <w:rFonts w:cs="Arial"/>
              <w:sz w:val="22"/>
              <w:szCs w:val="22"/>
              <w:rPrChange w:id="76" w:author="Elias De Moraes Fernandes" w:date="2016-03-11T18:13:00Z">
                <w:rPr>
                  <w:rFonts w:cs="Arial"/>
                </w:rPr>
              </w:rPrChange>
            </w:rPr>
            <w:delText>,</w:delText>
          </w:r>
        </w:del>
      </w:ins>
      <w:del w:id="77" w:author="A" w:date="2016-03-02T23:41:00Z">
        <w:r w:rsidR="00B10BFC" w:rsidRPr="00230E47" w:rsidDel="00062FA2">
          <w:rPr>
            <w:rFonts w:cs="Arial"/>
            <w:sz w:val="22"/>
            <w:szCs w:val="22"/>
            <w:rPrChange w:id="78" w:author="Elias De Moraes Fernandes" w:date="2016-03-11T18:13:00Z">
              <w:rPr>
                <w:rFonts w:cs="Arial"/>
              </w:rPr>
            </w:rPrChange>
          </w:rPr>
          <w:delText>.</w:delText>
        </w:r>
      </w:del>
      <w:r w:rsidR="00B10BFC" w:rsidRPr="00230E47">
        <w:rPr>
          <w:rFonts w:cs="Arial"/>
          <w:sz w:val="22"/>
          <w:szCs w:val="22"/>
          <w:rPrChange w:id="79" w:author="Elias De Moraes Fernandes" w:date="2016-03-11T18:13:00Z">
            <w:rPr>
              <w:rFonts w:cs="Arial"/>
            </w:rPr>
          </w:rPrChange>
        </w:rPr>
        <w:t xml:space="preserve"> </w:t>
      </w:r>
      <w:r w:rsidR="00A97AB7" w:rsidRPr="00230E47">
        <w:rPr>
          <w:rFonts w:cs="Arial"/>
          <w:sz w:val="22"/>
          <w:szCs w:val="22"/>
          <w:rPrChange w:id="80" w:author="Elias De Moraes Fernandes" w:date="2016-03-11T18:13:00Z">
            <w:rPr>
              <w:rFonts w:cs="Arial"/>
            </w:rPr>
          </w:rPrChange>
        </w:rPr>
        <w:t>Educação</w:t>
      </w:r>
      <w:r w:rsidR="007610AA" w:rsidRPr="00230E47">
        <w:rPr>
          <w:rFonts w:cs="Arial"/>
          <w:sz w:val="22"/>
          <w:szCs w:val="22"/>
          <w:rPrChange w:id="81" w:author="Elias De Moraes Fernandes" w:date="2016-03-11T18:13:00Z">
            <w:rPr>
              <w:rFonts w:cs="Arial"/>
            </w:rPr>
          </w:rPrChange>
        </w:rPr>
        <w:t>,</w:t>
      </w:r>
      <w:del w:id="82" w:author="A" w:date="2016-03-02T23:41:00Z">
        <w:r w:rsidR="00E11CCA" w:rsidRPr="00230E47" w:rsidDel="00062FA2">
          <w:rPr>
            <w:rFonts w:cs="Arial"/>
            <w:sz w:val="22"/>
            <w:szCs w:val="22"/>
            <w:rPrChange w:id="83" w:author="Elias De Moraes Fernandes" w:date="2016-03-11T18:13:00Z">
              <w:rPr>
                <w:rFonts w:cs="Arial"/>
              </w:rPr>
            </w:rPrChange>
          </w:rPr>
          <w:delText>.</w:delText>
        </w:r>
      </w:del>
      <w:del w:id="84" w:author="Elias De Moraes Fernandes" w:date="2016-03-03T10:53:00Z">
        <w:r w:rsidR="00E11CCA" w:rsidRPr="00230E47" w:rsidDel="007610AA">
          <w:rPr>
            <w:rFonts w:cs="Arial"/>
            <w:sz w:val="22"/>
            <w:szCs w:val="22"/>
            <w:rPrChange w:id="85" w:author="Elias De Moraes Fernandes" w:date="2016-03-11T18:13:00Z">
              <w:rPr>
                <w:rFonts w:cs="Arial"/>
              </w:rPr>
            </w:rPrChange>
          </w:rPr>
          <w:delText xml:space="preserve"> </w:delText>
        </w:r>
      </w:del>
      <w:r w:rsidR="007610AA" w:rsidRPr="00230E47">
        <w:rPr>
          <w:rFonts w:cs="Arial"/>
          <w:sz w:val="22"/>
          <w:szCs w:val="22"/>
          <w:rPrChange w:id="86" w:author="Elias De Moraes Fernandes" w:date="2016-03-11T18:13:00Z">
            <w:rPr>
              <w:rFonts w:cs="Arial"/>
            </w:rPr>
          </w:rPrChange>
        </w:rPr>
        <w:t xml:space="preserve"> </w:t>
      </w:r>
      <w:r w:rsidR="00A17095" w:rsidRPr="00230E47">
        <w:rPr>
          <w:rFonts w:cs="Arial"/>
          <w:sz w:val="22"/>
          <w:szCs w:val="22"/>
          <w:rPrChange w:id="87" w:author="Elias De Moraes Fernandes" w:date="2016-03-11T18:13:00Z">
            <w:rPr>
              <w:rFonts w:cs="Arial"/>
            </w:rPr>
          </w:rPrChange>
        </w:rPr>
        <w:t xml:space="preserve">Serious Games, </w:t>
      </w:r>
      <w:ins w:id="88" w:author="A" w:date="2016-03-02T23:41:00Z">
        <w:del w:id="89" w:author="Elias De Moraes Fernandes" w:date="2016-03-03T10:53:00Z">
          <w:r w:rsidR="00062FA2" w:rsidRPr="00230E47" w:rsidDel="007610AA">
            <w:rPr>
              <w:rFonts w:cs="Arial"/>
              <w:sz w:val="22"/>
              <w:szCs w:val="22"/>
              <w:rPrChange w:id="90" w:author="Elias De Moraes Fernandes" w:date="2016-03-11T18:13:00Z">
                <w:rPr>
                  <w:rFonts w:cs="Arial"/>
                </w:rPr>
              </w:rPrChange>
            </w:rPr>
            <w:delText xml:space="preserve"> </w:delText>
          </w:r>
          <w:r w:rsidR="00062FA2" w:rsidRPr="00230E47" w:rsidDel="00A17095">
            <w:rPr>
              <w:rFonts w:cs="Arial"/>
              <w:sz w:val="22"/>
              <w:szCs w:val="22"/>
              <w:rPrChange w:id="91" w:author="Elias De Moraes Fernandes" w:date="2016-03-11T18:13:00Z">
                <w:rPr>
                  <w:rFonts w:cs="Arial"/>
                </w:rPr>
              </w:rPrChange>
            </w:rPr>
            <w:delText>Serious Games,</w:delText>
          </w:r>
        </w:del>
        <w:del w:id="92" w:author="Elias De Moraes Fernandes" w:date="2016-03-10T17:39:00Z">
          <w:r w:rsidR="00062FA2" w:rsidRPr="00230E47" w:rsidDel="005510F5">
            <w:rPr>
              <w:rFonts w:cs="Arial"/>
              <w:sz w:val="22"/>
              <w:szCs w:val="22"/>
              <w:rPrChange w:id="93" w:author="Elias De Moraes Fernandes" w:date="2016-03-11T18:13:00Z">
                <w:rPr>
                  <w:rFonts w:cs="Arial"/>
                </w:rPr>
              </w:rPrChange>
            </w:rPr>
            <w:delText xml:space="preserve"> </w:delText>
          </w:r>
        </w:del>
      </w:ins>
      <w:del w:id="94" w:author="A" w:date="2016-03-02T23:42:00Z">
        <w:r w:rsidR="00B10BFC" w:rsidRPr="00230E47" w:rsidDel="00062FA2">
          <w:rPr>
            <w:rFonts w:cs="Arial"/>
            <w:sz w:val="22"/>
            <w:szCs w:val="22"/>
            <w:rPrChange w:id="95" w:author="Elias De Moraes Fernandes" w:date="2016-03-11T18:13:00Z">
              <w:rPr>
                <w:rFonts w:cs="Arial"/>
              </w:rPr>
            </w:rPrChange>
          </w:rPr>
          <w:delText xml:space="preserve">Jogos </w:delText>
        </w:r>
      </w:del>
      <w:r w:rsidR="00B10BFC" w:rsidRPr="00230E47">
        <w:rPr>
          <w:rFonts w:cs="Arial"/>
          <w:sz w:val="22"/>
          <w:szCs w:val="22"/>
          <w:rPrChange w:id="96" w:author="Elias De Moraes Fernandes" w:date="2016-03-11T18:13:00Z">
            <w:rPr>
              <w:rFonts w:cs="Arial"/>
            </w:rPr>
          </w:rPrChange>
        </w:rPr>
        <w:t>Mobile</w:t>
      </w:r>
      <w:ins w:id="97" w:author="Elias De Moraes Fernandes" w:date="2016-03-03T10:53:00Z">
        <w:r w:rsidR="00A17095" w:rsidRPr="00230E47">
          <w:rPr>
            <w:rFonts w:cs="Arial"/>
            <w:sz w:val="22"/>
            <w:szCs w:val="22"/>
            <w:rPrChange w:id="98" w:author="Elias De Moraes Fernandes" w:date="2016-03-11T18:13:00Z">
              <w:rPr>
                <w:rFonts w:cs="Arial"/>
              </w:rPr>
            </w:rPrChange>
          </w:rPr>
          <w:t>,</w:t>
        </w:r>
      </w:ins>
      <w:ins w:id="99" w:author="A" w:date="2016-03-02T23:42:00Z">
        <w:del w:id="100" w:author="Elias De Moraes Fernandes" w:date="2016-03-03T10:53:00Z">
          <w:r w:rsidR="00062FA2" w:rsidRPr="00230E47" w:rsidDel="00A17095">
            <w:rPr>
              <w:rFonts w:cs="Arial"/>
              <w:sz w:val="22"/>
              <w:szCs w:val="22"/>
              <w:rPrChange w:id="101" w:author="Elias De Moraes Fernandes" w:date="2016-03-11T18:13:00Z">
                <w:rPr>
                  <w:rFonts w:cs="Arial"/>
                </w:rPr>
              </w:rPrChange>
            </w:rPr>
            <w:delText>,</w:delText>
          </w:r>
        </w:del>
        <w:r w:rsidR="00062FA2" w:rsidRPr="00230E47">
          <w:rPr>
            <w:rFonts w:cs="Arial"/>
            <w:sz w:val="22"/>
            <w:szCs w:val="22"/>
            <w:rPrChange w:id="102" w:author="Elias De Moraes Fernandes" w:date="2016-03-11T18:13:00Z">
              <w:rPr>
                <w:rFonts w:cs="Arial"/>
              </w:rPr>
            </w:rPrChange>
          </w:rPr>
          <w:t xml:space="preserve"> </w:t>
        </w:r>
      </w:ins>
      <w:del w:id="103" w:author="A" w:date="2016-03-02T23:42:00Z">
        <w:r w:rsidR="004B4A92" w:rsidRPr="00230E47" w:rsidDel="00062FA2">
          <w:rPr>
            <w:rFonts w:cs="Arial"/>
            <w:sz w:val="22"/>
            <w:szCs w:val="22"/>
            <w:rPrChange w:id="104" w:author="Elias De Moraes Fernandes" w:date="2016-03-11T18:13:00Z">
              <w:rPr>
                <w:rFonts w:cs="Arial"/>
              </w:rPr>
            </w:rPrChange>
          </w:rPr>
          <w:delText xml:space="preserve">e </w:delText>
        </w:r>
      </w:del>
      <w:r w:rsidR="004B4A92" w:rsidRPr="00230E47">
        <w:rPr>
          <w:rFonts w:cs="Arial"/>
          <w:sz w:val="22"/>
          <w:szCs w:val="22"/>
          <w:rPrChange w:id="105" w:author="Elias De Moraes Fernandes" w:date="2016-03-11T18:13:00Z">
            <w:rPr>
              <w:rFonts w:cs="Arial"/>
            </w:rPr>
          </w:rPrChange>
        </w:rPr>
        <w:t>Compostagem</w:t>
      </w:r>
      <w:r w:rsidRPr="00230E47">
        <w:rPr>
          <w:rFonts w:cs="Arial"/>
          <w:sz w:val="22"/>
          <w:szCs w:val="22"/>
          <w:rPrChange w:id="106" w:author="Elias De Moraes Fernandes" w:date="2016-03-11T18:13:00Z">
            <w:rPr>
              <w:rFonts w:cs="Arial"/>
            </w:rPr>
          </w:rPrChange>
        </w:rPr>
        <w:t>.</w:t>
      </w:r>
    </w:p>
    <w:p w14:paraId="3709BE19" w14:textId="77777777" w:rsidR="00827FE2" w:rsidRDefault="00827FE2">
      <w:pPr>
        <w:rPr>
          <w:rFonts w:ascii="Arial" w:eastAsia="Times New Roman" w:hAnsi="Arial" w:cs="Arial"/>
          <w:color w:val="000000"/>
          <w:sz w:val="24"/>
          <w:szCs w:val="24"/>
        </w:rPr>
      </w:pPr>
      <w:r>
        <w:rPr>
          <w:rFonts w:cs="Arial"/>
        </w:rPr>
        <w:br w:type="page"/>
      </w:r>
    </w:p>
    <w:p w14:paraId="0E8E8E1C" w14:textId="6ACFBC65" w:rsidR="0065333A" w:rsidRDefault="00827FE2" w:rsidP="00AB308D">
      <w:pPr>
        <w:pStyle w:val="Palavras-chave"/>
        <w:spacing w:after="0"/>
        <w:jc w:val="center"/>
        <w:outlineLvl w:val="0"/>
        <w:rPr>
          <w:rFonts w:cs="Arial"/>
          <w:b/>
        </w:rPr>
      </w:pPr>
      <w:r>
        <w:rPr>
          <w:rFonts w:cs="Arial"/>
          <w:b/>
        </w:rPr>
        <w:lastRenderedPageBreak/>
        <w:t>ABSTRACT</w:t>
      </w:r>
    </w:p>
    <w:p w14:paraId="17E5A4F7" w14:textId="77777777" w:rsidR="00590FED" w:rsidRPr="0065333A" w:rsidRDefault="00590FED" w:rsidP="007A4294">
      <w:pPr>
        <w:pStyle w:val="Palavras-chave"/>
        <w:spacing w:after="0"/>
        <w:jc w:val="center"/>
        <w:rPr>
          <w:rFonts w:cs="Arial"/>
          <w:color w:val="FF0000"/>
        </w:rPr>
      </w:pPr>
    </w:p>
    <w:p w14:paraId="677451E4" w14:textId="7FC5492E" w:rsidR="00827FE2" w:rsidRPr="009B2887" w:rsidRDefault="00C02C81" w:rsidP="00C02C81">
      <w:pPr>
        <w:spacing w:after="0" w:line="240" w:lineRule="auto"/>
        <w:rPr>
          <w:rFonts w:cs="Arial"/>
        </w:rPr>
      </w:pPr>
      <w:r w:rsidRPr="009B2887">
        <w:rPr>
          <w:rFonts w:ascii="Arial" w:hAnsi="Arial" w:cs="Arial"/>
          <w:rPrChange w:id="107" w:author="Elias De Moraes Fernandes" w:date="2016-03-11T18:13:00Z">
            <w:rPr>
              <w:rFonts w:ascii="Arial" w:hAnsi="Arial" w:cs="Arial"/>
              <w:sz w:val="24"/>
              <w:szCs w:val="24"/>
            </w:rPr>
          </w:rPrChange>
        </w:rPr>
        <w:t xml:space="preserve">De M. Fernandes, Elias. </w:t>
      </w:r>
      <w:r w:rsidRPr="009B2887">
        <w:rPr>
          <w:rFonts w:ascii="Arial" w:hAnsi="Arial" w:cs="Arial"/>
          <w:b/>
          <w:rPrChange w:id="108" w:author="Elias De Moraes Fernandes" w:date="2016-03-11T18:13:00Z">
            <w:rPr>
              <w:rFonts w:ascii="Arial" w:hAnsi="Arial" w:cs="Arial"/>
              <w:b/>
              <w:sz w:val="24"/>
              <w:szCs w:val="28"/>
            </w:rPr>
          </w:rPrChange>
        </w:rPr>
        <w:t>Nonda: Serious Game in Urban Solid Waste Education</w:t>
      </w:r>
      <w:r w:rsidR="00E518F5" w:rsidRPr="009B2887">
        <w:rPr>
          <w:rFonts w:ascii="Arial" w:hAnsi="Arial" w:cs="Arial"/>
          <w:b/>
          <w:rPrChange w:id="109" w:author="Elias De Moraes Fernandes" w:date="2016-03-11T18:13:00Z">
            <w:rPr>
              <w:rFonts w:ascii="Arial" w:hAnsi="Arial" w:cs="Arial"/>
              <w:b/>
              <w:sz w:val="24"/>
              <w:szCs w:val="28"/>
            </w:rPr>
          </w:rPrChange>
        </w:rPr>
        <w:t xml:space="preserve">. </w:t>
      </w:r>
      <w:r w:rsidRPr="009B2887">
        <w:rPr>
          <w:rFonts w:ascii="Arial" w:hAnsi="Arial" w:cs="Arial"/>
          <w:rPrChange w:id="110" w:author="Elias De Moraes Fernandes" w:date="2016-03-11T18:13:00Z">
            <w:rPr>
              <w:rFonts w:ascii="Arial" w:hAnsi="Arial" w:cs="Arial"/>
              <w:sz w:val="24"/>
              <w:szCs w:val="24"/>
            </w:rPr>
          </w:rPrChange>
        </w:rPr>
        <w:t xml:space="preserve">2016. 15f. </w:t>
      </w:r>
      <w:r w:rsidRPr="009B2887">
        <w:rPr>
          <w:rFonts w:ascii="Arial" w:eastAsia="Arial" w:hAnsi="Arial" w:cs="Arial"/>
          <w:rPrChange w:id="111" w:author="Elias De Moraes Fernandes" w:date="2016-03-11T18:13:00Z">
            <w:rPr>
              <w:rFonts w:ascii="Arial" w:eastAsia="Arial" w:hAnsi="Arial" w:cs="Arial"/>
              <w:sz w:val="24"/>
              <w:szCs w:val="24"/>
            </w:rPr>
          </w:rPrChange>
        </w:rPr>
        <w:t xml:space="preserve">Proposta de Trabalho de Conclusão de Curso (Graduação) – Tecnologia em Análise e Desenvolvimento de Sistemas. Universidade Tecnológica Federal do Paraná. Cornélio Procópio, 2016. </w:t>
      </w:r>
      <w:r w:rsidRPr="009B2887">
        <w:rPr>
          <w:rFonts w:ascii="Arial" w:hAnsi="Arial" w:cs="Arial"/>
          <w:rPrChange w:id="112" w:author="Elias De Moraes Fernandes" w:date="2016-03-11T18:13:00Z">
            <w:rPr>
              <w:rFonts w:ascii="Arial" w:hAnsi="Arial" w:cs="Arial"/>
              <w:sz w:val="24"/>
              <w:szCs w:val="24"/>
            </w:rPr>
          </w:rPrChange>
        </w:rPr>
        <w:t xml:space="preserve"> </w:t>
      </w:r>
    </w:p>
    <w:p w14:paraId="73B063AB" w14:textId="77777777" w:rsidR="00C35C15" w:rsidRPr="009B2887" w:rsidRDefault="00C35C15" w:rsidP="00C35C15">
      <w:pPr>
        <w:pStyle w:val="Formataodoresumo"/>
        <w:spacing w:after="0"/>
        <w:rPr>
          <w:ins w:id="113" w:author="Elias De Moraes Fernandes" w:date="2016-03-10T17:59:00Z"/>
          <w:rFonts w:cs="Arial"/>
          <w:sz w:val="22"/>
          <w:szCs w:val="22"/>
          <w:rPrChange w:id="114" w:author="Elias De Moraes Fernandes" w:date="2016-03-11T18:13:00Z">
            <w:rPr>
              <w:ins w:id="115" w:author="Elias De Moraes Fernandes" w:date="2016-03-10T17:59:00Z"/>
              <w:rFonts w:cs="Arial"/>
            </w:rPr>
          </w:rPrChange>
        </w:rPr>
      </w:pPr>
    </w:p>
    <w:p w14:paraId="1DA8B64B" w14:textId="77777777" w:rsidR="00895087" w:rsidRPr="009B2887" w:rsidRDefault="00895087" w:rsidP="00827FE2">
      <w:pPr>
        <w:pStyle w:val="Formataodoresumo"/>
        <w:spacing w:after="0"/>
        <w:rPr>
          <w:rFonts w:cs="Arial"/>
          <w:sz w:val="22"/>
          <w:szCs w:val="22"/>
          <w:rPrChange w:id="116" w:author="Elias De Moraes Fernandes" w:date="2016-03-11T18:13:00Z">
            <w:rPr>
              <w:rFonts w:cs="Arial"/>
            </w:rPr>
          </w:rPrChange>
        </w:rPr>
      </w:pPr>
    </w:p>
    <w:p w14:paraId="6C6626FF" w14:textId="1CF58CFB" w:rsidR="00895087" w:rsidRPr="009B2887" w:rsidRDefault="00C02C81" w:rsidP="00827FE2">
      <w:pPr>
        <w:pStyle w:val="Formataodoresumo"/>
        <w:spacing w:after="0"/>
        <w:rPr>
          <w:rFonts w:cs="Arial"/>
          <w:sz w:val="22"/>
          <w:szCs w:val="22"/>
          <w:rPrChange w:id="117" w:author="Elias De Moraes Fernandes" w:date="2016-03-11T18:13:00Z">
            <w:rPr>
              <w:rFonts w:cs="Arial"/>
            </w:rPr>
          </w:rPrChange>
        </w:rPr>
      </w:pPr>
      <w:r w:rsidRPr="009B2887">
        <w:rPr>
          <w:rFonts w:cs="Arial"/>
          <w:sz w:val="22"/>
          <w:szCs w:val="22"/>
          <w:rPrChange w:id="118" w:author="Elias De Moraes Fernandes" w:date="2016-03-11T18:13:00Z">
            <w:rPr>
              <w:rFonts w:cs="Arial"/>
            </w:rPr>
          </w:rPrChange>
        </w:rPr>
        <w:t>Information technology applied in education has allowed the use of numerous tools with the purpose of disseminating knowledge in different educational areas such as Humanities, Physical and Biological. The fusion of education an</w:t>
      </w:r>
      <w:r w:rsidR="00531BA1" w:rsidRPr="009B2887">
        <w:rPr>
          <w:rFonts w:cs="Arial"/>
          <w:sz w:val="22"/>
          <w:szCs w:val="22"/>
          <w:rPrChange w:id="119" w:author="Elias De Moraes Fernandes" w:date="2016-03-11T18:13:00Z">
            <w:rPr>
              <w:rFonts w:cs="Arial"/>
            </w:rPr>
          </w:rPrChange>
        </w:rPr>
        <w:t>d entertainment w</w:t>
      </w:r>
      <w:r w:rsidRPr="009B2887">
        <w:rPr>
          <w:rFonts w:cs="Arial"/>
          <w:sz w:val="22"/>
          <w:szCs w:val="22"/>
          <w:rPrChange w:id="120" w:author="Elias De Moraes Fernandes" w:date="2016-03-11T18:13:00Z">
            <w:rPr>
              <w:rFonts w:cs="Arial"/>
            </w:rPr>
          </w:rPrChange>
        </w:rPr>
        <w:t xml:space="preserve">as born the educational games that require succinct content and of critical importance, as Vermicomposting, composting system that works with the Bio-oxidation of organic solid waste in the involvement of earthworms on microbial fauna to emergence of humus. From this context, the present work aims to create a didactic material support through the Digital Game about </w:t>
      </w:r>
      <w:r w:rsidR="00683320" w:rsidRPr="009B2887">
        <w:rPr>
          <w:rFonts w:cs="Arial"/>
          <w:sz w:val="22"/>
          <w:szCs w:val="22"/>
          <w:rPrChange w:id="121" w:author="Elias De Moraes Fernandes" w:date="2016-03-11T18:13:00Z">
            <w:rPr>
              <w:rFonts w:cs="Arial"/>
            </w:rPr>
          </w:rPrChange>
        </w:rPr>
        <w:t>Vermitechnology</w:t>
      </w:r>
      <w:r w:rsidRPr="009B2887">
        <w:rPr>
          <w:rFonts w:cs="Arial"/>
          <w:sz w:val="22"/>
          <w:szCs w:val="22"/>
          <w:rPrChange w:id="122" w:author="Elias De Moraes Fernandes" w:date="2016-03-11T18:13:00Z">
            <w:rPr>
              <w:rFonts w:cs="Arial"/>
            </w:rPr>
          </w:rPrChange>
        </w:rPr>
        <w:t>.</w:t>
      </w:r>
      <w:r w:rsidR="00A71724" w:rsidRPr="009B2887">
        <w:rPr>
          <w:rFonts w:cs="Arial"/>
          <w:sz w:val="22"/>
          <w:szCs w:val="22"/>
          <w:rPrChange w:id="123" w:author="Elias De Moraes Fernandes" w:date="2016-03-11T18:13:00Z">
            <w:rPr>
              <w:rFonts w:cs="Arial"/>
            </w:rPr>
          </w:rPrChange>
        </w:rPr>
        <w:t xml:space="preserve"> Thus, it is presented a proposal of a Serious Game in that subject.</w:t>
      </w:r>
    </w:p>
    <w:p w14:paraId="03A0F195" w14:textId="77777777" w:rsidR="008D28A8" w:rsidRPr="009B2887" w:rsidRDefault="008D28A8" w:rsidP="008D28A8">
      <w:pPr>
        <w:pStyle w:val="Formataodoresumo"/>
        <w:spacing w:after="0"/>
        <w:rPr>
          <w:ins w:id="124" w:author="Elias De Moraes Fernandes" w:date="2016-03-10T17:59:00Z"/>
          <w:rFonts w:cs="Arial"/>
          <w:sz w:val="22"/>
          <w:szCs w:val="22"/>
          <w:rPrChange w:id="125" w:author="Elias De Moraes Fernandes" w:date="2016-03-11T18:13:00Z">
            <w:rPr>
              <w:ins w:id="126" w:author="Elias De Moraes Fernandes" w:date="2016-03-10T17:59:00Z"/>
              <w:rFonts w:cs="Arial"/>
            </w:rPr>
          </w:rPrChange>
        </w:rPr>
      </w:pPr>
    </w:p>
    <w:p w14:paraId="506096C7" w14:textId="77777777" w:rsidR="008D28A8" w:rsidRPr="009B2887" w:rsidRDefault="008D28A8" w:rsidP="008D28A8">
      <w:pPr>
        <w:pStyle w:val="Palavras-chave"/>
        <w:spacing w:after="0"/>
        <w:jc w:val="both"/>
        <w:rPr>
          <w:ins w:id="127" w:author="Elias De Moraes Fernandes" w:date="2016-03-10T17:59:00Z"/>
          <w:rFonts w:cs="Arial"/>
          <w:b/>
          <w:sz w:val="22"/>
          <w:szCs w:val="22"/>
          <w:rPrChange w:id="128" w:author="Elias De Moraes Fernandes" w:date="2016-03-11T18:13:00Z">
            <w:rPr>
              <w:ins w:id="129" w:author="Elias De Moraes Fernandes" w:date="2016-03-10T17:59:00Z"/>
              <w:rFonts w:cs="Arial"/>
              <w:b/>
            </w:rPr>
          </w:rPrChange>
        </w:rPr>
      </w:pPr>
    </w:p>
    <w:p w14:paraId="563C069A" w14:textId="06F1C1B5" w:rsidR="00827FE2" w:rsidRPr="009B2887" w:rsidDel="008D28A8" w:rsidRDefault="00827FE2" w:rsidP="00827FE2">
      <w:pPr>
        <w:pStyle w:val="Palavras-chave"/>
        <w:spacing w:after="0"/>
        <w:jc w:val="both"/>
        <w:rPr>
          <w:del w:id="130" w:author="Elias De Moraes Fernandes" w:date="2016-03-10T17:59:00Z"/>
          <w:rFonts w:cs="Arial"/>
          <w:b/>
          <w:sz w:val="22"/>
          <w:szCs w:val="22"/>
          <w:rPrChange w:id="131" w:author="Elias De Moraes Fernandes" w:date="2016-03-11T18:13:00Z">
            <w:rPr>
              <w:del w:id="132" w:author="Elias De Moraes Fernandes" w:date="2016-03-10T17:59:00Z"/>
              <w:rFonts w:cs="Arial"/>
              <w:b/>
            </w:rPr>
          </w:rPrChange>
        </w:rPr>
      </w:pPr>
    </w:p>
    <w:p w14:paraId="57D62334" w14:textId="77777777" w:rsidR="00827FE2" w:rsidRPr="009B2887" w:rsidRDefault="00827FE2" w:rsidP="00827FE2">
      <w:pPr>
        <w:pStyle w:val="Palavras-chave"/>
        <w:spacing w:after="0"/>
        <w:jc w:val="both"/>
        <w:rPr>
          <w:rFonts w:cs="Arial"/>
          <w:b/>
          <w:sz w:val="22"/>
          <w:szCs w:val="22"/>
          <w:rPrChange w:id="133" w:author="Elias De Moraes Fernandes" w:date="2016-03-11T18:13:00Z">
            <w:rPr>
              <w:rFonts w:cs="Arial"/>
              <w:b/>
            </w:rPr>
          </w:rPrChange>
        </w:rPr>
      </w:pPr>
    </w:p>
    <w:p w14:paraId="4D116146" w14:textId="669D3E8A" w:rsidR="00A55CEA" w:rsidRPr="009B2887" w:rsidRDefault="00827FE2" w:rsidP="002A00FD">
      <w:pPr>
        <w:pStyle w:val="Palavras-chave"/>
        <w:spacing w:after="0"/>
        <w:jc w:val="both"/>
        <w:rPr>
          <w:rFonts w:cs="Arial"/>
          <w:sz w:val="22"/>
          <w:szCs w:val="22"/>
          <w:rPrChange w:id="134" w:author="Elias De Moraes Fernandes" w:date="2016-03-11T18:13:00Z">
            <w:rPr>
              <w:rFonts w:cs="Arial"/>
            </w:rPr>
          </w:rPrChange>
        </w:rPr>
      </w:pPr>
      <w:r w:rsidRPr="009B2887">
        <w:rPr>
          <w:rFonts w:cs="Arial"/>
          <w:b/>
          <w:sz w:val="22"/>
          <w:szCs w:val="22"/>
          <w:rPrChange w:id="135" w:author="Elias De Moraes Fernandes" w:date="2016-03-11T18:13:00Z">
            <w:rPr>
              <w:rFonts w:cs="Arial"/>
              <w:b/>
            </w:rPr>
          </w:rPrChange>
        </w:rPr>
        <w:t>Keywords</w:t>
      </w:r>
      <w:r w:rsidRPr="009B2887">
        <w:rPr>
          <w:rFonts w:cs="Arial"/>
          <w:sz w:val="22"/>
          <w:szCs w:val="22"/>
          <w:rPrChange w:id="136" w:author="Elias De Moraes Fernandes" w:date="2016-03-11T18:13:00Z">
            <w:rPr>
              <w:rFonts w:cs="Arial"/>
            </w:rPr>
          </w:rPrChange>
        </w:rPr>
        <w:t xml:space="preserve">: </w:t>
      </w:r>
      <w:r w:rsidR="00A17095" w:rsidRPr="009B2887">
        <w:rPr>
          <w:rFonts w:cs="Arial"/>
          <w:sz w:val="22"/>
          <w:szCs w:val="22"/>
          <w:rPrChange w:id="137" w:author="Elias De Moraes Fernandes" w:date="2016-03-11T18:13:00Z">
            <w:rPr>
              <w:rFonts w:cs="Arial"/>
            </w:rPr>
          </w:rPrChange>
        </w:rPr>
        <w:t>Vermitechnology, Vermicomposting, Education, Serious Game, Mobile, Composting.</w:t>
      </w:r>
    </w:p>
    <w:p w14:paraId="2ECD9D09" w14:textId="77777777" w:rsidR="00A55CEA" w:rsidRPr="00C126F0" w:rsidRDefault="00A55CEA">
      <w:pPr>
        <w:rPr>
          <w:rFonts w:ascii="Arial" w:eastAsia="Times New Roman" w:hAnsi="Arial" w:cs="Arial"/>
          <w:color w:val="000000"/>
          <w:sz w:val="24"/>
          <w:szCs w:val="24"/>
        </w:rPr>
      </w:pPr>
      <w:r w:rsidRPr="00C126F0">
        <w:rPr>
          <w:rFonts w:cs="Arial"/>
        </w:rPr>
        <w:br w:type="page"/>
      </w:r>
    </w:p>
    <w:p w14:paraId="7ACD173C" w14:textId="77777777" w:rsidR="003D1D08" w:rsidRDefault="006E5257" w:rsidP="00AB308D">
      <w:pPr>
        <w:pStyle w:val="Palavras-chave"/>
        <w:spacing w:after="0"/>
        <w:jc w:val="center"/>
        <w:outlineLvl w:val="0"/>
        <w:rPr>
          <w:rFonts w:cs="Arial"/>
          <w:b/>
        </w:rPr>
      </w:pPr>
      <w:r>
        <w:rPr>
          <w:rFonts w:cs="Arial"/>
          <w:b/>
        </w:rPr>
        <w:lastRenderedPageBreak/>
        <w:t>SUMÁRIO</w:t>
      </w:r>
    </w:p>
    <w:p w14:paraId="3F2F445E" w14:textId="77777777" w:rsidR="001A3782" w:rsidRDefault="001A3782" w:rsidP="00AB308D">
      <w:pPr>
        <w:pStyle w:val="Palavras-chave"/>
        <w:spacing w:after="0"/>
        <w:jc w:val="center"/>
        <w:outlineLvl w:val="0"/>
        <w:rPr>
          <w:rFonts w:cs="Arial"/>
          <w:b/>
        </w:rPr>
      </w:pPr>
    </w:p>
    <w:p w14:paraId="13398C31" w14:textId="1FF08811" w:rsidR="001D3349" w:rsidRPr="002F5241" w:rsidRDefault="001D3349" w:rsidP="003740B8">
      <w:pPr>
        <w:pStyle w:val="Palavras-chave"/>
        <w:numPr>
          <w:ilvl w:val="0"/>
          <w:numId w:val="6"/>
        </w:numPr>
        <w:tabs>
          <w:tab w:val="right" w:leader="dot" w:pos="8931"/>
        </w:tabs>
        <w:spacing w:after="120"/>
        <w:ind w:left="403" w:hanging="403"/>
        <w:rPr>
          <w:rFonts w:cs="Arial"/>
          <w:b/>
        </w:rPr>
      </w:pPr>
      <w:bookmarkStart w:id="138" w:name="_Ref445311270"/>
      <w:r>
        <w:rPr>
          <w:rFonts w:cs="Arial"/>
          <w:b/>
        </w:rPr>
        <w:t>INTRODUÇÃO</w:t>
      </w:r>
      <w:bookmarkEnd w:id="138"/>
      <w:r w:rsidR="00062620">
        <w:rPr>
          <w:rFonts w:cs="Arial"/>
          <w:b/>
        </w:rPr>
        <w:tab/>
      </w:r>
      <w:r w:rsidR="00295E61">
        <w:rPr>
          <w:rFonts w:cs="Arial"/>
          <w:b/>
        </w:rPr>
        <w:t>6</w:t>
      </w:r>
    </w:p>
    <w:p w14:paraId="21C3E794" w14:textId="5595566B" w:rsidR="001D3349" w:rsidRDefault="001D3349" w:rsidP="003740B8">
      <w:pPr>
        <w:pStyle w:val="Style1"/>
        <w:tabs>
          <w:tab w:val="right" w:leader="dot" w:pos="8931"/>
        </w:tabs>
        <w:ind w:left="403" w:hanging="403"/>
        <w:jc w:val="left"/>
      </w:pPr>
      <w:bookmarkStart w:id="139" w:name="_Ref445304939"/>
      <w:r>
        <w:t>PROBLEMAS E PREMISSAS</w:t>
      </w:r>
      <w:bookmarkEnd w:id="139"/>
      <w:r w:rsidR="00062620">
        <w:tab/>
      </w:r>
      <w:r w:rsidR="00295E61">
        <w:t>7</w:t>
      </w:r>
    </w:p>
    <w:p w14:paraId="7397DFF2" w14:textId="4C8A58FE" w:rsidR="001D3349" w:rsidRDefault="001D3349" w:rsidP="003740B8">
      <w:pPr>
        <w:pStyle w:val="Style1"/>
        <w:tabs>
          <w:tab w:val="right" w:leader="dot" w:pos="8931"/>
        </w:tabs>
        <w:jc w:val="left"/>
      </w:pPr>
      <w:bookmarkStart w:id="140" w:name="_Ref445304953"/>
      <w:r>
        <w:t>MOTIVAÇÃO</w:t>
      </w:r>
      <w:bookmarkEnd w:id="140"/>
      <w:r w:rsidR="00062620">
        <w:tab/>
      </w:r>
      <w:r w:rsidR="003C0982">
        <w:t>8</w:t>
      </w:r>
    </w:p>
    <w:p w14:paraId="2477362F" w14:textId="31D876A5" w:rsidR="001D3349" w:rsidRDefault="001D3349" w:rsidP="003740B8">
      <w:pPr>
        <w:pStyle w:val="Style1"/>
        <w:tabs>
          <w:tab w:val="right" w:leader="dot" w:pos="8931"/>
        </w:tabs>
        <w:jc w:val="left"/>
      </w:pPr>
      <w:bookmarkStart w:id="141" w:name="_Ref445304965"/>
      <w:r>
        <w:t>OBJETIVOS</w:t>
      </w:r>
      <w:bookmarkEnd w:id="141"/>
      <w:r w:rsidR="00062620">
        <w:tab/>
      </w:r>
      <w:r w:rsidR="003C0982">
        <w:t>9</w:t>
      </w:r>
    </w:p>
    <w:p w14:paraId="0C6678E0" w14:textId="155A6429" w:rsidR="001D3349" w:rsidRPr="00CC3F02" w:rsidRDefault="001D3349" w:rsidP="003740B8">
      <w:pPr>
        <w:pStyle w:val="Style3"/>
        <w:tabs>
          <w:tab w:val="right" w:leader="dot" w:pos="8931"/>
        </w:tabs>
      </w:pPr>
      <w:bookmarkStart w:id="142" w:name="_Ref445304972"/>
      <w:r>
        <w:t>Objetivo Geral</w:t>
      </w:r>
      <w:bookmarkEnd w:id="142"/>
      <w:r w:rsidR="0005565C">
        <w:tab/>
      </w:r>
      <w:r w:rsidR="003C0982">
        <w:t>9</w:t>
      </w:r>
    </w:p>
    <w:p w14:paraId="5237EE02" w14:textId="190CA4B2" w:rsidR="001D3349" w:rsidRPr="00CC3F02" w:rsidRDefault="001D3349" w:rsidP="003740B8">
      <w:pPr>
        <w:pStyle w:val="Style3"/>
        <w:tabs>
          <w:tab w:val="right" w:leader="dot" w:pos="8931"/>
        </w:tabs>
        <w:ind w:right="567"/>
      </w:pPr>
      <w:bookmarkStart w:id="143" w:name="_Ref445304981"/>
      <w:r>
        <w:t>Objetivos Específicos</w:t>
      </w:r>
      <w:bookmarkEnd w:id="143"/>
      <w:r w:rsidR="0005565C">
        <w:tab/>
      </w:r>
      <w:r w:rsidR="003C0982">
        <w:t>9</w:t>
      </w:r>
    </w:p>
    <w:p w14:paraId="46B2AB40" w14:textId="41E143E7" w:rsidR="001D3349" w:rsidRDefault="001D3349" w:rsidP="003740B8">
      <w:pPr>
        <w:pStyle w:val="Style1"/>
        <w:numPr>
          <w:ilvl w:val="0"/>
          <w:numId w:val="6"/>
        </w:numPr>
        <w:tabs>
          <w:tab w:val="right" w:leader="dot" w:pos="8931"/>
        </w:tabs>
        <w:jc w:val="left"/>
      </w:pPr>
      <w:bookmarkStart w:id="144" w:name="_Ref445305075"/>
      <w:r>
        <w:t>FUNDAMENTAÇÃO TEÓRICA</w:t>
      </w:r>
      <w:bookmarkEnd w:id="144"/>
      <w:r w:rsidR="0005565C">
        <w:tab/>
      </w:r>
      <w:r w:rsidR="003C0982">
        <w:t>10</w:t>
      </w:r>
    </w:p>
    <w:p w14:paraId="4F609F00" w14:textId="72D85B75" w:rsidR="001D3349" w:rsidRPr="00C30A49" w:rsidRDefault="001D3349" w:rsidP="003740B8">
      <w:pPr>
        <w:pStyle w:val="Style1"/>
        <w:tabs>
          <w:tab w:val="right" w:leader="dot" w:pos="8931"/>
        </w:tabs>
        <w:jc w:val="left"/>
        <w:rPr>
          <w:b w:val="0"/>
        </w:rPr>
      </w:pPr>
      <w:bookmarkStart w:id="145" w:name="_Ref445305083"/>
      <w:r w:rsidRPr="00C30A49">
        <w:rPr>
          <w:b w:val="0"/>
        </w:rPr>
        <w:t>Vermicompostagem</w:t>
      </w:r>
      <w:bookmarkEnd w:id="145"/>
      <w:r w:rsidR="00062620">
        <w:rPr>
          <w:b w:val="0"/>
        </w:rPr>
        <w:tab/>
      </w:r>
      <w:r w:rsidR="003C0982">
        <w:rPr>
          <w:b w:val="0"/>
        </w:rPr>
        <w:t>10</w:t>
      </w:r>
    </w:p>
    <w:p w14:paraId="48C09A4B" w14:textId="25DE2770" w:rsidR="001D3349" w:rsidRPr="00C30A49" w:rsidRDefault="001D3349" w:rsidP="003740B8">
      <w:pPr>
        <w:pStyle w:val="Style1"/>
        <w:tabs>
          <w:tab w:val="right" w:leader="dot" w:pos="8931"/>
        </w:tabs>
        <w:jc w:val="left"/>
        <w:rPr>
          <w:b w:val="0"/>
        </w:rPr>
      </w:pPr>
      <w:bookmarkStart w:id="146" w:name="_Ref445305090"/>
      <w:r w:rsidRPr="00C30A49">
        <w:rPr>
          <w:b w:val="0"/>
          <w:bCs/>
        </w:rPr>
        <w:t>Tipos de resíduos a ser tratado</w:t>
      </w:r>
      <w:bookmarkEnd w:id="146"/>
      <w:r w:rsidR="00062620">
        <w:rPr>
          <w:b w:val="0"/>
          <w:bCs/>
        </w:rPr>
        <w:tab/>
      </w:r>
      <w:r w:rsidR="003C0982">
        <w:rPr>
          <w:b w:val="0"/>
          <w:bCs/>
        </w:rPr>
        <w:t>11</w:t>
      </w:r>
    </w:p>
    <w:p w14:paraId="1FEBFA2D" w14:textId="254C5684" w:rsidR="001D3349" w:rsidRPr="00C30A49" w:rsidRDefault="001D3349" w:rsidP="003740B8">
      <w:pPr>
        <w:pStyle w:val="Style1"/>
        <w:tabs>
          <w:tab w:val="right" w:leader="dot" w:pos="8931"/>
        </w:tabs>
        <w:jc w:val="left"/>
        <w:rPr>
          <w:b w:val="0"/>
        </w:rPr>
      </w:pPr>
      <w:bookmarkStart w:id="147" w:name="_Ref445305107"/>
      <w:r w:rsidRPr="00C30A49">
        <w:rPr>
          <w:b w:val="0"/>
          <w:bCs/>
        </w:rPr>
        <w:t>Benefícios dos húmus para o solo</w:t>
      </w:r>
      <w:bookmarkEnd w:id="147"/>
      <w:r w:rsidR="00062620">
        <w:rPr>
          <w:b w:val="0"/>
          <w:bCs/>
        </w:rPr>
        <w:tab/>
      </w:r>
      <w:r w:rsidR="003C0982">
        <w:rPr>
          <w:b w:val="0"/>
          <w:bCs/>
        </w:rPr>
        <w:t>11</w:t>
      </w:r>
    </w:p>
    <w:p w14:paraId="3AE95C67" w14:textId="625784D0" w:rsidR="001D3349" w:rsidRPr="00C30A49" w:rsidRDefault="001D3349" w:rsidP="003740B8">
      <w:pPr>
        <w:pStyle w:val="Style1"/>
        <w:tabs>
          <w:tab w:val="right" w:leader="dot" w:pos="8931"/>
        </w:tabs>
        <w:jc w:val="left"/>
        <w:rPr>
          <w:b w:val="0"/>
        </w:rPr>
      </w:pPr>
      <w:bookmarkStart w:id="148" w:name="_Ref445305167"/>
      <w:r w:rsidRPr="00C30A49">
        <w:rPr>
          <w:b w:val="0"/>
        </w:rPr>
        <w:t>Serious Games na Educação</w:t>
      </w:r>
      <w:bookmarkEnd w:id="148"/>
      <w:r w:rsidR="00062620">
        <w:rPr>
          <w:b w:val="0"/>
        </w:rPr>
        <w:tab/>
      </w:r>
      <w:r w:rsidR="003C0982">
        <w:rPr>
          <w:b w:val="0"/>
        </w:rPr>
        <w:t>11</w:t>
      </w:r>
    </w:p>
    <w:p w14:paraId="258A9CE8" w14:textId="7ED3CCE3" w:rsidR="001D3349" w:rsidRPr="00C30A49" w:rsidRDefault="001D3349" w:rsidP="003740B8">
      <w:pPr>
        <w:pStyle w:val="Style1"/>
        <w:tabs>
          <w:tab w:val="right" w:leader="dot" w:pos="8931"/>
        </w:tabs>
        <w:jc w:val="left"/>
        <w:rPr>
          <w:b w:val="0"/>
        </w:rPr>
      </w:pPr>
      <w:bookmarkStart w:id="149" w:name="_Ref445305181"/>
      <w:r w:rsidRPr="00C30A49">
        <w:rPr>
          <w:b w:val="0"/>
        </w:rPr>
        <w:t>Jogo Educativo mobile como forma de envolvimento</w:t>
      </w:r>
      <w:bookmarkEnd w:id="149"/>
      <w:r w:rsidR="00062620">
        <w:rPr>
          <w:b w:val="0"/>
        </w:rPr>
        <w:tab/>
      </w:r>
      <w:r w:rsidR="003C0982">
        <w:rPr>
          <w:b w:val="0"/>
        </w:rPr>
        <w:t>12</w:t>
      </w:r>
    </w:p>
    <w:p w14:paraId="51B240AE" w14:textId="087BBC93" w:rsidR="001D3349" w:rsidRPr="00C30A49" w:rsidRDefault="001D3349" w:rsidP="003740B8">
      <w:pPr>
        <w:pStyle w:val="Style1"/>
        <w:tabs>
          <w:tab w:val="right" w:leader="dot" w:pos="8931"/>
        </w:tabs>
        <w:jc w:val="left"/>
        <w:rPr>
          <w:b w:val="0"/>
        </w:rPr>
      </w:pPr>
      <w:bookmarkStart w:id="150" w:name="_Ref445305188"/>
      <w:r w:rsidRPr="00C30A49">
        <w:rPr>
          <w:b w:val="0"/>
        </w:rPr>
        <w:t>Importância da plataforma no processo imersivo</w:t>
      </w:r>
      <w:bookmarkEnd w:id="150"/>
      <w:r w:rsidR="00062620">
        <w:rPr>
          <w:b w:val="0"/>
        </w:rPr>
        <w:tab/>
      </w:r>
      <w:r w:rsidR="003C0982">
        <w:rPr>
          <w:b w:val="0"/>
        </w:rPr>
        <w:t>12</w:t>
      </w:r>
    </w:p>
    <w:p w14:paraId="3E68293B" w14:textId="6527B5E4" w:rsidR="001D3349" w:rsidRPr="00C30A49" w:rsidRDefault="001D3349" w:rsidP="003740B8">
      <w:pPr>
        <w:pStyle w:val="Style1"/>
        <w:tabs>
          <w:tab w:val="right" w:leader="dot" w:pos="8931"/>
        </w:tabs>
        <w:jc w:val="left"/>
        <w:rPr>
          <w:b w:val="0"/>
        </w:rPr>
      </w:pPr>
      <w:bookmarkStart w:id="151" w:name="_Ref445305218"/>
      <w:r w:rsidRPr="00C30A49">
        <w:rPr>
          <w:b w:val="0"/>
        </w:rPr>
        <w:t>Interatividade no Jogo</w:t>
      </w:r>
      <w:bookmarkEnd w:id="151"/>
      <w:r w:rsidR="00062620">
        <w:rPr>
          <w:b w:val="0"/>
        </w:rPr>
        <w:tab/>
      </w:r>
      <w:r w:rsidR="003C0982">
        <w:rPr>
          <w:b w:val="0"/>
        </w:rPr>
        <w:t>13</w:t>
      </w:r>
    </w:p>
    <w:p w14:paraId="5E5A5ACF" w14:textId="61A4C060" w:rsidR="001D3349" w:rsidRDefault="001D3349" w:rsidP="003740B8">
      <w:pPr>
        <w:pStyle w:val="Style1"/>
        <w:numPr>
          <w:ilvl w:val="0"/>
          <w:numId w:val="6"/>
        </w:numPr>
        <w:tabs>
          <w:tab w:val="right" w:leader="dot" w:pos="8931"/>
        </w:tabs>
        <w:jc w:val="left"/>
      </w:pPr>
      <w:bookmarkStart w:id="152" w:name="_Ref445393360"/>
      <w:bookmarkStart w:id="153" w:name="_Ref445306149"/>
      <w:r>
        <w:t>TECNOLOGIA E FERRAMENTAS</w:t>
      </w:r>
      <w:bookmarkEnd w:id="152"/>
      <w:r w:rsidR="00A6748C">
        <w:tab/>
      </w:r>
      <w:r w:rsidR="003C0982">
        <w:t>14</w:t>
      </w:r>
    </w:p>
    <w:p w14:paraId="4B5AA09F" w14:textId="3A9844BB" w:rsidR="001D3349" w:rsidRDefault="001D3349" w:rsidP="003740B8">
      <w:pPr>
        <w:pStyle w:val="Style1"/>
        <w:numPr>
          <w:ilvl w:val="0"/>
          <w:numId w:val="6"/>
        </w:numPr>
        <w:tabs>
          <w:tab w:val="right" w:leader="dot" w:pos="8931"/>
        </w:tabs>
        <w:jc w:val="left"/>
      </w:pPr>
      <w:bookmarkStart w:id="154" w:name="_Ref445307828"/>
      <w:r>
        <w:t>MATERIAIS E MÉTODOS</w:t>
      </w:r>
      <w:bookmarkEnd w:id="153"/>
      <w:bookmarkEnd w:id="154"/>
      <w:r w:rsidR="00A6748C">
        <w:tab/>
      </w:r>
      <w:r w:rsidR="003C0982">
        <w:t>15</w:t>
      </w:r>
    </w:p>
    <w:p w14:paraId="6ED0E367" w14:textId="73A82D1A" w:rsidR="001D3349" w:rsidRPr="00C30A49" w:rsidRDefault="001D3349" w:rsidP="003740B8">
      <w:pPr>
        <w:pStyle w:val="Style1"/>
        <w:tabs>
          <w:tab w:val="right" w:leader="dot" w:pos="8931"/>
        </w:tabs>
        <w:jc w:val="left"/>
        <w:rPr>
          <w:b w:val="0"/>
        </w:rPr>
      </w:pPr>
      <w:bookmarkStart w:id="155" w:name="_Ref445307885"/>
      <w:r w:rsidRPr="007279C7">
        <w:rPr>
          <w:b w:val="0"/>
        </w:rPr>
        <w:t>Design Pattern</w:t>
      </w:r>
      <w:r w:rsidRPr="00C30A49">
        <w:rPr>
          <w:b w:val="0"/>
        </w:rPr>
        <w:t xml:space="preserve"> MVC</w:t>
      </w:r>
      <w:bookmarkEnd w:id="155"/>
      <w:r w:rsidR="00A6748C">
        <w:rPr>
          <w:b w:val="0"/>
        </w:rPr>
        <w:tab/>
      </w:r>
      <w:r w:rsidR="003C0982">
        <w:rPr>
          <w:b w:val="0"/>
        </w:rPr>
        <w:t>15</w:t>
      </w:r>
    </w:p>
    <w:p w14:paraId="5EB0D8FB" w14:textId="5766C24B" w:rsidR="001D3349" w:rsidRDefault="001D3349" w:rsidP="003740B8">
      <w:pPr>
        <w:pStyle w:val="Style1"/>
        <w:tabs>
          <w:tab w:val="right" w:leader="dot" w:pos="8931"/>
        </w:tabs>
        <w:jc w:val="left"/>
        <w:rPr>
          <w:b w:val="0"/>
        </w:rPr>
      </w:pPr>
      <w:bookmarkStart w:id="156" w:name="_Ref445307909"/>
      <w:r w:rsidRPr="00C30A49">
        <w:rPr>
          <w:b w:val="0"/>
        </w:rPr>
        <w:t>Metodologia Ágil para Gerenciamento de Projeto</w:t>
      </w:r>
      <w:bookmarkEnd w:id="156"/>
      <w:r w:rsidR="00A6748C">
        <w:rPr>
          <w:b w:val="0"/>
        </w:rPr>
        <w:tab/>
      </w:r>
      <w:r w:rsidR="003C0982">
        <w:rPr>
          <w:b w:val="0"/>
        </w:rPr>
        <w:t>16</w:t>
      </w:r>
    </w:p>
    <w:p w14:paraId="73EAFCB7" w14:textId="42A73B50" w:rsidR="00F80583" w:rsidRDefault="00F80583" w:rsidP="003740B8">
      <w:pPr>
        <w:pStyle w:val="Style1"/>
        <w:numPr>
          <w:ilvl w:val="0"/>
          <w:numId w:val="6"/>
        </w:numPr>
        <w:tabs>
          <w:tab w:val="right" w:leader="dot" w:pos="8931"/>
        </w:tabs>
        <w:jc w:val="left"/>
      </w:pPr>
      <w:bookmarkStart w:id="157" w:name="_Ref445393430"/>
      <w:r w:rsidRPr="00CC3F02">
        <w:t>PROPOSTA</w:t>
      </w:r>
      <w:bookmarkEnd w:id="157"/>
      <w:r>
        <w:tab/>
      </w:r>
      <w:r w:rsidR="003C0982">
        <w:t>18</w:t>
      </w:r>
    </w:p>
    <w:p w14:paraId="18EDE4E8" w14:textId="7BB60BC2" w:rsidR="00F80583" w:rsidRPr="00C30A49" w:rsidRDefault="00F80583" w:rsidP="003740B8">
      <w:pPr>
        <w:pStyle w:val="Style1"/>
        <w:tabs>
          <w:tab w:val="right" w:leader="dot" w:pos="8931"/>
        </w:tabs>
        <w:jc w:val="left"/>
        <w:rPr>
          <w:b w:val="0"/>
        </w:rPr>
      </w:pPr>
      <w:bookmarkStart w:id="158" w:name="_Ref445393447"/>
      <w:r w:rsidRPr="00C30A49">
        <w:rPr>
          <w:b w:val="0"/>
        </w:rPr>
        <w:t>Gênero</w:t>
      </w:r>
      <w:bookmarkEnd w:id="158"/>
      <w:r>
        <w:rPr>
          <w:b w:val="0"/>
        </w:rPr>
        <w:tab/>
      </w:r>
      <w:r w:rsidR="003C0982">
        <w:rPr>
          <w:b w:val="0"/>
        </w:rPr>
        <w:t>18</w:t>
      </w:r>
    </w:p>
    <w:p w14:paraId="79734576" w14:textId="2A0074CA" w:rsidR="00F80583" w:rsidRPr="00C30A49" w:rsidRDefault="00F80583" w:rsidP="003740B8">
      <w:pPr>
        <w:pStyle w:val="Style1"/>
        <w:tabs>
          <w:tab w:val="right" w:leader="dot" w:pos="8931"/>
        </w:tabs>
        <w:jc w:val="left"/>
        <w:rPr>
          <w:b w:val="0"/>
        </w:rPr>
      </w:pPr>
      <w:bookmarkStart w:id="159" w:name="_Ref445393476"/>
      <w:r w:rsidRPr="00C30A49">
        <w:rPr>
          <w:b w:val="0"/>
        </w:rPr>
        <w:t>Enredo</w:t>
      </w:r>
      <w:bookmarkEnd w:id="159"/>
      <w:r>
        <w:rPr>
          <w:b w:val="0"/>
        </w:rPr>
        <w:tab/>
      </w:r>
      <w:r w:rsidR="003C0982">
        <w:rPr>
          <w:b w:val="0"/>
        </w:rPr>
        <w:t>18</w:t>
      </w:r>
    </w:p>
    <w:p w14:paraId="563CAE03" w14:textId="593A66E1" w:rsidR="00F80583" w:rsidRPr="00C30A49" w:rsidRDefault="00F80583" w:rsidP="003740B8">
      <w:pPr>
        <w:pStyle w:val="Style1"/>
        <w:tabs>
          <w:tab w:val="right" w:leader="dot" w:pos="8931"/>
        </w:tabs>
        <w:jc w:val="left"/>
        <w:rPr>
          <w:b w:val="0"/>
        </w:rPr>
      </w:pPr>
      <w:bookmarkStart w:id="160" w:name="_Ref445393494"/>
      <w:r w:rsidRPr="00FC5658">
        <w:rPr>
          <w:b w:val="0"/>
          <w:i/>
          <w:rPrChange w:id="161" w:author="Elias De Moraes Fernandes" w:date="2016-03-10T17:56:00Z">
            <w:rPr>
              <w:b w:val="0"/>
            </w:rPr>
          </w:rPrChange>
        </w:rPr>
        <w:t>Storyboard</w:t>
      </w:r>
      <w:bookmarkEnd w:id="160"/>
      <w:r>
        <w:rPr>
          <w:b w:val="0"/>
        </w:rPr>
        <w:tab/>
      </w:r>
      <w:r w:rsidR="003C0982">
        <w:rPr>
          <w:b w:val="0"/>
        </w:rPr>
        <w:t>19</w:t>
      </w:r>
    </w:p>
    <w:p w14:paraId="70EC8387" w14:textId="7B2CC039" w:rsidR="00F80583" w:rsidRPr="00C30A49" w:rsidRDefault="00F80583" w:rsidP="003740B8">
      <w:pPr>
        <w:pStyle w:val="Style1"/>
        <w:tabs>
          <w:tab w:val="right" w:leader="dot" w:pos="8931"/>
        </w:tabs>
        <w:jc w:val="left"/>
        <w:rPr>
          <w:b w:val="0"/>
        </w:rPr>
      </w:pPr>
      <w:bookmarkStart w:id="162" w:name="_Ref445393518"/>
      <w:r w:rsidRPr="00FC5658">
        <w:rPr>
          <w:b w:val="0"/>
          <w:i/>
          <w:rPrChange w:id="163" w:author="Elias De Moraes Fernandes" w:date="2016-03-10T17:56:00Z">
            <w:rPr>
              <w:b w:val="0"/>
            </w:rPr>
          </w:rPrChange>
        </w:rPr>
        <w:t>Gameplay</w:t>
      </w:r>
      <w:r w:rsidRPr="00C30A49">
        <w:rPr>
          <w:b w:val="0"/>
        </w:rPr>
        <w:t xml:space="preserve"> – Perspectiva Centrada no Jogador</w:t>
      </w:r>
      <w:bookmarkEnd w:id="162"/>
      <w:r w:rsidRPr="00C30A49">
        <w:rPr>
          <w:b w:val="0"/>
        </w:rPr>
        <w:t xml:space="preserve"> </w:t>
      </w:r>
      <w:r>
        <w:rPr>
          <w:b w:val="0"/>
        </w:rPr>
        <w:tab/>
      </w:r>
      <w:r w:rsidR="003C0982">
        <w:rPr>
          <w:b w:val="0"/>
        </w:rPr>
        <w:t>21</w:t>
      </w:r>
    </w:p>
    <w:p w14:paraId="3C7EB519" w14:textId="1CBEC83D" w:rsidR="00F80583" w:rsidRPr="00C30A49" w:rsidRDefault="00F80583">
      <w:pPr>
        <w:pStyle w:val="Style3"/>
        <w:tabs>
          <w:tab w:val="right" w:leader="dot" w:pos="8931"/>
        </w:tabs>
        <w:pPrChange w:id="164" w:author="Elias De Moraes Fernandes" w:date="2016-03-10T18:12:00Z">
          <w:pPr>
            <w:pStyle w:val="Style3"/>
            <w:tabs>
              <w:tab w:val="left" w:pos="851"/>
              <w:tab w:val="right" w:leader="dot" w:pos="8931"/>
            </w:tabs>
          </w:pPr>
        </w:pPrChange>
      </w:pPr>
      <w:bookmarkStart w:id="165" w:name="_Ref445395434"/>
      <w:r w:rsidRPr="00C30A49">
        <w:t>Mecânica do Jogo</w:t>
      </w:r>
      <w:r>
        <w:tab/>
      </w:r>
      <w:r w:rsidR="003C0982">
        <w:t>21</w:t>
      </w:r>
      <w:bookmarkEnd w:id="165"/>
    </w:p>
    <w:p w14:paraId="63F65F04" w14:textId="417564C3" w:rsidR="00F80583" w:rsidRPr="003740B8" w:rsidRDefault="00F80583" w:rsidP="003740B8">
      <w:pPr>
        <w:pStyle w:val="Style1"/>
        <w:tabs>
          <w:tab w:val="left" w:pos="851"/>
          <w:tab w:val="right" w:leader="dot" w:pos="8931"/>
        </w:tabs>
        <w:rPr>
          <w:b w:val="0"/>
        </w:rPr>
      </w:pPr>
      <w:bookmarkStart w:id="166" w:name="_Ref445395449"/>
      <w:r w:rsidRPr="00FC5658">
        <w:rPr>
          <w:b w:val="0"/>
          <w:i/>
          <w:rPrChange w:id="167" w:author="Elias De Moraes Fernandes" w:date="2016-03-10T17:56:00Z">
            <w:rPr>
              <w:b w:val="0"/>
            </w:rPr>
          </w:rPrChange>
        </w:rPr>
        <w:t>Game Design</w:t>
      </w:r>
      <w:r w:rsidRPr="003740B8">
        <w:rPr>
          <w:b w:val="0"/>
        </w:rPr>
        <w:tab/>
      </w:r>
      <w:r w:rsidR="003C0982">
        <w:rPr>
          <w:b w:val="0"/>
        </w:rPr>
        <w:t>21</w:t>
      </w:r>
      <w:bookmarkEnd w:id="166"/>
    </w:p>
    <w:p w14:paraId="7DA7FB9C" w14:textId="278E85D4" w:rsidR="00F80583" w:rsidRPr="00FC3D65" w:rsidRDefault="00F80583">
      <w:pPr>
        <w:pStyle w:val="Style3"/>
        <w:tabs>
          <w:tab w:val="right" w:leader="dot" w:pos="8931"/>
        </w:tabs>
        <w:pPrChange w:id="168" w:author="Elias De Moraes Fernandes" w:date="2016-03-10T18:12:00Z">
          <w:pPr>
            <w:pStyle w:val="Style1"/>
            <w:tabs>
              <w:tab w:val="left" w:pos="851"/>
              <w:tab w:val="right" w:leader="dot" w:pos="8931"/>
            </w:tabs>
          </w:pPr>
        </w:pPrChange>
      </w:pPr>
      <w:bookmarkStart w:id="169" w:name="_Ref445395461"/>
      <w:r w:rsidRPr="00FC3D65">
        <w:rPr>
          <w:lang w:val="pt-BR"/>
          <w:rPrChange w:id="170" w:author="Elias De Moraes Fernandes" w:date="2016-03-10T18:12:00Z">
            <w:rPr/>
          </w:rPrChange>
        </w:rPr>
        <w:t>Personage</w:t>
      </w:r>
      <w:ins w:id="171" w:author="Elias De Moraes Fernandes" w:date="2016-03-10T18:05:00Z">
        <w:r w:rsidR="00E16FE1" w:rsidRPr="00FC3D65">
          <w:rPr>
            <w:lang w:val="pt-BR"/>
            <w:rPrChange w:id="172" w:author="Elias De Moraes Fernandes" w:date="2016-03-10T18:12:00Z">
              <w:rPr/>
            </w:rPrChange>
          </w:rPr>
          <w:t>m</w:t>
        </w:r>
      </w:ins>
      <w:del w:id="173" w:author="Elias De Moraes Fernandes" w:date="2016-03-10T18:05:00Z">
        <w:r w:rsidRPr="00FC3D65" w:rsidDel="00E16FE1">
          <w:delText>ns</w:delText>
        </w:r>
      </w:del>
      <w:r w:rsidRPr="00FC3D65">
        <w:tab/>
      </w:r>
      <w:r w:rsidR="003C0982" w:rsidRPr="00FC3D65">
        <w:t>22</w:t>
      </w:r>
      <w:bookmarkEnd w:id="169"/>
    </w:p>
    <w:p w14:paraId="306C83BD" w14:textId="0301CC2B" w:rsidR="00F80583" w:rsidRPr="00FC3D65" w:rsidRDefault="00F80583">
      <w:pPr>
        <w:pStyle w:val="Style3"/>
        <w:tabs>
          <w:tab w:val="right" w:leader="dot" w:pos="8931"/>
        </w:tabs>
        <w:pPrChange w:id="174" w:author="Elias De Moraes Fernandes" w:date="2016-03-10T18:12:00Z">
          <w:pPr>
            <w:pStyle w:val="Style1"/>
            <w:tabs>
              <w:tab w:val="left" w:pos="851"/>
              <w:tab w:val="right" w:leader="dot" w:pos="8931"/>
            </w:tabs>
          </w:pPr>
        </w:pPrChange>
      </w:pPr>
      <w:bookmarkStart w:id="175" w:name="_Ref445395481"/>
      <w:r w:rsidRPr="00FC3D65">
        <w:t>Controle</w:t>
      </w:r>
      <w:r w:rsidRPr="00FC3D65">
        <w:tab/>
      </w:r>
      <w:r w:rsidR="00EA19DA" w:rsidRPr="00FC3D65">
        <w:t>23</w:t>
      </w:r>
      <w:bookmarkEnd w:id="175"/>
    </w:p>
    <w:p w14:paraId="4E06AB12" w14:textId="43D212CE" w:rsidR="00F80583" w:rsidRPr="00A5567C" w:rsidRDefault="00F80583" w:rsidP="003740B8">
      <w:pPr>
        <w:pStyle w:val="Style1"/>
        <w:tabs>
          <w:tab w:val="left" w:pos="851"/>
          <w:tab w:val="right" w:leader="dot" w:pos="8931"/>
        </w:tabs>
        <w:rPr>
          <w:b w:val="0"/>
        </w:rPr>
      </w:pPr>
      <w:bookmarkStart w:id="176" w:name="_Ref445395492"/>
      <w:r w:rsidRPr="00A5567C">
        <w:rPr>
          <w:b w:val="0"/>
        </w:rPr>
        <w:t>Interface</w:t>
      </w:r>
      <w:r w:rsidRPr="00A5567C">
        <w:rPr>
          <w:b w:val="0"/>
        </w:rPr>
        <w:tab/>
      </w:r>
      <w:r w:rsidR="00EA19DA" w:rsidRPr="00A5567C">
        <w:rPr>
          <w:b w:val="0"/>
        </w:rPr>
        <w:t>23</w:t>
      </w:r>
      <w:bookmarkEnd w:id="176"/>
    </w:p>
    <w:p w14:paraId="70DDC154" w14:textId="2930EBA7" w:rsidR="00F80583" w:rsidRPr="00A5567C" w:rsidRDefault="00F80583" w:rsidP="003740B8">
      <w:pPr>
        <w:pStyle w:val="Style1"/>
        <w:tabs>
          <w:tab w:val="left" w:pos="851"/>
          <w:tab w:val="right" w:leader="dot" w:pos="8931"/>
        </w:tabs>
        <w:rPr>
          <w:b w:val="0"/>
        </w:rPr>
      </w:pPr>
      <w:bookmarkStart w:id="177" w:name="_Ref445395514"/>
      <w:r w:rsidRPr="00A5567C">
        <w:rPr>
          <w:b w:val="0"/>
        </w:rPr>
        <w:t>Inimigos</w:t>
      </w:r>
      <w:r w:rsidRPr="00A5567C">
        <w:rPr>
          <w:b w:val="0"/>
        </w:rPr>
        <w:tab/>
      </w:r>
      <w:r w:rsidR="00EA19DA" w:rsidRPr="00A5567C">
        <w:rPr>
          <w:b w:val="0"/>
        </w:rPr>
        <w:t>24</w:t>
      </w:r>
      <w:bookmarkEnd w:id="177"/>
    </w:p>
    <w:p w14:paraId="064EB406" w14:textId="77710B55" w:rsidR="00F80583" w:rsidRPr="00A5567C" w:rsidRDefault="00F80583">
      <w:pPr>
        <w:pStyle w:val="Style3"/>
        <w:tabs>
          <w:tab w:val="right" w:leader="dot" w:pos="8931"/>
        </w:tabs>
        <w:pPrChange w:id="178" w:author="Elias De Moraes Fernandes" w:date="2016-03-10T17:52:00Z">
          <w:pPr>
            <w:pStyle w:val="Style1"/>
            <w:tabs>
              <w:tab w:val="left" w:pos="851"/>
              <w:tab w:val="right" w:leader="dot" w:pos="8931"/>
            </w:tabs>
          </w:pPr>
        </w:pPrChange>
      </w:pPr>
      <w:bookmarkStart w:id="179" w:name="_Ref445395524"/>
      <w:r w:rsidRPr="00A5567C">
        <w:t>Pássaros</w:t>
      </w:r>
      <w:r w:rsidRPr="00A5567C">
        <w:tab/>
      </w:r>
      <w:r w:rsidR="00EA19DA" w:rsidRPr="00A5567C">
        <w:t>24</w:t>
      </w:r>
      <w:bookmarkEnd w:id="179"/>
    </w:p>
    <w:p w14:paraId="145CEB14" w14:textId="633E9577" w:rsidR="00F80583" w:rsidRPr="00A5567C" w:rsidRDefault="00F80583">
      <w:pPr>
        <w:pStyle w:val="Style3"/>
        <w:tabs>
          <w:tab w:val="right" w:leader="dot" w:pos="8931"/>
        </w:tabs>
        <w:pPrChange w:id="180" w:author="Elias De Moraes Fernandes" w:date="2016-03-10T17:52:00Z">
          <w:pPr>
            <w:pStyle w:val="Style1"/>
            <w:tabs>
              <w:tab w:val="left" w:pos="851"/>
              <w:tab w:val="right" w:leader="dot" w:pos="8931"/>
            </w:tabs>
          </w:pPr>
        </w:pPrChange>
      </w:pPr>
      <w:bookmarkStart w:id="181" w:name="_Ref445395546"/>
      <w:r w:rsidRPr="00A5567C">
        <w:t>Sanguessuga</w:t>
      </w:r>
      <w:r w:rsidRPr="00A5567C">
        <w:tab/>
      </w:r>
      <w:r w:rsidR="00EA19DA" w:rsidRPr="00A5567C">
        <w:t>25</w:t>
      </w:r>
      <w:bookmarkEnd w:id="181"/>
    </w:p>
    <w:p w14:paraId="4BB307C7" w14:textId="53C8B59E" w:rsidR="00F80583" w:rsidRPr="00A5567C" w:rsidRDefault="00F80583">
      <w:pPr>
        <w:pStyle w:val="Style3"/>
        <w:tabs>
          <w:tab w:val="right" w:leader="dot" w:pos="8931"/>
        </w:tabs>
        <w:pPrChange w:id="182" w:author="Elias De Moraes Fernandes" w:date="2016-03-10T17:52:00Z">
          <w:pPr>
            <w:pStyle w:val="Style1"/>
            <w:tabs>
              <w:tab w:val="left" w:pos="851"/>
              <w:tab w:val="right" w:leader="dot" w:pos="8931"/>
            </w:tabs>
          </w:pPr>
        </w:pPrChange>
      </w:pPr>
      <w:bookmarkStart w:id="183" w:name="_Ref445395554"/>
      <w:r w:rsidRPr="00A5567C">
        <w:t>Formiga</w:t>
      </w:r>
      <w:r w:rsidRPr="00A5567C">
        <w:tab/>
      </w:r>
      <w:r w:rsidR="00EA19DA" w:rsidRPr="00A5567C">
        <w:t>25</w:t>
      </w:r>
      <w:bookmarkEnd w:id="183"/>
    </w:p>
    <w:p w14:paraId="2E3E28E6" w14:textId="2DDFFFCB" w:rsidR="00F80583" w:rsidRPr="00A5567C" w:rsidRDefault="00F80583">
      <w:pPr>
        <w:pStyle w:val="Style1"/>
        <w:tabs>
          <w:tab w:val="left" w:pos="567"/>
          <w:tab w:val="right" w:leader="dot" w:pos="8931"/>
        </w:tabs>
        <w:rPr>
          <w:b w:val="0"/>
          <w:rPrChange w:id="184" w:author="Elias De Moraes Fernandes" w:date="2016-03-10T17:53:00Z">
            <w:rPr/>
          </w:rPrChange>
        </w:rPr>
        <w:pPrChange w:id="185" w:author="Elias De Moraes Fernandes" w:date="2016-03-10T17:53:00Z">
          <w:pPr>
            <w:pStyle w:val="Style1"/>
            <w:tabs>
              <w:tab w:val="left" w:pos="851"/>
              <w:tab w:val="right" w:leader="dot" w:pos="8931"/>
            </w:tabs>
            <w:jc w:val="left"/>
          </w:pPr>
        </w:pPrChange>
      </w:pPr>
      <w:bookmarkStart w:id="186" w:name="_Ref445395566"/>
      <w:r w:rsidRPr="00A5567C">
        <w:rPr>
          <w:b w:val="0"/>
          <w:rPrChange w:id="187" w:author="Elias De Moraes Fernandes" w:date="2016-03-10T17:53:00Z">
            <w:rPr/>
          </w:rPrChange>
        </w:rPr>
        <w:t>Fases</w:t>
      </w:r>
      <w:r w:rsidRPr="00A5567C">
        <w:rPr>
          <w:b w:val="0"/>
          <w:rPrChange w:id="188" w:author="Elias De Moraes Fernandes" w:date="2016-03-10T17:53:00Z">
            <w:rPr/>
          </w:rPrChange>
        </w:rPr>
        <w:tab/>
      </w:r>
      <w:r w:rsidR="00EA19DA" w:rsidRPr="00A5567C">
        <w:rPr>
          <w:b w:val="0"/>
          <w:rPrChange w:id="189" w:author="Elias De Moraes Fernandes" w:date="2016-03-10T17:53:00Z">
            <w:rPr/>
          </w:rPrChange>
        </w:rPr>
        <w:t>26</w:t>
      </w:r>
      <w:bookmarkEnd w:id="186"/>
    </w:p>
    <w:p w14:paraId="21B3BD99" w14:textId="3F5C7DB6" w:rsidR="00F80583" w:rsidRPr="00A5567C" w:rsidRDefault="00F80583">
      <w:pPr>
        <w:pStyle w:val="Style1"/>
        <w:tabs>
          <w:tab w:val="left" w:pos="567"/>
          <w:tab w:val="right" w:leader="dot" w:pos="8931"/>
        </w:tabs>
        <w:jc w:val="left"/>
        <w:rPr>
          <w:b w:val="0"/>
        </w:rPr>
        <w:pPrChange w:id="190" w:author="Elias De Moraes Fernandes" w:date="2016-03-10T17:53:00Z">
          <w:pPr>
            <w:pStyle w:val="Style1"/>
            <w:tabs>
              <w:tab w:val="left" w:pos="851"/>
              <w:tab w:val="right" w:leader="dot" w:pos="8931"/>
            </w:tabs>
            <w:jc w:val="left"/>
          </w:pPr>
        </w:pPrChange>
      </w:pPr>
      <w:bookmarkStart w:id="191" w:name="_Ref445395576"/>
      <w:r w:rsidRPr="00FC5658">
        <w:rPr>
          <w:b w:val="0"/>
          <w:i/>
          <w:rPrChange w:id="192" w:author="Elias De Moraes Fernandes" w:date="2016-03-10T17:56:00Z">
            <w:rPr>
              <w:b w:val="0"/>
            </w:rPr>
          </w:rPrChange>
        </w:rPr>
        <w:t>Level Design</w:t>
      </w:r>
      <w:r w:rsidRPr="00A5567C">
        <w:rPr>
          <w:b w:val="0"/>
        </w:rPr>
        <w:tab/>
      </w:r>
      <w:r w:rsidR="00EA19DA" w:rsidRPr="00A5567C">
        <w:rPr>
          <w:b w:val="0"/>
        </w:rPr>
        <w:t>2</w:t>
      </w:r>
      <w:r w:rsidR="002E1958" w:rsidRPr="00A5567C">
        <w:rPr>
          <w:b w:val="0"/>
        </w:rPr>
        <w:t>5</w:t>
      </w:r>
      <w:bookmarkEnd w:id="191"/>
    </w:p>
    <w:p w14:paraId="077D5959" w14:textId="18D39150" w:rsidR="00F80583" w:rsidRPr="00C30A49" w:rsidRDefault="00F80583">
      <w:pPr>
        <w:pStyle w:val="Style1"/>
        <w:tabs>
          <w:tab w:val="left" w:pos="567"/>
          <w:tab w:val="right" w:leader="dot" w:pos="8931"/>
        </w:tabs>
        <w:jc w:val="left"/>
        <w:rPr>
          <w:b w:val="0"/>
        </w:rPr>
        <w:pPrChange w:id="193" w:author="Elias De Moraes Fernandes" w:date="2016-03-10T18:11:00Z">
          <w:pPr>
            <w:pStyle w:val="Style1"/>
            <w:tabs>
              <w:tab w:val="left" w:pos="851"/>
              <w:tab w:val="right" w:leader="dot" w:pos="8931"/>
            </w:tabs>
            <w:jc w:val="left"/>
          </w:pPr>
        </w:pPrChange>
      </w:pPr>
      <w:bookmarkStart w:id="194" w:name="_Ref445395587"/>
      <w:r w:rsidRPr="00C30A49">
        <w:rPr>
          <w:b w:val="0"/>
        </w:rPr>
        <w:lastRenderedPageBreak/>
        <w:t>Arte</w:t>
      </w:r>
      <w:r>
        <w:rPr>
          <w:b w:val="0"/>
        </w:rPr>
        <w:tab/>
      </w:r>
      <w:r w:rsidR="00EA19DA">
        <w:rPr>
          <w:b w:val="0"/>
        </w:rPr>
        <w:t>2</w:t>
      </w:r>
      <w:r w:rsidR="002E1958">
        <w:rPr>
          <w:b w:val="0"/>
        </w:rPr>
        <w:t>5</w:t>
      </w:r>
      <w:bookmarkEnd w:id="194"/>
    </w:p>
    <w:p w14:paraId="6ED958BC" w14:textId="52805667" w:rsidR="00F80583" w:rsidRPr="00C30A49" w:rsidRDefault="00F80583">
      <w:pPr>
        <w:pStyle w:val="Style1"/>
        <w:tabs>
          <w:tab w:val="left" w:pos="567"/>
          <w:tab w:val="right" w:leader="dot" w:pos="8931"/>
        </w:tabs>
        <w:jc w:val="left"/>
        <w:rPr>
          <w:b w:val="0"/>
        </w:rPr>
        <w:pPrChange w:id="195" w:author="Elias De Moraes Fernandes" w:date="2016-03-10T18:11:00Z">
          <w:pPr>
            <w:pStyle w:val="Style1"/>
            <w:tabs>
              <w:tab w:val="left" w:pos="851"/>
              <w:tab w:val="right" w:leader="dot" w:pos="8931"/>
            </w:tabs>
            <w:jc w:val="left"/>
          </w:pPr>
        </w:pPrChange>
      </w:pPr>
      <w:bookmarkStart w:id="196" w:name="_Ref445395601"/>
      <w:r w:rsidRPr="00C30A49">
        <w:rPr>
          <w:b w:val="0"/>
        </w:rPr>
        <w:t>Monetização</w:t>
      </w:r>
      <w:r>
        <w:rPr>
          <w:b w:val="0"/>
        </w:rPr>
        <w:tab/>
      </w:r>
      <w:r w:rsidR="00874399">
        <w:rPr>
          <w:b w:val="0"/>
        </w:rPr>
        <w:t>2</w:t>
      </w:r>
      <w:r w:rsidR="002E1958">
        <w:rPr>
          <w:b w:val="0"/>
        </w:rPr>
        <w:t>6</w:t>
      </w:r>
      <w:bookmarkEnd w:id="196"/>
    </w:p>
    <w:p w14:paraId="4763C030" w14:textId="7553FEE9" w:rsidR="00F80583" w:rsidRPr="003740B8" w:rsidRDefault="00F80583">
      <w:pPr>
        <w:pStyle w:val="Style1"/>
        <w:tabs>
          <w:tab w:val="left" w:pos="567"/>
          <w:tab w:val="right" w:leader="dot" w:pos="8931"/>
        </w:tabs>
        <w:jc w:val="left"/>
        <w:rPr>
          <w:b w:val="0"/>
        </w:rPr>
        <w:pPrChange w:id="197" w:author="Elias De Moraes Fernandes" w:date="2016-03-10T18:11:00Z">
          <w:pPr>
            <w:pStyle w:val="Style1"/>
            <w:tabs>
              <w:tab w:val="left" w:pos="851"/>
              <w:tab w:val="right" w:leader="dot" w:pos="8931"/>
            </w:tabs>
            <w:jc w:val="left"/>
          </w:pPr>
        </w:pPrChange>
      </w:pPr>
      <w:bookmarkStart w:id="198" w:name="_Ref445395611"/>
      <w:r w:rsidRPr="00C30A49">
        <w:rPr>
          <w:b w:val="0"/>
        </w:rPr>
        <w:t>Plataforma de distribuição</w:t>
      </w:r>
      <w:r>
        <w:rPr>
          <w:b w:val="0"/>
        </w:rPr>
        <w:tab/>
      </w:r>
      <w:r w:rsidR="00874399">
        <w:rPr>
          <w:b w:val="0"/>
        </w:rPr>
        <w:t>2</w:t>
      </w:r>
      <w:r w:rsidR="002E1958">
        <w:rPr>
          <w:b w:val="0"/>
        </w:rPr>
        <w:t>6</w:t>
      </w:r>
      <w:bookmarkEnd w:id="198"/>
    </w:p>
    <w:p w14:paraId="41810B0C" w14:textId="6939A0F5" w:rsidR="001D3349" w:rsidRPr="00C30A49" w:rsidDel="00D812C9" w:rsidRDefault="001D3349">
      <w:pPr>
        <w:pStyle w:val="Style1"/>
        <w:numPr>
          <w:ilvl w:val="0"/>
          <w:numId w:val="6"/>
        </w:numPr>
        <w:tabs>
          <w:tab w:val="right" w:leader="dot" w:pos="8931"/>
        </w:tabs>
        <w:jc w:val="left"/>
        <w:rPr>
          <w:del w:id="199" w:author="Elias De Moraes Fernandes" w:date="2016-03-10T18:11:00Z"/>
        </w:rPr>
      </w:pPr>
      <w:bookmarkStart w:id="200" w:name="_Ref445307963"/>
      <w:bookmarkStart w:id="201" w:name="_Ref445395864"/>
      <w:r w:rsidRPr="00C30A49">
        <w:t>CRONOGRAMA</w:t>
      </w:r>
      <w:bookmarkEnd w:id="200"/>
      <w:r w:rsidR="00A6748C">
        <w:tab/>
      </w:r>
      <w:r w:rsidR="00874399">
        <w:t>2</w:t>
      </w:r>
      <w:r w:rsidR="0050762D">
        <w:t>7</w:t>
      </w:r>
      <w:bookmarkEnd w:id="201"/>
    </w:p>
    <w:p w14:paraId="0E919A7D" w14:textId="177D11A2" w:rsidR="001D3349" w:rsidRPr="00C30A49" w:rsidRDefault="001D3349" w:rsidP="00D812C9">
      <w:pPr>
        <w:pStyle w:val="Style1"/>
        <w:numPr>
          <w:ilvl w:val="0"/>
          <w:numId w:val="6"/>
        </w:numPr>
        <w:tabs>
          <w:tab w:val="right" w:leader="dot" w:pos="8931"/>
        </w:tabs>
        <w:jc w:val="left"/>
      </w:pPr>
      <w:bookmarkStart w:id="202" w:name="_Ref445307976"/>
      <w:del w:id="203" w:author="Elias De Moraes Fernandes" w:date="2016-03-10T18:11:00Z">
        <w:r w:rsidRPr="00C30A49" w:rsidDel="00D812C9">
          <w:delText>CONSIDERAÇÕES FINAIS</w:delText>
        </w:r>
        <w:bookmarkEnd w:id="202"/>
        <w:r w:rsidR="00A6748C" w:rsidDel="00D812C9">
          <w:tab/>
        </w:r>
        <w:r w:rsidR="00874399" w:rsidDel="00D812C9">
          <w:delText>2</w:delText>
        </w:r>
        <w:r w:rsidR="0050762D" w:rsidDel="00D812C9">
          <w:delText>8</w:delText>
        </w:r>
      </w:del>
    </w:p>
    <w:p w14:paraId="28EE0142" w14:textId="54EA30C2" w:rsidR="0002122B" w:rsidRDefault="001D3349" w:rsidP="003740B8">
      <w:pPr>
        <w:pStyle w:val="Style1"/>
        <w:numPr>
          <w:ilvl w:val="0"/>
          <w:numId w:val="6"/>
        </w:numPr>
        <w:tabs>
          <w:tab w:val="right" w:leader="dot" w:pos="8931"/>
        </w:tabs>
        <w:jc w:val="left"/>
        <w:rPr>
          <w:b w:val="0"/>
        </w:rPr>
        <w:sectPr w:rsidR="0002122B" w:rsidSect="00A16219">
          <w:headerReference w:type="even" r:id="rId8"/>
          <w:headerReference w:type="default" r:id="rId9"/>
          <w:pgSz w:w="11906" w:h="16838"/>
          <w:pgMar w:top="1701" w:right="1133" w:bottom="1134" w:left="1701" w:header="709" w:footer="709" w:gutter="0"/>
          <w:pgNumType w:start="0"/>
          <w:cols w:space="708"/>
          <w:docGrid w:linePitch="360"/>
        </w:sectPr>
      </w:pPr>
      <w:r w:rsidRPr="00C30A49">
        <w:t>REFERÊNCIAS</w:t>
      </w:r>
      <w:r w:rsidR="00062620">
        <w:tab/>
      </w:r>
      <w:r w:rsidR="0050762D">
        <w:t>2</w:t>
      </w:r>
      <w:ins w:id="207" w:author="Elias De Moraes Fernandes" w:date="2016-03-10T18:11:00Z">
        <w:r w:rsidR="00D812C9">
          <w:t>8</w:t>
        </w:r>
      </w:ins>
      <w:del w:id="208" w:author="Elias De Moraes Fernandes" w:date="2016-03-10T18:11:00Z">
        <w:r w:rsidR="0050762D" w:rsidDel="00D812C9">
          <w:delText>9</w:delText>
        </w:r>
      </w:del>
    </w:p>
    <w:p w14:paraId="00AF7A63" w14:textId="09715174" w:rsidR="00916FC7" w:rsidDel="002B046A" w:rsidRDefault="005B1A58" w:rsidP="00171F7F">
      <w:pPr>
        <w:pStyle w:val="Palavras-chave"/>
        <w:spacing w:after="0" w:line="360" w:lineRule="auto"/>
        <w:jc w:val="both"/>
        <w:rPr>
          <w:del w:id="209" w:author="Elias De Moraes Fernandes" w:date="2016-03-11T16:30:00Z"/>
          <w:rFonts w:cs="Arial"/>
          <w:b/>
        </w:rPr>
      </w:pPr>
      <w:r>
        <w:rPr>
          <w:rFonts w:cs="Arial"/>
          <w:b/>
        </w:rPr>
        <w:lastRenderedPageBreak/>
        <w:fldChar w:fldCharType="begin"/>
      </w:r>
      <w:r>
        <w:rPr>
          <w:rFonts w:cs="Arial"/>
          <w:b/>
        </w:rPr>
        <w:instrText xml:space="preserve"> REF _Ref445311270 \w \h </w:instrText>
      </w:r>
      <w:r>
        <w:rPr>
          <w:rFonts w:cs="Arial"/>
          <w:b/>
        </w:rPr>
      </w:r>
      <w:r>
        <w:rPr>
          <w:rFonts w:cs="Arial"/>
          <w:b/>
        </w:rPr>
        <w:fldChar w:fldCharType="separate"/>
      </w:r>
      <w:r w:rsidR="00CF0D48">
        <w:rPr>
          <w:rFonts w:cs="Arial"/>
          <w:b/>
        </w:rPr>
        <w:t>1</w:t>
      </w:r>
      <w:r>
        <w:rPr>
          <w:rFonts w:cs="Arial"/>
          <w:b/>
        </w:rPr>
        <w:fldChar w:fldCharType="end"/>
      </w:r>
      <w:r w:rsidR="00171F7F">
        <w:rPr>
          <w:rFonts w:cs="Arial"/>
          <w:b/>
        </w:rPr>
        <w:tab/>
      </w:r>
      <w:r w:rsidR="00557DC1">
        <w:rPr>
          <w:rFonts w:cs="Arial"/>
          <w:b/>
        </w:rPr>
        <w:t>INTRODUÇÃO</w:t>
      </w:r>
      <w:r w:rsidR="0065333A">
        <w:rPr>
          <w:rFonts w:cs="Arial"/>
          <w:b/>
        </w:rPr>
        <w:t xml:space="preserve"> </w:t>
      </w:r>
    </w:p>
    <w:p w14:paraId="7885671F" w14:textId="0FFF2554" w:rsidR="00840F3C" w:rsidRDefault="00840F3C" w:rsidP="00B73B19">
      <w:pPr>
        <w:pStyle w:val="Palavras-chave"/>
        <w:spacing w:after="0" w:line="360" w:lineRule="auto"/>
        <w:jc w:val="both"/>
        <w:rPr>
          <w:rFonts w:cs="Arial"/>
          <w:b/>
        </w:rPr>
      </w:pPr>
    </w:p>
    <w:p w14:paraId="7CD57218" w14:textId="72E05CFF" w:rsidR="00B73B19" w:rsidDel="00DC2051" w:rsidRDefault="00C94268">
      <w:pPr>
        <w:pStyle w:val="Capitulos"/>
        <w:rPr>
          <w:ins w:id="210" w:author="A" w:date="2016-03-02T23:43:00Z"/>
          <w:del w:id="211" w:author="Elias De Moraes Fernandes" w:date="2016-03-03T11:03:00Z"/>
        </w:rPr>
        <w:pPrChange w:id="212" w:author="Elias De Moraes Fernandes" w:date="2016-03-11T18:06:00Z">
          <w:pPr>
            <w:pStyle w:val="Palavras-chave"/>
            <w:spacing w:after="0" w:line="360" w:lineRule="auto"/>
            <w:ind w:firstLine="1134"/>
            <w:jc w:val="both"/>
          </w:pPr>
        </w:pPrChange>
      </w:pPr>
      <w:commentRangeStart w:id="213"/>
      <w:del w:id="214" w:author="Elias De Moraes Fernandes" w:date="2016-03-03T11:03:00Z">
        <w:r w:rsidDel="00DC2051">
          <w:delText>Nos últimos anos, tem havido um crescente interesse em explorar a</w:delText>
        </w:r>
        <w:r w:rsidR="009070D3" w:rsidDel="00DC2051">
          <w:delText xml:space="preserve"> tecnologia no</w:delText>
        </w:r>
        <w:r w:rsidDel="00DC2051">
          <w:delText>s diversos setores da sociedade</w:delText>
        </w:r>
        <w:commentRangeEnd w:id="213"/>
        <w:r w:rsidR="00062FA2" w:rsidDel="00DC2051">
          <w:rPr>
            <w:rStyle w:val="CommentReference"/>
            <w:rFonts w:asciiTheme="minorHAnsi" w:eastAsiaTheme="minorHAnsi" w:hAnsiTheme="minorHAnsi" w:cstheme="minorBidi"/>
            <w:color w:val="auto"/>
          </w:rPr>
          <w:commentReference w:id="213"/>
        </w:r>
        <w:r w:rsidDel="00DC2051">
          <w:delText xml:space="preserve">. </w:delText>
        </w:r>
        <w:commentRangeStart w:id="215"/>
        <w:r w:rsidDel="00DC2051">
          <w:delText xml:space="preserve">Isso tem </w:delText>
        </w:r>
        <w:r w:rsidR="009070D3" w:rsidDel="00DC2051">
          <w:delText xml:space="preserve">sido fundamental para criação de novos conceitos, formas de </w:delText>
        </w:r>
        <w:r w:rsidR="001C2719" w:rsidDel="00DC2051">
          <w:delText>ensino e aprendizado</w:delText>
        </w:r>
        <w:r w:rsidR="009070D3" w:rsidDel="00DC2051">
          <w:delText>.</w:delText>
        </w:r>
        <w:commentRangeEnd w:id="215"/>
        <w:r w:rsidR="00062FA2" w:rsidDel="00DC2051">
          <w:rPr>
            <w:rStyle w:val="CommentReference"/>
            <w:rFonts w:asciiTheme="minorHAnsi" w:eastAsiaTheme="minorHAnsi" w:hAnsiTheme="minorHAnsi" w:cstheme="minorBidi"/>
            <w:color w:val="auto"/>
          </w:rPr>
          <w:commentReference w:id="215"/>
        </w:r>
        <w:r w:rsidR="008946AA" w:rsidDel="00DC2051">
          <w:delText xml:space="preserve"> Assim como o computador é comumente usado para educar nos dias atuais, os dispositivos móveis tem sido um grande aliado nessa jornada, sendo essa ferramenta de transformação educacional muito importante na transmissão de novos conhecimentos.</w:delText>
        </w:r>
      </w:del>
    </w:p>
    <w:p w14:paraId="4A02C072" w14:textId="5234581F" w:rsidR="00062FA2" w:rsidDel="00DC2051" w:rsidRDefault="002214B5">
      <w:pPr>
        <w:pStyle w:val="Capitulos"/>
        <w:rPr>
          <w:ins w:id="216" w:author="A" w:date="2016-03-02T23:43:00Z"/>
          <w:del w:id="217" w:author="Elias De Moraes Fernandes" w:date="2016-03-03T11:03:00Z"/>
        </w:rPr>
        <w:pPrChange w:id="218" w:author="Elias De Moraes Fernandes" w:date="2016-03-11T18:06:00Z">
          <w:pPr>
            <w:pStyle w:val="Palavras-chave"/>
            <w:spacing w:after="0" w:line="360" w:lineRule="auto"/>
            <w:jc w:val="both"/>
          </w:pPr>
        </w:pPrChange>
      </w:pPr>
      <w:ins w:id="219" w:author="Elias De Moraes Fernandes" w:date="2016-03-03T11:03:00Z">
        <w:r>
          <w:tab/>
        </w:r>
      </w:ins>
      <w:del w:id="220" w:author="Elias De Moraes Fernandes" w:date="2016-03-11T15:52:00Z">
        <w:r w:rsidR="00062FA2" w:rsidDel="00FC1860">
          <w:delText xml:space="preserve">Atualmente, não apenas </w:delText>
        </w:r>
        <w:r w:rsidR="001F3145" w:rsidDel="00FC1860">
          <w:delText>os computadores têm</w:delText>
        </w:r>
        <w:r w:rsidR="00062FA2" w:rsidDel="00FC1860">
          <w:delText xml:space="preserve"> sido </w:delText>
        </w:r>
      </w:del>
      <w:del w:id="221" w:author="Elias De Moraes Fernandes" w:date="2016-03-04T10:00:00Z">
        <w:r w:rsidR="00062FA2" w:rsidDel="00E52A61">
          <w:delText>utilizado</w:delText>
        </w:r>
      </w:del>
      <w:del w:id="222" w:author="Elias De Moraes Fernandes" w:date="2016-03-11T15:52:00Z">
        <w:r w:rsidR="00062FA2" w:rsidDel="00FC1860">
          <w:delText xml:space="preserve"> para o processo de ensino-aprendizado. Com o advento das </w:delText>
        </w:r>
      </w:del>
      <w:del w:id="223" w:author="Elias De Moraes Fernandes" w:date="2016-03-11T15:20:00Z">
        <w:r w:rsidR="00062FA2" w:rsidDel="0093370A">
          <w:delText>N</w:delText>
        </w:r>
      </w:del>
      <w:del w:id="224" w:author="Elias De Moraes Fernandes" w:date="2016-03-11T15:52:00Z">
        <w:r w:rsidR="00062FA2" w:rsidDel="00FC1860">
          <w:delText>ovas Tecnologias da Informação e Comunicação (TIC), diversas outras tem sido empregada para o mesmo fim como os dispositivos móveis. Es</w:delText>
        </w:r>
      </w:del>
      <w:del w:id="225" w:author="Elias De Moraes Fernandes" w:date="2016-03-11T15:50:00Z">
        <w:r w:rsidR="00062FA2" w:rsidDel="00FC1860">
          <w:delText>te</w:delText>
        </w:r>
      </w:del>
      <w:del w:id="226" w:author="Elias De Moraes Fernandes" w:date="2016-03-11T15:52:00Z">
        <w:r w:rsidR="00062FA2" w:rsidDel="00FC1860">
          <w:delText xml:space="preserve">s tem </w:delText>
        </w:r>
      </w:del>
      <w:del w:id="227" w:author="Elias De Moraes Fernandes" w:date="2016-03-11T15:50:00Z">
        <w:r w:rsidR="00062FA2" w:rsidDel="00FC1860">
          <w:delText xml:space="preserve">uma </w:delText>
        </w:r>
      </w:del>
      <w:del w:id="228" w:author="Elias De Moraes Fernandes" w:date="2016-03-11T15:52:00Z">
        <w:r w:rsidR="00062FA2" w:rsidDel="00FC1860">
          <w:delText xml:space="preserve">vantagem </w:delText>
        </w:r>
      </w:del>
      <w:del w:id="229" w:author="Elias De Moraes Fernandes" w:date="2016-03-11T15:50:00Z">
        <w:r w:rsidR="00062FA2" w:rsidDel="00FC1860">
          <w:delText>d</w:delText>
        </w:r>
      </w:del>
      <w:del w:id="230" w:author="Elias De Moraes Fernandes" w:date="2016-03-11T15:52:00Z">
        <w:r w:rsidR="00062FA2" w:rsidDel="00FC1860">
          <w:delText>a mobilidade e podem ser acessados em qualquer lugar, diferente do computador pessoal, por exemplo</w:delText>
        </w:r>
      </w:del>
      <w:del w:id="231" w:author="Elias De Moraes Fernandes" w:date="2016-03-11T15:50:00Z">
        <w:r w:rsidR="00E50BC6" w:rsidDel="00FC1860">
          <w:delText xml:space="preserve">, </w:delText>
        </w:r>
      </w:del>
    </w:p>
    <w:p w14:paraId="669DB698" w14:textId="61A48EA0" w:rsidR="00062FA2" w:rsidDel="001C280D" w:rsidRDefault="001F3145">
      <w:pPr>
        <w:pStyle w:val="Capitulos"/>
        <w:rPr>
          <w:del w:id="232" w:author="Elias De Moraes Fernandes" w:date="2016-03-11T15:15:00Z"/>
        </w:rPr>
        <w:pPrChange w:id="233" w:author="Elias De Moraes Fernandes" w:date="2016-03-11T18:06:00Z">
          <w:pPr>
            <w:pStyle w:val="Palavras-chave"/>
            <w:spacing w:after="0" w:line="360" w:lineRule="auto"/>
            <w:jc w:val="both"/>
          </w:pPr>
        </w:pPrChange>
      </w:pPr>
      <w:del w:id="234" w:author="Elias De Moraes Fernandes" w:date="2016-03-11T15:50:00Z">
        <w:r w:rsidDel="00FC1860">
          <w:delText xml:space="preserve">além de possuir poder de processamento semelhante ou </w:delText>
        </w:r>
      </w:del>
      <w:del w:id="235" w:author="Elias De Moraes Fernandes" w:date="2016-03-04T10:00:00Z">
        <w:r w:rsidDel="002B33BD">
          <w:delText>até melhor</w:delText>
        </w:r>
      </w:del>
      <w:del w:id="236" w:author="Elias De Moraes Fernandes" w:date="2016-03-11T15:52:00Z">
        <w:r w:rsidDel="00FC1860">
          <w:delText>.</w:delText>
        </w:r>
      </w:del>
    </w:p>
    <w:p w14:paraId="342E5D8B" w14:textId="0AAF5353" w:rsidR="008946AA" w:rsidRPr="001C2719" w:rsidRDefault="008946AA">
      <w:pPr>
        <w:pStyle w:val="Capitulos"/>
        <w:pPrChange w:id="237" w:author="Elias De Moraes Fernandes" w:date="2016-03-11T18:06:00Z">
          <w:pPr>
            <w:pStyle w:val="Introdespacamento"/>
          </w:pPr>
        </w:pPrChange>
      </w:pPr>
      <w:del w:id="238" w:author="Elias De Moraes Fernandes" w:date="2016-03-11T15:52:00Z">
        <w:r w:rsidRPr="001C2719" w:rsidDel="00FC1860">
          <w:delText>De acordo com Tarouco (2004), a importância do uso dos computadores e das novas tecnologias na educação deve-se hoje não somente ao impacto desta</w:delText>
        </w:r>
      </w:del>
      <w:ins w:id="239" w:author="A" w:date="2016-03-02T23:45:00Z">
        <w:del w:id="240" w:author="Elias De Moraes Fernandes" w:date="2016-03-03T10:59:00Z">
          <w:r w:rsidR="00062FA2" w:rsidDel="0049475B">
            <w:delText>s</w:delText>
          </w:r>
        </w:del>
      </w:ins>
      <w:del w:id="241" w:author="Elias De Moraes Fernandes" w:date="2016-03-11T15:52:00Z">
        <w:r w:rsidRPr="001C2719" w:rsidDel="00FC1860">
          <w:delText xml:space="preserve"> </w:delText>
        </w:r>
      </w:del>
      <w:ins w:id="242" w:author="A" w:date="2016-03-02T23:45:00Z">
        <w:del w:id="243" w:author="Elias De Moraes Fernandes" w:date="2016-03-03T10:59:00Z">
          <w:r w:rsidR="00062FA2" w:rsidDel="0049475B">
            <w:delText>tecnologias (</w:delText>
          </w:r>
        </w:del>
      </w:ins>
      <w:del w:id="244" w:author="Elias De Moraes Fernandes" w:date="2016-03-03T10:59:00Z">
        <w:r w:rsidRPr="001C2719" w:rsidDel="0049475B">
          <w:delText>ferramenta</w:delText>
        </w:r>
      </w:del>
      <w:ins w:id="245" w:author="A" w:date="2016-03-02T23:45:00Z">
        <w:del w:id="246" w:author="Elias De Moraes Fernandes" w:date="2016-03-03T10:59:00Z">
          <w:r w:rsidR="00062FA2" w:rsidDel="0049475B">
            <w:delText>s)</w:delText>
          </w:r>
        </w:del>
      </w:ins>
      <w:del w:id="247" w:author="Elias De Moraes Fernandes" w:date="2016-03-03T10:59:00Z">
        <w:r w:rsidRPr="001C2719" w:rsidDel="0049475B">
          <w:delText xml:space="preserve"> </w:delText>
        </w:r>
      </w:del>
      <w:del w:id="248" w:author="Elias De Moraes Fernandes" w:date="2016-03-11T15:52:00Z">
        <w:r w:rsidR="0049475B" w:rsidDel="00FC1860">
          <w:delText>tecnologias (</w:delText>
        </w:r>
        <w:r w:rsidR="0049475B" w:rsidRPr="001C2719" w:rsidDel="00FC1860">
          <w:delText>ferramenta</w:delText>
        </w:r>
        <w:r w:rsidR="0049475B" w:rsidDel="00FC1860">
          <w:delText>s)</w:delText>
        </w:r>
        <w:r w:rsidR="0049475B" w:rsidRPr="001C2719" w:rsidDel="00FC1860">
          <w:delText xml:space="preserve"> </w:delText>
        </w:r>
        <w:r w:rsidRPr="001C2719" w:rsidDel="00FC1860">
          <w:delText>na nossa sociedade e às novas exigências sociais e culturais que se impõe, mas também ao surgimento da Tecnologia Educativa.</w:delText>
        </w:r>
      </w:del>
      <w:r w:rsidRPr="001C2719">
        <w:t xml:space="preserve"> </w:t>
      </w:r>
    </w:p>
    <w:p w14:paraId="16DF4B99" w14:textId="77777777" w:rsidR="00AF0429" w:rsidRDefault="00AF0429">
      <w:pPr>
        <w:pStyle w:val="Capitulos"/>
        <w:rPr>
          <w:ins w:id="249" w:author="Elias De Moraes Fernandes" w:date="2016-03-11T21:26:00Z"/>
        </w:rPr>
        <w:pPrChange w:id="250" w:author="Elias De Moraes Fernandes" w:date="2016-03-11T18:06:00Z">
          <w:pPr>
            <w:pStyle w:val="Introdespacamento"/>
            <w:ind w:firstLine="851"/>
          </w:pPr>
        </w:pPrChange>
      </w:pPr>
      <w:ins w:id="251" w:author="Elias De Moraes Fernandes" w:date="2016-03-11T21:26:00Z">
        <w:r w:rsidRPr="00AF0429">
          <w:rPr>
            <w:rPrChange w:id="252" w:author="Elias De Moraes Fernandes" w:date="2016-03-11T21:26:00Z">
              <w:rPr>
                <w:rFonts w:ascii="Helvetica Neue" w:hAnsi="Helvetica Neue" w:cs="Helvetica Neue"/>
                <w:color w:val="191919"/>
                <w:sz w:val="26"/>
                <w:szCs w:val="26"/>
              </w:rPr>
            </w:rPrChange>
          </w:rPr>
          <w:t>É notório tanto o aumento da população como dos resíduos sólidos urbanos no Brasil (Nuernberg, 2014). Esse fato gera preocupação com relação ao alto índice de destinação irregular desses resíduos bem como a falta de mecanismos para auxiliar na decomposição ecologicamente corretas desses resíduos, como é o caso da vermicompostagem (técnica que usa minhoca para produzir humus e adubar a terra).</w:t>
        </w:r>
      </w:ins>
    </w:p>
    <w:p w14:paraId="1EA57DAA" w14:textId="0F63F471" w:rsidR="00955CDC" w:rsidRPr="00D53553" w:rsidDel="001D50DF" w:rsidRDefault="00955CDC">
      <w:pPr>
        <w:pStyle w:val="Capitulos"/>
        <w:rPr>
          <w:del w:id="253" w:author="Elias De Moraes Fernandes" w:date="2016-03-11T15:40:00Z"/>
          <w:rPrChange w:id="254" w:author="Elias De Moraes Fernandes" w:date="2016-03-11T18:06:00Z">
            <w:rPr>
              <w:del w:id="255" w:author="Elias De Moraes Fernandes" w:date="2016-03-11T15:40:00Z"/>
            </w:rPr>
          </w:rPrChange>
        </w:rPr>
        <w:pPrChange w:id="256" w:author="Elias De Moraes Fernandes" w:date="2016-03-11T18:06:00Z">
          <w:pPr>
            <w:pStyle w:val="Introdespacamento"/>
          </w:pPr>
        </w:pPrChange>
      </w:pPr>
      <w:del w:id="257" w:author="A" w:date="2016-03-02T23:46:00Z">
        <w:r w:rsidRPr="00D53553" w:rsidDel="00062FA2">
          <w:rPr>
            <w:rPrChange w:id="258" w:author="Elias De Moraes Fernandes" w:date="2016-03-11T18:06:00Z">
              <w:rPr/>
            </w:rPrChange>
          </w:rPr>
          <w:delText>A ideia</w:delText>
        </w:r>
        <w:r w:rsidR="000F0292" w:rsidRPr="00D53553" w:rsidDel="00062FA2">
          <w:rPr>
            <w:rPrChange w:id="259" w:author="Elias De Moraes Fernandes" w:date="2016-03-11T18:06:00Z">
              <w:rPr/>
            </w:rPrChange>
          </w:rPr>
          <w:delText xml:space="preserve"> de criar um jogo </w:delText>
        </w:r>
        <w:r w:rsidR="00CF7A94" w:rsidRPr="00D53553" w:rsidDel="00062FA2">
          <w:rPr>
            <w:rPrChange w:id="260" w:author="Elias De Moraes Fernandes" w:date="2016-03-11T18:06:00Z">
              <w:rPr/>
            </w:rPrChange>
          </w:rPr>
          <w:delText xml:space="preserve">digital </w:delText>
        </w:r>
        <w:r w:rsidR="000F0292" w:rsidRPr="00D53553" w:rsidDel="00062FA2">
          <w:rPr>
            <w:rPrChange w:id="261" w:author="Elias De Moraes Fernandes" w:date="2016-03-11T18:06:00Z">
              <w:rPr/>
            </w:rPrChange>
          </w:rPr>
          <w:delText>educativo</w:delText>
        </w:r>
        <w:r w:rsidRPr="00D53553" w:rsidDel="00062FA2">
          <w:rPr>
            <w:rPrChange w:id="262" w:author="Elias De Moraes Fernandes" w:date="2016-03-11T18:06:00Z">
              <w:rPr/>
            </w:rPrChange>
          </w:rPr>
          <w:delText xml:space="preserve"> surgiu da necessidade de ensinar e conscientizar </w:delText>
        </w:r>
        <w:r w:rsidR="000F0292" w:rsidRPr="00D53553" w:rsidDel="00062FA2">
          <w:rPr>
            <w:rPrChange w:id="263" w:author="Elias De Moraes Fernandes" w:date="2016-03-11T18:06:00Z">
              <w:rPr/>
            </w:rPrChange>
          </w:rPr>
          <w:delText xml:space="preserve">sobre a importância da gestão de resíduos no Brasil, </w:delText>
        </w:r>
      </w:del>
      <w:del w:id="264" w:author="A" w:date="2016-03-02T23:47:00Z">
        <w:r w:rsidR="000F0292" w:rsidRPr="00D53553" w:rsidDel="00062FA2">
          <w:rPr>
            <w:rPrChange w:id="265" w:author="Elias De Moraes Fernandes" w:date="2016-03-11T18:06:00Z">
              <w:rPr/>
            </w:rPrChange>
          </w:rPr>
          <w:delText xml:space="preserve">que </w:delText>
        </w:r>
        <w:r w:rsidR="000E0466" w:rsidRPr="00D53553" w:rsidDel="00062FA2">
          <w:rPr>
            <w:rPrChange w:id="266" w:author="Elias De Moraes Fernandes" w:date="2016-03-11T18:06:00Z">
              <w:rPr/>
            </w:rPrChange>
          </w:rPr>
          <w:delText>s</w:delText>
        </w:r>
      </w:del>
      <w:ins w:id="267" w:author="A" w:date="2016-03-02T23:47:00Z">
        <w:del w:id="268" w:author="Elias De Moraes Fernandes" w:date="2016-03-03T10:59:00Z">
          <w:r w:rsidR="00062FA2" w:rsidRPr="00D53553" w:rsidDel="0049475B">
            <w:rPr>
              <w:rPrChange w:id="269" w:author="Elias De Moraes Fernandes" w:date="2016-03-11T18:06:00Z">
                <w:rPr/>
              </w:rPrChange>
            </w:rPr>
            <w:delText>S</w:delText>
          </w:r>
        </w:del>
      </w:ins>
      <w:ins w:id="270" w:author="Elias De Moraes Fernandes" w:date="2016-03-03T10:59:00Z">
        <w:r w:rsidR="0049475B" w:rsidRPr="00D53553">
          <w:rPr>
            <w:rPrChange w:id="271" w:author="Elias De Moraes Fernandes" w:date="2016-03-11T18:06:00Z">
              <w:rPr/>
            </w:rPrChange>
          </w:rPr>
          <w:t>S</w:t>
        </w:r>
      </w:ins>
      <w:r w:rsidR="000E0466" w:rsidRPr="00D53553">
        <w:rPr>
          <w:rPrChange w:id="272" w:author="Elias De Moraes Fernandes" w:date="2016-03-11T18:06:00Z">
            <w:rPr/>
          </w:rPrChange>
        </w:rPr>
        <w:t>egundo Nuernberg (2014</w:t>
      </w:r>
      <w:r w:rsidR="0049475B" w:rsidRPr="00D53553">
        <w:rPr>
          <w:rPrChange w:id="273" w:author="Elias De Moraes Fernandes" w:date="2016-03-11T18:06:00Z">
            <w:rPr/>
          </w:rPrChange>
        </w:rPr>
        <w:t xml:space="preserve">), </w:t>
      </w:r>
      <w:r w:rsidR="000F0292" w:rsidRPr="00D53553">
        <w:rPr>
          <w:rPrChange w:id="274" w:author="Elias De Moraes Fernandes" w:date="2016-03-11T18:06:00Z">
            <w:rPr/>
          </w:rPrChange>
        </w:rPr>
        <w:t xml:space="preserve">atualmente </w:t>
      </w:r>
      <w:ins w:id="275" w:author="A" w:date="2016-03-02T23:47:00Z">
        <w:del w:id="276" w:author="Elias De Moraes Fernandes" w:date="2016-03-03T10:55:00Z">
          <w:r w:rsidR="00062FA2" w:rsidRPr="00D53553" w:rsidDel="00A17095">
            <w:rPr>
              <w:rPrChange w:id="277" w:author="Elias De Moraes Fernandes" w:date="2016-03-11T18:06:00Z">
                <w:rPr/>
              </w:rPrChange>
            </w:rPr>
            <w:delText>o Brasil</w:delText>
          </w:r>
        </w:del>
      </w:ins>
      <w:r w:rsidR="00A17095" w:rsidRPr="00D53553">
        <w:rPr>
          <w:rPrChange w:id="278" w:author="Elias De Moraes Fernandes" w:date="2016-03-11T18:06:00Z">
            <w:rPr/>
          </w:rPrChange>
        </w:rPr>
        <w:t xml:space="preserve">o </w:t>
      </w:r>
      <w:del w:id="279" w:author="Elias De Moraes Fernandes" w:date="2016-03-11T17:46:00Z">
        <w:r w:rsidR="00A17095" w:rsidRPr="00D53553" w:rsidDel="009E3135">
          <w:rPr>
            <w:rPrChange w:id="280" w:author="Elias De Moraes Fernandes" w:date="2016-03-11T18:06:00Z">
              <w:rPr/>
            </w:rPrChange>
          </w:rPr>
          <w:delText>Brasil</w:delText>
        </w:r>
      </w:del>
      <w:ins w:id="281" w:author="A" w:date="2016-03-02T23:47:00Z">
        <w:del w:id="282" w:author="Elias De Moraes Fernandes" w:date="2016-03-11T17:46:00Z">
          <w:r w:rsidR="00062FA2" w:rsidRPr="00D53553" w:rsidDel="009E3135">
            <w:rPr>
              <w:rPrChange w:id="283" w:author="Elias De Moraes Fernandes" w:date="2016-03-11T18:06:00Z">
                <w:rPr/>
              </w:rPrChange>
            </w:rPr>
            <w:delText xml:space="preserve"> </w:delText>
          </w:r>
        </w:del>
      </w:ins>
      <w:ins w:id="284" w:author="Elias De Moraes Fernandes" w:date="2016-03-11T17:46:00Z">
        <w:r w:rsidR="009E3135" w:rsidRPr="00D53553">
          <w:rPr>
            <w:rPrChange w:id="285" w:author="Elias De Moraes Fernandes" w:date="2016-03-11T18:06:00Z">
              <w:rPr/>
            </w:rPrChange>
          </w:rPr>
          <w:t xml:space="preserve">país </w:t>
        </w:r>
      </w:ins>
      <w:r w:rsidR="000F0292" w:rsidRPr="00D53553">
        <w:rPr>
          <w:rPrChange w:id="286" w:author="Elias De Moraes Fernandes" w:date="2016-03-11T18:06:00Z">
            <w:rPr/>
          </w:rPrChange>
        </w:rPr>
        <w:t xml:space="preserve">carece por serviços básicos (coleta e destinação adequada) e orientação para população de </w:t>
      </w:r>
      <w:del w:id="287" w:author="Elias De Moraes Fernandes" w:date="2016-03-04T10:01:00Z">
        <w:r w:rsidR="000F0292" w:rsidRPr="00D53553" w:rsidDel="00AC3138">
          <w:rPr>
            <w:rPrChange w:id="288" w:author="Elias De Moraes Fernandes" w:date="2016-03-11T18:06:00Z">
              <w:rPr/>
            </w:rPrChange>
          </w:rPr>
          <w:delText xml:space="preserve">como </w:delText>
        </w:r>
      </w:del>
      <w:r w:rsidR="000F0292" w:rsidRPr="00D53553">
        <w:rPr>
          <w:rPrChange w:id="289" w:author="Elias De Moraes Fernandes" w:date="2016-03-11T18:06:00Z">
            <w:rPr/>
          </w:rPrChange>
        </w:rPr>
        <w:t>proced</w:t>
      </w:r>
      <w:ins w:id="290" w:author="Elias De Moraes Fernandes" w:date="2016-03-04T10:01:00Z">
        <w:r w:rsidR="00AC3138" w:rsidRPr="00D53553">
          <w:rPr>
            <w:rPrChange w:id="291" w:author="Elias De Moraes Fernandes" w:date="2016-03-11T18:06:00Z">
              <w:rPr/>
            </w:rPrChange>
          </w:rPr>
          <w:t>imento</w:t>
        </w:r>
      </w:ins>
      <w:del w:id="292" w:author="Elias De Moraes Fernandes" w:date="2016-03-04T10:01:00Z">
        <w:r w:rsidR="000F0292" w:rsidRPr="00D53553" w:rsidDel="00AC3138">
          <w:rPr>
            <w:rPrChange w:id="293" w:author="Elias De Moraes Fernandes" w:date="2016-03-11T18:06:00Z">
              <w:rPr/>
            </w:rPrChange>
          </w:rPr>
          <w:delText>er</w:delText>
        </w:r>
      </w:del>
      <w:r w:rsidR="000F0292" w:rsidRPr="00D53553">
        <w:rPr>
          <w:rPrChange w:id="294" w:author="Elias De Moraes Fernandes" w:date="2016-03-11T18:06:00Z">
            <w:rPr/>
          </w:rPrChange>
        </w:rPr>
        <w:t xml:space="preserve"> </w:t>
      </w:r>
      <w:del w:id="295" w:author="Elias De Moraes Fernandes" w:date="2016-03-04T10:02:00Z">
        <w:r w:rsidR="000F0292" w:rsidRPr="00D53553" w:rsidDel="00AC3138">
          <w:rPr>
            <w:rPrChange w:id="296" w:author="Elias De Moraes Fernandes" w:date="2016-03-11T18:06:00Z">
              <w:rPr/>
            </w:rPrChange>
          </w:rPr>
          <w:delText>a fim de reduzir</w:delText>
        </w:r>
      </w:del>
      <w:ins w:id="297" w:author="Elias De Moraes Fernandes" w:date="2016-03-04T10:02:00Z">
        <w:r w:rsidR="00AC3138" w:rsidRPr="00D53553">
          <w:rPr>
            <w:rPrChange w:id="298" w:author="Elias De Moraes Fernandes" w:date="2016-03-11T18:06:00Z">
              <w:rPr/>
            </w:rPrChange>
          </w:rPr>
          <w:t xml:space="preserve">com finalidade de reduzir </w:t>
        </w:r>
      </w:ins>
      <w:del w:id="299" w:author="Elias De Moraes Fernandes" w:date="2016-03-04T10:02:00Z">
        <w:r w:rsidR="000F0292" w:rsidRPr="00D53553" w:rsidDel="00AC3138">
          <w:rPr>
            <w:rPrChange w:id="300" w:author="Elias De Moraes Fernandes" w:date="2016-03-11T18:06:00Z">
              <w:rPr/>
            </w:rPrChange>
          </w:rPr>
          <w:delText xml:space="preserve"> </w:delText>
        </w:r>
      </w:del>
      <w:r w:rsidR="000F0292" w:rsidRPr="00D53553">
        <w:rPr>
          <w:rPrChange w:id="301" w:author="Elias De Moraes Fernandes" w:date="2016-03-11T18:06:00Z">
            <w:rPr/>
          </w:rPrChange>
        </w:rPr>
        <w:t>a contaminação do meio ambiente, diminuir o impacto na saúde pública entre outros fatores</w:t>
      </w:r>
      <w:ins w:id="302" w:author="A" w:date="2016-03-02T23:47:00Z">
        <w:del w:id="303" w:author="Elias De Moraes Fernandes" w:date="2016-03-03T10:59:00Z">
          <w:r w:rsidR="00062FA2" w:rsidRPr="00D53553" w:rsidDel="0049475B">
            <w:rPr>
              <w:rPrChange w:id="304" w:author="Elias De Moraes Fernandes" w:date="2016-03-11T18:06:00Z">
                <w:rPr/>
              </w:rPrChange>
            </w:rPr>
            <w:delText>, são de suma importância. Deste modo, surgiu a ideia de criar um jogo digital educativo surgiu da necessidade de ensinar e conscientizar sobre a importância da gestão de resíduos no Brasil</w:delText>
          </w:r>
        </w:del>
      </w:ins>
      <w:del w:id="305" w:author="Elias De Moraes Fernandes" w:date="2016-03-11T17:51:00Z">
        <w:r w:rsidR="0049475B" w:rsidRPr="00D53553" w:rsidDel="00994539">
          <w:rPr>
            <w:rPrChange w:id="306" w:author="Elias De Moraes Fernandes" w:date="2016-03-11T18:06:00Z">
              <w:rPr/>
            </w:rPrChange>
          </w:rPr>
          <w:delText>, são de suma importância</w:delText>
        </w:r>
      </w:del>
      <w:r w:rsidR="0049475B" w:rsidRPr="00D53553">
        <w:rPr>
          <w:rPrChange w:id="307" w:author="Elias De Moraes Fernandes" w:date="2016-03-11T18:06:00Z">
            <w:rPr/>
          </w:rPrChange>
        </w:rPr>
        <w:t>.</w:t>
      </w:r>
      <w:del w:id="308" w:author="Elias De Moraes Fernandes" w:date="2016-03-11T15:40:00Z">
        <w:r w:rsidR="0049475B" w:rsidRPr="00D53553" w:rsidDel="001D50DF">
          <w:rPr>
            <w:rPrChange w:id="309" w:author="Elias De Moraes Fernandes" w:date="2016-03-11T18:06:00Z">
              <w:rPr/>
            </w:rPrChange>
          </w:rPr>
          <w:delText xml:space="preserve"> </w:delText>
        </w:r>
      </w:del>
      <w:del w:id="310" w:author="Elias De Moraes Fernandes" w:date="2016-03-11T15:16:00Z">
        <w:r w:rsidR="0049475B" w:rsidRPr="00D53553" w:rsidDel="0093370A">
          <w:rPr>
            <w:rPrChange w:id="311" w:author="Elias De Moraes Fernandes" w:date="2016-03-11T18:06:00Z">
              <w:rPr/>
            </w:rPrChange>
          </w:rPr>
          <w:delText xml:space="preserve">Deste modo, surgiu a ideia de </w:delText>
        </w:r>
      </w:del>
      <w:del w:id="312" w:author="Elias De Moraes Fernandes" w:date="2016-03-11T15:40:00Z">
        <w:r w:rsidR="0049475B" w:rsidRPr="00D53553" w:rsidDel="001D50DF">
          <w:rPr>
            <w:rPrChange w:id="313" w:author="Elias De Moraes Fernandes" w:date="2016-03-11T18:06:00Z">
              <w:rPr/>
            </w:rPrChange>
          </w:rPr>
          <w:delText xml:space="preserve">criar um jogo digital educativo </w:delText>
        </w:r>
      </w:del>
      <w:del w:id="314" w:author="Elias De Moraes Fernandes" w:date="2016-03-04T10:04:00Z">
        <w:r w:rsidR="0049475B" w:rsidRPr="00D53553" w:rsidDel="00BC34B5">
          <w:rPr>
            <w:rPrChange w:id="315" w:author="Elias De Moraes Fernandes" w:date="2016-03-11T18:06:00Z">
              <w:rPr/>
            </w:rPrChange>
          </w:rPr>
          <w:delText xml:space="preserve">surgiu </w:delText>
        </w:r>
      </w:del>
      <w:del w:id="316" w:author="Elias De Moraes Fernandes" w:date="2016-03-11T15:40:00Z">
        <w:r w:rsidR="0049475B" w:rsidRPr="00D53553" w:rsidDel="001D50DF">
          <w:rPr>
            <w:rPrChange w:id="317" w:author="Elias De Moraes Fernandes" w:date="2016-03-11T18:06:00Z">
              <w:rPr/>
            </w:rPrChange>
          </w:rPr>
          <w:delText>da necessidade de ensinar e conscientizar sobre a importância da gestão de resíduos no Brasil</w:delText>
        </w:r>
        <w:r w:rsidR="00A17095" w:rsidRPr="00D53553" w:rsidDel="001D50DF">
          <w:rPr>
            <w:rPrChange w:id="318" w:author="Elias De Moraes Fernandes" w:date="2016-03-11T18:06:00Z">
              <w:rPr/>
            </w:rPrChange>
          </w:rPr>
          <w:delText>.</w:delText>
        </w:r>
      </w:del>
      <w:ins w:id="319" w:author="A" w:date="2016-03-02T23:47:00Z">
        <w:del w:id="320" w:author="Elias De Moraes Fernandes" w:date="2016-03-03T10:58:00Z">
          <w:r w:rsidR="00062FA2" w:rsidRPr="00D53553" w:rsidDel="00A17095">
            <w:rPr>
              <w:rPrChange w:id="321" w:author="Elias De Moraes Fernandes" w:date="2016-03-11T18:06:00Z">
                <w:rPr/>
              </w:rPrChange>
            </w:rPr>
            <w:delText>,</w:delText>
          </w:r>
        </w:del>
      </w:ins>
      <w:del w:id="322" w:author="Elias De Moraes Fernandes" w:date="2016-03-11T15:40:00Z">
        <w:r w:rsidR="000F0292" w:rsidRPr="00D53553" w:rsidDel="001D50DF">
          <w:rPr>
            <w:rPrChange w:id="323" w:author="Elias De Moraes Fernandes" w:date="2016-03-11T18:06:00Z">
              <w:rPr/>
            </w:rPrChange>
          </w:rPr>
          <w:delText>.</w:delText>
        </w:r>
      </w:del>
      <w:ins w:id="324" w:author="A" w:date="2016-03-02T23:47:00Z">
        <w:del w:id="325" w:author="Elias De Moraes Fernandes" w:date="2016-03-11T15:40:00Z">
          <w:r w:rsidR="00062FA2" w:rsidRPr="00D53553" w:rsidDel="001D50DF">
            <w:rPr>
              <w:rPrChange w:id="326" w:author="Elias De Moraes Fernandes" w:date="2016-03-11T18:06:00Z">
                <w:rPr/>
              </w:rPrChange>
            </w:rPr>
            <w:delText xml:space="preserve"> </w:delText>
          </w:r>
        </w:del>
      </w:ins>
    </w:p>
    <w:p w14:paraId="35B950BF" w14:textId="77777777" w:rsidR="0002143E" w:rsidRPr="00D53553" w:rsidRDefault="00823FF9">
      <w:pPr>
        <w:pStyle w:val="Capitulos"/>
        <w:rPr>
          <w:ins w:id="327" w:author="Elias De Moraes Fernandes" w:date="2016-03-11T17:52:00Z"/>
          <w:rPrChange w:id="328" w:author="Elias De Moraes Fernandes" w:date="2016-03-11T18:06:00Z">
            <w:rPr>
              <w:ins w:id="329" w:author="Elias De Moraes Fernandes" w:date="2016-03-11T17:52:00Z"/>
            </w:rPr>
          </w:rPrChange>
        </w:rPr>
        <w:pPrChange w:id="330" w:author="Elias De Moraes Fernandes" w:date="2016-03-11T18:06:00Z">
          <w:pPr>
            <w:pStyle w:val="Introdespacamento"/>
            <w:ind w:firstLine="851"/>
          </w:pPr>
        </w:pPrChange>
      </w:pPr>
      <w:del w:id="331" w:author="Elias De Moraes Fernandes" w:date="2016-03-11T15:40:00Z">
        <w:r w:rsidRPr="00D53553" w:rsidDel="001D50DF">
          <w:rPr>
            <w:rPrChange w:id="332" w:author="Elias De Moraes Fernandes" w:date="2016-03-11T18:06:00Z">
              <w:rPr/>
            </w:rPrChange>
          </w:rPr>
          <w:delText>O objetivo principal é criar um</w:delText>
        </w:r>
      </w:del>
      <w:r w:rsidRPr="00D53553">
        <w:rPr>
          <w:rPrChange w:id="333" w:author="Elias De Moraes Fernandes" w:date="2016-03-11T18:06:00Z">
            <w:rPr/>
          </w:rPrChange>
        </w:rPr>
        <w:t xml:space="preserve"> </w:t>
      </w:r>
      <w:ins w:id="334" w:author="Elias De Moraes Fernandes" w:date="2016-03-11T15:41:00Z">
        <w:r w:rsidR="001D50DF" w:rsidRPr="00D53553">
          <w:rPr>
            <w:rPrChange w:id="335" w:author="Elias De Moraes Fernandes" w:date="2016-03-11T18:06:00Z">
              <w:rPr/>
            </w:rPrChange>
          </w:rPr>
          <w:t>Uma das formas</w:t>
        </w:r>
      </w:ins>
      <w:ins w:id="336" w:author="Elias De Moraes Fernandes" w:date="2016-03-11T17:44:00Z">
        <w:r w:rsidR="004E1402" w:rsidRPr="00D53553">
          <w:rPr>
            <w:rPrChange w:id="337" w:author="Elias De Moraes Fernandes" w:date="2016-03-11T18:06:00Z">
              <w:rPr/>
            </w:rPrChange>
          </w:rPr>
          <w:t xml:space="preserve"> que </w:t>
        </w:r>
      </w:ins>
      <w:ins w:id="338" w:author="Elias De Moraes Fernandes" w:date="2016-03-11T17:47:00Z">
        <w:r w:rsidR="003A6DC4" w:rsidRPr="00D53553">
          <w:rPr>
            <w:rPrChange w:id="339" w:author="Elias De Moraes Fernandes" w:date="2016-03-11T18:06:00Z">
              <w:rPr/>
            </w:rPrChange>
          </w:rPr>
          <w:t>já se tem</w:t>
        </w:r>
      </w:ins>
      <w:ins w:id="340" w:author="Elias De Moraes Fernandes" w:date="2016-03-11T17:44:00Z">
        <w:r w:rsidR="004E1402" w:rsidRPr="00D53553">
          <w:rPr>
            <w:rPrChange w:id="341" w:author="Elias De Moraes Fernandes" w:date="2016-03-11T18:06:00Z">
              <w:rPr/>
            </w:rPrChange>
          </w:rPr>
          <w:t xml:space="preserve"> é a separação do lixo e</w:t>
        </w:r>
      </w:ins>
      <w:ins w:id="342" w:author="Elias De Moraes Fernandes" w:date="2016-03-11T17:45:00Z">
        <w:r w:rsidR="004E1402" w:rsidRPr="00D53553">
          <w:rPr>
            <w:rPrChange w:id="343" w:author="Elias De Moraes Fernandes" w:date="2016-03-11T18:06:00Z">
              <w:rPr/>
            </w:rPrChange>
          </w:rPr>
          <w:t>cotóxico</w:t>
        </w:r>
      </w:ins>
      <w:ins w:id="344" w:author="Elias De Moraes Fernandes" w:date="2016-03-11T17:47:00Z">
        <w:r w:rsidR="00994539" w:rsidRPr="00D53553">
          <w:rPr>
            <w:rPrChange w:id="345" w:author="Elias De Moraes Fernandes" w:date="2016-03-11T18:06:00Z">
              <w:rPr/>
            </w:rPrChange>
          </w:rPr>
          <w:t xml:space="preserve"> e coleta s</w:t>
        </w:r>
        <w:r w:rsidR="00FE2ECA" w:rsidRPr="00D53553">
          <w:rPr>
            <w:rPrChange w:id="346" w:author="Elias De Moraes Fernandes" w:date="2016-03-11T18:06:00Z">
              <w:rPr/>
            </w:rPrChange>
          </w:rPr>
          <w:t>eletiva</w:t>
        </w:r>
      </w:ins>
      <w:ins w:id="347" w:author="Elias De Moraes Fernandes" w:date="2016-03-11T15:53:00Z">
        <w:r w:rsidR="00FC1860" w:rsidRPr="00D53553">
          <w:rPr>
            <w:rPrChange w:id="348" w:author="Elias De Moraes Fernandes" w:date="2016-03-11T18:06:00Z">
              <w:rPr/>
            </w:rPrChange>
          </w:rPr>
          <w:t>.</w:t>
        </w:r>
      </w:ins>
      <w:ins w:id="349" w:author="Elias De Moraes Fernandes" w:date="2016-03-11T15:45:00Z">
        <w:r w:rsidR="001D50DF" w:rsidRPr="00D53553">
          <w:rPr>
            <w:rPrChange w:id="350" w:author="Elias De Moraes Fernandes" w:date="2016-03-11T18:06:00Z">
              <w:rPr/>
            </w:rPrChange>
          </w:rPr>
          <w:t xml:space="preserve"> </w:t>
        </w:r>
      </w:ins>
      <w:ins w:id="351" w:author="Elias De Moraes Fernandes" w:date="2016-03-11T15:41:00Z">
        <w:r w:rsidR="001D50DF" w:rsidRPr="00D53553">
          <w:rPr>
            <w:rPrChange w:id="352" w:author="Elias De Moraes Fernandes" w:date="2016-03-11T18:06:00Z">
              <w:rPr/>
            </w:rPrChange>
          </w:rPr>
          <w:t>Porém</w:t>
        </w:r>
      </w:ins>
      <w:ins w:id="353" w:author="Elias De Moraes Fernandes" w:date="2016-03-11T17:45:00Z">
        <w:r w:rsidR="001D6254" w:rsidRPr="00D53553">
          <w:rPr>
            <w:rPrChange w:id="354" w:author="Elias De Moraes Fernandes" w:date="2016-03-11T18:06:00Z">
              <w:rPr/>
            </w:rPrChange>
          </w:rPr>
          <w:t xml:space="preserve">, </w:t>
        </w:r>
        <w:r w:rsidR="004E1402" w:rsidRPr="00D53553">
          <w:rPr>
            <w:rPrChange w:id="355" w:author="Elias De Moraes Fernandes" w:date="2016-03-11T18:06:00Z">
              <w:rPr/>
            </w:rPrChange>
          </w:rPr>
          <w:t>a</w:t>
        </w:r>
      </w:ins>
      <w:ins w:id="356" w:author="Elias De Moraes Fernandes" w:date="2016-03-11T15:41:00Z">
        <w:r w:rsidR="001D50DF" w:rsidRPr="00D53553">
          <w:rPr>
            <w:rPrChange w:id="357" w:author="Elias De Moraes Fernandes" w:date="2016-03-11T18:06:00Z">
              <w:rPr/>
            </w:rPrChange>
          </w:rPr>
          <w:t xml:space="preserve"> </w:t>
        </w:r>
      </w:ins>
      <w:ins w:id="358" w:author="Elias De Moraes Fernandes" w:date="2016-03-11T15:47:00Z">
        <w:r w:rsidR="001D50DF" w:rsidRPr="00D53553">
          <w:rPr>
            <w:rPrChange w:id="359" w:author="Elias De Moraes Fernandes" w:date="2016-03-11T18:06:00Z">
              <w:rPr/>
            </w:rPrChange>
          </w:rPr>
          <w:t xml:space="preserve">gestão </w:t>
        </w:r>
      </w:ins>
      <w:ins w:id="360" w:author="Elias De Moraes Fernandes" w:date="2016-03-11T17:48:00Z">
        <w:r w:rsidR="00F01EAB" w:rsidRPr="00D53553">
          <w:rPr>
            <w:rPrChange w:id="361" w:author="Elias De Moraes Fernandes" w:date="2016-03-11T18:06:00Z">
              <w:rPr/>
            </w:rPrChange>
          </w:rPr>
          <w:t>para</w:t>
        </w:r>
      </w:ins>
      <w:ins w:id="362" w:author="Elias De Moraes Fernandes" w:date="2016-03-11T15:47:00Z">
        <w:r w:rsidR="001D50DF" w:rsidRPr="00D53553">
          <w:rPr>
            <w:rPrChange w:id="363" w:author="Elias De Moraes Fernandes" w:date="2016-03-11T18:06:00Z">
              <w:rPr/>
            </w:rPrChange>
          </w:rPr>
          <w:t xml:space="preserve"> um sistema de tratamento de resíduos sólidos urbanos </w:t>
        </w:r>
      </w:ins>
      <w:ins w:id="364" w:author="Elias De Moraes Fernandes" w:date="2016-03-11T17:48:00Z">
        <w:r w:rsidR="002057AB" w:rsidRPr="00D53553">
          <w:rPr>
            <w:rPrChange w:id="365" w:author="Elias De Moraes Fernandes" w:date="2016-03-11T18:06:00Z">
              <w:rPr/>
            </w:rPrChange>
          </w:rPr>
          <w:t>usando</w:t>
        </w:r>
      </w:ins>
      <w:ins w:id="366" w:author="Elias De Moraes Fernandes" w:date="2016-03-11T15:47:00Z">
        <w:r w:rsidR="001D50DF" w:rsidRPr="00D53553">
          <w:rPr>
            <w:rPrChange w:id="367" w:author="Elias De Moraes Fernandes" w:date="2016-03-11T18:06:00Z">
              <w:rPr/>
            </w:rPrChange>
          </w:rPr>
          <w:t xml:space="preserve"> vermicompostagem</w:t>
        </w:r>
      </w:ins>
      <w:ins w:id="368" w:author="Elias De Moraes Fernandes" w:date="2016-03-11T17:44:00Z">
        <w:r w:rsidR="004E1402" w:rsidRPr="00D53553">
          <w:rPr>
            <w:rPrChange w:id="369" w:author="Elias De Moraes Fernandes" w:date="2016-03-11T18:06:00Z">
              <w:rPr/>
            </w:rPrChange>
          </w:rPr>
          <w:t xml:space="preserve"> </w:t>
        </w:r>
      </w:ins>
      <w:ins w:id="370" w:author="Elias De Moraes Fernandes" w:date="2016-03-11T17:51:00Z">
        <w:r w:rsidR="004873E2" w:rsidRPr="00D53553">
          <w:rPr>
            <w:rPrChange w:id="371" w:author="Elias De Moraes Fernandes" w:date="2016-03-11T18:06:00Z">
              <w:rPr/>
            </w:rPrChange>
          </w:rPr>
          <w:t xml:space="preserve">ainda </w:t>
        </w:r>
      </w:ins>
      <w:ins w:id="372" w:author="Elias De Moraes Fernandes" w:date="2016-03-11T17:46:00Z">
        <w:r w:rsidR="00B934C3" w:rsidRPr="00D53553">
          <w:rPr>
            <w:rPrChange w:id="373" w:author="Elias De Moraes Fernandes" w:date="2016-03-11T18:06:00Z">
              <w:rPr/>
            </w:rPrChange>
          </w:rPr>
          <w:t>necessita</w:t>
        </w:r>
      </w:ins>
      <w:ins w:id="374" w:author="Elias De Moraes Fernandes" w:date="2016-03-11T17:44:00Z">
        <w:r w:rsidR="004E1402" w:rsidRPr="00D53553">
          <w:rPr>
            <w:rPrChange w:id="375" w:author="Elias De Moraes Fernandes" w:date="2016-03-11T18:06:00Z">
              <w:rPr/>
            </w:rPrChange>
          </w:rPr>
          <w:t xml:space="preserve"> </w:t>
        </w:r>
      </w:ins>
      <w:ins w:id="376" w:author="Elias De Moraes Fernandes" w:date="2016-03-11T17:45:00Z">
        <w:r w:rsidR="004E1402" w:rsidRPr="00D53553">
          <w:rPr>
            <w:rPrChange w:id="377" w:author="Elias De Moraes Fernandes" w:date="2016-03-11T18:06:00Z">
              <w:rPr/>
            </w:rPrChange>
          </w:rPr>
          <w:t>de orientação e</w:t>
        </w:r>
      </w:ins>
      <w:ins w:id="378" w:author="Elias De Moraes Fernandes" w:date="2016-03-11T17:44:00Z">
        <w:r w:rsidR="004E1402" w:rsidRPr="00D53553">
          <w:rPr>
            <w:rPrChange w:id="379" w:author="Elias De Moraes Fernandes" w:date="2016-03-11T18:06:00Z">
              <w:rPr/>
            </w:rPrChange>
          </w:rPr>
          <w:t xml:space="preserve"> educação</w:t>
        </w:r>
      </w:ins>
      <w:ins w:id="380" w:author="Elias De Moraes Fernandes" w:date="2016-03-11T17:45:00Z">
        <w:r w:rsidR="004E1402" w:rsidRPr="00D53553">
          <w:rPr>
            <w:rPrChange w:id="381" w:author="Elias De Moraes Fernandes" w:date="2016-03-11T18:06:00Z">
              <w:rPr/>
            </w:rPrChange>
          </w:rPr>
          <w:t xml:space="preserve"> das pessoas</w:t>
        </w:r>
      </w:ins>
      <w:ins w:id="382" w:author="Elias De Moraes Fernandes" w:date="2016-03-11T15:47:00Z">
        <w:r w:rsidR="001D50DF" w:rsidRPr="00D53553">
          <w:rPr>
            <w:rPrChange w:id="383" w:author="Elias De Moraes Fernandes" w:date="2016-03-11T18:06:00Z">
              <w:rPr/>
            </w:rPrChange>
          </w:rPr>
          <w:t>.</w:t>
        </w:r>
      </w:ins>
      <w:del w:id="384" w:author="Elias De Moraes Fernandes" w:date="2016-03-11T15:38:00Z">
        <w:r w:rsidRPr="00D53553" w:rsidDel="001D50DF">
          <w:rPr>
            <w:rPrChange w:id="385" w:author="Elias De Moraes Fernandes" w:date="2016-03-11T18:06:00Z">
              <w:rPr/>
            </w:rPrChange>
          </w:rPr>
          <w:delText xml:space="preserve">jogo educativo mobile </w:delText>
        </w:r>
        <w:r w:rsidR="00EA7F82" w:rsidRPr="00D53553" w:rsidDel="001D50DF">
          <w:rPr>
            <w:rPrChange w:id="386" w:author="Elias De Moraes Fernandes" w:date="2016-03-11T18:06:00Z">
              <w:rPr/>
            </w:rPrChange>
          </w:rPr>
          <w:delText xml:space="preserve">como material didático de apoio </w:delText>
        </w:r>
      </w:del>
      <w:moveFromRangeStart w:id="387" w:author="Elias De Moraes Fernandes" w:date="2016-03-11T15:38:00Z" w:name="move445474063"/>
      <w:moveFrom w:id="388" w:author="Elias De Moraes Fernandes" w:date="2016-03-11T15:38:00Z">
        <w:r w:rsidR="00773510" w:rsidRPr="00D53553" w:rsidDel="001D50DF">
          <w:rPr>
            <w:rPrChange w:id="389" w:author="Elias De Moraes Fernandes" w:date="2016-03-11T18:06:00Z">
              <w:rPr/>
            </w:rPrChange>
          </w:rPr>
          <w:t>gestão</w:t>
        </w:r>
        <w:r w:rsidRPr="00D53553" w:rsidDel="001D50DF">
          <w:rPr>
            <w:rPrChange w:id="390" w:author="Elias De Moraes Fernandes" w:date="2016-03-11T18:06:00Z">
              <w:rPr/>
            </w:rPrChange>
          </w:rPr>
          <w:t xml:space="preserve"> </w:t>
        </w:r>
        <w:r w:rsidR="00EA7F82" w:rsidRPr="00D53553" w:rsidDel="001D50DF">
          <w:rPr>
            <w:rPrChange w:id="391" w:author="Elias De Moraes Fernandes" w:date="2016-03-11T18:06:00Z">
              <w:rPr/>
            </w:rPrChange>
          </w:rPr>
          <w:t>de um sistema de tratamento</w:t>
        </w:r>
        <w:r w:rsidR="00773510" w:rsidRPr="00D53553" w:rsidDel="001D50DF">
          <w:rPr>
            <w:rPrChange w:id="392" w:author="Elias De Moraes Fernandes" w:date="2016-03-11T18:06:00Z">
              <w:rPr/>
            </w:rPrChange>
          </w:rPr>
          <w:t xml:space="preserve"> de</w:t>
        </w:r>
        <w:r w:rsidRPr="00D53553" w:rsidDel="001D50DF">
          <w:rPr>
            <w:rPrChange w:id="393" w:author="Elias De Moraes Fernandes" w:date="2016-03-11T18:06:00Z">
              <w:rPr/>
            </w:rPrChange>
          </w:rPr>
          <w:t xml:space="preserve"> resíduos sólidos urbanos </w:t>
        </w:r>
        <w:r w:rsidR="00EA7F82" w:rsidRPr="00D53553" w:rsidDel="001D50DF">
          <w:rPr>
            <w:rPrChange w:id="394" w:author="Elias De Moraes Fernandes" w:date="2016-03-11T18:06:00Z">
              <w:rPr/>
            </w:rPrChange>
          </w:rPr>
          <w:t>através da vermicompostagem</w:t>
        </w:r>
        <w:r w:rsidR="003B1EC0" w:rsidRPr="00D53553" w:rsidDel="001D50DF">
          <w:rPr>
            <w:rPrChange w:id="395" w:author="Elias De Moraes Fernandes" w:date="2016-03-11T18:06:00Z">
              <w:rPr/>
            </w:rPrChange>
          </w:rPr>
          <w:t xml:space="preserve"> para o Departamento Acadêmico de Química e Biologia (DAQBI) da UTFPR-CT</w:t>
        </w:r>
        <w:r w:rsidR="000E0466" w:rsidRPr="00D53553" w:rsidDel="001D50DF">
          <w:rPr>
            <w:rPrChange w:id="396" w:author="Elias De Moraes Fernandes" w:date="2016-03-11T18:06:00Z">
              <w:rPr/>
            </w:rPrChange>
          </w:rPr>
          <w:t>.</w:t>
        </w:r>
        <w:ins w:id="397" w:author="A" w:date="2016-03-02T23:47:00Z">
          <w:r w:rsidR="007509DD" w:rsidRPr="00D53553" w:rsidDel="001D50DF">
            <w:rPr>
              <w:rPrChange w:id="398" w:author="Elias De Moraes Fernandes" w:date="2016-03-11T18:06:00Z">
                <w:rPr/>
              </w:rPrChange>
            </w:rPr>
            <w:t xml:space="preserve"> </w:t>
          </w:r>
        </w:ins>
        <w:r w:rsidR="00A17095" w:rsidRPr="00D53553" w:rsidDel="001D50DF">
          <w:rPr>
            <w:rPrChange w:id="399" w:author="Elias De Moraes Fernandes" w:date="2016-03-11T18:06:00Z">
              <w:rPr/>
            </w:rPrChange>
          </w:rPr>
          <w:t>Assim, em parceria com o Laboratório de Jogos Digitais – UTFGames – da UTFPR-CP, foi desenvolvido esta proposta para desenvolvimento deste Serious Games.</w:t>
        </w:r>
      </w:moveFrom>
      <w:moveFromRangeEnd w:id="387"/>
      <w:ins w:id="400" w:author="Elias De Moraes Fernandes" w:date="2016-03-11T17:52:00Z">
        <w:r w:rsidR="00D76B1F" w:rsidRPr="00D53553">
          <w:rPr>
            <w:rPrChange w:id="401" w:author="Elias De Moraes Fernandes" w:date="2016-03-11T18:06:00Z">
              <w:rPr/>
            </w:rPrChange>
          </w:rPr>
          <w:t xml:space="preserve"> </w:t>
        </w:r>
      </w:ins>
    </w:p>
    <w:p w14:paraId="6DD28665" w14:textId="56E40324" w:rsidR="00FC1860" w:rsidRPr="00D53553" w:rsidRDefault="00FC1860">
      <w:pPr>
        <w:pStyle w:val="Capitulos"/>
        <w:rPr>
          <w:ins w:id="402" w:author="Elias De Moraes Fernandes" w:date="2016-03-11T15:52:00Z"/>
          <w:rPrChange w:id="403" w:author="Elias De Moraes Fernandes" w:date="2016-03-11T18:06:00Z">
            <w:rPr>
              <w:ins w:id="404" w:author="Elias De Moraes Fernandes" w:date="2016-03-11T15:52:00Z"/>
            </w:rPr>
          </w:rPrChange>
        </w:rPr>
        <w:pPrChange w:id="405" w:author="Elias De Moraes Fernandes" w:date="2016-03-11T18:06:00Z">
          <w:pPr>
            <w:pStyle w:val="Introdespacamento"/>
            <w:ind w:firstLine="851"/>
          </w:pPr>
        </w:pPrChange>
      </w:pPr>
      <w:ins w:id="406" w:author="Elias De Moraes Fernandes" w:date="2016-03-11T15:52:00Z">
        <w:r w:rsidRPr="00D53553">
          <w:rPr>
            <w:rPrChange w:id="407" w:author="Elias De Moraes Fernandes" w:date="2016-03-11T18:06:00Z">
              <w:rPr/>
            </w:rPrChange>
          </w:rPr>
          <w:t xml:space="preserve">Com o advento das novas Tecnologias da Informação e Comunicação (TIC), </w:t>
        </w:r>
      </w:ins>
      <w:ins w:id="408" w:author="Elias De Moraes Fernandes" w:date="2016-03-11T18:06:00Z">
        <w:r w:rsidR="00D53553" w:rsidRPr="00D53553">
          <w:rPr>
            <w:rPrChange w:id="409" w:author="Elias De Moraes Fernandes" w:date="2016-03-11T18:06:00Z">
              <w:rPr/>
            </w:rPrChange>
          </w:rPr>
          <w:t>diversas tecnologias além de computadores têm</w:t>
        </w:r>
      </w:ins>
      <w:ins w:id="410" w:author="Elias De Moraes Fernandes" w:date="2016-03-11T15:52:00Z">
        <w:r w:rsidR="008F5216" w:rsidRPr="00D53553">
          <w:rPr>
            <w:rPrChange w:id="411" w:author="Elias De Moraes Fernandes" w:date="2016-03-11T18:06:00Z">
              <w:rPr/>
            </w:rPrChange>
          </w:rPr>
          <w:t xml:space="preserve"> sido </w:t>
        </w:r>
      </w:ins>
      <w:ins w:id="412" w:author="Elias De Moraes Fernandes" w:date="2016-03-11T18:06:00Z">
        <w:r w:rsidR="00204B21" w:rsidRPr="00D53553">
          <w:rPr>
            <w:rPrChange w:id="413" w:author="Elias De Moraes Fernandes" w:date="2016-03-11T18:06:00Z">
              <w:rPr/>
            </w:rPrChange>
          </w:rPr>
          <w:t>empregadas</w:t>
        </w:r>
      </w:ins>
      <w:ins w:id="414" w:author="Elias De Moraes Fernandes" w:date="2016-03-11T15:52:00Z">
        <w:r w:rsidRPr="00D53553">
          <w:rPr>
            <w:rPrChange w:id="415" w:author="Elias De Moraes Fernandes" w:date="2016-03-11T18:06:00Z">
              <w:rPr/>
            </w:rPrChange>
          </w:rPr>
          <w:t xml:space="preserve"> </w:t>
        </w:r>
      </w:ins>
      <w:ins w:id="416" w:author="Elias De Moraes Fernandes" w:date="2016-03-11T17:52:00Z">
        <w:r w:rsidR="00D76B1F" w:rsidRPr="00D53553">
          <w:rPr>
            <w:rPrChange w:id="417" w:author="Elias De Moraes Fernandes" w:date="2016-03-11T18:06:00Z">
              <w:rPr/>
            </w:rPrChange>
          </w:rPr>
          <w:t xml:space="preserve">no processo </w:t>
        </w:r>
      </w:ins>
      <w:ins w:id="418" w:author="Elias De Moraes Fernandes" w:date="2016-03-11T17:53:00Z">
        <w:r w:rsidR="004944CB" w:rsidRPr="00D53553">
          <w:rPr>
            <w:rPrChange w:id="419" w:author="Elias De Moraes Fernandes" w:date="2016-03-11T18:06:00Z">
              <w:rPr/>
            </w:rPrChange>
          </w:rPr>
          <w:t xml:space="preserve">de </w:t>
        </w:r>
      </w:ins>
      <w:ins w:id="420" w:author="Elias De Moraes Fernandes" w:date="2016-03-11T17:52:00Z">
        <w:r w:rsidR="00D76B1F" w:rsidRPr="00D53553">
          <w:rPr>
            <w:rPrChange w:id="421" w:author="Elias De Moraes Fernandes" w:date="2016-03-11T18:06:00Z">
              <w:rPr/>
            </w:rPrChange>
          </w:rPr>
          <w:t>ensino-aprendizado</w:t>
        </w:r>
      </w:ins>
      <w:ins w:id="422" w:author="Elias De Moraes Fernandes" w:date="2016-03-11T15:52:00Z">
        <w:r w:rsidRPr="00D53553">
          <w:rPr>
            <w:rPrChange w:id="423" w:author="Elias De Moraes Fernandes" w:date="2016-03-11T18:06:00Z">
              <w:rPr/>
            </w:rPrChange>
          </w:rPr>
          <w:t>, como</w:t>
        </w:r>
      </w:ins>
      <w:ins w:id="424" w:author="Elias De Moraes Fernandes" w:date="2016-03-11T17:53:00Z">
        <w:r w:rsidR="00CA7575" w:rsidRPr="00D53553">
          <w:rPr>
            <w:rPrChange w:id="425" w:author="Elias De Moraes Fernandes" w:date="2016-03-11T18:06:00Z">
              <w:rPr/>
            </w:rPrChange>
          </w:rPr>
          <w:t xml:space="preserve"> o caso</w:t>
        </w:r>
      </w:ins>
      <w:ins w:id="426" w:author="Elias De Moraes Fernandes" w:date="2016-03-11T15:52:00Z">
        <w:r w:rsidRPr="00D53553">
          <w:rPr>
            <w:rPrChange w:id="427" w:author="Elias De Moraes Fernandes" w:date="2016-03-11T18:06:00Z">
              <w:rPr/>
            </w:rPrChange>
          </w:rPr>
          <w:t xml:space="preserve"> </w:t>
        </w:r>
      </w:ins>
      <w:ins w:id="428" w:author="Elias De Moraes Fernandes" w:date="2016-03-11T17:53:00Z">
        <w:r w:rsidR="00E070EA" w:rsidRPr="00D53553">
          <w:rPr>
            <w:rPrChange w:id="429" w:author="Elias De Moraes Fernandes" w:date="2016-03-11T18:06:00Z">
              <w:rPr/>
            </w:rPrChange>
          </w:rPr>
          <w:t>d</w:t>
        </w:r>
      </w:ins>
      <w:ins w:id="430" w:author="Elias De Moraes Fernandes" w:date="2016-03-11T15:52:00Z">
        <w:r w:rsidRPr="00D53553">
          <w:rPr>
            <w:rPrChange w:id="431" w:author="Elias De Moraes Fernandes" w:date="2016-03-11T18:06:00Z">
              <w:rPr/>
            </w:rPrChange>
          </w:rPr>
          <w:t xml:space="preserve">os dispositivos móveis. </w:t>
        </w:r>
      </w:ins>
      <w:ins w:id="432" w:author="Elias De Moraes Fernandes" w:date="2016-03-11T18:06:00Z">
        <w:r w:rsidR="00D53553" w:rsidRPr="00D53553">
          <w:rPr>
            <w:rPrChange w:id="433" w:author="Elias De Moraes Fernandes" w:date="2016-03-11T18:06:00Z">
              <w:rPr/>
            </w:rPrChange>
          </w:rPr>
          <w:t>Esses têm</w:t>
        </w:r>
      </w:ins>
      <w:ins w:id="434" w:author="Elias De Moraes Fernandes" w:date="2016-03-11T15:52:00Z">
        <w:r w:rsidRPr="00D53553">
          <w:rPr>
            <w:rPrChange w:id="435" w:author="Elias De Moraes Fernandes" w:date="2016-03-11T18:06:00Z">
              <w:rPr/>
            </w:rPrChange>
          </w:rPr>
          <w:t xml:space="preserve"> como vantagem a mobilidade e podem ser acessados em qualquer lugar, diferentemente do computador pessoal.</w:t>
        </w:r>
        <w:r w:rsidRPr="00D53553" w:rsidDel="001C280D">
          <w:rPr>
            <w:rPrChange w:id="436" w:author="Elias De Moraes Fernandes" w:date="2016-03-11T18:06:00Z">
              <w:rPr/>
            </w:rPrChange>
          </w:rPr>
          <w:t xml:space="preserve"> </w:t>
        </w:r>
        <w:r w:rsidRPr="00D53553">
          <w:rPr>
            <w:rPrChange w:id="437" w:author="Elias De Moraes Fernandes" w:date="2016-03-11T18:06:00Z">
              <w:rPr/>
            </w:rPrChange>
          </w:rPr>
          <w:t>De acordo com Tarouco (2004), a importância do uso dos computadores e das novas tecnologias na educação deve-se hoje não somente ao impacto des</w:t>
        </w:r>
      </w:ins>
      <w:ins w:id="438" w:author="Elias De Moraes Fernandes" w:date="2016-03-11T16:10:00Z">
        <w:r w:rsidR="00310239" w:rsidRPr="00D53553">
          <w:rPr>
            <w:rPrChange w:id="439" w:author="Elias De Moraes Fernandes" w:date="2016-03-11T18:06:00Z">
              <w:rPr/>
            </w:rPrChange>
          </w:rPr>
          <w:t>s</w:t>
        </w:r>
      </w:ins>
      <w:ins w:id="440" w:author="Elias De Moraes Fernandes" w:date="2016-03-11T15:52:00Z">
        <w:r w:rsidRPr="00D53553">
          <w:rPr>
            <w:rPrChange w:id="441" w:author="Elias De Moraes Fernandes" w:date="2016-03-11T18:06:00Z">
              <w:rPr/>
            </w:rPrChange>
          </w:rPr>
          <w:t>as novas tecnologias (ferramentas) na nossa sociedade e às novas exigências sociais e culturais que se impõe, mas também ao surgimento da Tecnologia Educativa.</w:t>
        </w:r>
      </w:ins>
    </w:p>
    <w:p w14:paraId="49C652C1" w14:textId="2986CF04" w:rsidR="001D50DF" w:rsidRPr="00D53553" w:rsidRDefault="00CE0940">
      <w:pPr>
        <w:pStyle w:val="Capitulos"/>
        <w:rPr>
          <w:ins w:id="442" w:author="Elias De Moraes Fernandes" w:date="2016-03-11T15:39:00Z"/>
          <w:rPrChange w:id="443" w:author="Elias De Moraes Fernandes" w:date="2016-03-11T18:06:00Z">
            <w:rPr>
              <w:ins w:id="444" w:author="Elias De Moraes Fernandes" w:date="2016-03-11T15:39:00Z"/>
            </w:rPr>
          </w:rPrChange>
        </w:rPr>
        <w:pPrChange w:id="445" w:author="Elias De Moraes Fernandes" w:date="2016-03-11T18:06:00Z">
          <w:pPr>
            <w:pStyle w:val="Introdespacamento"/>
            <w:ind w:firstLine="851"/>
          </w:pPr>
        </w:pPrChange>
      </w:pPr>
      <w:ins w:id="446" w:author="Elias De Moraes Fernandes" w:date="2016-03-11T15:14:00Z">
        <w:r w:rsidRPr="00D53553">
          <w:rPr>
            <w:rPrChange w:id="447" w:author="Elias De Moraes Fernandes" w:date="2016-03-11T18:06:00Z">
              <w:rPr/>
            </w:rPrChange>
          </w:rPr>
          <w:t>Com base</w:t>
        </w:r>
        <w:r w:rsidR="00A830B8" w:rsidRPr="00D53553">
          <w:rPr>
            <w:rPrChange w:id="448" w:author="Elias De Moraes Fernandes" w:date="2016-03-11T18:06:00Z">
              <w:rPr/>
            </w:rPrChange>
          </w:rPr>
          <w:t xml:space="preserve"> no que foi exposto </w:t>
        </w:r>
        <w:r w:rsidR="00B319FC" w:rsidRPr="00D53553">
          <w:rPr>
            <w:rPrChange w:id="449" w:author="Elias De Moraes Fernandes" w:date="2016-03-11T18:06:00Z">
              <w:rPr/>
            </w:rPrChange>
          </w:rPr>
          <w:t>anteriormente</w:t>
        </w:r>
        <w:r w:rsidR="00162A09" w:rsidRPr="00D53553">
          <w:rPr>
            <w:rPrChange w:id="450" w:author="Elias De Moraes Fernandes" w:date="2016-03-11T18:06:00Z">
              <w:rPr/>
            </w:rPrChange>
          </w:rPr>
          <w:t xml:space="preserve">, </w:t>
        </w:r>
      </w:ins>
      <w:ins w:id="451" w:author="Elias De Moraes Fernandes" w:date="2016-03-11T16:07:00Z">
        <w:r w:rsidR="006C6C4B" w:rsidRPr="00D53553">
          <w:rPr>
            <w:rPrChange w:id="452" w:author="Elias De Moraes Fernandes" w:date="2016-03-11T18:06:00Z">
              <w:rPr/>
            </w:rPrChange>
          </w:rPr>
          <w:t>o</w:t>
        </w:r>
      </w:ins>
      <w:ins w:id="453" w:author="Elias De Moraes Fernandes" w:date="2016-03-11T15:28:00Z">
        <w:r w:rsidR="00170A25" w:rsidRPr="00D53553">
          <w:rPr>
            <w:rPrChange w:id="454" w:author="Elias De Moraes Fernandes" w:date="2016-03-11T18:06:00Z">
              <w:rPr/>
            </w:rPrChange>
          </w:rPr>
          <w:t xml:space="preserve"> objetivo</w:t>
        </w:r>
      </w:ins>
      <w:ins w:id="455" w:author="Elias De Moraes Fernandes" w:date="2016-03-11T15:29:00Z">
        <w:r w:rsidR="006C6C4B" w:rsidRPr="00D53553">
          <w:rPr>
            <w:rPrChange w:id="456" w:author="Elias De Moraes Fernandes" w:date="2016-03-11T18:06:00Z">
              <w:rPr/>
            </w:rPrChange>
          </w:rPr>
          <w:t xml:space="preserve"> dessa proposta</w:t>
        </w:r>
        <w:r w:rsidR="00170A25" w:rsidRPr="00D53553">
          <w:rPr>
            <w:rPrChange w:id="457" w:author="Elias De Moraes Fernandes" w:date="2016-03-11T18:06:00Z">
              <w:rPr/>
            </w:rPrChange>
          </w:rPr>
          <w:t xml:space="preserve"> </w:t>
        </w:r>
      </w:ins>
      <w:ins w:id="458" w:author="Elias De Moraes Fernandes" w:date="2016-03-11T15:33:00Z">
        <w:r w:rsidR="00170A25" w:rsidRPr="00D53553">
          <w:rPr>
            <w:rPrChange w:id="459" w:author="Elias De Moraes Fernandes" w:date="2016-03-11T18:06:00Z">
              <w:rPr/>
            </w:rPrChange>
          </w:rPr>
          <w:t xml:space="preserve">é ensinar e conscientizar </w:t>
        </w:r>
      </w:ins>
      <w:ins w:id="460" w:author="Elias De Moraes Fernandes" w:date="2016-03-11T16:06:00Z">
        <w:r w:rsidR="006C6C4B" w:rsidRPr="00D53553">
          <w:rPr>
            <w:rPrChange w:id="461" w:author="Elias De Moraes Fernandes" w:date="2016-03-11T18:06:00Z">
              <w:rPr/>
            </w:rPrChange>
          </w:rPr>
          <w:t xml:space="preserve">a população </w:t>
        </w:r>
      </w:ins>
      <w:ins w:id="462" w:author="Elias De Moraes Fernandes" w:date="2016-03-11T15:33:00Z">
        <w:r w:rsidR="00170A25" w:rsidRPr="00D53553">
          <w:rPr>
            <w:rPrChange w:id="463" w:author="Elias De Moraes Fernandes" w:date="2016-03-11T18:06:00Z">
              <w:rPr/>
            </w:rPrChange>
          </w:rPr>
          <w:t xml:space="preserve">sobre a importância </w:t>
        </w:r>
      </w:ins>
      <w:ins w:id="464" w:author="Elias De Moraes Fernandes" w:date="2016-03-11T17:49:00Z">
        <w:r w:rsidR="007E597A" w:rsidRPr="00D53553">
          <w:rPr>
            <w:rPrChange w:id="465" w:author="Elias De Moraes Fernandes" w:date="2016-03-11T18:06:00Z">
              <w:rPr/>
            </w:rPrChange>
          </w:rPr>
          <w:t>da vermicompostagem n</w:t>
        </w:r>
      </w:ins>
      <w:ins w:id="466" w:author="Elias De Moraes Fernandes" w:date="2016-03-11T15:33:00Z">
        <w:r w:rsidR="00170A25" w:rsidRPr="00D53553">
          <w:rPr>
            <w:rPrChange w:id="467" w:author="Elias De Moraes Fernandes" w:date="2016-03-11T18:06:00Z">
              <w:rPr/>
            </w:rPrChange>
          </w:rPr>
          <w:t>a gestão de resíduos</w:t>
        </w:r>
      </w:ins>
      <w:ins w:id="468" w:author="Elias De Moraes Fernandes" w:date="2016-03-11T16:08:00Z">
        <w:r w:rsidR="006C6C4B" w:rsidRPr="00D53553">
          <w:rPr>
            <w:rPrChange w:id="469" w:author="Elias De Moraes Fernandes" w:date="2016-03-11T18:06:00Z">
              <w:rPr/>
            </w:rPrChange>
          </w:rPr>
          <w:t>.</w:t>
        </w:r>
      </w:ins>
      <w:ins w:id="470" w:author="Elias De Moraes Fernandes" w:date="2016-03-11T16:03:00Z">
        <w:r w:rsidR="006C6C4B" w:rsidRPr="00D53553">
          <w:rPr>
            <w:rPrChange w:id="471" w:author="Elias De Moraes Fernandes" w:date="2016-03-11T18:06:00Z">
              <w:rPr/>
            </w:rPrChange>
          </w:rPr>
          <w:t xml:space="preserve"> </w:t>
        </w:r>
      </w:ins>
      <w:ins w:id="472" w:author="Elias De Moraes Fernandes" w:date="2016-03-11T16:08:00Z">
        <w:r w:rsidR="006C6C4B" w:rsidRPr="00D53553">
          <w:rPr>
            <w:rPrChange w:id="473" w:author="Elias De Moraes Fernandes" w:date="2016-03-11T18:06:00Z">
              <w:rPr/>
            </w:rPrChange>
          </w:rPr>
          <w:t xml:space="preserve">Um objetivo </w:t>
        </w:r>
      </w:ins>
      <w:ins w:id="474" w:author="Elias De Moraes Fernandes" w:date="2016-03-11T16:07:00Z">
        <w:r w:rsidR="006C6C4B" w:rsidRPr="00D53553">
          <w:rPr>
            <w:rPrChange w:id="475" w:author="Elias De Moraes Fernandes" w:date="2016-03-11T18:06:00Z">
              <w:rPr/>
            </w:rPrChange>
          </w:rPr>
          <w:t>secundário</w:t>
        </w:r>
      </w:ins>
      <w:ins w:id="476" w:author="Elias De Moraes Fernandes" w:date="2016-03-11T16:08:00Z">
        <w:r w:rsidR="006C6C4B" w:rsidRPr="00D53553">
          <w:rPr>
            <w:rPrChange w:id="477" w:author="Elias De Moraes Fernandes" w:date="2016-03-11T18:06:00Z">
              <w:rPr/>
            </w:rPrChange>
          </w:rPr>
          <w:t>,</w:t>
        </w:r>
      </w:ins>
      <w:ins w:id="478" w:author="Elias De Moraes Fernandes" w:date="2016-03-11T16:07:00Z">
        <w:r w:rsidR="006C6C4B" w:rsidRPr="00D53553">
          <w:rPr>
            <w:rPrChange w:id="479" w:author="Elias De Moraes Fernandes" w:date="2016-03-11T18:06:00Z">
              <w:rPr/>
            </w:rPrChange>
          </w:rPr>
          <w:t xml:space="preserve"> porém não menos relevante </w:t>
        </w:r>
      </w:ins>
      <w:ins w:id="480" w:author="Elias De Moraes Fernandes" w:date="2016-03-11T16:03:00Z">
        <w:r w:rsidR="006C6C4B" w:rsidRPr="00D53553">
          <w:rPr>
            <w:rPrChange w:id="481" w:author="Elias De Moraes Fernandes" w:date="2016-03-11T18:06:00Z">
              <w:rPr/>
            </w:rPrChange>
          </w:rPr>
          <w:t>é a criação de jogo mobile como material didático de apoio para o Departamento Acadêmico de Química e Biologia (DAQBI) da UTFPR-CT.</w:t>
        </w:r>
      </w:ins>
      <w:ins w:id="482" w:author="Elias De Moraes Fernandes" w:date="2016-03-11T15:33:00Z">
        <w:r w:rsidR="001D50DF" w:rsidRPr="00D53553">
          <w:rPr>
            <w:rPrChange w:id="483" w:author="Elias De Moraes Fernandes" w:date="2016-03-11T18:06:00Z">
              <w:rPr/>
            </w:rPrChange>
          </w:rPr>
          <w:t xml:space="preserve"> </w:t>
        </w:r>
      </w:ins>
      <w:moveToRangeStart w:id="484" w:author="Elias De Moraes Fernandes" w:date="2016-03-11T15:38:00Z" w:name="move445474063"/>
      <w:moveTo w:id="485" w:author="Elias De Moraes Fernandes" w:date="2016-03-11T15:38:00Z">
        <w:del w:id="486" w:author="Elias De Moraes Fernandes" w:date="2016-03-11T15:39:00Z">
          <w:r w:rsidR="001D50DF" w:rsidRPr="00D53553" w:rsidDel="001D50DF">
            <w:rPr>
              <w:rPrChange w:id="487" w:author="Elias De Moraes Fernandes" w:date="2016-03-11T18:06:00Z">
                <w:rPr/>
              </w:rPrChange>
            </w:rPr>
            <w:delText xml:space="preserve">gestão de um sistema de tratamento de resíduos sólidos urbanos através da vermicompostagem para o Departamento Acadêmico de Química e Biologia (DAQBI) da UTFPR-CT. </w:delText>
          </w:r>
        </w:del>
        <w:r w:rsidR="001D50DF" w:rsidRPr="00D53553">
          <w:rPr>
            <w:rPrChange w:id="488" w:author="Elias De Moraes Fernandes" w:date="2016-03-11T18:06:00Z">
              <w:rPr/>
            </w:rPrChange>
          </w:rPr>
          <w:t xml:space="preserve">Assim, em parceria com o Laboratório de Jogos Digitais – UTFGames – da UTFPR-CP, foi desenvolvido esta proposta para desenvolvimento </w:t>
        </w:r>
        <w:del w:id="489" w:author="Elias De Moraes Fernandes" w:date="2016-03-11T16:09:00Z">
          <w:r w:rsidR="001D50DF" w:rsidRPr="00D53553" w:rsidDel="006C6C4B">
            <w:rPr>
              <w:rPrChange w:id="490" w:author="Elias De Moraes Fernandes" w:date="2016-03-11T18:06:00Z">
                <w:rPr/>
              </w:rPrChange>
            </w:rPr>
            <w:delText>deste</w:delText>
          </w:r>
        </w:del>
      </w:moveTo>
      <w:ins w:id="491" w:author="Elias De Moraes Fernandes" w:date="2016-03-11T17:50:00Z">
        <w:r w:rsidR="00B044BA" w:rsidRPr="00D53553">
          <w:rPr>
            <w:rPrChange w:id="492" w:author="Elias De Moraes Fernandes" w:date="2016-03-11T18:06:00Z">
              <w:rPr/>
            </w:rPrChange>
          </w:rPr>
          <w:t>de um</w:t>
        </w:r>
      </w:ins>
      <w:moveTo w:id="493" w:author="Elias De Moraes Fernandes" w:date="2016-03-11T15:38:00Z">
        <w:r w:rsidR="001D50DF" w:rsidRPr="00D53553">
          <w:rPr>
            <w:rPrChange w:id="494" w:author="Elias De Moraes Fernandes" w:date="2016-03-11T18:06:00Z">
              <w:rPr/>
            </w:rPrChange>
          </w:rPr>
          <w:t xml:space="preserve"> Serious Games</w:t>
        </w:r>
      </w:moveTo>
      <w:ins w:id="495" w:author="Elias De Moraes Fernandes" w:date="2016-03-11T17:50:00Z">
        <w:r w:rsidR="007162DB" w:rsidRPr="00D53553">
          <w:rPr>
            <w:rPrChange w:id="496" w:author="Elias De Moraes Fernandes" w:date="2016-03-11T18:06:00Z">
              <w:rPr/>
            </w:rPrChange>
          </w:rPr>
          <w:t xml:space="preserve"> abordando o tema</w:t>
        </w:r>
      </w:ins>
      <w:moveTo w:id="497" w:author="Elias De Moraes Fernandes" w:date="2016-03-11T15:38:00Z">
        <w:r w:rsidR="001D50DF" w:rsidRPr="00D53553">
          <w:rPr>
            <w:rPrChange w:id="498" w:author="Elias De Moraes Fernandes" w:date="2016-03-11T18:06:00Z">
              <w:rPr/>
            </w:rPrChange>
          </w:rPr>
          <w:t>.</w:t>
        </w:r>
      </w:moveTo>
      <w:moveToRangeEnd w:id="484"/>
    </w:p>
    <w:p w14:paraId="09F5D29C" w14:textId="0545A6DD" w:rsidR="00006095" w:rsidDel="001D50DF" w:rsidRDefault="007509DD" w:rsidP="00062FA2">
      <w:pPr>
        <w:pStyle w:val="Introdespacamento"/>
        <w:rPr>
          <w:del w:id="499" w:author="Elias De Moraes Fernandes" w:date="2016-03-11T15:47:00Z"/>
        </w:rPr>
      </w:pPr>
      <w:ins w:id="500" w:author="A" w:date="2016-03-02T23:47:00Z">
        <w:del w:id="501" w:author="Elias De Moraes Fernandes" w:date="2016-03-03T10:58:00Z">
          <w:r w:rsidDel="00A17095">
            <w:delText xml:space="preserve">Deste modo, em parceria com o Laboratório de Jogos Digitais </w:delText>
          </w:r>
        </w:del>
      </w:ins>
      <w:ins w:id="502" w:author="A" w:date="2016-03-02T23:48:00Z">
        <w:del w:id="503" w:author="Elias De Moraes Fernandes" w:date="2016-03-03T10:58:00Z">
          <w:r w:rsidDel="00A17095">
            <w:delText>–</w:delText>
          </w:r>
        </w:del>
      </w:ins>
      <w:ins w:id="504" w:author="A" w:date="2016-03-02T23:47:00Z">
        <w:del w:id="505" w:author="Elias De Moraes Fernandes" w:date="2016-03-03T10:58:00Z">
          <w:r w:rsidDel="00A17095">
            <w:delText xml:space="preserve"> UTFGames </w:delText>
          </w:r>
        </w:del>
      </w:ins>
      <w:ins w:id="506" w:author="A" w:date="2016-03-02T23:48:00Z">
        <w:del w:id="507" w:author="Elias De Moraes Fernandes" w:date="2016-03-03T10:58:00Z">
          <w:r w:rsidDel="00A17095">
            <w:delText>– da UTFPR-CP, foi desenvolvido esta proposta para desenvolvimento deste Serious Games.</w:delText>
          </w:r>
        </w:del>
      </w:ins>
    </w:p>
    <w:p w14:paraId="5BE3F93E" w14:textId="77777777" w:rsidR="00EA7F82" w:rsidRDefault="00EA7F82" w:rsidP="001E6E7A">
      <w:pPr>
        <w:pStyle w:val="Introdespacamento"/>
        <w:ind w:firstLine="0"/>
      </w:pPr>
    </w:p>
    <w:p w14:paraId="733BA1DF" w14:textId="030BE397" w:rsidR="00B73B19" w:rsidRPr="00006095" w:rsidRDefault="00006095" w:rsidP="00006095">
      <w:pPr>
        <w:rPr>
          <w:rFonts w:ascii="Arial" w:eastAsia="Times New Roman" w:hAnsi="Arial" w:cs="Times New Roman"/>
          <w:color w:val="000000"/>
          <w:sz w:val="24"/>
          <w:szCs w:val="24"/>
        </w:rPr>
      </w:pPr>
      <w:r>
        <w:br w:type="page"/>
      </w:r>
    </w:p>
    <w:p w14:paraId="397D4E7F" w14:textId="7F8A5055" w:rsidR="004C6697" w:rsidRDefault="00171F7F" w:rsidP="00171F7F">
      <w:pPr>
        <w:pStyle w:val="Palavras-chave"/>
        <w:spacing w:after="0" w:line="360" w:lineRule="auto"/>
        <w:ind w:left="400"/>
        <w:rPr>
          <w:ins w:id="508" w:author="Elias De Moraes Fernandes" w:date="2016-03-11T16:17:00Z"/>
          <w:rFonts w:cs="Arial"/>
          <w:b/>
        </w:rPr>
      </w:pPr>
      <w:r>
        <w:rPr>
          <w:rFonts w:cs="Arial"/>
          <w:b/>
        </w:rPr>
        <w:lastRenderedPageBreak/>
        <w:fldChar w:fldCharType="begin"/>
      </w:r>
      <w:r>
        <w:rPr>
          <w:rFonts w:cs="Arial"/>
          <w:b/>
        </w:rPr>
        <w:instrText xml:space="preserve"> REF _Ref445304939 \r \h </w:instrText>
      </w:r>
      <w:r>
        <w:rPr>
          <w:rFonts w:cs="Arial"/>
          <w:b/>
        </w:rPr>
      </w:r>
      <w:r>
        <w:rPr>
          <w:rFonts w:cs="Arial"/>
          <w:b/>
        </w:rPr>
        <w:fldChar w:fldCharType="separate"/>
      </w:r>
      <w:r w:rsidR="00CF0D48">
        <w:rPr>
          <w:rFonts w:cs="Arial"/>
          <w:b/>
        </w:rPr>
        <w:t>1.1</w:t>
      </w:r>
      <w:r>
        <w:rPr>
          <w:rFonts w:cs="Arial"/>
          <w:b/>
        </w:rPr>
        <w:fldChar w:fldCharType="end"/>
      </w:r>
      <w:r>
        <w:rPr>
          <w:rFonts w:cs="Arial"/>
          <w:b/>
        </w:rPr>
        <w:tab/>
      </w:r>
      <w:r w:rsidR="00EB06E2" w:rsidRPr="00540A29">
        <w:rPr>
          <w:rFonts w:cs="Arial"/>
          <w:b/>
        </w:rPr>
        <w:t>PROBLEMAS</w:t>
      </w:r>
      <w:r w:rsidR="00AF205B" w:rsidRPr="00540A29">
        <w:rPr>
          <w:rFonts w:cs="Arial"/>
          <w:b/>
        </w:rPr>
        <w:t xml:space="preserve"> E PREMISSAS</w:t>
      </w:r>
      <w:r w:rsidR="004C6697" w:rsidRPr="00540A29">
        <w:rPr>
          <w:rFonts w:cs="Arial"/>
          <w:b/>
        </w:rPr>
        <w:br/>
      </w:r>
    </w:p>
    <w:p w14:paraId="0716CD75" w14:textId="24EEA5B7" w:rsidR="00605DA7" w:rsidRPr="00814BCE" w:rsidDel="00C64DFC" w:rsidRDefault="00605DA7">
      <w:pPr>
        <w:pStyle w:val="CapitulosXX"/>
        <w:rPr>
          <w:del w:id="509" w:author="Elias De Moraes Fernandes" w:date="2016-03-11T17:43:00Z"/>
          <w:rPrChange w:id="510" w:author="Elias De Moraes Fernandes" w:date="2016-03-11T18:08:00Z">
            <w:rPr>
              <w:del w:id="511" w:author="Elias De Moraes Fernandes" w:date="2016-03-11T17:43:00Z"/>
            </w:rPr>
          </w:rPrChange>
        </w:rPr>
        <w:pPrChange w:id="512" w:author="Elias De Moraes Fernandes" w:date="2016-03-11T18:08:00Z">
          <w:pPr>
            <w:pStyle w:val="Palavras-chave"/>
            <w:spacing w:after="0" w:line="360" w:lineRule="auto"/>
            <w:ind w:left="400"/>
          </w:pPr>
        </w:pPrChange>
      </w:pPr>
    </w:p>
    <w:p w14:paraId="10FE8907" w14:textId="5693E19E" w:rsidR="004C6697" w:rsidRPr="00814BCE" w:rsidRDefault="004C6697">
      <w:pPr>
        <w:pStyle w:val="CapitulosXX"/>
        <w:rPr>
          <w:rPrChange w:id="513" w:author="Elias De Moraes Fernandes" w:date="2016-03-11T18:08:00Z">
            <w:rPr/>
          </w:rPrChange>
        </w:rPr>
        <w:pPrChange w:id="514" w:author="Elias De Moraes Fernandes" w:date="2016-03-11T18:08:00Z">
          <w:pPr>
            <w:pStyle w:val="Introdespacamento"/>
          </w:pPr>
        </w:pPrChange>
      </w:pPr>
      <w:r w:rsidRPr="00814BCE">
        <w:rPr>
          <w:rPrChange w:id="515" w:author="Elias De Moraes Fernandes" w:date="2016-03-11T18:08:00Z">
            <w:rPr/>
          </w:rPrChange>
        </w:rPr>
        <w:t xml:space="preserve">Segundo a ABRELPE – </w:t>
      </w:r>
      <w:r w:rsidR="00E35585" w:rsidRPr="00814BCE">
        <w:rPr>
          <w:rPrChange w:id="516" w:author="Elias De Moraes Fernandes" w:date="2016-03-11T18:08:00Z">
            <w:rPr/>
          </w:rPrChange>
        </w:rPr>
        <w:t>Associação</w:t>
      </w:r>
      <w:r w:rsidRPr="00814BCE">
        <w:rPr>
          <w:rPrChange w:id="517" w:author="Elias De Moraes Fernandes" w:date="2016-03-11T18:08:00Z">
            <w:rPr/>
          </w:rPrChange>
        </w:rPr>
        <w:t xml:space="preserve"> Brasileira de Empresas de Limpeza </w:t>
      </w:r>
      <w:r w:rsidR="00E35585" w:rsidRPr="00814BCE">
        <w:rPr>
          <w:rPrChange w:id="518" w:author="Elias De Moraes Fernandes" w:date="2016-03-11T18:08:00Z">
            <w:rPr/>
          </w:rPrChange>
        </w:rPr>
        <w:t>P</w:t>
      </w:r>
      <w:ins w:id="519" w:author="Elias De Moraes Fernandes" w:date="2016-03-11T17:29:00Z">
        <w:r w:rsidR="00D85C98" w:rsidRPr="00814BCE">
          <w:rPr>
            <w:rPrChange w:id="520" w:author="Elias De Moraes Fernandes" w:date="2016-03-11T18:08:00Z">
              <w:rPr/>
            </w:rPrChange>
          </w:rPr>
          <w:t>ú</w:t>
        </w:r>
      </w:ins>
      <w:del w:id="521" w:author="Elias De Moraes Fernandes" w:date="2016-03-11T17:29:00Z">
        <w:r w:rsidR="00E35585" w:rsidRPr="00814BCE" w:rsidDel="00D85C98">
          <w:rPr>
            <w:rPrChange w:id="522" w:author="Elias De Moraes Fernandes" w:date="2016-03-11T18:08:00Z">
              <w:rPr/>
            </w:rPrChange>
          </w:rPr>
          <w:delText>u</w:delText>
        </w:r>
      </w:del>
      <w:r w:rsidR="00E35585" w:rsidRPr="00814BCE">
        <w:rPr>
          <w:rPrChange w:id="523" w:author="Elias De Moraes Fernandes" w:date="2016-03-11T18:08:00Z">
            <w:rPr/>
          </w:rPrChange>
        </w:rPr>
        <w:t>blica</w:t>
      </w:r>
      <w:r w:rsidRPr="00814BCE">
        <w:rPr>
          <w:rPrChange w:id="524" w:author="Elias De Moraes Fernandes" w:date="2016-03-11T18:08:00Z">
            <w:rPr/>
          </w:rPrChange>
        </w:rPr>
        <w:t xml:space="preserve"> e </w:t>
      </w:r>
      <w:r w:rsidR="00E35585" w:rsidRPr="00814BCE">
        <w:rPr>
          <w:rPrChange w:id="525" w:author="Elias De Moraes Fernandes" w:date="2016-03-11T18:08:00Z">
            <w:rPr/>
          </w:rPrChange>
        </w:rPr>
        <w:t>Resíduos</w:t>
      </w:r>
      <w:r w:rsidRPr="00814BCE">
        <w:rPr>
          <w:rPrChange w:id="526" w:author="Elias De Moraes Fernandes" w:date="2016-03-11T18:08:00Z">
            <w:rPr/>
          </w:rPrChange>
        </w:rPr>
        <w:t xml:space="preserve"> Especiais, em pesquisa realizada em 2013, foi gerada no Brasil mais de 76 </w:t>
      </w:r>
      <w:r w:rsidR="00E35585" w:rsidRPr="00814BCE">
        <w:rPr>
          <w:rPrChange w:id="527" w:author="Elias De Moraes Fernandes" w:date="2016-03-11T18:08:00Z">
            <w:rPr/>
          </w:rPrChange>
        </w:rPr>
        <w:t>milhões</w:t>
      </w:r>
      <w:r w:rsidRPr="00814BCE">
        <w:rPr>
          <w:rPrChange w:id="528" w:author="Elias De Moraes Fernandes" w:date="2016-03-11T18:08:00Z">
            <w:rPr/>
          </w:rPrChange>
        </w:rPr>
        <w:t xml:space="preserve"> de toneladas de </w:t>
      </w:r>
      <w:r w:rsidR="00E35585" w:rsidRPr="00814BCE">
        <w:rPr>
          <w:rPrChange w:id="529" w:author="Elias De Moraes Fernandes" w:date="2016-03-11T18:08:00Z">
            <w:rPr/>
          </w:rPrChange>
        </w:rPr>
        <w:t>resíduos</w:t>
      </w:r>
      <w:r w:rsidRPr="00814BCE">
        <w:rPr>
          <w:rPrChange w:id="530" w:author="Elias De Moraes Fernandes" w:date="2016-03-11T18:08:00Z">
            <w:rPr/>
          </w:rPrChange>
        </w:rPr>
        <w:t xml:space="preserve"> </w:t>
      </w:r>
      <w:r w:rsidR="00E35585" w:rsidRPr="00814BCE">
        <w:rPr>
          <w:rPrChange w:id="531" w:author="Elias De Moraes Fernandes" w:date="2016-03-11T18:08:00Z">
            <w:rPr/>
          </w:rPrChange>
        </w:rPr>
        <w:t>sólidos</w:t>
      </w:r>
      <w:r w:rsidRPr="00814BCE">
        <w:rPr>
          <w:rPrChange w:id="532" w:author="Elias De Moraes Fernandes" w:date="2016-03-11T18:08:00Z">
            <w:rPr/>
          </w:rPrChange>
        </w:rPr>
        <w:t xml:space="preserve"> urbanos (ABRELP, 2014) e, no Brasil a produção de lixo (21%) mais que dobrou em relação ao número de popula</w:t>
      </w:r>
      <w:r w:rsidR="00590FED" w:rsidRPr="00814BCE">
        <w:rPr>
          <w:rPrChange w:id="533" w:author="Elias De Moraes Fernandes" w:date="2016-03-11T18:08:00Z">
            <w:rPr/>
          </w:rPrChange>
        </w:rPr>
        <w:t>ção (9,65%) nos últimos 10 anos.</w:t>
      </w:r>
    </w:p>
    <w:p w14:paraId="0FDB7DAE" w14:textId="4EC24DE3" w:rsidR="004C6697" w:rsidRPr="00814BCE" w:rsidRDefault="004C6697">
      <w:pPr>
        <w:pStyle w:val="CapitulosXX"/>
        <w:rPr>
          <w:rPrChange w:id="534" w:author="Elias De Moraes Fernandes" w:date="2016-03-11T18:08:00Z">
            <w:rPr/>
          </w:rPrChange>
        </w:rPr>
        <w:pPrChange w:id="535" w:author="Elias De Moraes Fernandes" w:date="2016-03-11T18:08:00Z">
          <w:pPr>
            <w:pStyle w:val="Introdespacamento"/>
          </w:pPr>
        </w:pPrChange>
      </w:pPr>
      <w:r w:rsidRPr="00814BCE">
        <w:rPr>
          <w:rPrChange w:id="536" w:author="Elias De Moraes Fernandes" w:date="2016-03-11T18:08:00Z">
            <w:rPr/>
          </w:rPrChange>
        </w:rPr>
        <w:t xml:space="preserve">Ainda nesses dados, o problema se encontra nos destinos finais dos </w:t>
      </w:r>
      <w:del w:id="537" w:author="Elias De Moraes Fernandes" w:date="2016-03-11T15:20:00Z">
        <w:r w:rsidRPr="00814BCE" w:rsidDel="0093370A">
          <w:rPr>
            <w:rPrChange w:id="538" w:author="Elias De Moraes Fernandes" w:date="2016-03-11T18:08:00Z">
              <w:rPr/>
            </w:rPrChange>
          </w:rPr>
          <w:delText>RSU (</w:delText>
        </w:r>
      </w:del>
      <w:r w:rsidRPr="00814BCE">
        <w:rPr>
          <w:rPrChange w:id="539" w:author="Elias De Moraes Fernandes" w:date="2016-03-11T18:08:00Z">
            <w:rPr/>
          </w:rPrChange>
        </w:rPr>
        <w:t>Resíduos Sólidos Urbanos</w:t>
      </w:r>
      <w:ins w:id="540" w:author="Elias De Moraes Fernandes" w:date="2016-03-11T15:20:00Z">
        <w:r w:rsidR="0093370A" w:rsidRPr="00814BCE">
          <w:rPr>
            <w:rPrChange w:id="541" w:author="Elias De Moraes Fernandes" w:date="2016-03-11T18:08:00Z">
              <w:rPr/>
            </w:rPrChange>
          </w:rPr>
          <w:t xml:space="preserve"> (RSU)</w:t>
        </w:r>
      </w:ins>
      <w:del w:id="542" w:author="Elias De Moraes Fernandes" w:date="2016-03-11T15:20:00Z">
        <w:r w:rsidRPr="00814BCE" w:rsidDel="0093370A">
          <w:rPr>
            <w:rPrChange w:id="543" w:author="Elias De Moraes Fernandes" w:date="2016-03-11T18:08:00Z">
              <w:rPr/>
            </w:rPrChange>
          </w:rPr>
          <w:delText>)</w:delText>
        </w:r>
      </w:del>
      <w:r w:rsidRPr="00814BCE">
        <w:rPr>
          <w:rPrChange w:id="544" w:author="Elias De Moraes Fernandes" w:date="2016-03-11T18:08:00Z">
            <w:rPr/>
          </w:rPrChange>
        </w:rPr>
        <w:t xml:space="preserve"> que tem 58,4% destinados adequadamente e 41,6% inadequadamente. Esses números parecem promissor, porém tem-se uma longa jornada a fim de destinar corretamente esses resíduos</w:t>
      </w:r>
      <w:r w:rsidR="00590FED" w:rsidRPr="00814BCE">
        <w:rPr>
          <w:rPrChange w:id="545" w:author="Elias De Moraes Fernandes" w:date="2016-03-11T18:08:00Z">
            <w:rPr/>
          </w:rPrChange>
        </w:rPr>
        <w:t xml:space="preserve"> (TRIGUEIRO, 2013).</w:t>
      </w:r>
      <w:r w:rsidRPr="00814BCE">
        <w:rPr>
          <w:rPrChange w:id="546" w:author="Elias De Moraes Fernandes" w:date="2016-03-11T18:08:00Z">
            <w:rPr/>
          </w:rPrChange>
        </w:rPr>
        <w:t xml:space="preserve"> </w:t>
      </w:r>
    </w:p>
    <w:p w14:paraId="72712F29" w14:textId="42A05B04" w:rsidR="004C6697" w:rsidRPr="00814BCE" w:rsidRDefault="004C6697">
      <w:pPr>
        <w:pStyle w:val="CapitulosXX"/>
        <w:rPr>
          <w:rPrChange w:id="547" w:author="Elias De Moraes Fernandes" w:date="2016-03-11T18:08:00Z">
            <w:rPr/>
          </w:rPrChange>
        </w:rPr>
        <w:pPrChange w:id="548" w:author="Elias De Moraes Fernandes" w:date="2016-03-11T18:08:00Z">
          <w:pPr>
            <w:pStyle w:val="Introdespacamento"/>
          </w:pPr>
        </w:pPrChange>
      </w:pPr>
      <w:r w:rsidRPr="00814BCE">
        <w:rPr>
          <w:rPrChange w:id="549" w:author="Elias De Moraes Fernandes" w:date="2016-03-11T18:08:00Z">
            <w:rPr/>
          </w:rPrChange>
        </w:rPr>
        <w:t xml:space="preserve">Em algumas regiões do país, a iniciativa de Coleta Seletiva parece desfavorável ao número de casos que tentam apoiar a mesmo. Por exemplo, na região Centro-oeste (62,5%) e Nordeste (57,2%) tem números elevados na falta de apoio para coleta seletiva. Ainda mais, essas duas regiões somam 30.3% das participações do total de RSU coletados (ABRELP, 2014), o que deixa uma lacuna </w:t>
      </w:r>
      <w:del w:id="550" w:author="Elias De Moraes Fernandes" w:date="2016-03-11T16:18:00Z">
        <w:r w:rsidRPr="00814BCE" w:rsidDel="00605DA7">
          <w:rPr>
            <w:rPrChange w:id="551" w:author="Elias De Moraes Fernandes" w:date="2016-03-11T18:08:00Z">
              <w:rPr/>
            </w:rPrChange>
          </w:rPr>
          <w:delText xml:space="preserve">grande </w:delText>
        </w:r>
      </w:del>
      <w:r w:rsidRPr="00814BCE">
        <w:rPr>
          <w:rPrChange w:id="552" w:author="Elias De Moraes Fernandes" w:date="2016-03-11T18:08:00Z">
            <w:rPr/>
          </w:rPrChange>
        </w:rPr>
        <w:t xml:space="preserve">que precisa ser preenchida. </w:t>
      </w:r>
    </w:p>
    <w:p w14:paraId="15F7B560" w14:textId="7B2B2583" w:rsidR="004C6697" w:rsidRPr="004C6697" w:rsidRDefault="004C6697">
      <w:pPr>
        <w:pStyle w:val="CapitulosXX"/>
        <w:pPrChange w:id="553" w:author="Elias De Moraes Fernandes" w:date="2016-03-11T18:08:00Z">
          <w:pPr>
            <w:pStyle w:val="Introdespacamento"/>
          </w:pPr>
        </w:pPrChange>
      </w:pPr>
      <w:r w:rsidRPr="00814BCE">
        <w:rPr>
          <w:rPrChange w:id="554" w:author="Elias De Moraes Fernandes" w:date="2016-03-11T18:08:00Z">
            <w:rPr/>
          </w:rPrChange>
        </w:rPr>
        <w:t>Na Lei nº 12.305/10, prevê a prevenção e a redução na geração de resíduos, tendo como proposta a prática de hábitos de consumo sustentável e um conjunto de instrumentos para propiciar o aumento da reciclagem e da reutilização dos resíduos sólidos (aquilo que tem valor econômico e pode ser reciclado ou reaproveitado) e a destinação ambientalmente adequada dos rejeitos (aquilo que não pode ser reciclado ou reutilizado) (Ministério do Meio Ambiente, 2016).</w:t>
      </w:r>
      <w:r w:rsidRPr="004C6697">
        <w:br w:type="page"/>
      </w:r>
    </w:p>
    <w:p w14:paraId="2735244C" w14:textId="43F3EAFA" w:rsidR="004C6697" w:rsidRPr="00540A29" w:rsidRDefault="00171F7F" w:rsidP="00171F7F">
      <w:pPr>
        <w:pStyle w:val="Palavras-chave"/>
        <w:spacing w:after="0" w:line="360" w:lineRule="auto"/>
        <w:ind w:left="400"/>
        <w:jc w:val="both"/>
        <w:rPr>
          <w:rFonts w:cs="Arial"/>
          <w:b/>
        </w:rPr>
      </w:pPr>
      <w:r>
        <w:rPr>
          <w:rFonts w:cs="Arial"/>
          <w:b/>
        </w:rPr>
        <w:lastRenderedPageBreak/>
        <w:fldChar w:fldCharType="begin"/>
      </w:r>
      <w:r>
        <w:rPr>
          <w:rFonts w:cs="Arial"/>
          <w:b/>
        </w:rPr>
        <w:instrText xml:space="preserve"> REF _Ref445304953 \r \h </w:instrText>
      </w:r>
      <w:r>
        <w:rPr>
          <w:rFonts w:cs="Arial"/>
          <w:b/>
        </w:rPr>
      </w:r>
      <w:r>
        <w:rPr>
          <w:rFonts w:cs="Arial"/>
          <w:b/>
        </w:rPr>
        <w:fldChar w:fldCharType="separate"/>
      </w:r>
      <w:r w:rsidR="00CF0D48">
        <w:rPr>
          <w:rFonts w:cs="Arial"/>
          <w:b/>
        </w:rPr>
        <w:t>1.2</w:t>
      </w:r>
      <w:r>
        <w:rPr>
          <w:rFonts w:cs="Arial"/>
          <w:b/>
        </w:rPr>
        <w:fldChar w:fldCharType="end"/>
      </w:r>
      <w:r>
        <w:rPr>
          <w:rFonts w:cs="Arial"/>
          <w:b/>
        </w:rPr>
        <w:tab/>
      </w:r>
      <w:r w:rsidR="004C6697" w:rsidRPr="00540A29">
        <w:rPr>
          <w:rFonts w:cs="Arial"/>
          <w:b/>
        </w:rPr>
        <w:t>MOTIVAÇÃO</w:t>
      </w:r>
    </w:p>
    <w:p w14:paraId="5017739F" w14:textId="17393A3A" w:rsidR="0065333A" w:rsidRPr="00AF205B" w:rsidRDefault="006A7489" w:rsidP="004C6697">
      <w:pPr>
        <w:pStyle w:val="Palavras-chave"/>
        <w:spacing w:after="0" w:line="360" w:lineRule="auto"/>
        <w:jc w:val="both"/>
        <w:rPr>
          <w:rFonts w:cs="Arial"/>
          <w:color w:val="FF0000"/>
          <w:sz w:val="16"/>
          <w:szCs w:val="16"/>
        </w:rPr>
      </w:pPr>
      <w:r>
        <w:rPr>
          <w:rFonts w:cs="Arial"/>
        </w:rPr>
        <w:t xml:space="preserve"> </w:t>
      </w:r>
    </w:p>
    <w:p w14:paraId="2EBB6E3C" w14:textId="79DF0211" w:rsidR="00B73B19" w:rsidRDefault="006E4AEC">
      <w:pPr>
        <w:pStyle w:val="CapitulosXX"/>
        <w:pPrChange w:id="555" w:author="Elias De Moraes Fernandes" w:date="2016-03-11T18:08:00Z">
          <w:pPr>
            <w:pStyle w:val="Palavras-chave"/>
            <w:spacing w:after="0" w:line="360" w:lineRule="auto"/>
            <w:ind w:left="426" w:firstLine="282"/>
            <w:jc w:val="both"/>
          </w:pPr>
        </w:pPrChange>
      </w:pPr>
      <w:r>
        <w:t xml:space="preserve">O índice de abrangência da Coleta de RSU no Brasil em 2014 foi de 90,68% (ABRELPE, 2014). Isso significa que o Brasil está crescendo </w:t>
      </w:r>
      <w:r w:rsidR="00E35585">
        <w:t>na quantidade de RSU gerado, assim como a população brasileira</w:t>
      </w:r>
      <w:r w:rsidR="00132093">
        <w:t xml:space="preserve">. Algumas regiões se sobressaem, devido ao maior número de </w:t>
      </w:r>
      <w:r w:rsidR="00C56813">
        <w:t>grandes centros urbanos</w:t>
      </w:r>
      <w:r w:rsidR="00132093">
        <w:t>.</w:t>
      </w:r>
    </w:p>
    <w:p w14:paraId="04CF81DC" w14:textId="37C35B7A" w:rsidR="00E35585" w:rsidRDefault="00E35585">
      <w:pPr>
        <w:pStyle w:val="CapitulosXX"/>
        <w:pPrChange w:id="556" w:author="Elias De Moraes Fernandes" w:date="2016-03-11T18:08:00Z">
          <w:pPr>
            <w:pStyle w:val="Palavras-chave"/>
            <w:spacing w:after="0" w:line="360" w:lineRule="auto"/>
            <w:ind w:left="400"/>
            <w:jc w:val="both"/>
          </w:pPr>
        </w:pPrChange>
      </w:pPr>
      <w:r>
        <w:tab/>
        <w:t>Sabe se que a incidência de Coleta Seletiva em municípios pequenos (cerca de 50 mil habitantes) é menor no que nos grandes centros. Para isso é necessário levar a esses pequenos municípios</w:t>
      </w:r>
      <w:r w:rsidR="006C3766">
        <w:t xml:space="preserve"> o incentivo </w:t>
      </w:r>
      <w:r w:rsidR="00D500B3">
        <w:t>a</w:t>
      </w:r>
      <w:r w:rsidR="006C3766">
        <w:t xml:space="preserve"> cultivar essas boas práticas para redirecionamento adequado do lixo.</w:t>
      </w:r>
      <w:r>
        <w:t xml:space="preserve"> </w:t>
      </w:r>
      <w:r w:rsidR="006C3766">
        <w:t xml:space="preserve">Isso </w:t>
      </w:r>
      <w:r w:rsidR="001D590A">
        <w:t>sem deixar de atender as metrópoles</w:t>
      </w:r>
      <w:r>
        <w:t xml:space="preserve">, na qual faz a </w:t>
      </w:r>
      <w:r w:rsidR="00100F6D">
        <w:t>maior parte</w:t>
      </w:r>
      <w:r>
        <w:t xml:space="preserve"> do papel</w:t>
      </w:r>
      <w:r w:rsidR="00100F6D">
        <w:t xml:space="preserve">, </w:t>
      </w:r>
      <w:r w:rsidR="00DB7C6E">
        <w:t xml:space="preserve">por </w:t>
      </w:r>
      <w:r w:rsidR="00100F6D">
        <w:t>ter mais habitante</w:t>
      </w:r>
      <w:r w:rsidR="00100F6D">
        <w:rPr>
          <w:lang w:val="en-CA"/>
        </w:rPr>
        <w:t>/</w:t>
      </w:r>
      <w:r w:rsidR="00100F6D">
        <w:t>km²</w:t>
      </w:r>
      <w:r>
        <w:t xml:space="preserve">. </w:t>
      </w:r>
    </w:p>
    <w:p w14:paraId="3F00A20E" w14:textId="4C7DCF1B" w:rsidR="00E35585" w:rsidRDefault="00E35585">
      <w:pPr>
        <w:pStyle w:val="CapitulosXX"/>
        <w:pPrChange w:id="557" w:author="Elias De Moraes Fernandes" w:date="2016-03-11T18:08:00Z">
          <w:pPr>
            <w:pStyle w:val="Palavras-chave"/>
            <w:spacing w:after="0" w:line="360" w:lineRule="auto"/>
            <w:ind w:left="400"/>
            <w:jc w:val="both"/>
          </w:pPr>
        </w:pPrChange>
      </w:pPr>
      <w:r>
        <w:tab/>
      </w:r>
      <w:r w:rsidR="00A85B81">
        <w:t>A eficiência</w:t>
      </w:r>
      <w:r>
        <w:t xml:space="preserve"> </w:t>
      </w:r>
      <w:r w:rsidR="00A85B81">
        <w:t>para</w:t>
      </w:r>
      <w:r>
        <w:t xml:space="preserve"> abranger toda </w:t>
      </w:r>
      <w:del w:id="558" w:author="Elias De Moraes Fernandes" w:date="2016-03-11T17:25:00Z">
        <w:r w:rsidDel="002F1C58">
          <w:delText xml:space="preserve">essa </w:delText>
        </w:r>
      </w:del>
      <w:ins w:id="559" w:author="Elias De Moraes Fernandes" w:date="2016-03-11T17:25:00Z">
        <w:r w:rsidR="002F1C58">
          <w:t xml:space="preserve">a </w:t>
        </w:r>
      </w:ins>
      <w:r>
        <w:t xml:space="preserve">população é </w:t>
      </w:r>
      <w:del w:id="560" w:author="Elias De Moraes Fernandes" w:date="2016-03-11T17:25:00Z">
        <w:r w:rsidDel="00A15E8A">
          <w:delText xml:space="preserve">designar </w:delText>
        </w:r>
      </w:del>
      <w:ins w:id="561" w:author="Elias De Moraes Fernandes" w:date="2016-03-11T17:25:00Z">
        <w:r w:rsidR="00A15E8A">
          <w:t xml:space="preserve">conscientizar </w:t>
        </w:r>
      </w:ins>
      <w:r>
        <w:t>o papel deles na participaçã</w:t>
      </w:r>
      <w:r w:rsidR="002F71BF">
        <w:t xml:space="preserve">o dessa Coleta Seletiva, que pode começar domesticamente e </w:t>
      </w:r>
      <w:r w:rsidR="00590FED">
        <w:t>crescer</w:t>
      </w:r>
      <w:r w:rsidR="002F71BF">
        <w:t xml:space="preserve"> para uma coleta de nível industrial, do tamanho de uma grande empresa ou Universidade, que é o caso da UTFPR Curitiba, por exemplo</w:t>
      </w:r>
      <w:r w:rsidR="009E3297">
        <w:t>.</w:t>
      </w:r>
    </w:p>
    <w:p w14:paraId="28CE34B4" w14:textId="403AA0EB" w:rsidR="009E3297" w:rsidRPr="00FC765B" w:rsidRDefault="009E3297">
      <w:pPr>
        <w:pStyle w:val="CapitulosXX"/>
        <w:rPr>
          <w:lang w:val="pt-BR"/>
          <w:rPrChange w:id="562" w:author="Elias De Moraes Fernandes" w:date="2016-03-11T17:27:00Z">
            <w:rPr/>
          </w:rPrChange>
        </w:rPr>
        <w:pPrChange w:id="563" w:author="Elias De Moraes Fernandes" w:date="2016-03-11T18:08:00Z">
          <w:pPr>
            <w:pStyle w:val="Palavras-chave"/>
            <w:spacing w:after="0" w:line="360" w:lineRule="auto"/>
            <w:ind w:left="400"/>
            <w:jc w:val="both"/>
          </w:pPr>
        </w:pPrChange>
      </w:pPr>
      <w:r>
        <w:tab/>
      </w:r>
      <w:ins w:id="564" w:author="Elias De Moraes Fernandes" w:date="2016-03-11T17:25:00Z">
        <w:r w:rsidR="004E4C22" w:rsidRPr="00FC765B">
          <w:rPr>
            <w:lang w:val="pt-BR"/>
            <w:rPrChange w:id="565" w:author="Elias De Moraes Fernandes" w:date="2016-03-11T17:27:00Z">
              <w:rPr/>
            </w:rPrChange>
          </w:rPr>
          <w:t>Uma alternativ</w:t>
        </w:r>
      </w:ins>
      <w:ins w:id="566" w:author="Elias De Moraes Fernandes" w:date="2016-03-11T17:27:00Z">
        <w:r w:rsidR="005D4AE4" w:rsidRPr="00FC765B">
          <w:rPr>
            <w:lang w:val="pt-BR"/>
            <w:rPrChange w:id="567" w:author="Elias De Moraes Fernandes" w:date="2016-03-11T17:27:00Z">
              <w:rPr/>
            </w:rPrChange>
          </w:rPr>
          <w:t>a</w:t>
        </w:r>
      </w:ins>
      <w:ins w:id="568" w:author="Elias De Moraes Fernandes" w:date="2016-03-11T17:25:00Z">
        <w:r w:rsidR="004E4C22" w:rsidRPr="00FC765B">
          <w:rPr>
            <w:lang w:val="pt-BR"/>
            <w:rPrChange w:id="569" w:author="Elias De Moraes Fernandes" w:date="2016-03-11T17:27:00Z">
              <w:rPr/>
            </w:rPrChange>
          </w:rPr>
          <w:t xml:space="preserve"> promissora para conscientizar um grande número de pessoas s</w:t>
        </w:r>
      </w:ins>
      <w:ins w:id="570" w:author="Elias De Moraes Fernandes" w:date="2016-03-11T17:26:00Z">
        <w:r w:rsidR="004E4C22" w:rsidRPr="00FC765B">
          <w:rPr>
            <w:lang w:val="pt-BR"/>
            <w:rPrChange w:id="571" w:author="Elias De Moraes Fernandes" w:date="2016-03-11T17:27:00Z">
              <w:rPr/>
            </w:rPrChange>
          </w:rPr>
          <w:t xml:space="preserve">ão os </w:t>
        </w:r>
      </w:ins>
      <w:del w:id="572" w:author="Elias De Moraes Fernandes" w:date="2016-03-11T17:26:00Z">
        <w:r w:rsidR="00564A18" w:rsidRPr="00FC765B" w:rsidDel="004E4C22">
          <w:rPr>
            <w:lang w:val="pt-BR"/>
            <w:rPrChange w:id="573" w:author="Elias De Moraes Fernandes" w:date="2016-03-11T17:27:00Z">
              <w:rPr/>
            </w:rPrChange>
          </w:rPr>
          <w:delText xml:space="preserve">Para abordar, tendo os </w:delText>
        </w:r>
      </w:del>
      <w:r w:rsidR="001D0B31" w:rsidRPr="00FC765B">
        <w:rPr>
          <w:lang w:val="pt-BR"/>
          <w:rPrChange w:id="574" w:author="Elias De Moraes Fernandes" w:date="2016-03-11T17:27:00Z">
            <w:rPr/>
          </w:rPrChange>
        </w:rPr>
        <w:t xml:space="preserve">jogos digitais educativos </w:t>
      </w:r>
      <w:del w:id="575" w:author="Elias De Moraes Fernandes" w:date="2016-03-11T17:26:00Z">
        <w:r w:rsidR="00564A18" w:rsidRPr="00FC765B" w:rsidDel="004E4C22">
          <w:rPr>
            <w:lang w:val="pt-BR"/>
            <w:rPrChange w:id="576" w:author="Elias De Moraes Fernandes" w:date="2016-03-11T17:27:00Z">
              <w:rPr/>
            </w:rPrChange>
          </w:rPr>
          <w:delText xml:space="preserve">como </w:delText>
        </w:r>
        <w:r w:rsidR="00C663BC" w:rsidRPr="00FC765B" w:rsidDel="004E4C22">
          <w:rPr>
            <w:lang w:val="pt-BR"/>
            <w:rPrChange w:id="577" w:author="Elias De Moraes Fernandes" w:date="2016-03-11T17:27:00Z">
              <w:rPr/>
            </w:rPrChange>
          </w:rPr>
          <w:delText>meio propagador</w:delText>
        </w:r>
        <w:r w:rsidR="00564A18" w:rsidRPr="00FC765B" w:rsidDel="004E4C22">
          <w:rPr>
            <w:lang w:val="pt-BR"/>
            <w:rPrChange w:id="578" w:author="Elias De Moraes Fernandes" w:date="2016-03-11T17:27:00Z">
              <w:rPr/>
            </w:rPrChange>
          </w:rPr>
          <w:delText>, pode</w:delText>
        </w:r>
        <w:r w:rsidR="009B4AF7" w:rsidRPr="00FC765B" w:rsidDel="004E4C22">
          <w:rPr>
            <w:lang w:val="pt-BR"/>
            <w:rPrChange w:id="579" w:author="Elias De Moraes Fernandes" w:date="2016-03-11T17:27:00Z">
              <w:rPr/>
            </w:rPrChange>
          </w:rPr>
          <w:delText xml:space="preserve"> ser </w:delText>
        </w:r>
        <w:r w:rsidR="00590FED" w:rsidRPr="00FC765B" w:rsidDel="004E4C22">
          <w:rPr>
            <w:lang w:val="pt-BR"/>
            <w:rPrChange w:id="580" w:author="Elias De Moraes Fernandes" w:date="2016-03-11T17:27:00Z">
              <w:rPr/>
            </w:rPrChange>
          </w:rPr>
          <w:delText>colocado</w:delText>
        </w:r>
      </w:del>
      <w:ins w:id="581" w:author="Elias De Moraes Fernandes" w:date="2016-03-11T17:26:00Z">
        <w:r w:rsidR="004E4C22" w:rsidRPr="00FC765B">
          <w:rPr>
            <w:lang w:val="pt-BR"/>
            <w:rPrChange w:id="582" w:author="Elias De Moraes Fernandes" w:date="2016-03-11T17:27:00Z">
              <w:rPr/>
            </w:rPrChange>
          </w:rPr>
          <w:t>pois pode ser inserido</w:t>
        </w:r>
      </w:ins>
      <w:del w:id="583" w:author="Elias De Moraes Fernandes" w:date="2016-03-11T17:26:00Z">
        <w:r w:rsidR="00590FED" w:rsidRPr="00FC765B" w:rsidDel="004E4C22">
          <w:rPr>
            <w:lang w:val="pt-BR"/>
            <w:rPrChange w:id="584" w:author="Elias De Moraes Fernandes" w:date="2016-03-11T17:27:00Z">
              <w:rPr/>
            </w:rPrChange>
          </w:rPr>
          <w:delText xml:space="preserve"> o mesmo</w:delText>
        </w:r>
      </w:del>
      <w:r w:rsidRPr="00FC765B">
        <w:rPr>
          <w:lang w:val="pt-BR"/>
          <w:rPrChange w:id="585" w:author="Elias De Moraes Fernandes" w:date="2016-03-11T17:27:00Z">
            <w:rPr/>
          </w:rPrChange>
        </w:rPr>
        <w:t xml:space="preserve"> dentro das salas de aulas que</w:t>
      </w:r>
      <w:del w:id="586" w:author="Elias De Moraes Fernandes" w:date="2016-03-11T17:27:00Z">
        <w:r w:rsidRPr="00FC765B" w:rsidDel="003954DD">
          <w:rPr>
            <w:lang w:val="pt-BR"/>
            <w:rPrChange w:id="587" w:author="Elias De Moraes Fernandes" w:date="2016-03-11T17:27:00Z">
              <w:rPr/>
            </w:rPrChange>
          </w:rPr>
          <w:delText>,</w:delText>
        </w:r>
      </w:del>
      <w:r w:rsidRPr="00FC765B">
        <w:rPr>
          <w:lang w:val="pt-BR"/>
          <w:rPrChange w:id="588" w:author="Elias De Moraes Fernandes" w:date="2016-03-11T17:27:00Z">
            <w:rPr/>
          </w:rPrChange>
        </w:rPr>
        <w:t xml:space="preserve"> por sua vez </w:t>
      </w:r>
      <w:del w:id="589" w:author="Elias De Moraes Fernandes" w:date="2016-03-11T17:27:00Z">
        <w:r w:rsidRPr="00FC765B" w:rsidDel="00173CE2">
          <w:rPr>
            <w:lang w:val="pt-BR"/>
            <w:rPrChange w:id="590" w:author="Elias De Moraes Fernandes" w:date="2016-03-11T17:27:00Z">
              <w:rPr/>
            </w:rPrChange>
          </w:rPr>
          <w:delText xml:space="preserve">é </w:delText>
        </w:r>
      </w:del>
      <w:ins w:id="591" w:author="Elias De Moraes Fernandes" w:date="2016-03-11T17:27:00Z">
        <w:r w:rsidR="00173CE2" w:rsidRPr="00FC765B">
          <w:rPr>
            <w:lang w:val="pt-BR"/>
            <w:rPrChange w:id="592" w:author="Elias De Moraes Fernandes" w:date="2016-03-11T17:27:00Z">
              <w:rPr/>
            </w:rPrChange>
          </w:rPr>
          <w:t xml:space="preserve">são </w:t>
        </w:r>
      </w:ins>
      <w:r w:rsidRPr="00FC765B">
        <w:rPr>
          <w:lang w:val="pt-BR"/>
          <w:rPrChange w:id="593" w:author="Elias De Moraes Fernandes" w:date="2016-03-11T17:27:00Z">
            <w:rPr/>
          </w:rPrChange>
        </w:rPr>
        <w:t xml:space="preserve">levado até </w:t>
      </w:r>
      <w:ins w:id="594" w:author="Elias De Moraes Fernandes" w:date="2016-03-11T17:26:00Z">
        <w:r w:rsidR="00F550FB" w:rsidRPr="00FC765B">
          <w:rPr>
            <w:lang w:val="pt-BR"/>
            <w:rPrChange w:id="595" w:author="Elias De Moraes Fernandes" w:date="2016-03-11T17:27:00Z">
              <w:rPr/>
            </w:rPrChange>
          </w:rPr>
          <w:t>membro familiares</w:t>
        </w:r>
      </w:ins>
      <w:del w:id="596" w:author="Elias De Moraes Fernandes" w:date="2016-03-11T17:26:00Z">
        <w:r w:rsidRPr="00FC765B" w:rsidDel="00F550FB">
          <w:rPr>
            <w:lang w:val="pt-BR"/>
            <w:rPrChange w:id="597" w:author="Elias De Moraes Fernandes" w:date="2016-03-11T17:27:00Z">
              <w:rPr/>
            </w:rPrChange>
          </w:rPr>
          <w:delText>os pais</w:delText>
        </w:r>
      </w:del>
      <w:r w:rsidRPr="00FC765B">
        <w:rPr>
          <w:lang w:val="pt-BR"/>
          <w:rPrChange w:id="598" w:author="Elias De Moraes Fernandes" w:date="2016-03-11T17:27:00Z">
            <w:rPr/>
          </w:rPrChange>
        </w:rPr>
        <w:t xml:space="preserve">, fazendo a </w:t>
      </w:r>
      <w:r w:rsidR="009B4AF7" w:rsidRPr="00FC765B">
        <w:rPr>
          <w:lang w:val="pt-BR"/>
          <w:rPrChange w:id="599" w:author="Elias De Moraes Fernandes" w:date="2016-03-11T17:27:00Z">
            <w:rPr/>
          </w:rPrChange>
        </w:rPr>
        <w:t>ciclo completo de divulgação</w:t>
      </w:r>
      <w:r w:rsidR="00564A18" w:rsidRPr="00FC765B">
        <w:rPr>
          <w:lang w:val="pt-BR"/>
          <w:rPrChange w:id="600" w:author="Elias De Moraes Fernandes" w:date="2016-03-11T17:27:00Z">
            <w:rPr/>
          </w:rPrChange>
        </w:rPr>
        <w:t xml:space="preserve"> do problema</w:t>
      </w:r>
      <w:r w:rsidRPr="00FC765B">
        <w:rPr>
          <w:lang w:val="pt-BR"/>
          <w:rPrChange w:id="601" w:author="Elias De Moraes Fernandes" w:date="2016-03-11T17:27:00Z">
            <w:rPr/>
          </w:rPrChange>
        </w:rPr>
        <w:t xml:space="preserve">. </w:t>
      </w:r>
      <w:commentRangeStart w:id="602"/>
      <w:r w:rsidR="00B8207A" w:rsidRPr="00FC765B">
        <w:rPr>
          <w:lang w:val="pt-BR"/>
          <w:rPrChange w:id="603" w:author="Elias De Moraes Fernandes" w:date="2016-03-11T17:27:00Z">
            <w:rPr/>
          </w:rPrChange>
        </w:rPr>
        <w:t xml:space="preserve">Embora os </w:t>
      </w:r>
      <w:r w:rsidR="00B8207A" w:rsidRPr="00FC765B">
        <w:rPr>
          <w:i/>
          <w:lang w:val="pt-BR"/>
          <w:rPrChange w:id="604" w:author="Elias De Moraes Fernandes" w:date="2016-03-11T17:28:00Z">
            <w:rPr/>
          </w:rPrChange>
        </w:rPr>
        <w:t>serious game</w:t>
      </w:r>
      <w:r w:rsidR="00B8207A" w:rsidRPr="00FC765B">
        <w:rPr>
          <w:lang w:val="pt-BR"/>
          <w:rPrChange w:id="605" w:author="Elias De Moraes Fernandes" w:date="2016-03-11T17:27:00Z">
            <w:rPr/>
          </w:rPrChange>
        </w:rPr>
        <w:t xml:space="preserve"> </w:t>
      </w:r>
      <w:del w:id="606" w:author="A" w:date="2016-03-02T23:49:00Z">
        <w:r w:rsidR="00B8207A" w:rsidRPr="00FC765B" w:rsidDel="00C217C1">
          <w:rPr>
            <w:lang w:val="pt-BR"/>
            <w:rPrChange w:id="607" w:author="Elias De Moraes Fernandes" w:date="2016-03-11T17:27:00Z">
              <w:rPr/>
            </w:rPrChange>
          </w:rPr>
          <w:delText xml:space="preserve">mobile </w:delText>
        </w:r>
      </w:del>
      <w:r w:rsidR="00B8207A" w:rsidRPr="00FC765B">
        <w:rPr>
          <w:lang w:val="pt-BR"/>
          <w:rPrChange w:id="608" w:author="Elias De Moraes Fernandes" w:date="2016-03-11T17:27:00Z">
            <w:rPr/>
          </w:rPrChange>
        </w:rPr>
        <w:t xml:space="preserve">seja um segmento </w:t>
      </w:r>
      <w:del w:id="609" w:author="A" w:date="2016-03-02T23:49:00Z">
        <w:r w:rsidR="00B8207A" w:rsidRPr="00FC765B" w:rsidDel="00C217C1">
          <w:rPr>
            <w:lang w:val="pt-BR"/>
            <w:rPrChange w:id="610" w:author="Elias De Moraes Fernandes" w:date="2016-03-11T17:27:00Z">
              <w:rPr/>
            </w:rPrChange>
          </w:rPr>
          <w:delText>novo</w:delText>
        </w:r>
      </w:del>
      <w:ins w:id="611" w:author="A" w:date="2016-03-02T23:49:00Z">
        <w:r w:rsidR="00C217C1" w:rsidRPr="00FC765B">
          <w:rPr>
            <w:lang w:val="pt-BR"/>
            <w:rPrChange w:id="612" w:author="Elias De Moraes Fernandes" w:date="2016-03-11T17:27:00Z">
              <w:rPr/>
            </w:rPrChange>
          </w:rPr>
          <w:t>recente</w:t>
        </w:r>
        <w:del w:id="613" w:author="Elias De Moraes Fernandes" w:date="2016-03-11T17:27:00Z">
          <w:r w:rsidR="00C217C1" w:rsidRPr="00FC765B" w:rsidDel="003054FC">
            <w:rPr>
              <w:lang w:val="pt-BR"/>
              <w:rPrChange w:id="614" w:author="Elias De Moraes Fernandes" w:date="2016-03-11T17:27:00Z">
                <w:rPr/>
              </w:rPrChange>
            </w:rPr>
            <w:delText xml:space="preserve"> de uso</w:delText>
          </w:r>
        </w:del>
      </w:ins>
      <w:r w:rsidR="00B8207A" w:rsidRPr="00FC765B">
        <w:rPr>
          <w:lang w:val="pt-BR"/>
          <w:rPrChange w:id="615" w:author="Elias De Moraes Fernandes" w:date="2016-03-11T17:27:00Z">
            <w:rPr/>
          </w:rPrChange>
        </w:rPr>
        <w:t xml:space="preserve">, </w:t>
      </w:r>
      <w:ins w:id="616" w:author="A" w:date="2016-03-02T23:49:00Z">
        <w:r w:rsidR="00C217C1" w:rsidRPr="00FC765B">
          <w:rPr>
            <w:lang w:val="pt-BR"/>
            <w:rPrChange w:id="617" w:author="Elias De Moraes Fernandes" w:date="2016-03-11T17:27:00Z">
              <w:rPr/>
            </w:rPrChange>
          </w:rPr>
          <w:t>n</w:t>
        </w:r>
      </w:ins>
      <w:r w:rsidR="00B8207A" w:rsidRPr="00FC765B">
        <w:rPr>
          <w:lang w:val="pt-BR"/>
          <w:rPrChange w:id="618" w:author="Elias De Moraes Fernandes" w:date="2016-03-11T17:27:00Z">
            <w:rPr/>
          </w:rPrChange>
        </w:rPr>
        <w:t>o Brasil começou a ganhar espaço assim como aconteceu com os games casuais em meados de 2010</w:t>
      </w:r>
      <w:commentRangeEnd w:id="602"/>
      <w:r w:rsidR="00C217C1" w:rsidRPr="00FC765B">
        <w:rPr>
          <w:rStyle w:val="CommentReference"/>
          <w:rFonts w:asciiTheme="minorHAnsi" w:eastAsiaTheme="minorHAnsi" w:hAnsiTheme="minorHAnsi" w:cstheme="minorBidi"/>
          <w:color w:val="auto"/>
          <w:lang w:val="pt-BR"/>
          <w:rPrChange w:id="619" w:author="Elias De Moraes Fernandes" w:date="2016-03-11T17:27:00Z">
            <w:rPr>
              <w:rStyle w:val="CommentReference"/>
              <w:rFonts w:asciiTheme="minorHAnsi" w:eastAsiaTheme="minorHAnsi" w:hAnsiTheme="minorHAnsi" w:cstheme="minorBidi"/>
              <w:color w:val="auto"/>
            </w:rPr>
          </w:rPrChange>
        </w:rPr>
        <w:commentReference w:id="602"/>
      </w:r>
      <w:r w:rsidR="00B8207A" w:rsidRPr="00FC765B">
        <w:rPr>
          <w:lang w:val="pt-BR"/>
          <w:rPrChange w:id="620" w:author="Elias De Moraes Fernandes" w:date="2016-03-11T17:27:00Z">
            <w:rPr/>
          </w:rPrChange>
        </w:rPr>
        <w:t xml:space="preserve">. </w:t>
      </w:r>
      <w:r w:rsidRPr="00FC765B">
        <w:rPr>
          <w:lang w:val="pt-BR"/>
          <w:rPrChange w:id="621" w:author="Elias De Moraes Fernandes" w:date="2016-03-11T17:27:00Z">
            <w:rPr/>
          </w:rPrChange>
        </w:rPr>
        <w:t>Comparativamente</w:t>
      </w:r>
      <w:r w:rsidR="00883C32" w:rsidRPr="00FC765B">
        <w:rPr>
          <w:lang w:val="pt-BR"/>
          <w:rPrChange w:id="622" w:author="Elias De Moraes Fernandes" w:date="2016-03-11T17:27:00Z">
            <w:rPr/>
          </w:rPrChange>
        </w:rPr>
        <w:t>, a indústria de jogos digitais</w:t>
      </w:r>
      <w:r w:rsidR="00F3301B" w:rsidRPr="00FC765B">
        <w:rPr>
          <w:lang w:val="pt-BR"/>
          <w:rPrChange w:id="623" w:author="Elias De Moraes Fernandes" w:date="2016-03-11T17:27:00Z">
            <w:rPr/>
          </w:rPrChange>
        </w:rPr>
        <w:t xml:space="preserve"> educativos tem aumentado </w:t>
      </w:r>
      <w:r w:rsidR="00F53DCF" w:rsidRPr="00FC765B">
        <w:rPr>
          <w:lang w:val="pt-BR"/>
          <w:rPrChange w:id="624" w:author="Elias De Moraes Fernandes" w:date="2016-03-11T17:27:00Z">
            <w:rPr/>
          </w:rPrChange>
        </w:rPr>
        <w:t>26</w:t>
      </w:r>
      <w:r w:rsidR="00F3301B" w:rsidRPr="00FC765B">
        <w:rPr>
          <w:lang w:val="pt-BR"/>
          <w:rPrChange w:id="625" w:author="Elias De Moraes Fernandes" w:date="2016-03-11T17:27:00Z">
            <w:rPr/>
          </w:rPrChange>
        </w:rPr>
        <w:t xml:space="preserve">% </w:t>
      </w:r>
      <w:r w:rsidR="00F53DCF" w:rsidRPr="00FC765B">
        <w:rPr>
          <w:lang w:val="pt-BR"/>
          <w:rPrChange w:id="626" w:author="Elias De Moraes Fernandes" w:date="2016-03-11T17:27:00Z">
            <w:rPr/>
          </w:rPrChange>
        </w:rPr>
        <w:t>a cada ano que passa</w:t>
      </w:r>
      <w:r w:rsidR="00564A18" w:rsidRPr="00FC765B">
        <w:rPr>
          <w:lang w:val="pt-BR"/>
          <w:rPrChange w:id="627" w:author="Elias De Moraes Fernandes" w:date="2016-03-11T17:27:00Z">
            <w:rPr/>
          </w:rPrChange>
        </w:rPr>
        <w:t xml:space="preserve"> (Innovation House Rio, </w:t>
      </w:r>
      <w:r w:rsidR="00FF279A" w:rsidRPr="00FC765B">
        <w:rPr>
          <w:lang w:val="pt-BR"/>
          <w:rPrChange w:id="628" w:author="Elias De Moraes Fernandes" w:date="2016-03-11T17:27:00Z">
            <w:rPr/>
          </w:rPrChange>
        </w:rPr>
        <w:t>2015)</w:t>
      </w:r>
      <w:r w:rsidR="00883C32" w:rsidRPr="00FC765B">
        <w:rPr>
          <w:lang w:val="pt-BR"/>
          <w:rPrChange w:id="629" w:author="Elias De Moraes Fernandes" w:date="2016-03-11T17:27:00Z">
            <w:rPr/>
          </w:rPrChange>
        </w:rPr>
        <w:t xml:space="preserve">, desempenhando o papel de dramatizar os problemas, contribuírem para desenvolvimento de estratégias e rápidas tomadas de decisões, levando à um rápido processo de </w:t>
      </w:r>
      <w:r w:rsidR="00883C32" w:rsidRPr="00FC765B">
        <w:rPr>
          <w:i/>
          <w:lang w:val="pt-BR"/>
          <w:rPrChange w:id="630" w:author="Elias De Moraes Fernandes" w:date="2016-03-11T17:28:00Z">
            <w:rPr/>
          </w:rPrChange>
        </w:rPr>
        <w:t>feedback</w:t>
      </w:r>
      <w:r w:rsidR="00883C32" w:rsidRPr="00FC765B">
        <w:rPr>
          <w:lang w:val="pt-BR"/>
          <w:rPrChange w:id="631" w:author="Elias De Moraes Fernandes" w:date="2016-03-11T17:27:00Z">
            <w:rPr/>
          </w:rPrChange>
        </w:rPr>
        <w:t xml:space="preserve">. </w:t>
      </w:r>
    </w:p>
    <w:p w14:paraId="782BD592" w14:textId="77777777" w:rsidR="00646C6D" w:rsidRDefault="00646C6D">
      <w:pPr>
        <w:rPr>
          <w:rFonts w:ascii="Arial" w:eastAsia="Times New Roman" w:hAnsi="Arial" w:cs="Arial"/>
          <w:color w:val="000000"/>
          <w:sz w:val="24"/>
          <w:szCs w:val="24"/>
        </w:rPr>
      </w:pPr>
      <w:r>
        <w:rPr>
          <w:rFonts w:cs="Arial"/>
        </w:rPr>
        <w:br w:type="page"/>
      </w:r>
    </w:p>
    <w:p w14:paraId="7651DCDF" w14:textId="3E79064F" w:rsidR="00B73B19" w:rsidRPr="00540A29" w:rsidRDefault="00171F7F" w:rsidP="00171F7F">
      <w:pPr>
        <w:pStyle w:val="Palavras-chave"/>
        <w:spacing w:after="0" w:line="360" w:lineRule="auto"/>
        <w:ind w:left="400"/>
        <w:jc w:val="both"/>
        <w:rPr>
          <w:rFonts w:cs="Arial"/>
          <w:b/>
        </w:rPr>
      </w:pPr>
      <w:r>
        <w:rPr>
          <w:rFonts w:cs="Arial"/>
          <w:b/>
        </w:rPr>
        <w:lastRenderedPageBreak/>
        <w:fldChar w:fldCharType="begin"/>
      </w:r>
      <w:r>
        <w:rPr>
          <w:rFonts w:cs="Arial"/>
          <w:b/>
        </w:rPr>
        <w:instrText xml:space="preserve"> REF _Ref445304965 \r \h </w:instrText>
      </w:r>
      <w:r>
        <w:rPr>
          <w:rFonts w:cs="Arial"/>
          <w:b/>
        </w:rPr>
      </w:r>
      <w:r>
        <w:rPr>
          <w:rFonts w:cs="Arial"/>
          <w:b/>
        </w:rPr>
        <w:fldChar w:fldCharType="separate"/>
      </w:r>
      <w:r w:rsidR="00CF0D48">
        <w:rPr>
          <w:rFonts w:cs="Arial"/>
          <w:b/>
        </w:rPr>
        <w:t>1.3</w:t>
      </w:r>
      <w:r>
        <w:rPr>
          <w:rFonts w:cs="Arial"/>
          <w:b/>
        </w:rPr>
        <w:fldChar w:fldCharType="end"/>
      </w:r>
      <w:r>
        <w:rPr>
          <w:rFonts w:cs="Arial"/>
          <w:b/>
        </w:rPr>
        <w:tab/>
      </w:r>
      <w:r w:rsidR="00B73B19" w:rsidRPr="00540A29">
        <w:rPr>
          <w:rFonts w:cs="Arial"/>
          <w:b/>
        </w:rPr>
        <w:t>OBJETIVOS</w:t>
      </w:r>
    </w:p>
    <w:p w14:paraId="55F08879" w14:textId="77777777" w:rsidR="00B73B19" w:rsidRDefault="00B73B19" w:rsidP="00B73B19">
      <w:pPr>
        <w:pStyle w:val="Palavras-chave"/>
        <w:spacing w:after="0" w:line="360" w:lineRule="auto"/>
        <w:jc w:val="both"/>
        <w:rPr>
          <w:rFonts w:cs="Arial"/>
        </w:rPr>
      </w:pPr>
    </w:p>
    <w:p w14:paraId="0419BBAD" w14:textId="77777777" w:rsidR="00D1625E" w:rsidRPr="00CF4618" w:rsidRDefault="00331B8A" w:rsidP="008E4566">
      <w:pPr>
        <w:pStyle w:val="Introdespacamento"/>
        <w:rPr>
          <w:sz w:val="22"/>
          <w:szCs w:val="22"/>
          <w:rPrChange w:id="632" w:author="Elias De Moraes Fernandes" w:date="2016-03-14T21:32:00Z">
            <w:rPr/>
          </w:rPrChange>
        </w:rPr>
      </w:pPr>
      <w:r w:rsidRPr="00CF4618">
        <w:rPr>
          <w:sz w:val="22"/>
          <w:szCs w:val="22"/>
          <w:rPrChange w:id="633" w:author="Elias De Moraes Fernandes" w:date="2016-03-14T21:32:00Z">
            <w:rPr/>
          </w:rPrChange>
        </w:rPr>
        <w:t xml:space="preserve">Com base no que foi exposto, abaixo estão relacionados os objetivos </w:t>
      </w:r>
      <w:r w:rsidR="00D1625E" w:rsidRPr="00CF4618">
        <w:rPr>
          <w:sz w:val="22"/>
          <w:szCs w:val="22"/>
          <w:rPrChange w:id="634" w:author="Elias De Moraes Fernandes" w:date="2016-03-14T21:32:00Z">
            <w:rPr/>
          </w:rPrChange>
        </w:rPr>
        <w:t xml:space="preserve">gerais e específicos. </w:t>
      </w:r>
    </w:p>
    <w:p w14:paraId="13CD7AE2" w14:textId="77777777" w:rsidR="00CE3814" w:rsidRPr="00CF4618" w:rsidRDefault="00CE3814" w:rsidP="008E4566">
      <w:pPr>
        <w:pStyle w:val="Palavras-chave"/>
        <w:spacing w:after="0" w:line="360" w:lineRule="auto"/>
        <w:jc w:val="both"/>
        <w:rPr>
          <w:rFonts w:cs="Arial"/>
          <w:sz w:val="22"/>
          <w:szCs w:val="22"/>
          <w:rPrChange w:id="635" w:author="Elias De Moraes Fernandes" w:date="2016-03-14T21:32:00Z">
            <w:rPr>
              <w:rFonts w:cs="Arial"/>
            </w:rPr>
          </w:rPrChange>
        </w:rPr>
      </w:pPr>
    </w:p>
    <w:p w14:paraId="1F364FAA" w14:textId="5608D5D2" w:rsidR="00773510" w:rsidRPr="00CF4618" w:rsidRDefault="00171F7F" w:rsidP="00CB71EB">
      <w:pPr>
        <w:pStyle w:val="Palavras-chave"/>
        <w:spacing w:before="120" w:after="0" w:line="360" w:lineRule="auto"/>
        <w:ind w:left="397" w:firstLine="284"/>
        <w:jc w:val="both"/>
        <w:rPr>
          <w:rFonts w:cs="Arial"/>
          <w:sz w:val="22"/>
          <w:szCs w:val="22"/>
          <w:rPrChange w:id="636" w:author="Elias De Moraes Fernandes" w:date="2016-03-14T21:32:00Z">
            <w:rPr>
              <w:rFonts w:cs="Arial"/>
            </w:rPr>
          </w:rPrChange>
        </w:rPr>
      </w:pPr>
      <w:r w:rsidRPr="00CF4618">
        <w:rPr>
          <w:rFonts w:cs="Arial"/>
          <w:sz w:val="22"/>
          <w:szCs w:val="22"/>
          <w:rPrChange w:id="637" w:author="Elias De Moraes Fernandes" w:date="2016-03-14T21:32:00Z">
            <w:rPr>
              <w:rFonts w:cs="Arial"/>
            </w:rPr>
          </w:rPrChange>
        </w:rPr>
        <w:fldChar w:fldCharType="begin"/>
      </w:r>
      <w:r w:rsidRPr="00CF4618">
        <w:rPr>
          <w:rFonts w:cs="Arial"/>
          <w:sz w:val="22"/>
          <w:szCs w:val="22"/>
          <w:rPrChange w:id="638" w:author="Elias De Moraes Fernandes" w:date="2016-03-14T21:32:00Z">
            <w:rPr>
              <w:rFonts w:cs="Arial"/>
            </w:rPr>
          </w:rPrChange>
        </w:rPr>
        <w:instrText xml:space="preserve"> REF _Ref445304972 \r \h </w:instrText>
      </w:r>
      <w:r w:rsidR="00CF4618">
        <w:rPr>
          <w:rFonts w:cs="Arial"/>
          <w:sz w:val="22"/>
          <w:szCs w:val="22"/>
        </w:rPr>
        <w:instrText xml:space="preserve"> \* MERGEFORMAT </w:instrText>
      </w:r>
      <w:r w:rsidRPr="00CF4618">
        <w:rPr>
          <w:rFonts w:cs="Arial"/>
          <w:sz w:val="22"/>
          <w:szCs w:val="22"/>
          <w:rPrChange w:id="639" w:author="Elias De Moraes Fernandes" w:date="2016-03-14T21:32:00Z">
            <w:rPr>
              <w:rFonts w:cs="Arial"/>
              <w:sz w:val="22"/>
              <w:szCs w:val="22"/>
            </w:rPr>
          </w:rPrChange>
        </w:rPr>
      </w:r>
      <w:r w:rsidRPr="00CF4618">
        <w:rPr>
          <w:rFonts w:cs="Arial"/>
          <w:sz w:val="22"/>
          <w:szCs w:val="22"/>
          <w:rPrChange w:id="640" w:author="Elias De Moraes Fernandes" w:date="2016-03-14T21:32:00Z">
            <w:rPr>
              <w:rFonts w:cs="Arial"/>
            </w:rPr>
          </w:rPrChange>
        </w:rPr>
        <w:fldChar w:fldCharType="separate"/>
      </w:r>
      <w:ins w:id="641" w:author="Elias De Moraes Fernandes" w:date="2016-03-15T00:12:00Z">
        <w:r w:rsidR="00CF0D48">
          <w:rPr>
            <w:rFonts w:cs="Arial"/>
            <w:sz w:val="22"/>
            <w:szCs w:val="22"/>
          </w:rPr>
          <w:t>1.3.1</w:t>
        </w:r>
      </w:ins>
      <w:del w:id="642" w:author="Elias De Moraes Fernandes" w:date="2016-03-15T00:12:00Z">
        <w:r w:rsidR="00347C8F" w:rsidRPr="00CF4618" w:rsidDel="00CF0D48">
          <w:rPr>
            <w:rFonts w:cs="Arial"/>
            <w:sz w:val="22"/>
            <w:szCs w:val="22"/>
            <w:rPrChange w:id="643" w:author="Elias De Moraes Fernandes" w:date="2016-03-14T21:32:00Z">
              <w:rPr>
                <w:rFonts w:cs="Arial"/>
              </w:rPr>
            </w:rPrChange>
          </w:rPr>
          <w:delText>1.3.1</w:delText>
        </w:r>
      </w:del>
      <w:r w:rsidRPr="00CF4618">
        <w:rPr>
          <w:rFonts w:cs="Arial"/>
          <w:sz w:val="22"/>
          <w:szCs w:val="22"/>
          <w:rPrChange w:id="644" w:author="Elias De Moraes Fernandes" w:date="2016-03-14T21:32:00Z">
            <w:rPr>
              <w:rFonts w:cs="Arial"/>
            </w:rPr>
          </w:rPrChange>
        </w:rPr>
        <w:fldChar w:fldCharType="end"/>
      </w:r>
      <w:r w:rsidRPr="00CF4618">
        <w:rPr>
          <w:rFonts w:cs="Arial"/>
          <w:b/>
          <w:sz w:val="22"/>
          <w:szCs w:val="22"/>
          <w:rPrChange w:id="645" w:author="Elias De Moraes Fernandes" w:date="2016-03-14T21:32:00Z">
            <w:rPr>
              <w:rFonts w:cs="Arial"/>
              <w:b/>
            </w:rPr>
          </w:rPrChange>
        </w:rPr>
        <w:tab/>
      </w:r>
      <w:r w:rsidR="00773510" w:rsidRPr="00CF4618">
        <w:rPr>
          <w:rFonts w:cs="Arial"/>
          <w:sz w:val="22"/>
          <w:szCs w:val="22"/>
          <w:rPrChange w:id="646" w:author="Elias De Moraes Fernandes" w:date="2016-03-14T21:32:00Z">
            <w:rPr>
              <w:rFonts w:cs="Arial"/>
            </w:rPr>
          </w:rPrChange>
        </w:rPr>
        <w:t>Objetivo Geral</w:t>
      </w:r>
    </w:p>
    <w:p w14:paraId="50516AFD" w14:textId="77777777" w:rsidR="00773510" w:rsidRPr="00CF4618" w:rsidRDefault="00773510" w:rsidP="00773510">
      <w:pPr>
        <w:pStyle w:val="Palavras-chave"/>
        <w:spacing w:after="0" w:line="360" w:lineRule="auto"/>
        <w:ind w:left="400"/>
        <w:jc w:val="both"/>
        <w:rPr>
          <w:rFonts w:cs="Arial"/>
          <w:sz w:val="22"/>
          <w:szCs w:val="22"/>
          <w:rPrChange w:id="647" w:author="Elias De Moraes Fernandes" w:date="2016-03-14T21:32:00Z">
            <w:rPr>
              <w:rFonts w:cs="Arial"/>
            </w:rPr>
          </w:rPrChange>
        </w:rPr>
      </w:pPr>
    </w:p>
    <w:p w14:paraId="5F5250F6" w14:textId="6DBE6E1D" w:rsidR="00773510" w:rsidRPr="00CF4618" w:rsidRDefault="00C217C1" w:rsidP="00484212">
      <w:pPr>
        <w:pStyle w:val="Introdespacamento"/>
        <w:rPr>
          <w:sz w:val="22"/>
          <w:szCs w:val="22"/>
          <w:rPrChange w:id="648" w:author="Elias De Moraes Fernandes" w:date="2016-03-14T21:32:00Z">
            <w:rPr/>
          </w:rPrChange>
        </w:rPr>
      </w:pPr>
      <w:ins w:id="649" w:author="A" w:date="2016-03-02T23:49:00Z">
        <w:r w:rsidRPr="00CF4618">
          <w:rPr>
            <w:sz w:val="22"/>
            <w:szCs w:val="22"/>
            <w:rPrChange w:id="650" w:author="Elias De Moraes Fernandes" w:date="2016-03-14T21:32:00Z">
              <w:rPr/>
            </w:rPrChange>
          </w:rPr>
          <w:t>C</w:t>
        </w:r>
      </w:ins>
      <w:r w:rsidR="00773510" w:rsidRPr="00CF4618">
        <w:rPr>
          <w:sz w:val="22"/>
          <w:szCs w:val="22"/>
          <w:rPrChange w:id="651" w:author="Elias De Moraes Fernandes" w:date="2016-03-14T21:32:00Z">
            <w:rPr/>
          </w:rPrChange>
        </w:rPr>
        <w:t xml:space="preserve">riar um jogo educativo </w:t>
      </w:r>
      <w:r w:rsidR="00CB1004" w:rsidRPr="00CF4618">
        <w:rPr>
          <w:sz w:val="22"/>
          <w:szCs w:val="22"/>
          <w:rPrChange w:id="652" w:author="Elias De Moraes Fernandes" w:date="2016-03-14T21:32:00Z">
            <w:rPr/>
          </w:rPrChange>
        </w:rPr>
        <w:t xml:space="preserve">(Serious Games) para plataforma </w:t>
      </w:r>
      <w:ins w:id="653" w:author="A" w:date="2016-03-02T23:49:00Z">
        <w:del w:id="654" w:author="Elias De Moraes Fernandes" w:date="2016-03-03T11:01:00Z">
          <w:r w:rsidRPr="00CF4618" w:rsidDel="00CB1004">
            <w:rPr>
              <w:sz w:val="22"/>
              <w:szCs w:val="22"/>
              <w:rPrChange w:id="655" w:author="Elias De Moraes Fernandes" w:date="2016-03-14T21:32:00Z">
                <w:rPr/>
              </w:rPrChange>
            </w:rPr>
            <w:delText xml:space="preserve"> </w:delText>
          </w:r>
        </w:del>
      </w:ins>
      <w:r w:rsidR="00773510" w:rsidRPr="00CF4618">
        <w:rPr>
          <w:sz w:val="22"/>
          <w:szCs w:val="22"/>
          <w:rPrChange w:id="656" w:author="Elias De Moraes Fernandes" w:date="2016-03-14T21:32:00Z">
            <w:rPr/>
          </w:rPrChange>
        </w:rPr>
        <w:t>mobile</w:t>
      </w:r>
      <w:r w:rsidR="00CB1004" w:rsidRPr="00CF4618">
        <w:rPr>
          <w:sz w:val="22"/>
          <w:szCs w:val="22"/>
          <w:rPrChange w:id="657" w:author="Elias De Moraes Fernandes" w:date="2016-03-14T21:32:00Z">
            <w:rPr/>
          </w:rPrChange>
        </w:rPr>
        <w:t>,</w:t>
      </w:r>
      <w:ins w:id="658" w:author="A" w:date="2016-03-02T23:49:00Z">
        <w:del w:id="659" w:author="Elias De Moraes Fernandes" w:date="2016-03-03T11:01:00Z">
          <w:r w:rsidRPr="00CF4618" w:rsidDel="00CB1004">
            <w:rPr>
              <w:sz w:val="22"/>
              <w:szCs w:val="22"/>
              <w:rPrChange w:id="660" w:author="Elias De Moraes Fernandes" w:date="2016-03-14T21:32:00Z">
                <w:rPr/>
              </w:rPrChange>
            </w:rPr>
            <w:delText>,</w:delText>
          </w:r>
        </w:del>
      </w:ins>
      <w:r w:rsidR="00773510" w:rsidRPr="00CF4618">
        <w:rPr>
          <w:sz w:val="22"/>
          <w:szCs w:val="22"/>
          <w:rPrChange w:id="661" w:author="Elias De Moraes Fernandes" w:date="2016-03-14T21:32:00Z">
            <w:rPr/>
          </w:rPrChange>
        </w:rPr>
        <w:t xml:space="preserve"> como material de apoio para a montagem e manutenção de um sistema de tratamento de resíduos sólidos urbanos (separação correta do lixo orgânico que pode ser reaproveitado daquele que não pode) através da vermicompostagem para o Departamento Acadêmico de Química e Biologia (DAQBI) da UTFPR-CT.</w:t>
      </w:r>
      <w:r w:rsidR="00484212" w:rsidRPr="00CF4618">
        <w:rPr>
          <w:sz w:val="22"/>
          <w:szCs w:val="22"/>
          <w:rPrChange w:id="662" w:author="Elias De Moraes Fernandes" w:date="2016-03-14T21:32:00Z">
            <w:rPr/>
          </w:rPrChange>
        </w:rPr>
        <w:t xml:space="preserve"> </w:t>
      </w:r>
    </w:p>
    <w:p w14:paraId="43F69F38" w14:textId="77777777" w:rsidR="00484212" w:rsidRPr="00CF4618" w:rsidRDefault="00484212" w:rsidP="00484212">
      <w:pPr>
        <w:pStyle w:val="Introdespacamento"/>
        <w:rPr>
          <w:rFonts w:cs="Arial"/>
          <w:sz w:val="22"/>
          <w:szCs w:val="22"/>
          <w:rPrChange w:id="663" w:author="Elias De Moraes Fernandes" w:date="2016-03-14T21:32:00Z">
            <w:rPr>
              <w:rFonts w:cs="Arial"/>
            </w:rPr>
          </w:rPrChange>
        </w:rPr>
      </w:pPr>
    </w:p>
    <w:p w14:paraId="3500C6C3" w14:textId="684E56B8" w:rsidR="008E4566" w:rsidRPr="00CF4618" w:rsidRDefault="00171F7F" w:rsidP="00CB71EB">
      <w:pPr>
        <w:pStyle w:val="StyleXXX"/>
        <w:rPr>
          <w:sz w:val="22"/>
          <w:szCs w:val="22"/>
          <w:rPrChange w:id="664" w:author="Elias De Moraes Fernandes" w:date="2016-03-14T21:32:00Z">
            <w:rPr/>
          </w:rPrChange>
        </w:rPr>
      </w:pPr>
      <w:r w:rsidRPr="00CF4618">
        <w:rPr>
          <w:sz w:val="22"/>
          <w:szCs w:val="22"/>
          <w:rPrChange w:id="665" w:author="Elias De Moraes Fernandes" w:date="2016-03-14T21:32:00Z">
            <w:rPr/>
          </w:rPrChange>
        </w:rPr>
        <w:fldChar w:fldCharType="begin"/>
      </w:r>
      <w:r w:rsidRPr="00CF4618">
        <w:rPr>
          <w:sz w:val="22"/>
          <w:szCs w:val="22"/>
          <w:rPrChange w:id="666" w:author="Elias De Moraes Fernandes" w:date="2016-03-14T21:32:00Z">
            <w:rPr/>
          </w:rPrChange>
        </w:rPr>
        <w:instrText xml:space="preserve"> REF _Ref445304981 \r \h </w:instrText>
      </w:r>
      <w:r w:rsidR="00AA0F08" w:rsidRPr="00CF4618">
        <w:rPr>
          <w:sz w:val="22"/>
          <w:szCs w:val="22"/>
          <w:rPrChange w:id="667" w:author="Elias De Moraes Fernandes" w:date="2016-03-14T21:32:00Z">
            <w:rPr/>
          </w:rPrChange>
        </w:rPr>
        <w:instrText xml:space="preserve"> \* MERGEFORMAT </w:instrText>
      </w:r>
      <w:r w:rsidRPr="00CF4618">
        <w:rPr>
          <w:sz w:val="22"/>
          <w:szCs w:val="22"/>
          <w:rPrChange w:id="668" w:author="Elias De Moraes Fernandes" w:date="2016-03-14T21:32:00Z">
            <w:rPr>
              <w:sz w:val="22"/>
              <w:szCs w:val="22"/>
            </w:rPr>
          </w:rPrChange>
        </w:rPr>
      </w:r>
      <w:r w:rsidRPr="00CF4618">
        <w:rPr>
          <w:sz w:val="22"/>
          <w:szCs w:val="22"/>
          <w:rPrChange w:id="669" w:author="Elias De Moraes Fernandes" w:date="2016-03-14T21:32:00Z">
            <w:rPr/>
          </w:rPrChange>
        </w:rPr>
        <w:fldChar w:fldCharType="separate"/>
      </w:r>
      <w:ins w:id="670" w:author="Elias De Moraes Fernandes" w:date="2016-03-15T00:12:00Z">
        <w:r w:rsidR="00CF0D48">
          <w:rPr>
            <w:sz w:val="22"/>
            <w:szCs w:val="22"/>
          </w:rPr>
          <w:t>1.3.2</w:t>
        </w:r>
      </w:ins>
      <w:del w:id="671" w:author="Elias De Moraes Fernandes" w:date="2016-03-15T00:12:00Z">
        <w:r w:rsidR="00347C8F" w:rsidRPr="00CF4618" w:rsidDel="00CF0D48">
          <w:rPr>
            <w:sz w:val="22"/>
            <w:szCs w:val="22"/>
            <w:rPrChange w:id="672" w:author="Elias De Moraes Fernandes" w:date="2016-03-14T21:32:00Z">
              <w:rPr/>
            </w:rPrChange>
          </w:rPr>
          <w:delText>1.3.2</w:delText>
        </w:r>
      </w:del>
      <w:r w:rsidRPr="00CF4618">
        <w:rPr>
          <w:sz w:val="22"/>
          <w:szCs w:val="22"/>
          <w:rPrChange w:id="673" w:author="Elias De Moraes Fernandes" w:date="2016-03-14T21:32:00Z">
            <w:rPr/>
          </w:rPrChange>
        </w:rPr>
        <w:fldChar w:fldCharType="end"/>
      </w:r>
      <w:r w:rsidRPr="00CF4618">
        <w:rPr>
          <w:b/>
          <w:sz w:val="22"/>
          <w:szCs w:val="22"/>
          <w:rPrChange w:id="674" w:author="Elias De Moraes Fernandes" w:date="2016-03-14T21:32:00Z">
            <w:rPr>
              <w:b/>
            </w:rPr>
          </w:rPrChange>
        </w:rPr>
        <w:tab/>
      </w:r>
      <w:r w:rsidR="008E4566" w:rsidRPr="00CF4618">
        <w:rPr>
          <w:sz w:val="22"/>
          <w:szCs w:val="22"/>
          <w:rPrChange w:id="675" w:author="Elias De Moraes Fernandes" w:date="2016-03-14T21:32:00Z">
            <w:rPr/>
          </w:rPrChange>
        </w:rPr>
        <w:t>Objetivos Específicos</w:t>
      </w:r>
    </w:p>
    <w:p w14:paraId="2D82C573" w14:textId="77777777" w:rsidR="00773510" w:rsidRPr="00CF4618" w:rsidRDefault="00773510" w:rsidP="00773510">
      <w:pPr>
        <w:pStyle w:val="Palavras-chave"/>
        <w:spacing w:after="0" w:line="360" w:lineRule="auto"/>
        <w:ind w:left="400"/>
        <w:jc w:val="both"/>
        <w:rPr>
          <w:rFonts w:cs="Arial"/>
          <w:sz w:val="22"/>
          <w:szCs w:val="22"/>
          <w:rPrChange w:id="676" w:author="Elias De Moraes Fernandes" w:date="2016-03-14T21:32:00Z">
            <w:rPr>
              <w:rFonts w:cs="Arial"/>
            </w:rPr>
          </w:rPrChange>
        </w:rPr>
      </w:pPr>
    </w:p>
    <w:p w14:paraId="2EA3FFD8" w14:textId="26BFA7EF" w:rsidR="008E4566" w:rsidRPr="00CF4618" w:rsidRDefault="00C217C1" w:rsidP="00C217C1">
      <w:pPr>
        <w:pStyle w:val="Palavras-chave"/>
        <w:numPr>
          <w:ilvl w:val="0"/>
          <w:numId w:val="3"/>
        </w:numPr>
        <w:spacing w:after="0" w:line="360" w:lineRule="auto"/>
        <w:jc w:val="both"/>
        <w:rPr>
          <w:rFonts w:cs="Arial"/>
          <w:sz w:val="22"/>
          <w:szCs w:val="22"/>
          <w:rPrChange w:id="677" w:author="Elias De Moraes Fernandes" w:date="2016-03-14T21:32:00Z">
            <w:rPr>
              <w:rFonts w:cs="Arial"/>
            </w:rPr>
          </w:rPrChange>
        </w:rPr>
      </w:pPr>
      <w:r w:rsidRPr="00CF4618">
        <w:rPr>
          <w:sz w:val="22"/>
          <w:szCs w:val="22"/>
          <w:rPrChange w:id="678" w:author="Elias De Moraes Fernandes" w:date="2016-03-14T21:32:00Z">
            <w:rPr/>
          </w:rPrChange>
        </w:rPr>
        <w:t xml:space="preserve">Desenvolver um jogo educacional de vermicompostagem para </w:t>
      </w:r>
      <w:ins w:id="679" w:author="Elias De Moraes Fernandes" w:date="2016-03-10T16:54:00Z">
        <w:r w:rsidR="00A60A1A" w:rsidRPr="00CF4618">
          <w:rPr>
            <w:sz w:val="22"/>
            <w:szCs w:val="22"/>
            <w:rPrChange w:id="680" w:author="Elias De Moraes Fernandes" w:date="2016-03-14T21:32:00Z">
              <w:rPr/>
            </w:rPrChange>
          </w:rPr>
          <w:t>a</w:t>
        </w:r>
      </w:ins>
      <w:r w:rsidRPr="00CF4618">
        <w:rPr>
          <w:sz w:val="22"/>
          <w:szCs w:val="22"/>
          <w:rPrChange w:id="681" w:author="Elias De Moraes Fernandes" w:date="2016-03-14T21:32:00Z">
            <w:rPr/>
          </w:rPrChange>
        </w:rPr>
        <w:t>s famílias e educadores, a fim de expandir o conhecimento à comunidade, seja como forma de jogo casual ou de campanhas com relação o assunto.</w:t>
      </w:r>
    </w:p>
    <w:p w14:paraId="0BA6199D" w14:textId="003AD9A5" w:rsidR="007C5AD9" w:rsidRPr="00CF4618" w:rsidRDefault="007C5AD9" w:rsidP="008E4566">
      <w:pPr>
        <w:pStyle w:val="Palavras-chave"/>
        <w:numPr>
          <w:ilvl w:val="0"/>
          <w:numId w:val="3"/>
        </w:numPr>
        <w:spacing w:after="0" w:line="360" w:lineRule="auto"/>
        <w:jc w:val="both"/>
        <w:rPr>
          <w:rFonts w:cs="Arial"/>
          <w:sz w:val="22"/>
          <w:szCs w:val="22"/>
          <w:rPrChange w:id="682" w:author="Elias De Moraes Fernandes" w:date="2016-03-14T21:32:00Z">
            <w:rPr>
              <w:rFonts w:cs="Arial"/>
            </w:rPr>
          </w:rPrChange>
        </w:rPr>
      </w:pPr>
      <w:r w:rsidRPr="00CF4618">
        <w:rPr>
          <w:rFonts w:cs="Arial"/>
          <w:sz w:val="22"/>
          <w:szCs w:val="22"/>
          <w:rPrChange w:id="683" w:author="Elias De Moraes Fernandes" w:date="2016-03-14T21:32:00Z">
            <w:rPr>
              <w:rFonts w:cs="Arial"/>
            </w:rPr>
          </w:rPrChange>
        </w:rPr>
        <w:t>Guiar o público-alvo dentro do jogo de forma lúdica através de demonstrações e desenhos.</w:t>
      </w:r>
    </w:p>
    <w:p w14:paraId="785ABECB" w14:textId="12F65FCD" w:rsidR="009B6A8A" w:rsidRPr="00CF4618" w:rsidRDefault="009B6A8A" w:rsidP="009B6A8A">
      <w:pPr>
        <w:pStyle w:val="Palavras-chave"/>
        <w:numPr>
          <w:ilvl w:val="0"/>
          <w:numId w:val="3"/>
        </w:numPr>
        <w:spacing w:after="0" w:line="360" w:lineRule="auto"/>
        <w:jc w:val="both"/>
        <w:rPr>
          <w:rFonts w:cs="Arial"/>
          <w:sz w:val="22"/>
          <w:szCs w:val="22"/>
          <w:rPrChange w:id="684" w:author="Elias De Moraes Fernandes" w:date="2016-03-14T21:32:00Z">
            <w:rPr>
              <w:rFonts w:cs="Arial"/>
            </w:rPr>
          </w:rPrChange>
        </w:rPr>
      </w:pPr>
      <w:r w:rsidRPr="00CF4618">
        <w:rPr>
          <w:rFonts w:cs="Arial"/>
          <w:sz w:val="22"/>
          <w:szCs w:val="22"/>
          <w:rPrChange w:id="685" w:author="Elias De Moraes Fernandes" w:date="2016-03-14T21:32:00Z">
            <w:rPr>
              <w:rFonts w:cs="Arial"/>
            </w:rPr>
          </w:rPrChange>
        </w:rPr>
        <w:t>Identificar a familiaridade do público-alvo na gestão de resíduos</w:t>
      </w:r>
      <w:ins w:id="686" w:author="Elias De Moraes Fernandes" w:date="2016-03-11T17:28:00Z">
        <w:r w:rsidR="00F31746" w:rsidRPr="00CF4618">
          <w:rPr>
            <w:rFonts w:cs="Arial"/>
            <w:sz w:val="22"/>
            <w:szCs w:val="22"/>
            <w:rPrChange w:id="687" w:author="Elias De Moraes Fernandes" w:date="2016-03-14T21:32:00Z">
              <w:rPr>
                <w:rFonts w:cs="Arial"/>
              </w:rPr>
            </w:rPrChange>
          </w:rPr>
          <w:t>.</w:t>
        </w:r>
      </w:ins>
    </w:p>
    <w:p w14:paraId="4DA1A677" w14:textId="10C5EBBB" w:rsidR="009B6A8A" w:rsidRPr="00CF4618" w:rsidRDefault="009B6A8A" w:rsidP="008E4566">
      <w:pPr>
        <w:pStyle w:val="Palavras-chave"/>
        <w:numPr>
          <w:ilvl w:val="0"/>
          <w:numId w:val="3"/>
        </w:numPr>
        <w:spacing w:after="0" w:line="360" w:lineRule="auto"/>
        <w:jc w:val="both"/>
        <w:rPr>
          <w:rFonts w:cs="Arial"/>
          <w:sz w:val="22"/>
          <w:szCs w:val="22"/>
          <w:rPrChange w:id="688" w:author="Elias De Moraes Fernandes" w:date="2016-03-14T21:32:00Z">
            <w:rPr>
              <w:rFonts w:cs="Arial"/>
            </w:rPr>
          </w:rPrChange>
        </w:rPr>
      </w:pPr>
      <w:r w:rsidRPr="00CF4618">
        <w:rPr>
          <w:rFonts w:cs="Arial"/>
          <w:sz w:val="22"/>
          <w:szCs w:val="22"/>
          <w:rPrChange w:id="689" w:author="Elias De Moraes Fernandes" w:date="2016-03-14T21:32:00Z">
            <w:rPr>
              <w:rFonts w:cs="Arial"/>
            </w:rPr>
          </w:rPrChange>
        </w:rPr>
        <w:t>Apresentar os agentes contaminantes durante a técnica de vermicompostagem de forma criativa</w:t>
      </w:r>
      <w:ins w:id="690" w:author="Elias De Moraes Fernandes" w:date="2016-03-11T17:28:00Z">
        <w:r w:rsidR="00F31746" w:rsidRPr="00CF4618">
          <w:rPr>
            <w:rFonts w:cs="Arial"/>
            <w:sz w:val="22"/>
            <w:szCs w:val="22"/>
            <w:rPrChange w:id="691" w:author="Elias De Moraes Fernandes" w:date="2016-03-14T21:32:00Z">
              <w:rPr>
                <w:rFonts w:cs="Arial"/>
              </w:rPr>
            </w:rPrChange>
          </w:rPr>
          <w:t>.</w:t>
        </w:r>
      </w:ins>
    </w:p>
    <w:p w14:paraId="6CBC4004" w14:textId="0CF0D8B0" w:rsidR="007C5AD9" w:rsidRPr="00CF4618" w:rsidRDefault="007C5AD9" w:rsidP="008E4566">
      <w:pPr>
        <w:pStyle w:val="Palavras-chave"/>
        <w:numPr>
          <w:ilvl w:val="0"/>
          <w:numId w:val="3"/>
        </w:numPr>
        <w:spacing w:after="0" w:line="360" w:lineRule="auto"/>
        <w:jc w:val="both"/>
        <w:rPr>
          <w:rFonts w:cs="Arial"/>
          <w:sz w:val="22"/>
          <w:szCs w:val="22"/>
          <w:rPrChange w:id="692" w:author="Elias De Moraes Fernandes" w:date="2016-03-14T21:32:00Z">
            <w:rPr>
              <w:rFonts w:cs="Arial"/>
            </w:rPr>
          </w:rPrChange>
        </w:rPr>
      </w:pPr>
      <w:r w:rsidRPr="00CF4618">
        <w:rPr>
          <w:rFonts w:cs="Arial"/>
          <w:sz w:val="22"/>
          <w:szCs w:val="22"/>
          <w:rPrChange w:id="693" w:author="Elias De Moraes Fernandes" w:date="2016-03-14T21:32:00Z">
            <w:rPr>
              <w:rFonts w:cs="Arial"/>
            </w:rPr>
          </w:rPrChange>
        </w:rPr>
        <w:t>Recompensar o jogador a cada boa iniciativa tomada durante o jogo</w:t>
      </w:r>
    </w:p>
    <w:p w14:paraId="5E34BCC3" w14:textId="2ECEEE3B" w:rsidR="00D365C7" w:rsidRPr="00CF4618" w:rsidDel="00E3214C" w:rsidRDefault="009B6A8A" w:rsidP="00A248F3">
      <w:pPr>
        <w:pStyle w:val="Palavras-chave"/>
        <w:numPr>
          <w:ilvl w:val="0"/>
          <w:numId w:val="3"/>
        </w:numPr>
        <w:spacing w:after="0" w:line="360" w:lineRule="auto"/>
        <w:jc w:val="both"/>
        <w:rPr>
          <w:del w:id="694" w:author="Elias De Moraes Fernandes" w:date="2016-03-11T16:36:00Z"/>
          <w:rFonts w:cs="Arial"/>
          <w:sz w:val="22"/>
          <w:szCs w:val="22"/>
          <w:rPrChange w:id="695" w:author="Elias De Moraes Fernandes" w:date="2016-03-14T21:32:00Z">
            <w:rPr>
              <w:del w:id="696" w:author="Elias De Moraes Fernandes" w:date="2016-03-11T16:36:00Z"/>
              <w:rFonts w:cs="Arial"/>
            </w:rPr>
          </w:rPrChange>
        </w:rPr>
      </w:pPr>
      <w:del w:id="697" w:author="Elias De Moraes Fernandes" w:date="2016-03-11T16:36:00Z">
        <w:r w:rsidRPr="00CF4618" w:rsidDel="00E3214C">
          <w:rPr>
            <w:rFonts w:cs="Arial"/>
            <w:sz w:val="22"/>
            <w:szCs w:val="22"/>
            <w:rPrChange w:id="698" w:author="Elias De Moraes Fernandes" w:date="2016-03-14T21:32:00Z">
              <w:rPr>
                <w:rFonts w:cs="Arial"/>
              </w:rPr>
            </w:rPrChange>
          </w:rPr>
          <w:delText xml:space="preserve">Validar o jogo educacional junto às escolas, </w:delText>
        </w:r>
        <w:r w:rsidR="00A26AE7" w:rsidRPr="00CF4618" w:rsidDel="00E3214C">
          <w:rPr>
            <w:rFonts w:cs="Arial"/>
            <w:sz w:val="22"/>
            <w:szCs w:val="22"/>
            <w:rPrChange w:id="699" w:author="Elias De Moraes Fernandes" w:date="2016-03-14T21:32:00Z">
              <w:rPr>
                <w:rFonts w:cs="Arial"/>
              </w:rPr>
            </w:rPrChange>
          </w:rPr>
          <w:delText xml:space="preserve">universidades, </w:delText>
        </w:r>
        <w:r w:rsidRPr="00CF4618" w:rsidDel="00E3214C">
          <w:rPr>
            <w:rFonts w:cs="Arial"/>
            <w:sz w:val="22"/>
            <w:szCs w:val="22"/>
            <w:rPrChange w:id="700" w:author="Elias De Moraes Fernandes" w:date="2016-03-14T21:32:00Z">
              <w:rPr>
                <w:rFonts w:cs="Arial"/>
              </w:rPr>
            </w:rPrChange>
          </w:rPr>
          <w:delText xml:space="preserve">entidades de </w:delText>
        </w:r>
        <w:r w:rsidR="00D365C7" w:rsidRPr="00CF4618" w:rsidDel="00E3214C">
          <w:rPr>
            <w:rFonts w:cs="Arial"/>
            <w:sz w:val="22"/>
            <w:szCs w:val="22"/>
            <w:rPrChange w:id="701" w:author="Elias De Moraes Fernandes" w:date="2016-03-14T21:32:00Z">
              <w:rPr>
                <w:rFonts w:cs="Arial"/>
              </w:rPr>
            </w:rPrChange>
          </w:rPr>
          <w:delText>saúde e o restante da população.</w:delText>
        </w:r>
      </w:del>
    </w:p>
    <w:p w14:paraId="5FEF4486" w14:textId="0863D113" w:rsidR="00D365C7" w:rsidRPr="00CF4618" w:rsidRDefault="00D365C7" w:rsidP="00A248F3">
      <w:pPr>
        <w:pStyle w:val="Palavras-chave"/>
        <w:numPr>
          <w:ilvl w:val="0"/>
          <w:numId w:val="3"/>
        </w:numPr>
        <w:spacing w:after="0" w:line="360" w:lineRule="auto"/>
        <w:jc w:val="both"/>
        <w:rPr>
          <w:rFonts w:cs="Arial"/>
          <w:sz w:val="22"/>
          <w:szCs w:val="22"/>
          <w:rPrChange w:id="702" w:author="Elias De Moraes Fernandes" w:date="2016-03-14T21:32:00Z">
            <w:rPr>
              <w:rFonts w:cs="Arial"/>
            </w:rPr>
          </w:rPrChange>
        </w:rPr>
      </w:pPr>
      <w:r w:rsidRPr="00CF4618">
        <w:rPr>
          <w:rFonts w:cs="Arial"/>
          <w:sz w:val="22"/>
          <w:szCs w:val="22"/>
          <w:rPrChange w:id="703" w:author="Elias De Moraes Fernandes" w:date="2016-03-14T21:32:00Z">
            <w:rPr>
              <w:rFonts w:cs="Arial"/>
            </w:rPr>
          </w:rPrChange>
        </w:rPr>
        <w:t xml:space="preserve">Explorar as possibilidades </w:t>
      </w:r>
      <w:r w:rsidR="005655E6" w:rsidRPr="00CF4618">
        <w:rPr>
          <w:rFonts w:cs="Arial"/>
          <w:sz w:val="22"/>
          <w:szCs w:val="22"/>
          <w:rPrChange w:id="704" w:author="Elias De Moraes Fernandes" w:date="2016-03-14T21:32:00Z">
            <w:rPr>
              <w:rFonts w:cs="Arial"/>
            </w:rPr>
          </w:rPrChange>
        </w:rPr>
        <w:t>da</w:t>
      </w:r>
      <w:r w:rsidRPr="00CF4618">
        <w:rPr>
          <w:rFonts w:cs="Arial"/>
          <w:sz w:val="22"/>
          <w:szCs w:val="22"/>
          <w:rPrChange w:id="705" w:author="Elias De Moraes Fernandes" w:date="2016-03-14T21:32:00Z">
            <w:rPr>
              <w:rFonts w:cs="Arial"/>
            </w:rPr>
          </w:rPrChange>
        </w:rPr>
        <w:t xml:space="preserve"> técnica </w:t>
      </w:r>
      <w:r w:rsidR="005655E6" w:rsidRPr="00CF4618">
        <w:rPr>
          <w:rFonts w:cs="Arial"/>
          <w:sz w:val="22"/>
          <w:szCs w:val="22"/>
          <w:rPrChange w:id="706" w:author="Elias De Moraes Fernandes" w:date="2016-03-14T21:32:00Z">
            <w:rPr>
              <w:rFonts w:cs="Arial"/>
            </w:rPr>
          </w:rPrChange>
        </w:rPr>
        <w:t xml:space="preserve">vermicompostagem </w:t>
      </w:r>
      <w:r w:rsidRPr="00CF4618">
        <w:rPr>
          <w:rFonts w:cs="Arial"/>
          <w:sz w:val="22"/>
          <w:szCs w:val="22"/>
          <w:rPrChange w:id="707" w:author="Elias De Moraes Fernandes" w:date="2016-03-14T21:32:00Z">
            <w:rPr>
              <w:rFonts w:cs="Arial"/>
            </w:rPr>
          </w:rPrChange>
        </w:rPr>
        <w:t>através da diversão.</w:t>
      </w:r>
    </w:p>
    <w:p w14:paraId="4CEFDE1B" w14:textId="0B22D695" w:rsidR="00CE3814" w:rsidRDefault="00945E91" w:rsidP="00496BB6">
      <w:pPr>
        <w:pStyle w:val="Palavras-chave"/>
        <w:spacing w:after="0" w:line="360" w:lineRule="auto"/>
        <w:ind w:left="1420"/>
        <w:jc w:val="both"/>
        <w:rPr>
          <w:rFonts w:cs="Arial"/>
        </w:rPr>
      </w:pPr>
      <w:r w:rsidRPr="00A248F3">
        <w:rPr>
          <w:rFonts w:cs="Arial"/>
        </w:rPr>
        <w:br w:type="page"/>
      </w:r>
    </w:p>
    <w:p w14:paraId="024CA45E" w14:textId="33226003" w:rsidR="00496BB6" w:rsidRPr="00496BB6" w:rsidRDefault="00171F7F" w:rsidP="00AA0F08">
      <w:pPr>
        <w:pStyle w:val="Palavras-chave"/>
        <w:spacing w:after="0" w:line="360" w:lineRule="auto"/>
        <w:ind w:left="142"/>
        <w:jc w:val="both"/>
        <w:rPr>
          <w:rFonts w:cs="Arial"/>
          <w:b/>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r w:rsidR="00CF0D48">
        <w:rPr>
          <w:rFonts w:cs="Arial"/>
          <w:b/>
        </w:rPr>
        <w:t>2</w:t>
      </w:r>
      <w:r>
        <w:rPr>
          <w:rFonts w:cs="Arial"/>
          <w:b/>
        </w:rPr>
        <w:fldChar w:fldCharType="end"/>
      </w:r>
      <w:r>
        <w:rPr>
          <w:rFonts w:cs="Arial"/>
          <w:b/>
        </w:rPr>
        <w:tab/>
      </w:r>
      <w:r w:rsidR="00496BB6" w:rsidRPr="00496BB6">
        <w:rPr>
          <w:rFonts w:cs="Arial"/>
          <w:b/>
        </w:rPr>
        <w:t>FUNDAMENTAÇÃO TEÓRICA</w:t>
      </w:r>
    </w:p>
    <w:p w14:paraId="033417E3" w14:textId="13E6E077" w:rsidR="00AC45C9" w:rsidRDefault="00AC45C9" w:rsidP="00CE3814">
      <w:pPr>
        <w:pStyle w:val="Palavras-chave"/>
        <w:spacing w:after="0" w:line="360" w:lineRule="auto"/>
        <w:jc w:val="both"/>
        <w:rPr>
          <w:rFonts w:cs="Arial"/>
          <w:color w:val="FF0000"/>
          <w:sz w:val="16"/>
          <w:szCs w:val="16"/>
        </w:rPr>
      </w:pPr>
    </w:p>
    <w:p w14:paraId="29289FE1" w14:textId="1ECC45D9" w:rsidR="00CE3814" w:rsidRDefault="00CE3814">
      <w:pPr>
        <w:pStyle w:val="Capitulos"/>
        <w:pPrChange w:id="708" w:author="Elias De Moraes Fernandes" w:date="2016-03-11T18:06:00Z">
          <w:pPr>
            <w:pStyle w:val="Introdespacamento"/>
            <w:ind w:firstLine="708"/>
          </w:pPr>
        </w:pPrChange>
      </w:pPr>
      <w:r>
        <w:t>Esse trabalho está baseado nos estudos desenvolvidos pela Ana Cláudia Nuernberg (2014) sobre Vermicompostagem</w:t>
      </w:r>
      <w:r>
        <w:rPr>
          <w:lang w:val="en-CA"/>
        </w:rPr>
        <w:t xml:space="preserve">: </w:t>
      </w:r>
      <w:r>
        <w:t xml:space="preserve">Estudo de Caso utilizando resíduo orgânico do restaurante universitário da UTFPR </w:t>
      </w:r>
      <w:r w:rsidR="003F570E">
        <w:t>C</w:t>
      </w:r>
      <w:r>
        <w:t>âmpus Curitib</w:t>
      </w:r>
      <w:r w:rsidR="003F570E">
        <w:t>a</w:t>
      </w:r>
      <w:r>
        <w:t xml:space="preserve">, porém levando em um patamar mais palpável para atingir o maior número de indivíduos possíveis. </w:t>
      </w:r>
    </w:p>
    <w:p w14:paraId="36C864D0" w14:textId="09442C37" w:rsidR="00B13941" w:rsidRPr="00B13941" w:rsidRDefault="00B13941">
      <w:pPr>
        <w:pStyle w:val="Capitulos"/>
        <w:pPrChange w:id="709" w:author="Elias De Moraes Fernandes" w:date="2016-03-11T18:06:00Z">
          <w:pPr>
            <w:pStyle w:val="Introdespacamento"/>
            <w:ind w:firstLine="708"/>
          </w:pPr>
        </w:pPrChange>
      </w:pPr>
      <w:r w:rsidRPr="00B13941">
        <w:t xml:space="preserve">Atualmente é </w:t>
      </w:r>
      <w:r w:rsidR="00E8497E" w:rsidRPr="00B13941">
        <w:t>possível</w:t>
      </w:r>
      <w:r w:rsidR="00A60A1A">
        <w:t xml:space="preserve"> </w:t>
      </w:r>
      <w:r w:rsidRPr="00B13941">
        <w:t xml:space="preserve">verificar um contato direto da </w:t>
      </w:r>
      <w:r w:rsidR="00E8497E" w:rsidRPr="00B13941">
        <w:t>população</w:t>
      </w:r>
      <w:r w:rsidRPr="00B13941">
        <w:t xml:space="preserve"> com a tecnologia sob diversas formas e em diferentes locais. Esta </w:t>
      </w:r>
      <w:r w:rsidR="00E8497E" w:rsidRPr="00B13941">
        <w:t>condição</w:t>
      </w:r>
      <w:r w:rsidRPr="00B13941">
        <w:t xml:space="preserve"> proporcionou uma quebra na barreira que existia no tradicionalismo quanto ao uso da tecnologia na </w:t>
      </w:r>
      <w:r w:rsidR="00E8497E" w:rsidRPr="00B13941">
        <w:t>educação</w:t>
      </w:r>
      <w:r w:rsidRPr="00B13941">
        <w:t xml:space="preserve">, gerando </w:t>
      </w:r>
      <w:r w:rsidR="00E8497E" w:rsidRPr="00B13941">
        <w:t>mudanças</w:t>
      </w:r>
      <w:r w:rsidRPr="00B13941">
        <w:t xml:space="preserve"> nos </w:t>
      </w:r>
      <w:r w:rsidR="00E8497E" w:rsidRPr="00B13941">
        <w:t>padrões</w:t>
      </w:r>
      <w:r w:rsidRPr="00B13941">
        <w:t xml:space="preserve"> de ensino e a </w:t>
      </w:r>
      <w:r w:rsidR="00E8497E" w:rsidRPr="00B13941">
        <w:t>concepção</w:t>
      </w:r>
      <w:r w:rsidRPr="00B13941">
        <w:t xml:space="preserve"> de novos paradigmas para a </w:t>
      </w:r>
      <w:r w:rsidR="00E8497E" w:rsidRPr="00B13941">
        <w:t>educação</w:t>
      </w:r>
      <w:r w:rsidRPr="00B13941">
        <w:t xml:space="preserve"> e para o professor [Souza et al. 2000]. </w:t>
      </w:r>
    </w:p>
    <w:p w14:paraId="0EB91C9A" w14:textId="7B5AFC9E" w:rsidR="00B13941" w:rsidRPr="00B13941" w:rsidRDefault="00B13941">
      <w:pPr>
        <w:pStyle w:val="Capitulos"/>
        <w:pPrChange w:id="710" w:author="Elias De Moraes Fernandes" w:date="2016-03-11T18:06:00Z">
          <w:pPr>
            <w:pStyle w:val="Introdespacamento"/>
            <w:ind w:firstLine="708"/>
          </w:pPr>
        </w:pPrChange>
      </w:pPr>
      <w:r w:rsidRPr="00B13941">
        <w:t xml:space="preserve">Levy (1999) apresenta seu ponto de vista com </w:t>
      </w:r>
      <w:r w:rsidR="00E8497E" w:rsidRPr="00B13941">
        <w:t>relação</w:t>
      </w:r>
      <w:r w:rsidRPr="00B13941">
        <w:t xml:space="preserve"> a </w:t>
      </w:r>
      <w:r w:rsidR="00E8497E" w:rsidRPr="00B13941">
        <w:t>importância</w:t>
      </w:r>
      <w:r w:rsidRPr="00B13941">
        <w:t xml:space="preserve"> das tecnologias do mundo digital para a </w:t>
      </w:r>
      <w:r w:rsidR="00E8497E" w:rsidRPr="00B13941">
        <w:t>educação</w:t>
      </w:r>
      <w:r w:rsidRPr="00B13941">
        <w:t>: “Ao prolongar certas capacidades cognitivas humanas (</w:t>
      </w:r>
      <w:r w:rsidR="00E8497E" w:rsidRPr="00B13941">
        <w:t>memória</w:t>
      </w:r>
      <w:r w:rsidRPr="00B13941">
        <w:t xml:space="preserve">, </w:t>
      </w:r>
      <w:r w:rsidR="00E8497E" w:rsidRPr="00B13941">
        <w:t>imaginação</w:t>
      </w:r>
      <w:r w:rsidRPr="00B13941">
        <w:t xml:space="preserve">, </w:t>
      </w:r>
      <w:r w:rsidR="00E8497E" w:rsidRPr="00B13941">
        <w:t>percepção</w:t>
      </w:r>
      <w:r w:rsidRPr="00B13941">
        <w:t xml:space="preserve">), as tecnologias intelectuais com suporte digital </w:t>
      </w:r>
      <w:r w:rsidR="00E8497E" w:rsidRPr="00B13941">
        <w:t>estão</w:t>
      </w:r>
      <w:r w:rsidRPr="00B13941">
        <w:t xml:space="preserve"> redefinindo seu alcance, seu significado, </w:t>
      </w:r>
      <w:r w:rsidR="00E8497E" w:rsidRPr="00B13941">
        <w:t>às</w:t>
      </w:r>
      <w:r w:rsidRPr="00B13941">
        <w:t xml:space="preserve"> vezes até sua natureza. As novas possibilidades de </w:t>
      </w:r>
      <w:r w:rsidR="00E8497E">
        <w:t>criação</w:t>
      </w:r>
      <w:r w:rsidRPr="00B13941">
        <w:t xml:space="preserve"> coletiva </w:t>
      </w:r>
      <w:r w:rsidR="00E8497E" w:rsidRPr="00B13941">
        <w:t>distribuída</w:t>
      </w:r>
      <w:r w:rsidRPr="00B13941">
        <w:t xml:space="preserve">, de aprendizado cooperativo e de </w:t>
      </w:r>
      <w:r w:rsidR="00E8497E" w:rsidRPr="00B13941">
        <w:t>colaboração</w:t>
      </w:r>
      <w:r w:rsidRPr="00B13941">
        <w:t xml:space="preserve"> em rede propiciada pelo </w:t>
      </w:r>
      <w:r w:rsidR="00E8497E" w:rsidRPr="00B13941">
        <w:t>ciberespaço</w:t>
      </w:r>
      <w:r w:rsidRPr="00B13941">
        <w:t xml:space="preserve"> </w:t>
      </w:r>
      <w:r w:rsidR="00E8497E" w:rsidRPr="00B13941">
        <w:t>estão</w:t>
      </w:r>
      <w:r w:rsidRPr="00B13941">
        <w:t xml:space="preserve"> questionando o funcionamento das </w:t>
      </w:r>
      <w:r w:rsidR="00E8497E" w:rsidRPr="00B13941">
        <w:t>instituições</w:t>
      </w:r>
      <w:r w:rsidRPr="00B13941">
        <w:t xml:space="preserve"> e os modos habituais de </w:t>
      </w:r>
      <w:r w:rsidR="00E8497E" w:rsidRPr="00B13941">
        <w:t>divisão</w:t>
      </w:r>
      <w:r w:rsidRPr="00B13941">
        <w:t xml:space="preserve"> do trabalho, tanto nas empresas quanto nas escolas”. </w:t>
      </w:r>
    </w:p>
    <w:p w14:paraId="7B4A1BE3" w14:textId="32A76EAA" w:rsidR="004F5765" w:rsidRDefault="0040213C">
      <w:pPr>
        <w:pStyle w:val="Capitulos"/>
        <w:pPrChange w:id="711" w:author="Elias De Moraes Fernandes" w:date="2016-03-11T18:06:00Z">
          <w:pPr>
            <w:pStyle w:val="Introdespacamento"/>
            <w:ind w:firstLine="0"/>
          </w:pPr>
        </w:pPrChange>
      </w:pPr>
      <w:del w:id="712" w:author="Elias De Moraes Fernandes" w:date="2016-03-11T16:36:00Z">
        <w:r w:rsidDel="00E3214C">
          <w:tab/>
        </w:r>
      </w:del>
      <w:r>
        <w:t xml:space="preserve">Para que haja essa conexão, </w:t>
      </w:r>
      <w:r w:rsidR="006E4F6A">
        <w:t xml:space="preserve">é preciso promover o entendimento entre o uso da ferramenta com a atual necessidade. Esse entendimento é dado através de </w:t>
      </w:r>
      <w:r w:rsidR="00D921D8">
        <w:t>tutoriais antes e durante o jo</w:t>
      </w:r>
      <w:r w:rsidR="00B66ED9">
        <w:t xml:space="preserve">go, na qual o jogador estará no papel </w:t>
      </w:r>
      <w:r w:rsidR="00D921D8">
        <w:t>de uma minhoca e terá como função principal fornecer húmus de qualidade e proteger seu ambiente de trabalho.</w:t>
      </w:r>
    </w:p>
    <w:p w14:paraId="0AE01F85" w14:textId="77777777" w:rsidR="00FE706D" w:rsidRPr="006A7489" w:rsidRDefault="00FE706D" w:rsidP="00CE3814">
      <w:pPr>
        <w:pStyle w:val="Introdespacamento"/>
        <w:ind w:firstLine="0"/>
      </w:pPr>
    </w:p>
    <w:p w14:paraId="168A4E10" w14:textId="16459A2D" w:rsidR="00CE3814" w:rsidDel="004F42B9" w:rsidRDefault="00171F7F" w:rsidP="00171F7F">
      <w:pPr>
        <w:pStyle w:val="Palavras-chave"/>
        <w:spacing w:after="0" w:line="360" w:lineRule="auto"/>
        <w:ind w:left="567"/>
        <w:jc w:val="both"/>
        <w:rPr>
          <w:del w:id="713" w:author="Elias De Moraes Fernandes" w:date="2016-03-11T16:46:00Z"/>
          <w:rFonts w:cs="Arial"/>
          <w:b/>
        </w:rPr>
      </w:pPr>
      <w:r>
        <w:rPr>
          <w:rFonts w:cs="Arial"/>
          <w:b/>
        </w:rPr>
        <w:fldChar w:fldCharType="begin"/>
      </w:r>
      <w:r>
        <w:rPr>
          <w:rFonts w:cs="Arial"/>
          <w:b/>
        </w:rPr>
        <w:instrText xml:space="preserve"> REF _Ref445305083 \r \h </w:instrText>
      </w:r>
      <w:r>
        <w:rPr>
          <w:rFonts w:cs="Arial"/>
          <w:b/>
        </w:rPr>
      </w:r>
      <w:r>
        <w:rPr>
          <w:rFonts w:cs="Arial"/>
          <w:b/>
        </w:rPr>
        <w:fldChar w:fldCharType="separate"/>
      </w:r>
      <w:r w:rsidR="00CF0D48">
        <w:rPr>
          <w:rFonts w:cs="Arial"/>
          <w:b/>
        </w:rPr>
        <w:t>2.1</w:t>
      </w:r>
      <w:r>
        <w:rPr>
          <w:rFonts w:cs="Arial"/>
          <w:b/>
        </w:rPr>
        <w:fldChar w:fldCharType="end"/>
      </w:r>
      <w:r>
        <w:rPr>
          <w:rFonts w:cs="Arial"/>
          <w:b/>
        </w:rPr>
        <w:tab/>
      </w:r>
      <w:r w:rsidR="00496BB6" w:rsidRPr="00FE706D">
        <w:rPr>
          <w:rFonts w:cs="Arial"/>
          <w:b/>
        </w:rPr>
        <w:t>Verm</w:t>
      </w:r>
      <w:r w:rsidR="00F540E0" w:rsidRPr="00FE706D">
        <w:rPr>
          <w:rFonts w:cs="Arial"/>
          <w:b/>
        </w:rPr>
        <w:t>icompost</w:t>
      </w:r>
      <w:r w:rsidR="00496BB6" w:rsidRPr="00FE706D">
        <w:rPr>
          <w:rFonts w:cs="Arial"/>
          <w:b/>
        </w:rPr>
        <w:t>a</w:t>
      </w:r>
      <w:r w:rsidR="00F540E0" w:rsidRPr="00FE706D">
        <w:rPr>
          <w:rFonts w:cs="Arial"/>
          <w:b/>
        </w:rPr>
        <w:t>gem</w:t>
      </w:r>
    </w:p>
    <w:p w14:paraId="5325F08E" w14:textId="77777777" w:rsidR="00FE706D" w:rsidRPr="00FE706D" w:rsidRDefault="00FE706D" w:rsidP="004F42B9">
      <w:pPr>
        <w:pStyle w:val="Palavras-chave"/>
        <w:spacing w:after="0" w:line="360" w:lineRule="auto"/>
        <w:ind w:left="567"/>
        <w:jc w:val="both"/>
        <w:rPr>
          <w:rFonts w:cs="Arial"/>
          <w:b/>
        </w:rPr>
      </w:pPr>
    </w:p>
    <w:p w14:paraId="4918EB21" w14:textId="1A3B4191" w:rsidR="008F54B5" w:rsidRPr="00E3214C" w:rsidDel="00E3214C" w:rsidRDefault="00F07A76">
      <w:pPr>
        <w:pStyle w:val="CapitulosXX"/>
        <w:rPr>
          <w:del w:id="714" w:author="Elias De Moraes Fernandes" w:date="2016-03-11T16:40:00Z"/>
        </w:rPr>
        <w:pPrChange w:id="715" w:author="Elias De Moraes Fernandes" w:date="2016-03-14T19:37:00Z">
          <w:pPr>
            <w:pStyle w:val="Palavras-chave"/>
            <w:spacing w:after="0" w:line="360" w:lineRule="auto"/>
            <w:ind w:left="708"/>
            <w:jc w:val="both"/>
          </w:pPr>
        </w:pPrChange>
      </w:pPr>
      <w:r w:rsidRPr="00E3214C">
        <w:t>A vermicompostagem é uma tecnologia e um processo biológico controlado</w:t>
      </w:r>
      <w:del w:id="716" w:author="Elias De Moraes Fernandes" w:date="2016-03-14T19:38:00Z">
        <w:r w:rsidRPr="00E3214C" w:rsidDel="00E02AEB">
          <w:delText xml:space="preserve"> –</w:delText>
        </w:r>
      </w:del>
    </w:p>
    <w:p w14:paraId="43D32930" w14:textId="755D1F50" w:rsidR="00496BB6" w:rsidRPr="0011436A" w:rsidRDefault="008F54B5">
      <w:pPr>
        <w:pStyle w:val="CapitulosXX"/>
        <w:pPrChange w:id="717" w:author="Elias De Moraes Fernandes" w:date="2016-03-14T19:38:00Z">
          <w:pPr>
            <w:pStyle w:val="Palavras-chave"/>
            <w:spacing w:after="0" w:line="360" w:lineRule="auto"/>
            <w:jc w:val="both"/>
          </w:pPr>
        </w:pPrChange>
      </w:pPr>
      <w:del w:id="718" w:author="Elias De Moraes Fernandes" w:date="2016-03-14T19:38:00Z">
        <w:r w:rsidRPr="00E3214C" w:rsidDel="00E02AEB">
          <w:delText>I</w:delText>
        </w:r>
      </w:del>
      <w:ins w:id="719" w:author="Elias De Moraes Fernandes" w:date="2016-03-14T19:38:00Z">
        <w:r w:rsidR="00E02AEB">
          <w:t xml:space="preserve"> –i</w:t>
        </w:r>
      </w:ins>
      <w:r w:rsidRPr="00E3214C">
        <w:t>ncluindo</w:t>
      </w:r>
      <w:r w:rsidR="00F07A76" w:rsidRPr="00E3214C">
        <w:t xml:space="preserve"> redução e peso – da fração orgânica dos resíduos orgânicos que visa o tratamento e val</w:t>
      </w:r>
      <w:r w:rsidR="00130E42" w:rsidRPr="00E3214C">
        <w:t>or</w:t>
      </w:r>
      <w:r w:rsidR="00F07A76" w:rsidRPr="004F42B9">
        <w:t>izaçã</w:t>
      </w:r>
      <w:r w:rsidRPr="004F42B9">
        <w:t xml:space="preserve">o da mesma. </w:t>
      </w:r>
      <w:r w:rsidR="00130E42" w:rsidRPr="004F42B9">
        <w:t>É um processo bioxidativo</w:t>
      </w:r>
      <w:r w:rsidR="00634A30" w:rsidRPr="004F42B9">
        <w:t xml:space="preserve"> (de resíduos sólidos)</w:t>
      </w:r>
      <w:r w:rsidR="00130E42" w:rsidRPr="004F42B9">
        <w:t xml:space="preserve">, </w:t>
      </w:r>
      <w:r w:rsidR="0068283F" w:rsidRPr="00F475C7">
        <w:t xml:space="preserve">em que </w:t>
      </w:r>
      <w:r w:rsidRPr="00F475C7">
        <w:t>algumas espécies de mi</w:t>
      </w:r>
      <w:r w:rsidR="00143111" w:rsidRPr="0011436A">
        <w:t xml:space="preserve">nhocas detritívoras interagem, em </w:t>
      </w:r>
      <w:r w:rsidRPr="0011436A">
        <w:t>um processo de mutualismo, afetando positivamente e significativamente as taxas de decomposição dos resíduos, na sua maioria devido às alterações ocorridas nas suas propriedades químicas, físicas ou microbiológicas [Lourenco, Nelson, 2015].</w:t>
      </w:r>
    </w:p>
    <w:p w14:paraId="45F95FE1" w14:textId="38AC8187" w:rsidR="00DB7A70" w:rsidRDefault="00DB7A70">
      <w:pPr>
        <w:rPr>
          <w:ins w:id="720" w:author="Elias De Moraes Fernandes" w:date="2016-03-11T18:09:00Z"/>
          <w:rFonts w:ascii="Arial" w:eastAsia="Times New Roman" w:hAnsi="Arial" w:cs="Arial"/>
          <w:color w:val="000000"/>
          <w:sz w:val="24"/>
          <w:szCs w:val="24"/>
        </w:rPr>
      </w:pPr>
      <w:ins w:id="721" w:author="Elias De Moraes Fernandes" w:date="2016-03-11T18:09:00Z">
        <w:r>
          <w:rPr>
            <w:rFonts w:cs="Arial"/>
          </w:rPr>
          <w:br w:type="page"/>
        </w:r>
      </w:ins>
    </w:p>
    <w:p w14:paraId="4CF1E7EB" w14:textId="1A7FDA0D" w:rsidR="00FE706D" w:rsidDel="00DB7A70" w:rsidRDefault="00FE706D" w:rsidP="008F54B5">
      <w:pPr>
        <w:pStyle w:val="Palavras-chave"/>
        <w:spacing w:after="0" w:line="360" w:lineRule="auto"/>
        <w:jc w:val="both"/>
        <w:rPr>
          <w:del w:id="722" w:author="Elias De Moraes Fernandes" w:date="2016-03-11T18:09:00Z"/>
          <w:rFonts w:cs="Arial"/>
        </w:rPr>
      </w:pPr>
    </w:p>
    <w:p w14:paraId="7FF8423B" w14:textId="3482BAD0" w:rsidR="00E94738" w:rsidDel="004F42B9" w:rsidRDefault="00171F7F" w:rsidP="00171F7F">
      <w:pPr>
        <w:pStyle w:val="Palavras-chave"/>
        <w:spacing w:after="0" w:line="360" w:lineRule="auto"/>
        <w:ind w:left="567"/>
        <w:jc w:val="both"/>
        <w:rPr>
          <w:del w:id="723" w:author="Elias De Moraes Fernandes" w:date="2016-03-11T16:46:00Z"/>
          <w:rFonts w:cs="Arial"/>
          <w:b/>
        </w:rPr>
      </w:pPr>
      <w:r>
        <w:rPr>
          <w:rFonts w:cs="Arial"/>
          <w:b/>
        </w:rPr>
        <w:fldChar w:fldCharType="begin"/>
      </w:r>
      <w:r>
        <w:rPr>
          <w:rFonts w:cs="Arial"/>
          <w:b/>
        </w:rPr>
        <w:instrText xml:space="preserve"> REF _Ref445305090 \r \h </w:instrText>
      </w:r>
      <w:r>
        <w:rPr>
          <w:rFonts w:cs="Arial"/>
          <w:b/>
        </w:rPr>
      </w:r>
      <w:r>
        <w:rPr>
          <w:rFonts w:cs="Arial"/>
          <w:b/>
        </w:rPr>
        <w:fldChar w:fldCharType="separate"/>
      </w:r>
      <w:r w:rsidR="00CF0D48">
        <w:rPr>
          <w:rFonts w:cs="Arial"/>
          <w:b/>
        </w:rPr>
        <w:t>2.2</w:t>
      </w:r>
      <w:r>
        <w:rPr>
          <w:rFonts w:cs="Arial"/>
          <w:b/>
        </w:rPr>
        <w:fldChar w:fldCharType="end"/>
      </w:r>
      <w:r>
        <w:rPr>
          <w:rFonts w:cs="Arial"/>
          <w:b/>
        </w:rPr>
        <w:tab/>
      </w:r>
      <w:r w:rsidR="00FE706D">
        <w:rPr>
          <w:rFonts w:cs="Arial"/>
          <w:b/>
        </w:rPr>
        <w:t>Tipos de resíduos a ser tratado</w:t>
      </w:r>
    </w:p>
    <w:p w14:paraId="1A042C43" w14:textId="77777777" w:rsidR="00C7380D" w:rsidRDefault="00C7380D" w:rsidP="004F42B9">
      <w:pPr>
        <w:pStyle w:val="Palavras-chave"/>
        <w:spacing w:after="0" w:line="360" w:lineRule="auto"/>
        <w:ind w:left="567"/>
        <w:jc w:val="both"/>
        <w:rPr>
          <w:rFonts w:cs="Arial"/>
        </w:rPr>
      </w:pPr>
    </w:p>
    <w:p w14:paraId="12C8D17D" w14:textId="5963CA9C" w:rsidR="00E7776F" w:rsidRDefault="00224F91">
      <w:pPr>
        <w:pStyle w:val="CapitulosXX"/>
        <w:pPrChange w:id="724" w:author="Elias De Moraes Fernandes" w:date="2016-03-11T18:08:00Z">
          <w:pPr>
            <w:pStyle w:val="Palavras-chave"/>
            <w:spacing w:after="0" w:line="360" w:lineRule="auto"/>
            <w:ind w:left="426" w:firstLine="990"/>
            <w:jc w:val="both"/>
          </w:pPr>
        </w:pPrChange>
      </w:pPr>
      <w:r>
        <w:t>A matéria orgânica do solo é constituída por resíduos de natureza vegetal e animal em diversos estágios de decomposição, desde que ajude para o crescimento e desenvolvimento das plantas através do efeito sobre as propriedades biológicas, físicas e químicas</w:t>
      </w:r>
      <w:r w:rsidR="0087241F">
        <w:t xml:space="preserve">. </w:t>
      </w:r>
      <w:r>
        <w:t xml:space="preserve"> </w:t>
      </w:r>
      <w:r w:rsidR="0087241F">
        <w:t>Dentre as matérias primas que podem ser utilizadas para a produção de húmus, os principais são: esterco de animais, bagaço de cana-de-açúcar, frutas, verduras, resíduos industriais orgâ</w:t>
      </w:r>
      <w:r w:rsidR="00624EED">
        <w:t xml:space="preserve">nicos, restos de podas, borras de café entre outros. </w:t>
      </w:r>
    </w:p>
    <w:p w14:paraId="140D84D5" w14:textId="77777777" w:rsidR="0087241F" w:rsidRPr="00224F91" w:rsidRDefault="0087241F" w:rsidP="00224F91">
      <w:pPr>
        <w:pStyle w:val="Palavras-chave"/>
        <w:spacing w:after="0" w:line="360" w:lineRule="auto"/>
        <w:ind w:left="567"/>
        <w:jc w:val="both"/>
        <w:rPr>
          <w:rFonts w:cs="Arial"/>
        </w:rPr>
      </w:pPr>
    </w:p>
    <w:p w14:paraId="2B71D4AD" w14:textId="24CBAB98" w:rsidR="00E7776F" w:rsidDel="004F42B9" w:rsidRDefault="00171F7F" w:rsidP="00171F7F">
      <w:pPr>
        <w:pStyle w:val="Palavras-chave"/>
        <w:spacing w:after="0" w:line="360" w:lineRule="auto"/>
        <w:ind w:left="567"/>
        <w:jc w:val="both"/>
        <w:rPr>
          <w:del w:id="725" w:author="Elias De Moraes Fernandes" w:date="2016-03-11T16:44:00Z"/>
          <w:rFonts w:cs="Arial"/>
          <w:b/>
        </w:rPr>
      </w:pPr>
      <w:r>
        <w:rPr>
          <w:rFonts w:cs="Arial"/>
          <w:b/>
        </w:rPr>
        <w:fldChar w:fldCharType="begin"/>
      </w:r>
      <w:r>
        <w:rPr>
          <w:rFonts w:cs="Arial"/>
          <w:b/>
        </w:rPr>
        <w:instrText xml:space="preserve"> REF _Ref445305107 \w \h </w:instrText>
      </w:r>
      <w:r>
        <w:rPr>
          <w:rFonts w:cs="Arial"/>
          <w:b/>
        </w:rPr>
      </w:r>
      <w:r>
        <w:rPr>
          <w:rFonts w:cs="Arial"/>
          <w:b/>
        </w:rPr>
        <w:fldChar w:fldCharType="separate"/>
      </w:r>
      <w:r w:rsidR="00CF0D48">
        <w:rPr>
          <w:rFonts w:cs="Arial"/>
          <w:b/>
        </w:rPr>
        <w:t>2.3</w:t>
      </w:r>
      <w:r>
        <w:rPr>
          <w:rFonts w:cs="Arial"/>
          <w:b/>
        </w:rPr>
        <w:fldChar w:fldCharType="end"/>
      </w:r>
      <w:r>
        <w:rPr>
          <w:rFonts w:cs="Arial"/>
          <w:b/>
        </w:rPr>
        <w:tab/>
      </w:r>
      <w:r w:rsidR="00E7776F" w:rsidRPr="006E5726">
        <w:rPr>
          <w:rFonts w:cs="Arial"/>
          <w:b/>
          <w:lang w:val="pt-BR"/>
          <w:rPrChange w:id="726" w:author="Elias De Moraes Fernandes" w:date="2016-03-10T18:17:00Z">
            <w:rPr>
              <w:rFonts w:cs="Arial"/>
              <w:b/>
            </w:rPr>
          </w:rPrChange>
        </w:rPr>
        <w:t>Benefícios do Húmus</w:t>
      </w:r>
      <w:r w:rsidR="00E7776F">
        <w:rPr>
          <w:rFonts w:cs="Arial"/>
          <w:b/>
        </w:rPr>
        <w:t xml:space="preserve"> para o solo</w:t>
      </w:r>
    </w:p>
    <w:p w14:paraId="1379A84C" w14:textId="77777777" w:rsidR="004E6F1F" w:rsidRDefault="004E6F1F">
      <w:pPr>
        <w:pStyle w:val="Palavras-chave"/>
        <w:spacing w:after="0" w:line="360" w:lineRule="auto"/>
        <w:ind w:left="567"/>
        <w:jc w:val="both"/>
        <w:rPr>
          <w:rFonts w:cs="Arial"/>
          <w:b/>
        </w:rPr>
        <w:pPrChange w:id="727" w:author="Elias De Moraes Fernandes" w:date="2016-03-11T16:44:00Z">
          <w:pPr>
            <w:pStyle w:val="Palavras-chave"/>
            <w:spacing w:after="0" w:line="360" w:lineRule="auto"/>
            <w:jc w:val="both"/>
          </w:pPr>
        </w:pPrChange>
      </w:pPr>
    </w:p>
    <w:p w14:paraId="3D197690" w14:textId="0F499286" w:rsidR="00E7776F" w:rsidRDefault="0087241F">
      <w:pPr>
        <w:pStyle w:val="CapitulosXX"/>
        <w:rPr>
          <w:ins w:id="728" w:author="Elias De Moraes Fernandes" w:date="2016-03-11T16:43:00Z"/>
          <w:bCs/>
        </w:rPr>
        <w:pPrChange w:id="729" w:author="Elias De Moraes Fernandes" w:date="2016-03-11T18:08:00Z">
          <w:pPr>
            <w:pStyle w:val="Palavras-chave"/>
            <w:spacing w:line="360" w:lineRule="auto"/>
            <w:ind w:left="426" w:firstLine="990"/>
            <w:jc w:val="both"/>
          </w:pPr>
        </w:pPrChange>
      </w:pPr>
      <w:r>
        <w:t xml:space="preserve">Primeiramente, deve se explicar que </w:t>
      </w:r>
      <w:r w:rsidR="00C7124D">
        <w:t>os húmus</w:t>
      </w:r>
      <w:r>
        <w:t xml:space="preserve"> de minhoca, ou vermicomposto, é um excremento das minhocas, um produto natural, estável de coloração escura, rica em matéria orgânica, tendo nutrientes facilmente absorvidas pelas plantas. </w:t>
      </w:r>
      <w:r w:rsidR="004E6F1F">
        <w:t>Dentre muitos benefícios, fica aqui esclarecido os principais que de acordo com [SINDIFRUTAS, 2014], melhora </w:t>
      </w:r>
      <w:r w:rsidR="004E6F1F" w:rsidRPr="004E6F1F">
        <w:t>a porosidade e a aeração do solo</w:t>
      </w:r>
      <w:r w:rsidR="004E6F1F">
        <w:t xml:space="preserve">, aumenta a vida biológica do solo, com o desenvolvimento de fungos fixadores do oxigênio e bactérias, além da proliferação de </w:t>
      </w:r>
      <w:r w:rsidR="0029436B">
        <w:t>microrganismos</w:t>
      </w:r>
      <w:r w:rsidR="004E6F1F">
        <w:t>, aumenta</w:t>
      </w:r>
      <w:r w:rsidR="004E6F1F" w:rsidRPr="004E6F1F">
        <w:t xml:space="preserve"> </w:t>
      </w:r>
      <w:r w:rsidR="004E6F1F" w:rsidRPr="004E6F1F">
        <w:rPr>
          <w:bCs/>
        </w:rPr>
        <w:t xml:space="preserve">a capacidade de </w:t>
      </w:r>
      <w:r w:rsidR="004E6F1F" w:rsidRPr="004E6F1F">
        <w:rPr>
          <w:bCs/>
          <w:i/>
          <w:iCs/>
        </w:rPr>
        <w:t xml:space="preserve">captação de nutrientes </w:t>
      </w:r>
      <w:r w:rsidR="004E6F1F">
        <w:rPr>
          <w:bCs/>
        </w:rPr>
        <w:t>pelas plantas e pode ser utilizado em todos tipos de culturas</w:t>
      </w:r>
      <w:r>
        <w:rPr>
          <w:bCs/>
        </w:rPr>
        <w:t xml:space="preserve">. </w:t>
      </w:r>
    </w:p>
    <w:p w14:paraId="5E777252" w14:textId="77777777" w:rsidR="00E3214C" w:rsidRPr="000C5235" w:rsidRDefault="00E3214C">
      <w:pPr>
        <w:pStyle w:val="CapitulosXX"/>
        <w:pPrChange w:id="730" w:author="Elias De Moraes Fernandes" w:date="2016-03-11T18:08:00Z">
          <w:pPr>
            <w:pStyle w:val="Palavras-chave"/>
            <w:spacing w:line="360" w:lineRule="auto"/>
            <w:ind w:left="426" w:firstLine="990"/>
            <w:jc w:val="both"/>
          </w:pPr>
        </w:pPrChange>
      </w:pPr>
    </w:p>
    <w:p w14:paraId="110CF1AA" w14:textId="57B70F1D" w:rsidR="00E7776F" w:rsidDel="00E3214C" w:rsidRDefault="00171F7F" w:rsidP="00171F7F">
      <w:pPr>
        <w:pStyle w:val="Palavras-chave"/>
        <w:spacing w:after="0" w:line="360" w:lineRule="auto"/>
        <w:ind w:left="567"/>
        <w:jc w:val="both"/>
        <w:rPr>
          <w:del w:id="731" w:author="Elias De Moraes Fernandes" w:date="2016-03-11T16:43:00Z"/>
          <w:rFonts w:cs="Arial"/>
          <w:b/>
        </w:rPr>
      </w:pPr>
      <w:r>
        <w:rPr>
          <w:rFonts w:cs="Arial"/>
          <w:b/>
        </w:rPr>
        <w:fldChar w:fldCharType="begin"/>
      </w:r>
      <w:r>
        <w:rPr>
          <w:rFonts w:cs="Arial"/>
          <w:b/>
        </w:rPr>
        <w:instrText xml:space="preserve"> REF _Ref445305167 \w \h </w:instrText>
      </w:r>
      <w:r>
        <w:rPr>
          <w:rFonts w:cs="Arial"/>
          <w:b/>
        </w:rPr>
      </w:r>
      <w:r>
        <w:rPr>
          <w:rFonts w:cs="Arial"/>
          <w:b/>
        </w:rPr>
        <w:fldChar w:fldCharType="separate"/>
      </w:r>
      <w:r w:rsidR="00CF0D48">
        <w:rPr>
          <w:rFonts w:cs="Arial"/>
          <w:b/>
        </w:rPr>
        <w:t>2.4</w:t>
      </w:r>
      <w:r>
        <w:rPr>
          <w:rFonts w:cs="Arial"/>
          <w:b/>
        </w:rPr>
        <w:fldChar w:fldCharType="end"/>
      </w:r>
      <w:r>
        <w:rPr>
          <w:rFonts w:cs="Arial"/>
          <w:b/>
        </w:rPr>
        <w:tab/>
      </w:r>
      <w:r w:rsidR="00DD318A">
        <w:rPr>
          <w:rFonts w:cs="Arial"/>
          <w:b/>
        </w:rPr>
        <w:t xml:space="preserve">Serious Game </w:t>
      </w:r>
      <w:r w:rsidR="00DD318A" w:rsidRPr="00116200">
        <w:rPr>
          <w:rFonts w:cs="Arial"/>
          <w:b/>
          <w:lang w:val="pt-BR"/>
          <w:rPrChange w:id="732" w:author="Elias De Moraes Fernandes" w:date="2016-03-10T18:17:00Z">
            <w:rPr>
              <w:rFonts w:cs="Arial"/>
              <w:b/>
            </w:rPr>
          </w:rPrChange>
        </w:rPr>
        <w:t>na Educação</w:t>
      </w:r>
      <w:r w:rsidR="00DD318A">
        <w:rPr>
          <w:rFonts w:cs="Arial"/>
          <w:b/>
        </w:rPr>
        <w:t xml:space="preserve"> </w:t>
      </w:r>
    </w:p>
    <w:p w14:paraId="7E332B75" w14:textId="77777777" w:rsidR="00B575F1" w:rsidRDefault="00B575F1" w:rsidP="00E3214C">
      <w:pPr>
        <w:pStyle w:val="Palavras-chave"/>
        <w:spacing w:after="0" w:line="360" w:lineRule="auto"/>
        <w:ind w:left="567"/>
        <w:jc w:val="both"/>
        <w:rPr>
          <w:rFonts w:cs="Arial"/>
          <w:b/>
        </w:rPr>
      </w:pPr>
    </w:p>
    <w:p w14:paraId="79E8D6DF" w14:textId="4F746244" w:rsidR="00156481" w:rsidRDefault="00320E77">
      <w:pPr>
        <w:pStyle w:val="CapitulosXX"/>
        <w:pPrChange w:id="733" w:author="Elias De Moraes Fernandes" w:date="2016-03-11T18:08:00Z">
          <w:pPr>
            <w:pStyle w:val="Palavras-chave"/>
            <w:spacing w:after="0" w:line="360" w:lineRule="auto"/>
            <w:ind w:firstLine="1416"/>
            <w:jc w:val="both"/>
          </w:pPr>
        </w:pPrChange>
      </w:pPr>
      <w:r w:rsidRPr="00320E77">
        <w:rPr>
          <w:i/>
        </w:rPr>
        <w:t>Serious game</w:t>
      </w:r>
      <w:r w:rsidR="00156481">
        <w:t xml:space="preserve"> é uma terminologia estabelecida na década de 1970 para todo jogo educacional proposto </w:t>
      </w:r>
      <w:r w:rsidR="005F78B1">
        <w:t>a</w:t>
      </w:r>
      <w:r w:rsidR="00156481">
        <w:t xml:space="preserve"> qualquer faixa etária na qual pode </w:t>
      </w:r>
      <w:r w:rsidR="006D242F">
        <w:t>ser aplicado</w:t>
      </w:r>
      <w:r w:rsidR="00156481">
        <w:t xml:space="preserve"> em diversas situações.</w:t>
      </w:r>
      <w:r w:rsidR="006D242F">
        <w:t xml:space="preserve"> </w:t>
      </w:r>
      <w:r w:rsidR="005F78B1">
        <w:t xml:space="preserve">Pode ser aplicado na educação, formação profissional, defesa, saúde, advergames, entre outros. </w:t>
      </w:r>
      <w:r w:rsidR="006D242F">
        <w:t xml:space="preserve">Seu objetivo é </w:t>
      </w:r>
      <w:del w:id="734" w:author="Elias De Moraes Fernandes" w:date="2016-03-10T19:13:00Z">
        <w:r w:rsidR="006D242F" w:rsidDel="00DD2B3C">
          <w:delText xml:space="preserve">facilitar </w:delText>
        </w:r>
      </w:del>
      <w:ins w:id="735" w:author="Elias De Moraes Fernandes" w:date="2016-03-10T19:13:00Z">
        <w:r w:rsidR="00DD2B3C">
          <w:t>colaborar n</w:t>
        </w:r>
      </w:ins>
      <w:r w:rsidR="006D242F">
        <w:t xml:space="preserve">a comunicação entre conceito e fatos – devido a </w:t>
      </w:r>
      <w:del w:id="736" w:author="Elias De Moraes Fernandes" w:date="2016-03-10T19:14:00Z">
        <w:r w:rsidR="006D242F" w:rsidDel="00B77106">
          <w:delText xml:space="preserve">dramatização </w:delText>
        </w:r>
      </w:del>
      <w:ins w:id="737" w:author="Elias De Moraes Fernandes" w:date="2016-03-10T19:14:00Z">
        <w:r w:rsidR="00671143">
          <w:t>interpretação</w:t>
        </w:r>
        <w:r w:rsidR="00B77106">
          <w:t xml:space="preserve"> </w:t>
        </w:r>
      </w:ins>
      <w:r w:rsidR="006D242F">
        <w:t xml:space="preserve">do problema e </w:t>
      </w:r>
      <w:r>
        <w:t>motivação</w:t>
      </w:r>
      <w:r w:rsidR="005039C8">
        <w:t xml:space="preserve"> –</w:t>
      </w:r>
      <w:r w:rsidR="006D242F">
        <w:t xml:space="preserve"> que contribuem para </w:t>
      </w:r>
      <w:r>
        <w:t xml:space="preserve">o desenvolvimento de </w:t>
      </w:r>
      <w:r w:rsidR="005039C8">
        <w:t>estratégias e tomadas de decisões</w:t>
      </w:r>
      <w:r>
        <w:t xml:space="preserve"> a partir de um pré-conceito</w:t>
      </w:r>
      <w:r w:rsidR="001D261C">
        <w:t>, o desempenho de papel e o rápido feedback sobre o tema</w:t>
      </w:r>
      <w:r w:rsidR="00DB5EBF">
        <w:t xml:space="preserve"> [LEMES, 2014]</w:t>
      </w:r>
      <w:r w:rsidR="001D261C">
        <w:t>.</w:t>
      </w:r>
      <w:r w:rsidR="00FA05B3">
        <w:t xml:space="preserve"> A diferença entre o </w:t>
      </w:r>
      <w:r w:rsidR="00FA05B3" w:rsidRPr="00FA05B3">
        <w:rPr>
          <w:i/>
        </w:rPr>
        <w:t>s</w:t>
      </w:r>
      <w:r w:rsidR="005F78B1" w:rsidRPr="00FA05B3">
        <w:rPr>
          <w:i/>
        </w:rPr>
        <w:t>erious game</w:t>
      </w:r>
      <w:r w:rsidR="005F78B1">
        <w:t xml:space="preserve"> </w:t>
      </w:r>
      <w:r w:rsidR="00FA05B3">
        <w:t xml:space="preserve">e o </w:t>
      </w:r>
      <w:r w:rsidR="005F78B1">
        <w:t xml:space="preserve">simulador – utilizado para livre exploração de um ambiente, praticar habilidades </w:t>
      </w:r>
      <w:r w:rsidR="00FA05B3">
        <w:t xml:space="preserve">e aprender com erros durante certa tarefa – é a objetividade nas tarefas, </w:t>
      </w:r>
      <w:r w:rsidR="00B575F1">
        <w:t>a</w:t>
      </w:r>
      <w:r w:rsidR="00FA05B3">
        <w:t xml:space="preserve"> competitividade e recompensa, além do enredo</w:t>
      </w:r>
      <w:r w:rsidR="00B575F1">
        <w:t>, que no simulador não possui</w:t>
      </w:r>
      <w:r w:rsidR="005F78B1">
        <w:t>.</w:t>
      </w:r>
    </w:p>
    <w:p w14:paraId="368D81D4" w14:textId="77777777" w:rsidR="00673C87" w:rsidRPr="00156481" w:rsidRDefault="00673C87">
      <w:pPr>
        <w:pStyle w:val="CapitulosXX"/>
        <w:pPrChange w:id="738" w:author="Elias De Moraes Fernandes" w:date="2016-03-11T18:08:00Z">
          <w:pPr>
            <w:pStyle w:val="Palavras-chave"/>
            <w:spacing w:after="0" w:line="360" w:lineRule="auto"/>
            <w:jc w:val="both"/>
          </w:pPr>
        </w:pPrChange>
      </w:pPr>
    </w:p>
    <w:p w14:paraId="6A8655BC" w14:textId="39EEC59C" w:rsidR="00896549" w:rsidDel="004F42B9" w:rsidRDefault="00171F7F" w:rsidP="00CB71EB">
      <w:pPr>
        <w:pStyle w:val="StyleXX"/>
        <w:rPr>
          <w:del w:id="739" w:author="Elias De Moraes Fernandes" w:date="2016-03-11T16:45:00Z"/>
        </w:rPr>
      </w:pPr>
      <w:r>
        <w:fldChar w:fldCharType="begin"/>
      </w:r>
      <w:r>
        <w:instrText xml:space="preserve"> REF _Ref445305181 \w \h </w:instrText>
      </w:r>
      <w:r w:rsidR="00AA0F08">
        <w:instrText xml:space="preserve"> \* MERGEFORMAT </w:instrText>
      </w:r>
      <w:r>
        <w:fldChar w:fldCharType="separate"/>
      </w:r>
      <w:r w:rsidR="00CF0D48">
        <w:t>2.5</w:t>
      </w:r>
      <w:r>
        <w:fldChar w:fldCharType="end"/>
      </w:r>
      <w:r>
        <w:tab/>
      </w:r>
      <w:r w:rsidR="00673C87" w:rsidRPr="00116200">
        <w:rPr>
          <w:lang w:val="pt-BR"/>
          <w:rPrChange w:id="740" w:author="Elias De Moraes Fernandes" w:date="2016-03-10T18:17:00Z">
            <w:rPr/>
          </w:rPrChange>
        </w:rPr>
        <w:t>Jogo Educativo mobile como forma de envolvimento</w:t>
      </w:r>
    </w:p>
    <w:p w14:paraId="24B2B47A" w14:textId="77777777" w:rsidR="00673C87" w:rsidRDefault="00673C87">
      <w:pPr>
        <w:pStyle w:val="StyleXX"/>
        <w:pPrChange w:id="741" w:author="Elias De Moraes Fernandes" w:date="2016-03-11T17:12:00Z">
          <w:pPr>
            <w:pStyle w:val="Palavras-chave"/>
            <w:spacing w:after="0" w:line="360" w:lineRule="auto"/>
            <w:ind w:left="567"/>
            <w:jc w:val="both"/>
          </w:pPr>
        </w:pPrChange>
      </w:pPr>
    </w:p>
    <w:p w14:paraId="5A65B7B6" w14:textId="770B5FE8" w:rsidR="00D51BA2" w:rsidRPr="00673C87" w:rsidRDefault="00673C87">
      <w:pPr>
        <w:pStyle w:val="CapitulosXX"/>
        <w:pPrChange w:id="742" w:author="Elias De Moraes Fernandes" w:date="2016-03-11T18:08:00Z">
          <w:pPr>
            <w:pStyle w:val="Palavras-chave"/>
            <w:spacing w:after="0" w:line="360" w:lineRule="auto"/>
            <w:ind w:firstLine="708"/>
            <w:jc w:val="both"/>
          </w:pPr>
        </w:pPrChange>
      </w:pPr>
      <w:r w:rsidRPr="00673C87">
        <w:t xml:space="preserve">Como apresentado </w:t>
      </w:r>
      <w:r w:rsidR="00295885">
        <w:t xml:space="preserve">no tópico anterior, a objetividade nas tarefas </w:t>
      </w:r>
      <w:r w:rsidR="00042D5C">
        <w:t xml:space="preserve">estabelece uma relação entre o </w:t>
      </w:r>
      <w:r w:rsidR="00042D5C" w:rsidRPr="008D2264">
        <w:rPr>
          <w:i/>
        </w:rPr>
        <w:t>game</w:t>
      </w:r>
      <w:r w:rsidR="00042D5C">
        <w:t xml:space="preserve"> e o jogador, </w:t>
      </w:r>
      <w:r w:rsidR="00A43739">
        <w:t xml:space="preserve">em que o </w:t>
      </w:r>
      <w:r w:rsidR="00042D5C">
        <w:t>foco nas atividades</w:t>
      </w:r>
      <w:r w:rsidR="00A43739">
        <w:t xml:space="preserve"> são extremamente altos</w:t>
      </w:r>
      <w:r w:rsidR="00042D5C">
        <w:t xml:space="preserve"> [PRENSKY, 2001]</w:t>
      </w:r>
      <w:r w:rsidR="00FD27C0">
        <w:t>. Isso ocorre</w:t>
      </w:r>
      <w:r w:rsidR="002C5C1E">
        <w:t xml:space="preserve"> porque </w:t>
      </w:r>
      <w:r w:rsidR="00A052AD">
        <w:t>existe um potencial imersivo a</w:t>
      </w:r>
      <w:r w:rsidR="002C5C1E">
        <w:t xml:space="preserve">través de </w:t>
      </w:r>
      <w:r w:rsidR="00C30939">
        <w:t xml:space="preserve">desafio e </w:t>
      </w:r>
      <w:r w:rsidR="00C30939">
        <w:lastRenderedPageBreak/>
        <w:t>recompensas,</w:t>
      </w:r>
      <w:r w:rsidR="00A052AD">
        <w:t xml:space="preserve"> termos</w:t>
      </w:r>
      <w:r w:rsidR="002C5C1E">
        <w:t xml:space="preserve"> </w:t>
      </w:r>
      <w:r w:rsidR="00A052AD">
        <w:t>ligado</w:t>
      </w:r>
      <w:r w:rsidR="002C5C1E">
        <w:t xml:space="preserve"> à </w:t>
      </w:r>
      <w:r w:rsidR="00AB308D">
        <w:t>gamificação</w:t>
      </w:r>
      <w:r w:rsidR="002C5C1E">
        <w:t xml:space="preserve"> </w:t>
      </w:r>
      <w:r w:rsidR="00A052AD">
        <w:t xml:space="preserve">– </w:t>
      </w:r>
      <w:r w:rsidR="001D2E54">
        <w:t xml:space="preserve">que </w:t>
      </w:r>
      <w:r w:rsidR="00A052AD">
        <w:t xml:space="preserve">constitui na utilização da mecânica dos </w:t>
      </w:r>
      <w:r w:rsidR="00A052AD" w:rsidRPr="00A052AD">
        <w:rPr>
          <w:i/>
        </w:rPr>
        <w:t>game</w:t>
      </w:r>
      <w:r w:rsidR="00A052AD">
        <w:rPr>
          <w:i/>
        </w:rPr>
        <w:t>s</w:t>
      </w:r>
      <w:r w:rsidR="00A052AD">
        <w:t xml:space="preserve"> em cenários </w:t>
      </w:r>
      <w:r w:rsidR="00A052AD" w:rsidRPr="00A052AD">
        <w:rPr>
          <w:i/>
        </w:rPr>
        <w:t>non games</w:t>
      </w:r>
      <w:r w:rsidR="00A052AD">
        <w:t>, criando espaço de aprendizados mediado pelo desafio, prazer e entretenimento</w:t>
      </w:r>
      <w:r w:rsidR="001201E8">
        <w:t xml:space="preserve"> [ALVES, L. R. G. et al]</w:t>
      </w:r>
      <w:r w:rsidR="002C5C1E">
        <w:t xml:space="preserve"> </w:t>
      </w:r>
      <w:r w:rsidR="00D3400F">
        <w:t>–</w:t>
      </w:r>
      <w:r w:rsidR="001201E8">
        <w:t xml:space="preserve"> </w:t>
      </w:r>
      <w:r w:rsidR="002C5C1E">
        <w:t xml:space="preserve">o jogador sente-se motivado, pois já tem engajamento suficiente para </w:t>
      </w:r>
      <w:r w:rsidR="00A052AD">
        <w:t>continuar a</w:t>
      </w:r>
      <w:r w:rsidR="002C5C1E">
        <w:t xml:space="preserve"> realizar atividades mesmo sem dicas ou tutoriais.</w:t>
      </w:r>
      <w:r w:rsidR="00352E9E">
        <w:t xml:space="preserve"> </w:t>
      </w:r>
      <w:r w:rsidR="00635C83">
        <w:t>O</w:t>
      </w:r>
      <w:r w:rsidR="00352E9E">
        <w:t xml:space="preserve"> e</w:t>
      </w:r>
      <w:r w:rsidR="00407301">
        <w:t>nvolvimento de tarefas ou uma sé</w:t>
      </w:r>
      <w:r w:rsidR="00352E9E">
        <w:t xml:space="preserve">rie de tarefas mais parecidas com afazeres do que com divertimento faz com que o jogador se habitue a continuar </w:t>
      </w:r>
      <w:r w:rsidR="004163C9">
        <w:t>jogando</w:t>
      </w:r>
      <w:r w:rsidR="00352E9E">
        <w:t xml:space="preserve"> pelo motivo de ainda haver recompensa que cérebro </w:t>
      </w:r>
      <w:r w:rsidR="00635C83">
        <w:t>obtém</w:t>
      </w:r>
      <w:r w:rsidR="00352E9E">
        <w:t xml:space="preserve"> ao avançar para uma próxima etapa. </w:t>
      </w:r>
      <w:r w:rsidR="0091155E">
        <w:t>Esses jogos contêm</w:t>
      </w:r>
      <w:r w:rsidR="00352E9E">
        <w:t>, sistematicamente, uma grande quantidade de objetos, que transmitem, de forma clara, recompensas articuladas</w:t>
      </w:r>
      <w:r w:rsidR="00635C83">
        <w:t xml:space="preserve"> [PRENSKY, 2001]</w:t>
      </w:r>
      <w:r w:rsidR="00352E9E">
        <w:t>.</w:t>
      </w:r>
    </w:p>
    <w:p w14:paraId="21486B33" w14:textId="77777777" w:rsidR="00FA5D2B" w:rsidRPr="00156481" w:rsidRDefault="00FA5D2B" w:rsidP="00FA5D2B">
      <w:pPr>
        <w:pStyle w:val="Palavras-chave"/>
        <w:spacing w:after="0" w:line="360" w:lineRule="auto"/>
        <w:jc w:val="both"/>
        <w:rPr>
          <w:rFonts w:cs="Arial"/>
        </w:rPr>
      </w:pPr>
    </w:p>
    <w:p w14:paraId="72453BDF" w14:textId="181FCAB0" w:rsidR="00FA5D2B" w:rsidRPr="0072237A" w:rsidDel="004F42B9" w:rsidRDefault="00171F7F" w:rsidP="00CB71EB">
      <w:pPr>
        <w:pStyle w:val="StyleXX"/>
        <w:rPr>
          <w:del w:id="743" w:author="Elias De Moraes Fernandes" w:date="2016-03-11T16:45:00Z"/>
          <w:lang w:val="pt-BR"/>
          <w:rPrChange w:id="744" w:author="Elias De Moraes Fernandes" w:date="2016-03-10T18:18:00Z">
            <w:rPr>
              <w:del w:id="745" w:author="Elias De Moraes Fernandes" w:date="2016-03-11T16:45:00Z"/>
            </w:rPr>
          </w:rPrChange>
        </w:rPr>
      </w:pPr>
      <w:r>
        <w:fldChar w:fldCharType="begin"/>
      </w:r>
      <w:r>
        <w:instrText xml:space="preserve"> REF _Ref445305188 \w \h </w:instrText>
      </w:r>
      <w:r w:rsidR="00AA0F08">
        <w:instrText xml:space="preserve"> \* MERGEFORMAT </w:instrText>
      </w:r>
      <w:r>
        <w:fldChar w:fldCharType="separate"/>
      </w:r>
      <w:r w:rsidR="00CF0D48">
        <w:t>2.6</w:t>
      </w:r>
      <w:r>
        <w:fldChar w:fldCharType="end"/>
      </w:r>
      <w:r>
        <w:tab/>
      </w:r>
      <w:r w:rsidR="00FA5D2B" w:rsidRPr="0072237A">
        <w:rPr>
          <w:lang w:val="pt-BR"/>
          <w:rPrChange w:id="746" w:author="Elias De Moraes Fernandes" w:date="2016-03-10T18:18:00Z">
            <w:rPr/>
          </w:rPrChange>
        </w:rPr>
        <w:t>Importância da plataforma no processo imersivo</w:t>
      </w:r>
    </w:p>
    <w:p w14:paraId="6516CAA1" w14:textId="77777777" w:rsidR="00FA5D2B" w:rsidRDefault="00FA5D2B">
      <w:pPr>
        <w:pStyle w:val="StyleXX"/>
        <w:pPrChange w:id="747" w:author="Elias De Moraes Fernandes" w:date="2016-03-11T17:12:00Z">
          <w:pPr>
            <w:pStyle w:val="Palavras-chave"/>
            <w:spacing w:after="0" w:line="360" w:lineRule="auto"/>
            <w:ind w:left="567"/>
            <w:jc w:val="both"/>
          </w:pPr>
        </w:pPrChange>
      </w:pPr>
    </w:p>
    <w:p w14:paraId="34C4A560" w14:textId="4BAE3DEA" w:rsidR="009640F0" w:rsidRDefault="00FA5D2B">
      <w:pPr>
        <w:pStyle w:val="CapitulosXX"/>
        <w:pPrChange w:id="748" w:author="Elias De Moraes Fernandes" w:date="2016-03-11T18:08:00Z">
          <w:pPr>
            <w:pStyle w:val="Palavras-chave"/>
            <w:spacing w:after="0" w:line="360" w:lineRule="auto"/>
            <w:ind w:firstLine="708"/>
            <w:jc w:val="both"/>
          </w:pPr>
        </w:pPrChange>
      </w:pPr>
      <w:r>
        <w:t>É apropriado dizer que a plataforma onde o jogo será desenvolvido tem grande influ</w:t>
      </w:r>
      <w:r w:rsidR="00A40642">
        <w:t>ê</w:t>
      </w:r>
      <w:r w:rsidR="00691DAB">
        <w:t xml:space="preserve">ncia sobre o </w:t>
      </w:r>
      <w:r w:rsidR="00691DAB" w:rsidRPr="008D2264">
        <w:rPr>
          <w:i/>
        </w:rPr>
        <w:t>game</w:t>
      </w:r>
      <w:r>
        <w:t>. [</w:t>
      </w:r>
      <w:r w:rsidR="00304C30">
        <w:t>KANSTENSMIDT</w:t>
      </w:r>
      <w:r>
        <w:t xml:space="preserve">, 2010] </w:t>
      </w:r>
      <w:r w:rsidR="00AC4906">
        <w:t xml:space="preserve">define </w:t>
      </w:r>
      <w:r w:rsidR="006D620A">
        <w:t xml:space="preserve">a </w:t>
      </w:r>
      <w:r w:rsidR="00AC4906">
        <w:t>plataforma como um sistema capaz de executar jogos desenvolvidos especificamente para</w:t>
      </w:r>
      <w:r w:rsidR="00A40642">
        <w:t xml:space="preserve"> </w:t>
      </w:r>
      <w:r w:rsidR="00996723">
        <w:t>aquele ambiente</w:t>
      </w:r>
      <w:r w:rsidR="00AC4906">
        <w:t xml:space="preserve">. Cada plataforma disponibiliza recursos tecnológicos de </w:t>
      </w:r>
      <w:r w:rsidR="00AC4906" w:rsidRPr="00AC4906">
        <w:rPr>
          <w:i/>
        </w:rPr>
        <w:t>input,</w:t>
      </w:r>
      <w:r w:rsidR="00AC4906">
        <w:t xml:space="preserve"> processamento, exibição e, em alguns casos, transferência de dados.</w:t>
      </w:r>
      <w:r w:rsidR="00A32054">
        <w:t xml:space="preserve"> A plataforma tem função importante tanto quanto a narrativa ou a mecânica do jogo</w:t>
      </w:r>
      <w:r w:rsidR="00304C30">
        <w:t>. Como exemplo disso cita-se a possibilidade de processar ações comandadas pelo jogador, processá-las de acordo com o comportamento de cada objeto e do sistema de regras e instantaneamente apresentar esse resultado para o jogador</w:t>
      </w:r>
      <w:r w:rsidR="009640F0">
        <w:t xml:space="preserve">. </w:t>
      </w:r>
    </w:p>
    <w:p w14:paraId="36685CA1" w14:textId="560EABCF" w:rsidR="00FA5D2B" w:rsidRDefault="009640F0">
      <w:pPr>
        <w:pStyle w:val="CapitulosXX"/>
        <w:pPrChange w:id="749" w:author="Elias De Moraes Fernandes" w:date="2016-03-11T18:08:00Z">
          <w:pPr>
            <w:pStyle w:val="Palavras-chave"/>
            <w:spacing w:after="0" w:line="360" w:lineRule="auto"/>
            <w:ind w:firstLine="708"/>
            <w:jc w:val="both"/>
          </w:pPr>
        </w:pPrChange>
      </w:pPr>
      <w:r>
        <w:t xml:space="preserve">Esse ambiente, juntamente com outros aspectos pode definir o grau de imersão do jogo, pois </w:t>
      </w:r>
      <w:r w:rsidR="002966DF">
        <w:t>lev</w:t>
      </w:r>
      <w:r>
        <w:t xml:space="preserve">a-se em consideração </w:t>
      </w:r>
      <w:r w:rsidR="002966DF">
        <w:t xml:space="preserve">características do </w:t>
      </w:r>
      <w:r w:rsidR="002966DF" w:rsidRPr="002966DF">
        <w:rPr>
          <w:i/>
        </w:rPr>
        <w:t>game design</w:t>
      </w:r>
      <w:r w:rsidR="002966DF">
        <w:t xml:space="preserve"> e do processo de produção, onde foca-se nas limitações técnicas dessa determinada plataforma como </w:t>
      </w:r>
      <w:r w:rsidR="003A1675">
        <w:t xml:space="preserve">por exemplo, </w:t>
      </w:r>
      <w:r w:rsidR="002966DF">
        <w:t xml:space="preserve">adaptações para um </w:t>
      </w:r>
      <w:r w:rsidR="002966DF" w:rsidRPr="002966DF">
        <w:rPr>
          <w:i/>
        </w:rPr>
        <w:t>gameplay</w:t>
      </w:r>
      <w:r w:rsidR="002966DF">
        <w:t xml:space="preserve"> mais atrativo</w:t>
      </w:r>
      <w:r w:rsidR="00327943">
        <w:t xml:space="preserve"> ou simplificado</w:t>
      </w:r>
      <w:r w:rsidR="002966DF">
        <w:t>.</w:t>
      </w:r>
      <w:r>
        <w:t xml:space="preserve"> </w:t>
      </w:r>
      <w:r w:rsidR="00304C30">
        <w:t xml:space="preserve"> [MENDES T, 2012]</w:t>
      </w:r>
    </w:p>
    <w:p w14:paraId="525EE2D8" w14:textId="77777777" w:rsidR="00ED2CD0" w:rsidRPr="00673C87" w:rsidRDefault="00ED2CD0" w:rsidP="00FA5D2B">
      <w:pPr>
        <w:pStyle w:val="Palavras-chave"/>
        <w:spacing w:after="0" w:line="360" w:lineRule="auto"/>
        <w:ind w:firstLine="708"/>
        <w:jc w:val="both"/>
        <w:rPr>
          <w:rFonts w:cs="Arial"/>
        </w:rPr>
      </w:pPr>
    </w:p>
    <w:p w14:paraId="51709A65" w14:textId="16AF93B0" w:rsidR="001F5524" w:rsidDel="004F42B9" w:rsidRDefault="00171F7F" w:rsidP="00CB71EB">
      <w:pPr>
        <w:pStyle w:val="StyleXX"/>
        <w:rPr>
          <w:del w:id="750" w:author="Elias De Moraes Fernandes" w:date="2016-03-11T16:45:00Z"/>
        </w:rPr>
      </w:pPr>
      <w:r>
        <w:fldChar w:fldCharType="begin"/>
      </w:r>
      <w:r>
        <w:instrText xml:space="preserve"> REF _Ref445305218 \w \h </w:instrText>
      </w:r>
      <w:r w:rsidR="00AA0F08">
        <w:instrText xml:space="preserve"> \* MERGEFORMAT </w:instrText>
      </w:r>
      <w:r>
        <w:fldChar w:fldCharType="separate"/>
      </w:r>
      <w:r w:rsidR="00CF0D48">
        <w:t>2.7</w:t>
      </w:r>
      <w:r>
        <w:fldChar w:fldCharType="end"/>
      </w:r>
      <w:r>
        <w:tab/>
      </w:r>
      <w:r w:rsidR="007E29FE" w:rsidRPr="008C07E4">
        <w:rPr>
          <w:lang w:val="pt-BR"/>
          <w:rPrChange w:id="751" w:author="Elias De Moraes Fernandes" w:date="2016-03-10T18:18:00Z">
            <w:rPr/>
          </w:rPrChange>
        </w:rPr>
        <w:t>Interatividade no Jogo</w:t>
      </w:r>
      <w:r w:rsidR="007E29FE">
        <w:t xml:space="preserve"> </w:t>
      </w:r>
    </w:p>
    <w:p w14:paraId="1DAF53FA" w14:textId="77777777" w:rsidR="007274C4" w:rsidRDefault="007274C4">
      <w:pPr>
        <w:pStyle w:val="StyleXX"/>
        <w:pPrChange w:id="752" w:author="Elias De Moraes Fernandes" w:date="2016-03-11T17:12:00Z">
          <w:pPr>
            <w:pStyle w:val="Palavras-chave"/>
            <w:spacing w:after="0" w:line="360" w:lineRule="auto"/>
            <w:ind w:left="734"/>
            <w:jc w:val="both"/>
          </w:pPr>
        </w:pPrChange>
      </w:pPr>
    </w:p>
    <w:p w14:paraId="0B459A23" w14:textId="45CAB492" w:rsidR="00D51BA2" w:rsidRDefault="007E29FE">
      <w:pPr>
        <w:pStyle w:val="CapitulosXX"/>
        <w:pPrChange w:id="753" w:author="Elias De Moraes Fernandes" w:date="2016-03-11T18:08:00Z">
          <w:pPr>
            <w:pStyle w:val="Palavras-chave"/>
            <w:spacing w:after="0" w:line="360" w:lineRule="auto"/>
            <w:ind w:left="142" w:firstLine="992"/>
            <w:jc w:val="both"/>
          </w:pPr>
        </w:pPrChange>
      </w:pPr>
      <w:r>
        <w:t xml:space="preserve">Interatividade descreve todas medições mecânicas responsáveis pela ação do usuário e resposta da plataforma </w:t>
      </w:r>
      <w:r w:rsidR="00893994">
        <w:t xml:space="preserve">São </w:t>
      </w:r>
      <w:r w:rsidR="00194CEB">
        <w:t>analisadas</w:t>
      </w:r>
      <w:r w:rsidR="00893994">
        <w:t xml:space="preserve"> três particularidades nessa perspectiva: velocidade, mapeamento e alcance</w:t>
      </w:r>
      <w:r w:rsidR="003F7E48">
        <w:t xml:space="preserve"> [STEUER, 1992]</w:t>
      </w:r>
      <w:r w:rsidR="00893994">
        <w:t>.</w:t>
      </w:r>
      <w:r w:rsidR="00683562">
        <w:t xml:space="preserve"> </w:t>
      </w:r>
      <w:r w:rsidR="003F7E48">
        <w:rPr>
          <w:rStyle w:val="FootnoteReference"/>
        </w:rPr>
        <w:footnoteReference w:id="1"/>
      </w:r>
    </w:p>
    <w:p w14:paraId="1C05B7D2" w14:textId="48B14F52" w:rsidR="00683562" w:rsidRDefault="00683562">
      <w:pPr>
        <w:pStyle w:val="CapitulosXX"/>
        <w:pPrChange w:id="759" w:author="Elias De Moraes Fernandes" w:date="2016-03-11T18:08:00Z">
          <w:pPr>
            <w:pStyle w:val="Palavras-chave"/>
            <w:spacing w:after="0" w:line="360" w:lineRule="auto"/>
            <w:ind w:left="142" w:firstLine="992"/>
            <w:jc w:val="both"/>
          </w:pPr>
        </w:pPrChange>
      </w:pPr>
      <w:r>
        <w:t>A velocidade de interaçã</w:t>
      </w:r>
      <w:r w:rsidR="00486D6D">
        <w:t>o, ou tempo de resposta, é uma característica importante no sistema de mídia interativa. Essa dita a velocidade que a plataforma vai responder às açõ</w:t>
      </w:r>
      <w:r w:rsidR="00823FD6">
        <w:t xml:space="preserve">es do jogador [STEUER, 1992]. </w:t>
      </w:r>
      <w:r w:rsidR="00486D6D">
        <w:t xml:space="preserve"> </w:t>
      </w:r>
    </w:p>
    <w:p w14:paraId="37D00C9A" w14:textId="2062E8A5" w:rsidR="00823FD6" w:rsidRDefault="007274C4">
      <w:pPr>
        <w:pStyle w:val="CapitulosXX"/>
        <w:pPrChange w:id="760" w:author="Elias De Moraes Fernandes" w:date="2016-03-11T18:08:00Z">
          <w:pPr>
            <w:pStyle w:val="Palavras-chave"/>
            <w:spacing w:after="0" w:line="360" w:lineRule="auto"/>
            <w:ind w:left="142" w:firstLine="992"/>
            <w:jc w:val="both"/>
          </w:pPr>
        </w:pPrChange>
      </w:pPr>
      <w:r>
        <w:t>O mapeamento refere a habilidade do sistema mapear os controles e mudar em tempo real de acordo com o ambiente de forma natural e previsível.</w:t>
      </w:r>
      <w:r w:rsidR="00194CEB">
        <w:t xml:space="preserve"> </w:t>
      </w:r>
      <w:r w:rsidR="00CA0645">
        <w:t xml:space="preserve">Em termos mobile, que </w:t>
      </w:r>
      <w:r w:rsidR="00CA0645">
        <w:lastRenderedPageBreak/>
        <w:t>é o caso dessa proposta, funciona através do toque sensitivo, na qual estará os botões do jogo</w:t>
      </w:r>
      <w:r w:rsidR="000F6759">
        <w:t xml:space="preserve"> </w:t>
      </w:r>
      <w:r w:rsidR="00823FD6">
        <w:t>[STEUER, 1992].</w:t>
      </w:r>
      <w:r w:rsidR="00CA0645">
        <w:t xml:space="preserve"> </w:t>
      </w:r>
    </w:p>
    <w:p w14:paraId="7CA84A6C" w14:textId="1C820180" w:rsidR="007274C4" w:rsidRDefault="009166F9">
      <w:pPr>
        <w:pStyle w:val="CapitulosXX"/>
        <w:pPrChange w:id="761" w:author="Elias De Moraes Fernandes" w:date="2016-03-11T18:08:00Z">
          <w:pPr>
            <w:pStyle w:val="Palavras-chave"/>
            <w:spacing w:after="0" w:line="360" w:lineRule="auto"/>
            <w:ind w:left="142" w:firstLine="992"/>
            <w:jc w:val="both"/>
          </w:pPr>
        </w:pPrChange>
      </w:pPr>
      <w:r>
        <w:t>O a</w:t>
      </w:r>
      <w:r w:rsidR="00194CEB">
        <w:t>lcance refere-se o numero de possibilidades por ação em um tempo determinado</w:t>
      </w:r>
      <w:r>
        <w:t xml:space="preserve">. Em linguagem de games, isso significa a liberdade do jogador de executar ações dentro do ambiente. Nesse caso, o que determina é o </w:t>
      </w:r>
      <w:r w:rsidRPr="009166F9">
        <w:rPr>
          <w:i/>
        </w:rPr>
        <w:t>game design</w:t>
      </w:r>
      <w:r>
        <w:t>, porém o jogador precisa ter a sensação de liberdade em executar varias tarefas, mesmo que seja um numero limitado de opções</w:t>
      </w:r>
      <w:r w:rsidR="00EE7A94">
        <w:t xml:space="preserve"> [STEUER, 1992]</w:t>
      </w:r>
      <w:r>
        <w:t>.</w:t>
      </w:r>
    </w:p>
    <w:p w14:paraId="0F8C8BB4" w14:textId="428044AC" w:rsidR="00FA1248" w:rsidRPr="00A93242" w:rsidDel="000573F7" w:rsidRDefault="004F42B9">
      <w:pPr>
        <w:pStyle w:val="Palavras-chave"/>
        <w:spacing w:after="0" w:line="360" w:lineRule="auto"/>
        <w:ind w:left="142" w:firstLine="567"/>
        <w:rPr>
          <w:del w:id="762" w:author="Elias De Moraes Fernandes" w:date="2016-03-10T18:21:00Z"/>
          <w:rFonts w:cs="Arial"/>
          <w:b/>
          <w:color w:val="000000" w:themeColor="text1"/>
          <w:sz w:val="22"/>
          <w:szCs w:val="22"/>
          <w:rPrChange w:id="763" w:author="Elias De Moraes Fernandes" w:date="2016-03-11T18:10:00Z">
            <w:rPr>
              <w:del w:id="764" w:author="Elias De Moraes Fernandes" w:date="2016-03-10T18:21:00Z"/>
              <w:rFonts w:cs="Arial"/>
            </w:rPr>
          </w:rPrChange>
        </w:rPr>
        <w:pPrChange w:id="765" w:author="Elias De Moraes Fernandes" w:date="2016-03-10T18:21:00Z">
          <w:pPr>
            <w:pStyle w:val="Palavras-chave"/>
            <w:spacing w:after="0" w:line="360" w:lineRule="auto"/>
            <w:ind w:left="142" w:firstLine="567"/>
            <w:jc w:val="center"/>
          </w:pPr>
        </w:pPrChange>
      </w:pPr>
      <w:r>
        <w:rPr>
          <w:rFonts w:cs="Arial"/>
          <w:noProof/>
        </w:rPr>
        <w:drawing>
          <wp:anchor distT="0" distB="0" distL="114300" distR="114300" simplePos="0" relativeHeight="251658240" behindDoc="0" locked="0" layoutInCell="1" allowOverlap="1" wp14:anchorId="3694296B" wp14:editId="4535B2AA">
            <wp:simplePos x="0" y="0"/>
            <wp:positionH relativeFrom="column">
              <wp:posOffset>1138555</wp:posOffset>
            </wp:positionH>
            <wp:positionV relativeFrom="paragraph">
              <wp:posOffset>133350</wp:posOffset>
            </wp:positionV>
            <wp:extent cx="3657600" cy="2592705"/>
            <wp:effectExtent l="0" t="0" r="0" b="0"/>
            <wp:wrapSquare wrapText="bothSides"/>
            <wp:docPr id="3" name="Picture 3" descr="../../../Jogo%20Compostagem/TCC%20/telepres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2592705"/>
                    </a:xfrm>
                    <a:prstGeom prst="rect">
                      <a:avLst/>
                    </a:prstGeom>
                    <a:noFill/>
                    <a:ln>
                      <a:noFill/>
                    </a:ln>
                  </pic:spPr>
                </pic:pic>
              </a:graphicData>
            </a:graphic>
          </wp:anchor>
        </w:drawing>
      </w:r>
      <w:ins w:id="766" w:author="Elias De Moraes Fernandes" w:date="2016-03-10T18:21:00Z">
        <w:r w:rsidR="000573F7">
          <w:rPr>
            <w:rFonts w:cs="Arial"/>
          </w:rPr>
          <w:br w:type="textWrapping" w:clear="all"/>
        </w:r>
      </w:ins>
    </w:p>
    <w:p w14:paraId="6A942B6A" w14:textId="54FB4790" w:rsidR="00361A59" w:rsidRPr="00A93242" w:rsidRDefault="00361A59">
      <w:pPr>
        <w:pStyle w:val="Palavras-chave"/>
        <w:spacing w:after="0" w:line="360" w:lineRule="auto"/>
        <w:ind w:left="142" w:firstLine="567"/>
        <w:rPr>
          <w:sz w:val="22"/>
          <w:szCs w:val="22"/>
          <w:rPrChange w:id="767" w:author="Elias De Moraes Fernandes" w:date="2016-03-11T18:10:00Z">
            <w:rPr/>
          </w:rPrChange>
        </w:rPr>
        <w:pPrChange w:id="768" w:author="Elias De Moraes Fernandes" w:date="2016-03-10T18:22:00Z">
          <w:pPr>
            <w:pStyle w:val="Palavras-chave"/>
            <w:spacing w:after="0" w:line="360" w:lineRule="auto"/>
            <w:ind w:left="142" w:firstLine="425"/>
          </w:pPr>
        </w:pPrChange>
      </w:pPr>
      <w:del w:id="769" w:author="Elias De Moraes Fernandes" w:date="2016-03-10T18:21:00Z">
        <w:r w:rsidRPr="00A93242" w:rsidDel="000573F7">
          <w:rPr>
            <w:rFonts w:cs="Arial"/>
            <w:b/>
            <w:color w:val="000000" w:themeColor="text1"/>
            <w:sz w:val="22"/>
            <w:szCs w:val="22"/>
            <w:rPrChange w:id="770" w:author="Elias De Moraes Fernandes" w:date="2016-03-11T18:10:00Z">
              <w:rPr>
                <w:rFonts w:cs="Arial"/>
              </w:rPr>
            </w:rPrChange>
          </w:rPr>
          <w:delText>Figura</w:delText>
        </w:r>
        <w:r w:rsidR="00664DAC" w:rsidRPr="00A93242" w:rsidDel="000573F7">
          <w:rPr>
            <w:rFonts w:cs="Arial"/>
            <w:b/>
            <w:color w:val="000000" w:themeColor="text1"/>
            <w:sz w:val="22"/>
            <w:szCs w:val="22"/>
            <w:rPrChange w:id="771" w:author="Elias De Moraes Fernandes" w:date="2016-03-11T18:10:00Z">
              <w:rPr>
                <w:rFonts w:cs="Arial"/>
              </w:rPr>
            </w:rPrChange>
          </w:rPr>
          <w:delText xml:space="preserve"> </w:delText>
        </w:r>
        <w:r w:rsidR="009F44F9" w:rsidRPr="00A93242" w:rsidDel="000573F7">
          <w:rPr>
            <w:rFonts w:cs="Arial"/>
            <w:b/>
            <w:color w:val="000000" w:themeColor="text1"/>
            <w:sz w:val="22"/>
            <w:szCs w:val="22"/>
            <w:rPrChange w:id="772" w:author="Elias De Moraes Fernandes" w:date="2016-03-11T18:10:00Z">
              <w:rPr>
                <w:rFonts w:cs="Arial"/>
              </w:rPr>
            </w:rPrChange>
          </w:rPr>
          <w:delText>1</w:delText>
        </w:r>
      </w:del>
      <w:r w:rsidRPr="00A93242">
        <w:rPr>
          <w:rFonts w:cs="Arial"/>
          <w:b/>
          <w:color w:val="000000" w:themeColor="text1"/>
          <w:sz w:val="22"/>
          <w:szCs w:val="22"/>
          <w:rPrChange w:id="773" w:author="Elias De Moraes Fernandes" w:date="2016-03-11T18:10:00Z">
            <w:rPr>
              <w:rFonts w:cs="Arial"/>
            </w:rPr>
          </w:rPrChange>
        </w:rPr>
        <w:t xml:space="preserve"> </w:t>
      </w:r>
      <w:ins w:id="774" w:author="Elias De Moraes Fernandes" w:date="2016-03-10T18:21:00Z">
        <w:r w:rsidR="000573F7" w:rsidRPr="00A93242">
          <w:rPr>
            <w:b/>
            <w:color w:val="000000" w:themeColor="text1"/>
            <w:sz w:val="22"/>
            <w:szCs w:val="22"/>
            <w:rPrChange w:id="775" w:author="Elias De Moraes Fernandes" w:date="2016-03-11T18:10:00Z">
              <w:rPr/>
            </w:rPrChange>
          </w:rPr>
          <w:t xml:space="preserve">Figura </w:t>
        </w:r>
        <w:r w:rsidR="000573F7" w:rsidRPr="00A93242">
          <w:rPr>
            <w:b/>
            <w:color w:val="000000" w:themeColor="text1"/>
            <w:sz w:val="22"/>
            <w:szCs w:val="22"/>
            <w:rPrChange w:id="776" w:author="Elias De Moraes Fernandes" w:date="2016-03-11T18:10:00Z">
              <w:rPr/>
            </w:rPrChange>
          </w:rPr>
          <w:fldChar w:fldCharType="begin"/>
        </w:r>
        <w:r w:rsidR="000573F7" w:rsidRPr="00A93242">
          <w:rPr>
            <w:b/>
            <w:color w:val="000000" w:themeColor="text1"/>
            <w:sz w:val="22"/>
            <w:szCs w:val="22"/>
            <w:rPrChange w:id="777" w:author="Elias De Moraes Fernandes" w:date="2016-03-11T18:10:00Z">
              <w:rPr/>
            </w:rPrChange>
          </w:rPr>
          <w:instrText xml:space="preserve"> SEQ Figura \* ARABIC </w:instrText>
        </w:r>
      </w:ins>
      <w:r w:rsidR="000573F7" w:rsidRPr="00A93242">
        <w:rPr>
          <w:b/>
          <w:color w:val="000000" w:themeColor="text1"/>
          <w:sz w:val="22"/>
          <w:szCs w:val="22"/>
          <w:rPrChange w:id="778" w:author="Elias De Moraes Fernandes" w:date="2016-03-11T18:10:00Z">
            <w:rPr/>
          </w:rPrChange>
        </w:rPr>
        <w:fldChar w:fldCharType="separate"/>
      </w:r>
      <w:ins w:id="779" w:author="Elias De Moraes Fernandes" w:date="2016-03-15T00:12:00Z">
        <w:r w:rsidR="00CF0D48">
          <w:rPr>
            <w:b/>
            <w:noProof/>
            <w:color w:val="000000" w:themeColor="text1"/>
            <w:sz w:val="22"/>
            <w:szCs w:val="22"/>
          </w:rPr>
          <w:t>1</w:t>
        </w:r>
      </w:ins>
      <w:ins w:id="780" w:author="Elias De Moraes Fernandes" w:date="2016-03-10T18:21:00Z">
        <w:r w:rsidR="000573F7" w:rsidRPr="00A93242">
          <w:rPr>
            <w:b/>
            <w:color w:val="000000" w:themeColor="text1"/>
            <w:sz w:val="22"/>
            <w:szCs w:val="22"/>
            <w:rPrChange w:id="781" w:author="Elias De Moraes Fernandes" w:date="2016-03-11T18:10:00Z">
              <w:rPr/>
            </w:rPrChange>
          </w:rPr>
          <w:fldChar w:fldCharType="end"/>
        </w:r>
      </w:ins>
      <w:ins w:id="782" w:author="Elias De Moraes Fernandes" w:date="2016-03-15T00:11:00Z">
        <w:r w:rsidR="00D41CA5">
          <w:rPr>
            <w:b/>
            <w:color w:val="000000" w:themeColor="text1"/>
            <w:sz w:val="22"/>
            <w:szCs w:val="22"/>
          </w:rPr>
          <w:t xml:space="preserve"> </w:t>
        </w:r>
      </w:ins>
      <w:r w:rsidR="00563EE0" w:rsidRPr="00A93242">
        <w:rPr>
          <w:rFonts w:cs="Arial"/>
          <w:sz w:val="22"/>
          <w:szCs w:val="22"/>
          <w:rPrChange w:id="783" w:author="Elias De Moraes Fernandes" w:date="2016-03-11T18:10:00Z">
            <w:rPr>
              <w:rFonts w:cs="Arial"/>
            </w:rPr>
          </w:rPrChange>
        </w:rPr>
        <w:t>–</w:t>
      </w:r>
      <w:r w:rsidRPr="00A93242">
        <w:rPr>
          <w:rFonts w:cs="Arial"/>
          <w:sz w:val="22"/>
          <w:szCs w:val="22"/>
          <w:rPrChange w:id="784" w:author="Elias De Moraes Fernandes" w:date="2016-03-11T18:10:00Z">
            <w:rPr>
              <w:rFonts w:cs="Arial"/>
            </w:rPr>
          </w:rPrChange>
        </w:rPr>
        <w:t xml:space="preserve"> </w:t>
      </w:r>
      <w:r w:rsidR="00563EE0" w:rsidRPr="00A93242">
        <w:rPr>
          <w:rFonts w:cs="Arial"/>
          <w:sz w:val="22"/>
          <w:szCs w:val="22"/>
          <w:rPrChange w:id="785" w:author="Elias De Moraes Fernandes" w:date="2016-03-11T18:10:00Z">
            <w:rPr>
              <w:rFonts w:cs="Arial"/>
            </w:rPr>
          </w:rPrChange>
        </w:rPr>
        <w:t>Tradução de: Variáveis Tecnológicas influenciando telepresença</w:t>
      </w:r>
    </w:p>
    <w:p w14:paraId="74A80E99" w14:textId="688B0ECB" w:rsidR="00394CCB" w:rsidRPr="00A93242" w:rsidRDefault="00B64A89" w:rsidP="00394CCB">
      <w:pPr>
        <w:pStyle w:val="Palavras-chave"/>
        <w:spacing w:after="0" w:line="360" w:lineRule="auto"/>
        <w:ind w:left="142" w:firstLine="992"/>
        <w:jc w:val="both"/>
        <w:rPr>
          <w:ins w:id="786" w:author="Elias De Moraes Fernandes" w:date="2016-03-10T18:20:00Z"/>
          <w:rFonts w:cs="Arial"/>
          <w:sz w:val="22"/>
          <w:szCs w:val="22"/>
          <w:rPrChange w:id="787" w:author="Elias De Moraes Fernandes" w:date="2016-03-11T18:10:00Z">
            <w:rPr>
              <w:ins w:id="788" w:author="Elias De Moraes Fernandes" w:date="2016-03-10T18:20:00Z"/>
              <w:rFonts w:cs="Arial"/>
            </w:rPr>
          </w:rPrChange>
        </w:rPr>
      </w:pPr>
      <w:r w:rsidRPr="00A93242">
        <w:rPr>
          <w:rFonts w:cs="Arial"/>
          <w:sz w:val="22"/>
          <w:szCs w:val="22"/>
          <w:rPrChange w:id="789" w:author="Elias De Moraes Fernandes" w:date="2016-03-11T18:10:00Z">
            <w:rPr>
              <w:rFonts w:cs="Arial"/>
            </w:rPr>
          </w:rPrChange>
        </w:rPr>
        <w:t>Fonte: http://www.cybertherapy.info/pages/telepresence.pdf</w:t>
      </w:r>
      <w:r w:rsidR="009F44F9" w:rsidRPr="00A93242">
        <w:rPr>
          <w:rFonts w:cs="Arial"/>
          <w:sz w:val="22"/>
          <w:szCs w:val="22"/>
          <w:rPrChange w:id="790" w:author="Elias De Moraes Fernandes" w:date="2016-03-11T18:10:00Z">
            <w:rPr>
              <w:rFonts w:cs="Arial"/>
            </w:rPr>
          </w:rPrChange>
        </w:rPr>
        <w:t xml:space="preserve"> - Pá</w:t>
      </w:r>
      <w:r w:rsidRPr="00A93242">
        <w:rPr>
          <w:rFonts w:cs="Arial"/>
          <w:sz w:val="22"/>
          <w:szCs w:val="22"/>
          <w:rPrChange w:id="791" w:author="Elias De Moraes Fernandes" w:date="2016-03-11T18:10:00Z">
            <w:rPr>
              <w:rFonts w:cs="Arial"/>
            </w:rPr>
          </w:rPrChange>
        </w:rPr>
        <w:t>g 11</w:t>
      </w:r>
    </w:p>
    <w:p w14:paraId="7E28046A" w14:textId="2DB0821B" w:rsidR="00E15855" w:rsidRDefault="00E15855">
      <w:pPr>
        <w:rPr>
          <w:ins w:id="792" w:author="Elias De Moraes Fernandes" w:date="2016-03-11T16:46:00Z"/>
          <w:rFonts w:ascii="Arial" w:eastAsia="Times New Roman" w:hAnsi="Arial" w:cs="Arial"/>
          <w:color w:val="000000"/>
          <w:sz w:val="24"/>
          <w:szCs w:val="24"/>
        </w:rPr>
      </w:pPr>
      <w:ins w:id="793" w:author="Elias De Moraes Fernandes" w:date="2016-03-11T16:46:00Z">
        <w:r>
          <w:rPr>
            <w:rFonts w:cs="Arial"/>
          </w:rPr>
          <w:br w:type="page"/>
        </w:r>
      </w:ins>
    </w:p>
    <w:p w14:paraId="677C0858" w14:textId="77777777" w:rsidR="00366CDF" w:rsidRPr="00394CCB" w:rsidRDefault="00366CDF" w:rsidP="00394CCB">
      <w:pPr>
        <w:pStyle w:val="Palavras-chave"/>
        <w:spacing w:after="0" w:line="360" w:lineRule="auto"/>
        <w:ind w:left="142" w:firstLine="992"/>
        <w:jc w:val="both"/>
        <w:rPr>
          <w:rFonts w:cs="Arial"/>
        </w:rPr>
      </w:pPr>
    </w:p>
    <w:p w14:paraId="2C23A7EE" w14:textId="346AE2A4" w:rsidR="00D75DB6" w:rsidRDefault="00CA774F">
      <w:pPr>
        <w:pStyle w:val="StyleX"/>
        <w:rPr>
          <w:ins w:id="794" w:author="Elias De Moraes Fernandes" w:date="2016-03-10T17:11:00Z"/>
        </w:rPr>
        <w:pPrChange w:id="795" w:author="Elias De Moraes Fernandes" w:date="2016-03-11T17:13:00Z">
          <w:pPr>
            <w:pStyle w:val="Palavras-chave"/>
            <w:spacing w:after="0" w:line="360" w:lineRule="auto"/>
            <w:ind w:left="851"/>
            <w:jc w:val="both"/>
          </w:pPr>
        </w:pPrChange>
      </w:pPr>
      <w:ins w:id="796" w:author="Elias De Moraes Fernandes" w:date="2016-03-10T17:13:00Z">
        <w:r>
          <w:fldChar w:fldCharType="begin"/>
        </w:r>
        <w:r>
          <w:instrText xml:space="preserve"> REF _Ref445393360 \w \h </w:instrText>
        </w:r>
      </w:ins>
      <w:r w:rsidR="00AA0F08">
        <w:instrText xml:space="preserve"> \* MERGEFORMAT </w:instrText>
      </w:r>
      <w:r>
        <w:fldChar w:fldCharType="separate"/>
      </w:r>
      <w:ins w:id="797" w:author="Elias De Moraes Fernandes" w:date="2016-03-15T00:12:00Z">
        <w:r w:rsidR="00CF0D48">
          <w:t>3</w:t>
        </w:r>
      </w:ins>
      <w:ins w:id="798" w:author="Elias De Moraes Fernandes" w:date="2016-03-10T17:13:00Z">
        <w:r>
          <w:fldChar w:fldCharType="end"/>
        </w:r>
      </w:ins>
      <w:del w:id="799" w:author="Elias De Moraes Fernandes" w:date="2016-03-10T17:13:00Z">
        <w:r w:rsidR="00171F7F" w:rsidDel="00CA774F">
          <w:fldChar w:fldCharType="begin"/>
        </w:r>
        <w:r w:rsidR="00171F7F" w:rsidDel="00CA774F">
          <w:delInstrText xml:space="preserve"> REF _Ref445305242 \w \h </w:delInstrText>
        </w:r>
      </w:del>
      <w:r w:rsidR="00AA0F08">
        <w:instrText xml:space="preserve"> \* MERGEFORMAT </w:instrText>
      </w:r>
      <w:del w:id="800" w:author="Elias De Moraes Fernandes" w:date="2016-03-10T17:13:00Z">
        <w:r w:rsidR="00171F7F" w:rsidDel="00CA774F">
          <w:fldChar w:fldCharType="separate"/>
        </w:r>
        <w:r w:rsidR="003E3A5E" w:rsidDel="00CA774F">
          <w:delText>3</w:delText>
        </w:r>
        <w:r w:rsidR="00171F7F" w:rsidDel="00CA774F">
          <w:fldChar w:fldCharType="end"/>
        </w:r>
        <w:r w:rsidR="00171F7F" w:rsidDel="00CA774F">
          <w:tab/>
        </w:r>
      </w:del>
      <w:ins w:id="801" w:author="Elias De Moraes Fernandes" w:date="2016-03-10T17:11:00Z">
        <w:r w:rsidR="00D75DB6">
          <w:tab/>
          <w:t>TECNOLOGIAS E FERRAMENTAS</w:t>
        </w:r>
      </w:ins>
    </w:p>
    <w:p w14:paraId="6EEE17D8" w14:textId="77777777" w:rsidR="00D75DB6" w:rsidRDefault="00D75DB6">
      <w:pPr>
        <w:pStyle w:val="Capitulos"/>
        <w:rPr>
          <w:ins w:id="802" w:author="Elias De Moraes Fernandes" w:date="2016-03-10T17:11:00Z"/>
        </w:rPr>
        <w:pPrChange w:id="803" w:author="Elias De Moraes Fernandes" w:date="2016-03-11T18:06:00Z">
          <w:pPr>
            <w:pStyle w:val="Palavras-chave"/>
            <w:spacing w:after="0" w:line="360" w:lineRule="auto"/>
            <w:ind w:firstLine="1134"/>
            <w:jc w:val="both"/>
          </w:pPr>
        </w:pPrChange>
      </w:pPr>
      <w:ins w:id="804" w:author="Elias De Moraes Fernandes" w:date="2016-03-10T17:11:00Z">
        <w:r>
          <w:t xml:space="preserve">No que diz respeito à tecnologia, será utilizada a Unity como </w:t>
        </w:r>
        <w:r w:rsidRPr="006E732C">
          <w:rPr>
            <w:i/>
          </w:rPr>
          <w:t>game engine</w:t>
        </w:r>
        <w:r>
          <w:t xml:space="preserve">, por ser uma plataforma de desenvolvimento potente e flexível, como a criação de jogos em multiplataformas 2D e 3D. Outro fator importante para escolha dessa engine foi a possibilidade de contar com assets gratuitos e atualizações compatíveis com a necessidade do projeto além dos tutoriais disponíveis em caso de dúvidas ou até mesmo o uso da comunidade para dúvidas e interação. </w:t>
        </w:r>
      </w:ins>
    </w:p>
    <w:p w14:paraId="3F15B720" w14:textId="77777777" w:rsidR="00D75DB6" w:rsidRDefault="00D75DB6">
      <w:pPr>
        <w:pStyle w:val="Capitulos"/>
        <w:rPr>
          <w:ins w:id="805" w:author="Elias De Moraes Fernandes" w:date="2016-03-10T17:11:00Z"/>
        </w:rPr>
        <w:pPrChange w:id="806" w:author="Elias De Moraes Fernandes" w:date="2016-03-11T18:06:00Z">
          <w:pPr>
            <w:pStyle w:val="Palavras-chave"/>
            <w:spacing w:after="0" w:line="360" w:lineRule="auto"/>
            <w:ind w:firstLine="1134"/>
            <w:jc w:val="both"/>
          </w:pPr>
        </w:pPrChange>
      </w:pPr>
      <w:ins w:id="807" w:author="Elias De Moraes Fernandes" w:date="2016-03-10T17:11:00Z">
        <w:r>
          <w: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t>
        </w:r>
      </w:ins>
    </w:p>
    <w:p w14:paraId="3F1F11A1" w14:textId="77777777" w:rsidR="00D75DB6" w:rsidRDefault="00D75DB6">
      <w:pPr>
        <w:pStyle w:val="Capitulos"/>
        <w:rPr>
          <w:ins w:id="808" w:author="Elias De Moraes Fernandes" w:date="2016-03-10T17:11:00Z"/>
        </w:rPr>
        <w:pPrChange w:id="809" w:author="Elias De Moraes Fernandes" w:date="2016-03-11T18:06:00Z">
          <w:pPr>
            <w:pStyle w:val="Palavras-chave"/>
            <w:spacing w:after="0" w:line="360" w:lineRule="auto"/>
            <w:ind w:firstLine="1134"/>
            <w:jc w:val="both"/>
          </w:pPr>
        </w:pPrChange>
      </w:pPr>
      <w:ins w:id="810" w:author="Elias De Moraes Fernandes" w:date="2016-03-10T17:11:00Z">
        <w:r>
          <w:t xml:space="preserve">Para fazer o </w:t>
        </w:r>
        <w:r w:rsidRPr="002C1FF2">
          <w:rPr>
            <w:i/>
          </w:rPr>
          <w:t>design</w:t>
        </w:r>
        <w:r>
          <w:t xml:space="preserve"> e criação de animação serão utilizados o Affinity Designer e Adobe Illustrator CC. O Affinity Designer é um software pago exclusivo para Mac para criação de elementos gráficos vetorizados. A escolha deve-se ao fato do mesmo permitir o feature "</w:t>
        </w:r>
        <w:r w:rsidRPr="00FB3ECD">
          <w:rPr>
            <w:i/>
          </w:rPr>
          <w:t>Export Persona</w:t>
        </w:r>
        <w:r>
          <w:t xml:space="preserve">" para exportação de </w:t>
        </w:r>
        <w:r w:rsidRPr="00534E9B">
          <w:rPr>
            <w:i/>
          </w:rPr>
          <w:t>spritesheet</w:t>
        </w:r>
        <w:r>
          <w: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t>
        </w:r>
      </w:ins>
    </w:p>
    <w:p w14:paraId="25F42083" w14:textId="77777777" w:rsidR="00D75DB6" w:rsidRDefault="00D75DB6">
      <w:pPr>
        <w:pStyle w:val="Capitulos"/>
        <w:rPr>
          <w:ins w:id="811" w:author="Elias De Moraes Fernandes" w:date="2016-03-10T17:11:00Z"/>
        </w:rPr>
        <w:pPrChange w:id="812" w:author="Elias De Moraes Fernandes" w:date="2016-03-11T18:06:00Z">
          <w:pPr>
            <w:pStyle w:val="Palavras-chave"/>
            <w:spacing w:after="0" w:line="360" w:lineRule="auto"/>
            <w:ind w:firstLine="1134"/>
            <w:jc w:val="both"/>
          </w:pPr>
        </w:pPrChange>
      </w:pPr>
      <w:ins w:id="813" w:author="Elias De Moraes Fernandes" w:date="2016-03-10T17:11:00Z">
        <w:r>
          <w:t xml:space="preserve">Para versionamento e colaboração do projeto foi utilizado o GitHub, que é gratuito. O GitHub é um sistema de controle de versão para software baseado na web, podendo ser manipulado via terminal. O mesmo consiste em repositórios, onde são armazenadas as informações atualizadas de cada projeto. Através de um </w:t>
        </w:r>
        <w:r w:rsidRPr="008D2264">
          <w:rPr>
            <w:i/>
          </w:rPr>
          <w:t>link</w:t>
        </w:r>
        <w:r>
          <w:t>, qualquer usuário (ou uma equipe) pode baixar, colaborar, atualizar, enviar novas atualizações sem depender de trabalho extra. Isso tudo torna o GitHub totalmente flexível.</w:t>
        </w:r>
      </w:ins>
    </w:p>
    <w:p w14:paraId="2C34CDC7" w14:textId="5479DF01" w:rsidR="00D75DB6" w:rsidRDefault="00D75DB6">
      <w:pPr>
        <w:pStyle w:val="Capitulos"/>
        <w:rPr>
          <w:ins w:id="814" w:author="Elias De Moraes Fernandes" w:date="2016-03-10T17:11:00Z"/>
          <w:rFonts w:cs="Arial"/>
        </w:rPr>
        <w:pPrChange w:id="815" w:author="Elias De Moraes Fernandes" w:date="2016-03-11T18:06:00Z">
          <w:pPr>
            <w:pStyle w:val="Palavras-chave"/>
            <w:spacing w:after="0" w:line="360" w:lineRule="auto"/>
            <w:ind w:firstLine="1134"/>
            <w:jc w:val="both"/>
          </w:pPr>
        </w:pPrChange>
      </w:pPr>
      <w:ins w:id="816" w:author="Elias De Moraes Fernandes" w:date="2016-03-10T17:11:00Z">
        <w:r>
          <w:t>Para gerenciamento do jogo será utilizado a</w:t>
        </w:r>
        <w:r w:rsidRPr="00394CCB">
          <w:t xml:space="preserve"> metodologia Ágil</w:t>
        </w:r>
        <w:r>
          <w:t>, que</w:t>
        </w:r>
        <w:r w:rsidRPr="00394CCB">
          <w:t xml:space="preserve"> é uma alternativa para o desenvolvimento cascata, ou o desenvolvimento sequencial tradicional. Essa metodologia ajuda a equipe de responder a imprevisibilidade através de incrementos, ou iterações, também conhecidas como </w:t>
        </w:r>
        <w:r w:rsidRPr="00394CCB">
          <w:rPr>
            <w:i/>
          </w:rPr>
          <w:t>sprints</w:t>
        </w:r>
        <w:r w:rsidRPr="00394CCB">
          <w:t xml:space="preserve">. Para isso usa-se o </w:t>
        </w:r>
        <w:r w:rsidRPr="007D161D">
          <w:rPr>
            <w:i/>
          </w:rPr>
          <w:t>Scrum</w:t>
        </w:r>
        <w:r w:rsidRPr="00394CCB">
          <w:t xml:space="preserve">, que é um framework de gerenciamento para desenvolvimento de produto incremental usando uma ou mais equipes multifuncionais de até 4 a 9 pessoas. Geralmente as </w:t>
        </w:r>
        <w:r w:rsidRPr="00394CCB">
          <w:rPr>
            <w:i/>
          </w:rPr>
          <w:t>sprints</w:t>
        </w:r>
        <w:r w:rsidRPr="00394CCB">
          <w:t xml:space="preserve"> tem duração entre 24 horas e 30 dias, no máximo. No inicio, essas equipes se reúnem e responsabiliza por um </w:t>
        </w:r>
        <w:r w:rsidRPr="00394CCB">
          <w:rPr>
            <w:i/>
          </w:rPr>
          <w:lastRenderedPageBreak/>
          <w:t>backlog</w:t>
        </w:r>
        <w:r w:rsidRPr="00394CCB">
          <w:t xml:space="preserve">, parte do produto que precisa ser finalizada com urgência ditada pelo dono do produto, ou em inglês </w:t>
        </w:r>
        <w:r w:rsidRPr="00394CCB">
          <w:rPr>
            <w:i/>
          </w:rPr>
          <w:t>product owner</w:t>
        </w:r>
        <w:r w:rsidRPr="00394CCB">
          <w:t>. É feito uma reunião diária para avaliar as tarefas que precisam ser realocadas ou áreas de fraqueza. Depois de 30 dias, o produto deve estar na fase de entr</w:t>
        </w:r>
      </w:ins>
      <w:ins w:id="817" w:author="Elias De Moraes Fernandes" w:date="2016-03-11T16:47:00Z">
        <w:r w:rsidR="00694E9E">
          <w:t>ega</w:t>
        </w:r>
      </w:ins>
      <w:ins w:id="818" w:author="Elias De Moraes Fernandes" w:date="2016-03-10T17:11:00Z">
        <w:r w:rsidRPr="00394CCB">
          <w:t>, ou para avaliação pela equipe e, em seguida comprometer a um próximo backlog para trabalhar.</w:t>
        </w:r>
        <w:r>
          <w:t xml:space="preserve"> Como desvantagem nesse projeto, pode-se citar apenas </w:t>
        </w:r>
      </w:ins>
      <w:ins w:id="819" w:author="Elias De Moraes Fernandes" w:date="2016-03-14T19:39:00Z">
        <w:r w:rsidR="0067383A">
          <w:t>uma pessoa</w:t>
        </w:r>
      </w:ins>
      <w:ins w:id="820" w:author="Elias De Moraes Fernandes" w:date="2016-03-10T17:11:00Z">
        <w:r>
          <w:t xml:space="preserve">, o que deixaria o </w:t>
        </w:r>
        <w:r w:rsidRPr="00AC5407">
          <w:rPr>
            <w:i/>
          </w:rPr>
          <w:t>backlog</w:t>
        </w:r>
        <w:r>
          <w:t xml:space="preserve"> no prazo de um mês.</w:t>
        </w:r>
      </w:ins>
      <w:ins w:id="821" w:author="Elias De Moraes Fernandes" w:date="2016-03-11T17:13:00Z">
        <w:r w:rsidR="00AA0F08">
          <w:rPr>
            <w:rFonts w:cs="Arial"/>
          </w:rPr>
          <w:t xml:space="preserve"> </w:t>
        </w:r>
      </w:ins>
    </w:p>
    <w:p w14:paraId="00C71DCB" w14:textId="77777777" w:rsidR="00D75DB6" w:rsidRDefault="00D75DB6" w:rsidP="00D75DB6">
      <w:pPr>
        <w:pStyle w:val="Palavras-chave"/>
        <w:spacing w:after="0" w:line="360" w:lineRule="auto"/>
        <w:ind w:left="851"/>
        <w:jc w:val="both"/>
        <w:rPr>
          <w:ins w:id="822" w:author="Elias De Moraes Fernandes" w:date="2016-03-10T17:11:00Z"/>
          <w:rFonts w:cs="Arial"/>
          <w:b/>
        </w:rPr>
      </w:pPr>
    </w:p>
    <w:p w14:paraId="48956810" w14:textId="0A9A6BB1" w:rsidR="00F20616" w:rsidRDefault="00CA774F">
      <w:pPr>
        <w:pStyle w:val="StyleX"/>
        <w:rPr>
          <w:ins w:id="823" w:author="Elias De Moraes Fernandes" w:date="2016-03-10T17:11:00Z"/>
        </w:rPr>
        <w:pPrChange w:id="824" w:author="Elias De Moraes Fernandes" w:date="2016-03-11T17:13:00Z">
          <w:pPr>
            <w:pStyle w:val="Palavras-chave"/>
            <w:spacing w:after="0" w:line="360" w:lineRule="auto"/>
            <w:jc w:val="both"/>
          </w:pPr>
        </w:pPrChange>
      </w:pPr>
      <w:ins w:id="825" w:author="Elias De Moraes Fernandes" w:date="2016-03-10T17:14:00Z">
        <w:r>
          <w:fldChar w:fldCharType="begin"/>
        </w:r>
        <w:r>
          <w:instrText xml:space="preserve"> REF _Ref445307828 \w \h </w:instrText>
        </w:r>
      </w:ins>
      <w:r w:rsidR="00AA0F08">
        <w:instrText xml:space="preserve"> \* MERGEFORMAT </w:instrText>
      </w:r>
      <w:r>
        <w:fldChar w:fldCharType="separate"/>
      </w:r>
      <w:ins w:id="826" w:author="Elias De Moraes Fernandes" w:date="2016-03-15T00:12:00Z">
        <w:r w:rsidR="00CF0D48">
          <w:t>4</w:t>
        </w:r>
      </w:ins>
      <w:ins w:id="827" w:author="Elias De Moraes Fernandes" w:date="2016-03-10T17:14:00Z">
        <w:r>
          <w:fldChar w:fldCharType="end"/>
        </w:r>
      </w:ins>
      <w:ins w:id="828" w:author="Elias De Moraes Fernandes" w:date="2016-03-10T17:11:00Z">
        <w:r w:rsidR="00D75DB6">
          <w:tab/>
        </w:r>
        <w:r w:rsidR="00D75DB6" w:rsidRPr="00243272">
          <w:t>MATERIAIS E MÉTODOS</w:t>
        </w:r>
      </w:ins>
    </w:p>
    <w:p w14:paraId="2004454A" w14:textId="77777777" w:rsidR="00D75DB6" w:rsidRPr="00A87CEE" w:rsidRDefault="00D75DB6">
      <w:pPr>
        <w:pStyle w:val="Capitulos"/>
        <w:rPr>
          <w:ins w:id="829" w:author="Elias De Moraes Fernandes" w:date="2016-03-10T17:11:00Z"/>
          <w:lang w:val="en-CA"/>
        </w:rPr>
        <w:pPrChange w:id="830" w:author="Elias De Moraes Fernandes" w:date="2016-03-11T18:06:00Z">
          <w:pPr>
            <w:pStyle w:val="CapitulosXXX"/>
          </w:pPr>
        </w:pPrChange>
      </w:pPr>
      <w:ins w:id="831" w:author="Elias De Moraes Fernandes" w:date="2016-03-10T17:11:00Z">
        <w:r w:rsidRPr="00A87CEE">
          <w:t xml:space="preserve">Nessa seção serão descritos e discutidos os materiais e métodos utilizados nesse trabalho. A primeira subseção tem como função fazer uma releitura do que é a vermicompostagem, que é o foco desse trabalho. A segunda subseção irá apresentar o </w:t>
        </w:r>
        <w:r w:rsidRPr="00A87CEE">
          <w:rPr>
            <w:i/>
          </w:rPr>
          <w:t>design pattern</w:t>
        </w:r>
        <w:r w:rsidRPr="00A87CEE">
          <w:t xml:space="preserve"> que irá guiar o desenvolvimento do projeto. A terceira subseção será explicada sobre a metodologia </w:t>
        </w:r>
        <w:r>
          <w:rPr>
            <w:lang w:val="en-CA"/>
          </w:rPr>
          <w:t>Ágil</w:t>
        </w:r>
        <w:r w:rsidRPr="00A87CEE">
          <w:t xml:space="preserve"> para gerenciamento do projeto.</w:t>
        </w:r>
      </w:ins>
    </w:p>
    <w:p w14:paraId="5EE2DD01" w14:textId="77777777" w:rsidR="00D75DB6" w:rsidRDefault="00D75DB6" w:rsidP="00D75DB6">
      <w:pPr>
        <w:pStyle w:val="Palavras-chave"/>
        <w:spacing w:after="0" w:line="360" w:lineRule="auto"/>
        <w:ind w:left="851"/>
        <w:jc w:val="both"/>
        <w:rPr>
          <w:ins w:id="832" w:author="Elias De Moraes Fernandes" w:date="2016-03-10T17:11:00Z"/>
          <w:rFonts w:cs="Arial"/>
          <w:b/>
        </w:rPr>
      </w:pPr>
    </w:p>
    <w:p w14:paraId="3E6317AB" w14:textId="61221866" w:rsidR="00F20616" w:rsidRDefault="00CA774F">
      <w:pPr>
        <w:pStyle w:val="StyleXX"/>
        <w:rPr>
          <w:ins w:id="833" w:author="Elias De Moraes Fernandes" w:date="2016-03-10T17:11:00Z"/>
        </w:rPr>
        <w:pPrChange w:id="834" w:author="Elias De Moraes Fernandes" w:date="2016-03-11T17:14:00Z">
          <w:pPr>
            <w:pStyle w:val="Palavras-chave"/>
            <w:spacing w:after="0" w:line="360" w:lineRule="auto"/>
            <w:ind w:firstLine="426"/>
            <w:jc w:val="both"/>
          </w:pPr>
        </w:pPrChange>
      </w:pPr>
      <w:ins w:id="835" w:author="Elias De Moraes Fernandes" w:date="2016-03-10T17:14:00Z">
        <w:r>
          <w:fldChar w:fldCharType="begin"/>
        </w:r>
        <w:r>
          <w:instrText xml:space="preserve"> REF _Ref445307885 \w \h </w:instrText>
        </w:r>
      </w:ins>
      <w:r w:rsidR="00AA0F08">
        <w:instrText xml:space="preserve"> \* MERGEFORMAT </w:instrText>
      </w:r>
      <w:r>
        <w:fldChar w:fldCharType="separate"/>
      </w:r>
      <w:ins w:id="836" w:author="Elias De Moraes Fernandes" w:date="2016-03-15T00:12:00Z">
        <w:r w:rsidR="00CF0D48">
          <w:t>4.1</w:t>
        </w:r>
      </w:ins>
      <w:ins w:id="837" w:author="Elias De Moraes Fernandes" w:date="2016-03-10T17:14:00Z">
        <w:r>
          <w:fldChar w:fldCharType="end"/>
        </w:r>
      </w:ins>
      <w:ins w:id="838" w:author="Elias De Moraes Fernandes" w:date="2016-03-10T17:11:00Z">
        <w:r w:rsidR="00D75DB6">
          <w:tab/>
          <w:t>Design Pattern MVC</w:t>
        </w:r>
      </w:ins>
    </w:p>
    <w:p w14:paraId="4196CDB4" w14:textId="77777777" w:rsidR="00D75DB6" w:rsidRPr="00412DB5" w:rsidRDefault="00D75DB6">
      <w:pPr>
        <w:pStyle w:val="CapitulosXX"/>
        <w:rPr>
          <w:ins w:id="839" w:author="Elias De Moraes Fernandes" w:date="2016-03-10T17:11:00Z"/>
        </w:rPr>
        <w:pPrChange w:id="840" w:author="Elias De Moraes Fernandes" w:date="2016-03-11T18:08:00Z">
          <w:pPr>
            <w:pStyle w:val="CapitulosXXX"/>
          </w:pPr>
        </w:pPrChange>
      </w:pPr>
      <w:ins w:id="841" w:author="Elias De Moraes Fernandes" w:date="2016-03-10T17:11:00Z">
        <w:r w:rsidRPr="00412DB5">
          <w:t xml:space="preserve">Entre os engenheiros de software e arquitetos foi amplamente aceito que a concepção de aplicações em conformidade a esses </w:t>
        </w:r>
        <w:r w:rsidRPr="00412DB5">
          <w:rPr>
            <w:i/>
          </w:rPr>
          <w:t>designs pattern</w:t>
        </w:r>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[MASOVER, 2004]. A partir disso, mostra clara o uso indispensável </w:t>
        </w:r>
        <w:r w:rsidRPr="00412DB5">
          <w:rPr>
            <w:i/>
          </w:rPr>
          <w:t>design pattern</w:t>
        </w:r>
        <w:r w:rsidRPr="00412DB5">
          <w:t xml:space="preserve"> e o escolhido foi a arquitetura MVC – </w:t>
        </w:r>
        <w:r w:rsidRPr="00412DB5">
          <w:rPr>
            <w:i/>
            <w:lang w:val="en-CA"/>
          </w:rPr>
          <w:t>Model</w:t>
        </w:r>
        <w:r w:rsidRPr="00412DB5">
          <w:t xml:space="preserve"> </w:t>
        </w:r>
        <w:r w:rsidRPr="00412DB5">
          <w:rPr>
            <w:i/>
            <w:lang w:val="en-CA"/>
          </w:rPr>
          <w:t>View</w:t>
        </w:r>
        <w:r w:rsidRPr="00412DB5">
          <w:t xml:space="preserve"> e </w:t>
        </w:r>
        <w:r w:rsidRPr="00412DB5">
          <w:rPr>
            <w:i/>
            <w:lang w:val="en-CA"/>
          </w:rPr>
          <w:t>Controller</w:t>
        </w:r>
        <w:r w:rsidRPr="00412DB5">
          <w:rPr>
            <w:lang w:val="en-CA"/>
          </w:rPr>
          <w:t xml:space="preserve"> </w:t>
        </w:r>
        <w:r w:rsidRPr="00412DB5">
          <w:t xml:space="preserve">–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  </w:t>
        </w:r>
      </w:ins>
    </w:p>
    <w:p w14:paraId="515E48DB" w14:textId="77777777" w:rsidR="00D75DB6" w:rsidRDefault="00D75DB6">
      <w:pPr>
        <w:pStyle w:val="CapitulosXXX"/>
        <w:rPr>
          <w:ins w:id="842" w:author="Elias De Moraes Fernandes" w:date="2016-03-10T17:11:00Z"/>
        </w:rPr>
        <w:pPrChange w:id="843" w:author="Elias De Moraes Fernandes" w:date="2016-03-15T21:40:00Z">
          <w:pPr>
            <w:pStyle w:val="CapitulosXXX"/>
            <w:ind w:firstLine="284"/>
          </w:pPr>
        </w:pPrChange>
      </w:pPr>
      <w:ins w:id="844" w:author="Elias De Moraes Fernandes" w:date="2016-03-10T17:11:00Z">
        <w:r>
          <w:rPr>
            <w:noProof/>
          </w:rPr>
          <w:lastRenderedPageBreak/>
          <w:drawing>
            <wp:inline distT="0" distB="0" distL="0" distR="0" wp14:anchorId="608317B6" wp14:editId="6135C215">
              <wp:extent cx="5159180" cy="3612394"/>
              <wp:effectExtent l="0" t="0" r="0" b="0"/>
              <wp:docPr id="18" name="Picture 18"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9180" cy="3612394"/>
                      </a:xfrm>
                      <a:prstGeom prst="rect">
                        <a:avLst/>
                      </a:prstGeom>
                      <a:noFill/>
                      <a:ln>
                        <a:noFill/>
                      </a:ln>
                    </pic:spPr>
                  </pic:pic>
                </a:graphicData>
              </a:graphic>
            </wp:inline>
          </w:drawing>
        </w:r>
      </w:ins>
    </w:p>
    <w:p w14:paraId="291DEAED" w14:textId="348BE832" w:rsidR="00D75DB6" w:rsidRPr="00412DB5" w:rsidRDefault="000573F7">
      <w:pPr>
        <w:pStyle w:val="CapitulosXXX"/>
        <w:rPr>
          <w:ins w:id="845" w:author="Elias De Moraes Fernandes" w:date="2016-03-10T17:11:00Z"/>
        </w:rPr>
      </w:pPr>
      <w:ins w:id="846" w:author="Elias De Moraes Fernandes" w:date="2016-03-10T18:22:00Z">
        <w:r w:rsidRPr="000573F7">
          <w:t xml:space="preserve">Figura </w:t>
        </w:r>
        <w:r w:rsidRPr="000573F7">
          <w:rPr>
            <w:rPrChange w:id="847" w:author="Elias De Moraes Fernandes" w:date="2016-03-10T18:22:00Z">
              <w:rPr/>
            </w:rPrChange>
          </w:rPr>
          <w:fldChar w:fldCharType="begin"/>
        </w:r>
        <w:r w:rsidRPr="000573F7">
          <w:instrText xml:space="preserve"> SEQ Figura \* ARABIC </w:instrText>
        </w:r>
      </w:ins>
      <w:r w:rsidRPr="000573F7">
        <w:rPr>
          <w:rPrChange w:id="848" w:author="Elias De Moraes Fernandes" w:date="2016-03-10T18:22:00Z">
            <w:rPr/>
          </w:rPrChange>
        </w:rPr>
        <w:fldChar w:fldCharType="separate"/>
      </w:r>
      <w:ins w:id="849" w:author="Elias De Moraes Fernandes" w:date="2016-03-15T00:12:00Z">
        <w:r w:rsidR="00CF0D48">
          <w:rPr>
            <w:noProof/>
          </w:rPr>
          <w:t>2</w:t>
        </w:r>
      </w:ins>
      <w:ins w:id="850" w:author="Elias De Moraes Fernandes" w:date="2016-03-10T18:22:00Z">
        <w:r w:rsidRPr="000573F7">
          <w:rPr>
            <w:rPrChange w:id="851" w:author="Elias De Moraes Fernandes" w:date="2016-03-10T18:22:00Z">
              <w:rPr/>
            </w:rPrChange>
          </w:rPr>
          <w:fldChar w:fldCharType="end"/>
        </w:r>
      </w:ins>
      <w:ins w:id="852" w:author="Elias De Moraes Fernandes" w:date="2016-03-10T17:11:00Z">
        <w:r w:rsidR="00D75DB6">
          <w:t>–</w:t>
        </w:r>
        <w:r w:rsidR="00D75DB6" w:rsidRPr="00412DB5">
          <w:t xml:space="preserve"> MVC</w:t>
        </w:r>
        <w:r w:rsidR="00D75DB6">
          <w:t xml:space="preserve"> </w:t>
        </w:r>
      </w:ins>
    </w:p>
    <w:p w14:paraId="1CC9B7A1" w14:textId="0E4ED559" w:rsidR="00D75DB6" w:rsidRPr="00412DB5" w:rsidRDefault="00D75DB6">
      <w:pPr>
        <w:pStyle w:val="CapitulosXXX"/>
        <w:rPr>
          <w:ins w:id="853" w:author="Elias De Moraes Fernandes" w:date="2016-03-10T17:11:00Z"/>
        </w:rPr>
      </w:pPr>
      <w:ins w:id="854" w:author="Elias De Moraes Fernandes" w:date="2016-03-10T17:11:00Z">
        <w:r w:rsidRPr="00412DB5">
          <w:t>Fonte:</w:t>
        </w:r>
        <w:r>
          <w:t xml:space="preserve"> </w:t>
        </w:r>
        <w:r w:rsidRPr="004E7966">
          <w:t>https://lkubaski.files.wordpress.com/2012/12/mvc1.gif?w=630</w:t>
        </w:r>
      </w:ins>
    </w:p>
    <w:p w14:paraId="02C6F8B6" w14:textId="2726C031" w:rsidR="00D75DB6" w:rsidRDefault="00D75DB6">
      <w:pPr>
        <w:pStyle w:val="CapitulosXX"/>
        <w:rPr>
          <w:ins w:id="855" w:author="Elias De Moraes Fernandes" w:date="2016-03-11T17:14:00Z"/>
        </w:rPr>
        <w:pPrChange w:id="856" w:author="Elias De Moraes Fernandes" w:date="2016-03-11T18:08:00Z">
          <w:pPr>
            <w:pStyle w:val="CapitulosXXX"/>
          </w:pPr>
        </w:pPrChange>
      </w:pPr>
      <w:ins w:id="857" w:author="Elias De Moraes Fernandes" w:date="2016-03-10T17:11:00Z">
        <w:r w:rsidRPr="00412DB5">
          <w:t>Trazendo o MVC para o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[COSTA, 2015].</w:t>
        </w:r>
      </w:ins>
    </w:p>
    <w:p w14:paraId="14A7D9AA" w14:textId="77777777" w:rsidR="00F30B53" w:rsidRPr="00412DB5" w:rsidRDefault="00F30B53">
      <w:pPr>
        <w:pStyle w:val="CapitulosXX"/>
        <w:rPr>
          <w:ins w:id="858" w:author="Elias De Moraes Fernandes" w:date="2016-03-10T17:11:00Z"/>
        </w:rPr>
        <w:pPrChange w:id="859" w:author="Elias De Moraes Fernandes" w:date="2016-03-11T18:08:00Z">
          <w:pPr>
            <w:pStyle w:val="CapitulosXXX"/>
          </w:pPr>
        </w:pPrChange>
      </w:pPr>
    </w:p>
    <w:p w14:paraId="023D9969" w14:textId="015B8124" w:rsidR="00D75DB6" w:rsidRPr="00243272" w:rsidRDefault="00D75DB6" w:rsidP="00CB71EB">
      <w:pPr>
        <w:pStyle w:val="StyleXX"/>
        <w:rPr>
          <w:ins w:id="860" w:author="Elias De Moraes Fernandes" w:date="2016-03-10T17:11:00Z"/>
        </w:rPr>
      </w:pPr>
      <w:ins w:id="861" w:author="Elias De Moraes Fernandes" w:date="2016-03-10T17:11:00Z">
        <w:r>
          <w:fldChar w:fldCharType="begin"/>
        </w:r>
        <w:r>
          <w:instrText xml:space="preserve"> REF _Ref445307909 \w \h </w:instrText>
        </w:r>
      </w:ins>
      <w:r w:rsidR="00F30B53">
        <w:instrText xml:space="preserve"> \* MERGEFORMAT </w:instrText>
      </w:r>
      <w:ins w:id="862" w:author="Elias De Moraes Fernandes" w:date="2016-03-10T17:11:00Z">
        <w:r>
          <w:fldChar w:fldCharType="separate"/>
        </w:r>
      </w:ins>
      <w:r w:rsidR="00CF0D48">
        <w:t>4.2</w:t>
      </w:r>
      <w:ins w:id="863" w:author="Elias De Moraes Fernandes" w:date="2016-03-10T17:11:00Z">
        <w:r>
          <w:fldChar w:fldCharType="end"/>
        </w:r>
        <w:r>
          <w:tab/>
        </w:r>
        <w:r w:rsidRPr="004766C4">
          <w:rPr>
            <w:lang w:val="pt-BR"/>
            <w:rPrChange w:id="864" w:author="Elias De Moraes Fernandes" w:date="2016-03-10T18:19:00Z">
              <w:rPr/>
            </w:rPrChange>
          </w:rPr>
          <w:t>Metodologia Ágil para Gerenciamento de Projeto</w:t>
        </w:r>
      </w:ins>
    </w:p>
    <w:p w14:paraId="12BEECEC" w14:textId="66E24821" w:rsidR="00D75DB6" w:rsidRDefault="00D75DB6">
      <w:pPr>
        <w:pStyle w:val="CapitulosXX"/>
        <w:rPr>
          <w:ins w:id="865" w:author="Elias De Moraes Fernandes" w:date="2016-03-10T17:11:00Z"/>
        </w:rPr>
        <w:pPrChange w:id="866" w:author="Elias De Moraes Fernandes" w:date="2016-03-14T19:39:00Z">
          <w:pPr>
            <w:pStyle w:val="CapitulosXXX"/>
          </w:pPr>
        </w:pPrChange>
      </w:pPr>
      <w:ins w:id="867" w:author="Elias De Moraes Fernandes" w:date="2016-03-10T17:11:00Z">
        <w:r>
          <w:t xml:space="preserve"> O jogo Nonda será desenvolvido de acordo com as interações do </w:t>
        </w:r>
        <w:r w:rsidRPr="00196015">
          <w:rPr>
            <w:i/>
          </w:rPr>
          <w:t>framework</w:t>
        </w:r>
        <w:r>
          <w:t xml:space="preserve"> </w:t>
        </w:r>
        <w:r w:rsidRPr="00CC37DA">
          <w:rPr>
            <w:i/>
          </w:rPr>
          <w:t>scrum</w:t>
        </w:r>
        <w:r>
          <w:t>, usando a metodologia Ágil. Dentre as fases do processo estão: detalhes dos requisitos, análise &amp; design, Implementação &amp; teste, aprovação do teste, reavaliar / priorizar novas tarefas.</w:t>
        </w:r>
      </w:ins>
    </w:p>
    <w:p w14:paraId="4193DC9C" w14:textId="77777777" w:rsidR="00D75DB6" w:rsidRPr="00991A68" w:rsidRDefault="00D75DB6">
      <w:pPr>
        <w:pStyle w:val="CapitulosXX"/>
        <w:rPr>
          <w:ins w:id="868" w:author="Elias De Moraes Fernandes" w:date="2016-03-10T17:11:00Z"/>
        </w:rPr>
        <w:pPrChange w:id="869" w:author="Elias De Moraes Fernandes" w:date="2016-03-11T18:08:00Z">
          <w:pPr>
            <w:pStyle w:val="CapitulosXXX"/>
          </w:pPr>
        </w:pPrChange>
      </w:pPr>
      <w:ins w:id="870" w:author="Elias De Moraes Fernandes" w:date="2016-03-10T17:11:00Z">
        <w:r w:rsidRPr="00D421DC">
          <w:t>Segundo JAMES, M. (2010</w:t>
        </w:r>
        <w:r w:rsidRPr="00734EB6">
          <w:t>)</w:t>
        </w:r>
        <w:r>
          <w:t>,</w:t>
        </w:r>
        <w:r w:rsidRPr="00734EB6">
          <w:t xml:space="preserve"> o </w:t>
        </w:r>
        <w:r w:rsidRPr="007D161D">
          <w:rPr>
            <w:i/>
          </w:rPr>
          <w:t>S</w:t>
        </w:r>
        <w:r w:rsidRPr="00916EBA">
          <w:rPr>
            <w:i/>
          </w:rPr>
          <w:t>crum</w:t>
        </w:r>
        <w:r w:rsidRPr="007D161D">
          <w:rPr>
            <w:i/>
          </w:rPr>
          <w:t xml:space="preserve"> </w:t>
        </w:r>
        <w:r w:rsidRPr="00D421DC">
          <w:t>tem</w:t>
        </w:r>
        <w:r w:rsidRPr="00734EB6">
          <w:t xml:space="preserve"> início a partir do levantamento dos requisitos </w:t>
        </w:r>
        <w:r w:rsidRPr="00983927">
          <w:t>passa</w:t>
        </w:r>
        <w:r w:rsidRPr="002A7A93">
          <w:t>ndo pelo análise e design do UI/UX</w:t>
        </w:r>
        <w:r w:rsidRPr="006C757C">
          <w:t xml:space="preserve">, </w:t>
        </w:r>
        <w:r w:rsidRPr="00921285">
          <w:t xml:space="preserve">ambiente, personagens e </w:t>
        </w:r>
        <w:r w:rsidRPr="009018F1">
          <w:t xml:space="preserve">animação </w:t>
        </w:r>
        <w:r w:rsidRPr="00862ADD">
          <w:t>passando pela implementação da l</w:t>
        </w:r>
        <w:r>
          <w:t>ó</w:t>
        </w:r>
        <w:r w:rsidRPr="00862ADD">
          <w:t>gica</w:t>
        </w:r>
        <w:r w:rsidRPr="005E5318">
          <w:t xml:space="preserve"> do jogo</w:t>
        </w:r>
        <w:r w:rsidRPr="003E0D86">
          <w:t>, até a fase de teste</w:t>
        </w:r>
        <w:r w:rsidRPr="00DC3130">
          <w:t xml:space="preserve"> é a primeira iter</w:t>
        </w:r>
        <w:r w:rsidRPr="00991A68">
          <w:t xml:space="preserve">ação do processo, sendo que nessa iteração o foco principal é estabelecer quais métodos, instâncias </w:t>
        </w:r>
        <w:r w:rsidRPr="00991A68">
          <w:lastRenderedPageBreak/>
          <w:t>serão reaproveitados para reutilizar nas demais fases.  Fica assim definido em termos do que é o jogo a ser resolvido e quais são os atributos necessários para finalizar a primeira fase. Assim, devem ser levantadas informações como dano do personagem principal e dos inimigos, tempo para realizar a missão, quantidade de itens que serão jogadas em cena. É na fase de levantamentos da 2 iteração que terá uma base sólida para todas as demais variáveis concernentes ao jogador e inimigos.</w:t>
        </w:r>
      </w:ins>
    </w:p>
    <w:p w14:paraId="4B55F662" w14:textId="77777777" w:rsidR="00D75DB6" w:rsidRDefault="00D75DB6" w:rsidP="00171F7F">
      <w:pPr>
        <w:pStyle w:val="Palavras-chave"/>
        <w:spacing w:after="0" w:line="360" w:lineRule="auto"/>
        <w:jc w:val="both"/>
        <w:rPr>
          <w:ins w:id="871" w:author="Elias De Moraes Fernandes" w:date="2016-03-10T17:11:00Z"/>
          <w:rFonts w:cs="Arial"/>
          <w:b/>
        </w:rPr>
      </w:pPr>
    </w:p>
    <w:p w14:paraId="07AB8944" w14:textId="77777777" w:rsidR="003C0982" w:rsidRDefault="003C0982">
      <w:pPr>
        <w:rPr>
          <w:ins w:id="872" w:author="Elias De Moraes Fernandes" w:date="2016-03-10T17:29:00Z"/>
          <w:rFonts w:ascii="Arial" w:eastAsia="Times New Roman" w:hAnsi="Arial" w:cs="Arial"/>
          <w:b/>
          <w:color w:val="000000"/>
          <w:sz w:val="24"/>
          <w:szCs w:val="24"/>
        </w:rPr>
      </w:pPr>
      <w:ins w:id="873" w:author="Elias De Moraes Fernandes" w:date="2016-03-10T17:29:00Z">
        <w:r>
          <w:rPr>
            <w:rFonts w:cs="Arial"/>
            <w:b/>
          </w:rPr>
          <w:br w:type="page"/>
        </w:r>
      </w:ins>
    </w:p>
    <w:p w14:paraId="13759F63" w14:textId="359F0019" w:rsidR="005842BF" w:rsidDel="00F475C7" w:rsidRDefault="00CA774F">
      <w:pPr>
        <w:pStyle w:val="StyleX"/>
        <w:rPr>
          <w:del w:id="874" w:author="Elias De Moraes Fernandes" w:date="2016-03-11T16:49:00Z"/>
        </w:rPr>
        <w:pPrChange w:id="875" w:author="Elias De Moraes Fernandes" w:date="2016-03-11T17:15:00Z">
          <w:pPr>
            <w:pStyle w:val="Palavras-chave"/>
            <w:spacing w:after="0" w:line="360" w:lineRule="auto"/>
            <w:jc w:val="both"/>
          </w:pPr>
        </w:pPrChange>
      </w:pPr>
      <w:ins w:id="876" w:author="Elias De Moraes Fernandes" w:date="2016-03-10T17:15:00Z">
        <w:r>
          <w:lastRenderedPageBreak/>
          <w:fldChar w:fldCharType="begin"/>
        </w:r>
        <w:r>
          <w:instrText xml:space="preserve"> REF _Ref445393430 \w \h </w:instrText>
        </w:r>
      </w:ins>
      <w:r w:rsidR="00867A1B">
        <w:instrText xml:space="preserve"> \* MERGEFORMAT </w:instrText>
      </w:r>
      <w:r>
        <w:fldChar w:fldCharType="separate"/>
      </w:r>
      <w:ins w:id="877" w:author="Elias De Moraes Fernandes" w:date="2016-03-15T00:12:00Z">
        <w:r w:rsidR="00CF0D48">
          <w:t>5</w:t>
        </w:r>
      </w:ins>
      <w:ins w:id="878" w:author="Elias De Moraes Fernandes" w:date="2016-03-10T17:15:00Z">
        <w:r>
          <w:fldChar w:fldCharType="end"/>
        </w:r>
        <w:r>
          <w:tab/>
        </w:r>
      </w:ins>
      <w:r w:rsidR="005842BF">
        <w:t>PROPOSTA</w:t>
      </w:r>
    </w:p>
    <w:p w14:paraId="6C9B3552" w14:textId="77777777" w:rsidR="003610EE" w:rsidRDefault="003610EE">
      <w:pPr>
        <w:pStyle w:val="StyleX"/>
        <w:pPrChange w:id="879" w:author="Elias De Moraes Fernandes" w:date="2016-03-11T17:15:00Z">
          <w:pPr>
            <w:pStyle w:val="Palavras-chave"/>
            <w:spacing w:after="0" w:line="360" w:lineRule="auto"/>
            <w:ind w:left="400"/>
            <w:jc w:val="both"/>
          </w:pPr>
        </w:pPrChange>
      </w:pPr>
    </w:p>
    <w:p w14:paraId="0AB1E76D" w14:textId="291722FA" w:rsidR="00286263" w:rsidDel="005B12A1" w:rsidRDefault="004173D4">
      <w:pPr>
        <w:pStyle w:val="CapitulosXXX"/>
        <w:rPr>
          <w:del w:id="880" w:author="Elias De Moraes Fernandes" w:date="2016-03-11T17:23:00Z"/>
        </w:rPr>
      </w:pPr>
      <w:r w:rsidRPr="005C53A0">
        <w:rPr>
          <w:lang w:val="pt-BR"/>
          <w:rPrChange w:id="881" w:author="Elias De Moraes Fernandes" w:date="2016-03-15T21:40:00Z">
            <w:rPr/>
          </w:rPrChange>
        </w:rPr>
        <w:t>Nessa se</w:t>
      </w:r>
      <w:r w:rsidR="003610EE" w:rsidRPr="005C53A0">
        <w:rPr>
          <w:lang w:val="pt-BR"/>
          <w:rPrChange w:id="882" w:author="Elias De Moraes Fernandes" w:date="2016-03-15T21:40:00Z">
            <w:rPr/>
          </w:rPrChange>
        </w:rPr>
        <w:t>ção serão descritos a histó</w:t>
      </w:r>
      <w:r w:rsidR="00B779C0" w:rsidRPr="005C53A0">
        <w:rPr>
          <w:lang w:val="pt-BR"/>
          <w:rPrChange w:id="883" w:author="Elias De Moraes Fernandes" w:date="2016-03-15T21:40:00Z">
            <w:rPr/>
          </w:rPrChange>
        </w:rPr>
        <w:t>ria, fases, mecânica</w:t>
      </w:r>
      <w:r w:rsidR="009E3F2A" w:rsidRPr="005C53A0">
        <w:rPr>
          <w:lang w:val="pt-BR"/>
          <w:rPrChange w:id="884" w:author="Elias De Moraes Fernandes" w:date="2016-03-15T21:40:00Z">
            <w:rPr/>
          </w:rPrChange>
        </w:rPr>
        <w:t xml:space="preserve"> do jogo</w:t>
      </w:r>
      <w:r w:rsidR="00B779C0" w:rsidRPr="005C53A0">
        <w:rPr>
          <w:lang w:val="pt-BR"/>
          <w:rPrChange w:id="885" w:author="Elias De Moraes Fernandes" w:date="2016-03-15T21:40:00Z">
            <w:rPr/>
          </w:rPrChange>
        </w:rPr>
        <w:t xml:space="preserve">, </w:t>
      </w:r>
      <w:r w:rsidR="009E3F2A" w:rsidRPr="005C53A0">
        <w:rPr>
          <w:lang w:val="pt-BR"/>
          <w:rPrChange w:id="886" w:author="Elias De Moraes Fernandes" w:date="2016-03-15T21:40:00Z">
            <w:rPr/>
          </w:rPrChange>
        </w:rPr>
        <w:t xml:space="preserve">característica dos </w:t>
      </w:r>
      <w:r w:rsidR="00B779C0" w:rsidRPr="005C53A0">
        <w:rPr>
          <w:lang w:val="pt-BR"/>
          <w:rPrChange w:id="887" w:author="Elias De Moraes Fernandes" w:date="2016-03-15T21:40:00Z">
            <w:rPr/>
          </w:rPrChange>
        </w:rPr>
        <w:t>personagens e outros aspectos cruciais para entender o</w:t>
      </w:r>
      <w:r w:rsidR="003610EE" w:rsidRPr="005C53A0">
        <w:rPr>
          <w:lang w:val="pt-BR"/>
          <w:rPrChange w:id="888" w:author="Elias De Moraes Fernandes" w:date="2016-03-15T21:40:00Z">
            <w:rPr/>
          </w:rPrChange>
        </w:rPr>
        <w:t xml:space="preserve"> jogo Nonda</w:t>
      </w:r>
      <w:r w:rsidR="00286263" w:rsidRPr="005C53A0">
        <w:rPr>
          <w:lang w:val="pt-BR"/>
          <w:rPrChange w:id="889" w:author="Elias De Moraes Fernandes" w:date="2016-03-15T21:40:00Z">
            <w:rPr/>
          </w:rPrChange>
        </w:rPr>
        <w:t>.</w:t>
      </w:r>
      <w:r w:rsidR="003610EE">
        <w:t xml:space="preserve"> </w:t>
      </w:r>
    </w:p>
    <w:p w14:paraId="4BEB5018" w14:textId="77777777" w:rsidR="005B12A1" w:rsidRPr="005B12A1" w:rsidRDefault="005B12A1">
      <w:pPr>
        <w:pStyle w:val="CapitulosXXX"/>
        <w:rPr>
          <w:ins w:id="890" w:author="Elias De Moraes Fernandes" w:date="2016-03-11T17:23:00Z"/>
        </w:rPr>
      </w:pPr>
    </w:p>
    <w:p w14:paraId="7417F372" w14:textId="77777777" w:rsidR="00B946BC" w:rsidRDefault="00B946BC">
      <w:pPr>
        <w:pStyle w:val="Capitulos"/>
        <w:pPrChange w:id="891" w:author="Elias De Moraes Fernandes" w:date="2016-03-11T18:06:00Z">
          <w:pPr>
            <w:pStyle w:val="CapitulosXXX"/>
          </w:pPr>
        </w:pPrChange>
      </w:pPr>
    </w:p>
    <w:p w14:paraId="3CECDA7E" w14:textId="64E058EB" w:rsidR="004F1D35" w:rsidDel="00F475C7" w:rsidRDefault="00CA774F">
      <w:pPr>
        <w:pStyle w:val="StyleXX"/>
        <w:rPr>
          <w:del w:id="892" w:author="Elias De Moraes Fernandes" w:date="2016-03-11T16:49:00Z"/>
        </w:rPr>
        <w:pPrChange w:id="893" w:author="Elias De Moraes Fernandes" w:date="2016-03-11T17:15:00Z">
          <w:pPr>
            <w:pStyle w:val="Style1"/>
            <w:numPr>
              <w:ilvl w:val="0"/>
              <w:numId w:val="0"/>
            </w:numPr>
            <w:ind w:left="142" w:firstLine="567"/>
          </w:pPr>
        </w:pPrChange>
      </w:pPr>
      <w:ins w:id="894" w:author="Elias De Moraes Fernandes" w:date="2016-03-10T17:15:00Z">
        <w:r>
          <w:fldChar w:fldCharType="begin"/>
        </w:r>
        <w:r>
          <w:instrText xml:space="preserve"> REF _Ref445393447 \w \h </w:instrText>
        </w:r>
      </w:ins>
      <w:r w:rsidR="00867A1B">
        <w:instrText xml:space="preserve"> \* MERGEFORMAT </w:instrText>
      </w:r>
      <w:r>
        <w:fldChar w:fldCharType="separate"/>
      </w:r>
      <w:ins w:id="895" w:author="Elias De Moraes Fernandes" w:date="2016-03-15T00:12:00Z">
        <w:r w:rsidR="00CF0D48">
          <w:t>5.1</w:t>
        </w:r>
      </w:ins>
      <w:ins w:id="896" w:author="Elias De Moraes Fernandes" w:date="2016-03-10T17:15:00Z">
        <w:r>
          <w:fldChar w:fldCharType="end"/>
        </w:r>
      </w:ins>
      <w:del w:id="897" w:author="Elias De Moraes Fernandes" w:date="2016-03-10T17:15:00Z">
        <w:r w:rsidR="00171F7F" w:rsidDel="00CA774F">
          <w:fldChar w:fldCharType="begin"/>
        </w:r>
        <w:r w:rsidR="00171F7F" w:rsidDel="00CA774F">
          <w:delInstrText xml:space="preserve"> REF _Ref445305358 \w \h </w:delInstrText>
        </w:r>
      </w:del>
      <w:r w:rsidR="00867A1B">
        <w:instrText xml:space="preserve"> \* MERGEFORMAT </w:instrText>
      </w:r>
      <w:del w:id="898" w:author="Elias De Moraes Fernandes" w:date="2016-03-10T17:15:00Z">
        <w:r w:rsidR="00171F7F" w:rsidDel="00CA774F">
          <w:fldChar w:fldCharType="separate"/>
        </w:r>
      </w:del>
      <w:del w:id="899" w:author="Elias De Moraes Fernandes" w:date="2016-03-10T17:11:00Z">
        <w:r w:rsidR="003E3A5E" w:rsidDel="00D75DB6">
          <w:delText>3.1</w:delText>
        </w:r>
      </w:del>
      <w:del w:id="900" w:author="Elias De Moraes Fernandes" w:date="2016-03-10T17:15:00Z">
        <w:r w:rsidR="00171F7F" w:rsidDel="00CA774F">
          <w:fldChar w:fldCharType="end"/>
        </w:r>
      </w:del>
      <w:r w:rsidR="00171F7F">
        <w:tab/>
      </w:r>
      <w:r w:rsidR="004F1D35" w:rsidRPr="00D55C2C">
        <w:rPr>
          <w:lang w:val="pt-BR"/>
          <w:rPrChange w:id="901" w:author="Elias De Moraes Fernandes" w:date="2016-03-10T18:15:00Z">
            <w:rPr/>
          </w:rPrChange>
        </w:rPr>
        <w:t>Gênero</w:t>
      </w:r>
    </w:p>
    <w:p w14:paraId="1320A660" w14:textId="77777777" w:rsidR="00115823" w:rsidRDefault="00115823">
      <w:pPr>
        <w:pStyle w:val="StyleXX"/>
        <w:pPrChange w:id="902" w:author="Elias De Moraes Fernandes" w:date="2016-03-11T17:15:00Z">
          <w:pPr>
            <w:pStyle w:val="CapitulosXXX"/>
          </w:pPr>
        </w:pPrChange>
      </w:pPr>
    </w:p>
    <w:p w14:paraId="3A78F311" w14:textId="135E44C2" w:rsidR="003610EE" w:rsidRPr="009E7F40" w:rsidRDefault="003610EE">
      <w:pPr>
        <w:pStyle w:val="CapitulosXX"/>
        <w:rPr>
          <w:lang w:val="pt-BR"/>
          <w:rPrChange w:id="903" w:author="Elias De Moraes Fernandes" w:date="2016-03-10T18:46:00Z">
            <w:rPr/>
          </w:rPrChange>
        </w:rPr>
        <w:pPrChange w:id="904" w:author="Elias De Moraes Fernandes" w:date="2016-03-11T18:08:00Z">
          <w:pPr>
            <w:pStyle w:val="CapitulosXXX"/>
          </w:pPr>
        </w:pPrChange>
      </w:pPr>
      <w:r w:rsidRPr="009E7F40">
        <w:rPr>
          <w:lang w:val="pt-BR"/>
          <w:rPrChange w:id="905" w:author="Elias De Moraes Fernandes" w:date="2016-03-10T18:46:00Z">
            <w:rPr/>
          </w:rPrChange>
        </w:rPr>
        <w:t xml:space="preserve">O jogo é </w:t>
      </w:r>
      <w:r w:rsidR="00A607A3" w:rsidRPr="009E7F40">
        <w:rPr>
          <w:lang w:val="pt-BR"/>
          <w:rPrChange w:id="906" w:author="Elias De Moraes Fernandes" w:date="2016-03-10T18:46:00Z">
            <w:rPr/>
          </w:rPrChange>
        </w:rPr>
        <w:t xml:space="preserve">uma combinação de </w:t>
      </w:r>
      <w:r w:rsidR="005631FB" w:rsidRPr="009E7F40">
        <w:rPr>
          <w:lang w:val="pt-BR"/>
          <w:rPrChange w:id="907" w:author="Elias De Moraes Fernandes" w:date="2016-03-10T18:46:00Z">
            <w:rPr/>
          </w:rPrChange>
        </w:rPr>
        <w:t>dois estilos</w:t>
      </w:r>
      <w:r w:rsidR="00A607A3" w:rsidRPr="009E7F40">
        <w:rPr>
          <w:lang w:val="pt-BR"/>
          <w:rPrChange w:id="908" w:author="Elias De Moraes Fernandes" w:date="2016-03-10T18:46:00Z">
            <w:rPr/>
          </w:rPrChange>
        </w:rPr>
        <w:t>:</w:t>
      </w:r>
      <w:r w:rsidRPr="009E7F40">
        <w:rPr>
          <w:lang w:val="pt-BR"/>
          <w:rPrChange w:id="909" w:author="Elias De Moraes Fernandes" w:date="2016-03-10T18:46:00Z">
            <w:rPr/>
          </w:rPrChange>
        </w:rPr>
        <w:t xml:space="preserve"> </w:t>
      </w:r>
      <w:r w:rsidRPr="0006570A">
        <w:rPr>
          <w:i/>
        </w:rPr>
        <w:t>puzzle</w:t>
      </w:r>
      <w:r w:rsidR="00A607A3" w:rsidRPr="009E7F40">
        <w:rPr>
          <w:lang w:val="pt-BR"/>
          <w:rPrChange w:id="910" w:author="Elias De Moraes Fernandes" w:date="2016-03-10T18:46:00Z">
            <w:rPr/>
          </w:rPrChange>
        </w:rPr>
        <w:t xml:space="preserve"> e </w:t>
      </w:r>
      <w:r w:rsidR="00A607A3" w:rsidRPr="0006570A">
        <w:rPr>
          <w:i/>
        </w:rPr>
        <w:t>non-stop running</w:t>
      </w:r>
      <w:r w:rsidR="005631FB" w:rsidRPr="0006570A">
        <w:t>.</w:t>
      </w:r>
      <w:r w:rsidR="005631FB" w:rsidRPr="009E7F40">
        <w:rPr>
          <w:lang w:val="pt-BR"/>
          <w:rPrChange w:id="911" w:author="Elias De Moraes Fernandes" w:date="2016-03-10T18:46:00Z">
            <w:rPr/>
          </w:rPrChange>
        </w:rPr>
        <w:t xml:space="preserve"> </w:t>
      </w:r>
      <w:r w:rsidR="00E70ACE" w:rsidRPr="009E7F40">
        <w:rPr>
          <w:lang w:val="pt-BR"/>
          <w:rPrChange w:id="912" w:author="Elias De Moraes Fernandes" w:date="2016-03-10T18:46:00Z">
            <w:rPr/>
          </w:rPrChange>
        </w:rPr>
        <w:t xml:space="preserve">O primeiro </w:t>
      </w:r>
      <w:r w:rsidR="005631FB" w:rsidRPr="009E7F40">
        <w:rPr>
          <w:lang w:val="pt-BR"/>
          <w:rPrChange w:id="913" w:author="Elias De Moraes Fernandes" w:date="2016-03-10T18:46:00Z">
            <w:rPr/>
          </w:rPrChange>
        </w:rPr>
        <w:t>é apropriado</w:t>
      </w:r>
      <w:r w:rsidRPr="009E7F40">
        <w:rPr>
          <w:lang w:val="pt-BR"/>
          <w:rPrChange w:id="914" w:author="Elias De Moraes Fernandes" w:date="2016-03-10T18:46:00Z">
            <w:rPr/>
          </w:rPrChange>
        </w:rPr>
        <w:t xml:space="preserve"> pela arte de</w:t>
      </w:r>
      <w:r w:rsidR="005631FB" w:rsidRPr="009E7F40">
        <w:rPr>
          <w:lang w:val="pt-BR"/>
          <w:rPrChange w:id="915" w:author="Elias De Moraes Fernandes" w:date="2016-03-10T18:46:00Z">
            <w:rPr/>
          </w:rPrChange>
        </w:rPr>
        <w:t xml:space="preserve"> for</w:t>
      </w:r>
      <w:r w:rsidR="00115823" w:rsidRPr="009E7F40">
        <w:rPr>
          <w:lang w:val="pt-BR"/>
          <w:rPrChange w:id="916" w:author="Elias De Moraes Fernandes" w:date="2016-03-10T18:46:00Z">
            <w:rPr/>
          </w:rPrChange>
        </w:rPr>
        <w:t>ç</w:t>
      </w:r>
      <w:del w:id="917" w:author="A" w:date="2016-03-10T15:01:00Z">
        <w:r w:rsidR="005631FB" w:rsidRPr="009E7F40" w:rsidDel="00115823">
          <w:rPr>
            <w:lang w:val="pt-BR"/>
            <w:rPrChange w:id="918" w:author="Elias De Moraes Fernandes" w:date="2016-03-10T18:46:00Z">
              <w:rPr/>
            </w:rPrChange>
          </w:rPr>
          <w:delText>c</w:delText>
        </w:r>
      </w:del>
      <w:r w:rsidR="005631FB" w:rsidRPr="009E7F40">
        <w:rPr>
          <w:lang w:val="pt-BR"/>
          <w:rPrChange w:id="919" w:author="Elias De Moraes Fernandes" w:date="2016-03-10T18:46:00Z">
            <w:rPr/>
          </w:rPrChange>
        </w:rPr>
        <w:t>ar o raciocínio do jogador</w:t>
      </w:r>
      <w:r w:rsidRPr="009E7F40">
        <w:rPr>
          <w:lang w:val="pt-BR"/>
          <w:rPrChange w:id="920" w:author="Elias De Moraes Fernandes" w:date="2016-03-10T18:46:00Z">
            <w:rPr/>
          </w:rPrChange>
        </w:rPr>
        <w:t xml:space="preserve"> antes de efetuar uma ação que resulte uma reação da parte lógica</w:t>
      </w:r>
      <w:r w:rsidR="005631FB" w:rsidRPr="009E7F40">
        <w:rPr>
          <w:lang w:val="pt-BR"/>
          <w:rPrChange w:id="921" w:author="Elias De Moraes Fernandes" w:date="2016-03-10T18:46:00Z">
            <w:rPr/>
          </w:rPrChange>
        </w:rPr>
        <w:t xml:space="preserve"> do game</w:t>
      </w:r>
      <w:r w:rsidRPr="009E7F40">
        <w:rPr>
          <w:lang w:val="pt-BR"/>
          <w:rPrChange w:id="922" w:author="Elias De Moraes Fernandes" w:date="2016-03-10T18:46:00Z">
            <w:rPr/>
          </w:rPrChange>
        </w:rPr>
        <w:t>.</w:t>
      </w:r>
      <w:r w:rsidR="00902863" w:rsidRPr="009E7F40">
        <w:rPr>
          <w:lang w:val="pt-BR"/>
          <w:rPrChange w:id="923" w:author="Elias De Moraes Fernandes" w:date="2016-03-10T18:46:00Z">
            <w:rPr/>
          </w:rPrChange>
        </w:rPr>
        <w:t xml:space="preserve"> </w:t>
      </w:r>
      <w:r w:rsidR="003B7DC4" w:rsidRPr="009E7F40">
        <w:rPr>
          <w:lang w:val="pt-BR"/>
          <w:rPrChange w:id="924" w:author="Elias De Moraes Fernandes" w:date="2016-03-10T18:46:00Z">
            <w:rPr/>
          </w:rPrChange>
        </w:rPr>
        <w:t>O segundo</w:t>
      </w:r>
      <w:r w:rsidR="00280AFD" w:rsidRPr="009E7F40">
        <w:rPr>
          <w:lang w:val="pt-BR"/>
          <w:rPrChange w:id="925" w:author="Elias De Moraes Fernandes" w:date="2016-03-10T18:46:00Z">
            <w:rPr/>
          </w:rPrChange>
        </w:rPr>
        <w:t>,</w:t>
      </w:r>
      <w:r w:rsidR="003B7DC4" w:rsidRPr="009E7F40">
        <w:rPr>
          <w:lang w:val="pt-BR"/>
          <w:rPrChange w:id="926" w:author="Elias De Moraes Fernandes" w:date="2016-03-10T18:46:00Z">
            <w:rPr/>
          </w:rPrChange>
        </w:rPr>
        <w:t xml:space="preserve"> </w:t>
      </w:r>
      <w:r w:rsidR="00E70ACE" w:rsidRPr="009E7F40">
        <w:rPr>
          <w:lang w:val="pt-BR"/>
          <w:rPrChange w:id="927" w:author="Elias De Moraes Fernandes" w:date="2016-03-10T18:46:00Z">
            <w:rPr/>
          </w:rPrChange>
        </w:rPr>
        <w:t>implica que o jogador não terá domínio sobre a direção natural do personagem</w:t>
      </w:r>
      <w:ins w:id="928" w:author="Elias De Moraes Fernandes" w:date="2016-03-10T18:44:00Z">
        <w:r w:rsidR="008B1584" w:rsidRPr="009E7F40">
          <w:rPr>
            <w:lang w:val="pt-BR"/>
            <w:rPrChange w:id="929" w:author="Elias De Moraes Fernandes" w:date="2016-03-10T18:46:00Z">
              <w:rPr/>
            </w:rPrChange>
          </w:rPr>
          <w:t>,</w:t>
        </w:r>
      </w:ins>
      <w:del w:id="930" w:author="Elias De Moraes Fernandes" w:date="2016-03-10T18:44:00Z">
        <w:r w:rsidR="00280AFD" w:rsidRPr="009E7F40" w:rsidDel="008B1584">
          <w:rPr>
            <w:lang w:val="pt-BR"/>
            <w:rPrChange w:id="931" w:author="Elias De Moraes Fernandes" w:date="2016-03-10T18:46:00Z">
              <w:rPr/>
            </w:rPrChange>
          </w:rPr>
          <w:delText xml:space="preserve">, que </w:delText>
        </w:r>
      </w:del>
      <w:del w:id="932" w:author="Elias De Moraes Fernandes" w:date="2016-03-10T16:56:00Z">
        <w:r w:rsidR="00280AFD" w:rsidRPr="009E7F40" w:rsidDel="0084648D">
          <w:rPr>
            <w:lang w:val="pt-BR"/>
            <w:rPrChange w:id="933" w:author="Elias De Moraes Fernandes" w:date="2016-03-10T18:46:00Z">
              <w:rPr/>
            </w:rPrChange>
          </w:rPr>
          <w:delText>normalmente é a</w:delText>
        </w:r>
      </w:del>
      <w:del w:id="934" w:author="Elias De Moraes Fernandes" w:date="2016-03-10T18:44:00Z">
        <w:r w:rsidR="00280AFD" w:rsidRPr="009E7F40" w:rsidDel="008B1584">
          <w:rPr>
            <w:lang w:val="pt-BR"/>
            <w:rPrChange w:id="935" w:author="Elias De Moraes Fernandes" w:date="2016-03-10T18:46:00Z">
              <w:rPr/>
            </w:rPrChange>
          </w:rPr>
          <w:delText xml:space="preserve"> animação </w:delText>
        </w:r>
        <w:commentRangeStart w:id="936"/>
        <w:r w:rsidR="00280AFD" w:rsidRPr="009E7F40" w:rsidDel="008B1584">
          <w:rPr>
            <w:i/>
            <w:lang w:val="pt-BR"/>
            <w:rPrChange w:id="937" w:author="Elias De Moraes Fernandes" w:date="2016-03-10T18:46:00Z">
              <w:rPr>
                <w:i/>
              </w:rPr>
            </w:rPrChange>
          </w:rPr>
          <w:delText>idle</w:delText>
        </w:r>
        <w:commentRangeEnd w:id="936"/>
        <w:r w:rsidR="00115823" w:rsidRPr="009E7F40" w:rsidDel="008B1584">
          <w:rPr>
            <w:rStyle w:val="CommentReference"/>
            <w:rFonts w:asciiTheme="minorHAnsi" w:eastAsiaTheme="minorHAnsi" w:hAnsiTheme="minorHAnsi" w:cstheme="minorBidi"/>
            <w:color w:val="auto"/>
            <w:lang w:val="pt-BR"/>
            <w:rPrChange w:id="938" w:author="Elias De Moraes Fernandes" w:date="2016-03-10T18:46:00Z">
              <w:rPr>
                <w:rStyle w:val="CommentReference"/>
                <w:rFonts w:asciiTheme="minorHAnsi" w:eastAsiaTheme="minorHAnsi" w:hAnsiTheme="minorHAnsi" w:cstheme="minorBidi"/>
                <w:color w:val="auto"/>
              </w:rPr>
            </w:rPrChange>
          </w:rPr>
          <w:commentReference w:id="936"/>
        </w:r>
        <w:r w:rsidR="00280AFD" w:rsidRPr="009E7F40" w:rsidDel="008B1584">
          <w:rPr>
            <w:lang w:val="pt-BR"/>
            <w:rPrChange w:id="939" w:author="Elias De Moraes Fernandes" w:date="2016-03-10T18:46:00Z">
              <w:rPr/>
            </w:rPrChange>
          </w:rPr>
          <w:delText>, ou personagem parado</w:delText>
        </w:r>
      </w:del>
      <w:ins w:id="940" w:author="Elias De Moraes Fernandes" w:date="2016-03-10T18:44:00Z">
        <w:r w:rsidR="008B1584" w:rsidRPr="009E7F40">
          <w:rPr>
            <w:lang w:val="pt-BR"/>
            <w:rPrChange w:id="941" w:author="Elias De Moraes Fernandes" w:date="2016-03-10T18:46:00Z">
              <w:rPr/>
            </w:rPrChange>
          </w:rPr>
          <w:t xml:space="preserve"> ou seja, o </w:t>
        </w:r>
      </w:ins>
      <w:ins w:id="942" w:author="Elias De Moraes Fernandes" w:date="2016-03-10T18:45:00Z">
        <w:r w:rsidR="00267CF7" w:rsidRPr="009E7F40">
          <w:rPr>
            <w:lang w:val="pt-BR"/>
            <w:rPrChange w:id="943" w:author="Elias De Moraes Fernandes" w:date="2016-03-10T18:46:00Z">
              <w:rPr/>
            </w:rPrChange>
          </w:rPr>
          <w:t xml:space="preserve">mesma </w:t>
        </w:r>
      </w:ins>
      <w:ins w:id="944" w:author="Elias De Moraes Fernandes" w:date="2016-03-10T18:44:00Z">
        <w:r w:rsidR="008B1584" w:rsidRPr="009E7F40">
          <w:rPr>
            <w:lang w:val="pt-BR"/>
            <w:rPrChange w:id="945" w:author="Elias De Moraes Fernandes" w:date="2016-03-10T18:46:00Z">
              <w:rPr/>
            </w:rPrChange>
          </w:rPr>
          <w:t xml:space="preserve">está sempre </w:t>
        </w:r>
      </w:ins>
      <w:ins w:id="946" w:author="Elias De Moraes Fernandes" w:date="2016-03-10T18:45:00Z">
        <w:r w:rsidR="00267CF7" w:rsidRPr="009E7F40">
          <w:rPr>
            <w:lang w:val="pt-BR"/>
            <w:rPrChange w:id="947" w:author="Elias De Moraes Fernandes" w:date="2016-03-10T18:46:00Z">
              <w:rPr/>
            </w:rPrChange>
          </w:rPr>
          <w:t>em</w:t>
        </w:r>
      </w:ins>
      <w:ins w:id="948" w:author="Elias De Moraes Fernandes" w:date="2016-03-10T18:44:00Z">
        <w:r w:rsidR="00267CF7" w:rsidRPr="009E7F40">
          <w:rPr>
            <w:lang w:val="pt-BR"/>
            <w:rPrChange w:id="949" w:author="Elias De Moraes Fernandes" w:date="2016-03-10T18:46:00Z">
              <w:rPr/>
            </w:rPrChange>
          </w:rPr>
          <w:t xml:space="preserve"> moviment</w:t>
        </w:r>
        <w:r w:rsidR="008B1584" w:rsidRPr="009E7F40">
          <w:rPr>
            <w:lang w:val="pt-BR"/>
            <w:rPrChange w:id="950" w:author="Elias De Moraes Fernandes" w:date="2016-03-10T18:46:00Z">
              <w:rPr/>
            </w:rPrChange>
          </w:rPr>
          <w:t>o</w:t>
        </w:r>
      </w:ins>
      <w:r w:rsidR="00E70ACE" w:rsidRPr="009E7F40">
        <w:rPr>
          <w:lang w:val="pt-BR"/>
          <w:rPrChange w:id="951" w:author="Elias De Moraes Fernandes" w:date="2016-03-10T18:46:00Z">
            <w:rPr/>
          </w:rPrChange>
        </w:rPr>
        <w:t xml:space="preserve">. </w:t>
      </w:r>
      <w:del w:id="952" w:author="Elias De Moraes Fernandes" w:date="2016-03-10T18:44:00Z">
        <w:r w:rsidR="00280AFD" w:rsidRPr="009E7F40" w:rsidDel="008B1584">
          <w:rPr>
            <w:lang w:val="pt-BR"/>
            <w:rPrChange w:id="953" w:author="Elias De Moraes Fernandes" w:date="2016-03-10T18:46:00Z">
              <w:rPr/>
            </w:rPrChange>
          </w:rPr>
          <w:delText>Por exemplo, p</w:delText>
        </w:r>
        <w:r w:rsidR="00E70ACE" w:rsidRPr="009E7F40" w:rsidDel="008B1584">
          <w:rPr>
            <w:lang w:val="pt-BR"/>
            <w:rPrChange w:id="954" w:author="Elias De Moraes Fernandes" w:date="2016-03-10T18:46:00Z">
              <w:rPr/>
            </w:rPrChange>
          </w:rPr>
          <w:delText>ara</w:delText>
        </w:r>
      </w:del>
      <w:ins w:id="955" w:author="Elias De Moraes Fernandes" w:date="2016-03-10T18:44:00Z">
        <w:r w:rsidR="008B1584" w:rsidRPr="009E7F40">
          <w:rPr>
            <w:lang w:val="pt-BR"/>
            <w:rPrChange w:id="956" w:author="Elias De Moraes Fernandes" w:date="2016-03-10T18:46:00Z">
              <w:rPr/>
            </w:rPrChange>
          </w:rPr>
          <w:t>Para</w:t>
        </w:r>
      </w:ins>
      <w:r w:rsidR="00E70ACE" w:rsidRPr="009E7F40">
        <w:rPr>
          <w:lang w:val="pt-BR"/>
          <w:rPrChange w:id="957" w:author="Elias De Moraes Fernandes" w:date="2016-03-10T18:46:00Z">
            <w:rPr/>
          </w:rPrChange>
        </w:rPr>
        <w:t xml:space="preserve"> mudar </w:t>
      </w:r>
      <w:del w:id="958" w:author="Elias De Moraes Fernandes" w:date="2016-03-10T18:45:00Z">
        <w:r w:rsidR="00E70ACE" w:rsidRPr="009E7F40" w:rsidDel="00EB523D">
          <w:rPr>
            <w:lang w:val="pt-BR"/>
            <w:rPrChange w:id="959" w:author="Elias De Moraes Fernandes" w:date="2016-03-10T18:46:00Z">
              <w:rPr/>
            </w:rPrChange>
          </w:rPr>
          <w:delText xml:space="preserve">a </w:delText>
        </w:r>
      </w:del>
      <w:ins w:id="960" w:author="Elias De Moraes Fernandes" w:date="2016-03-10T18:45:00Z">
        <w:r w:rsidR="00EB523D" w:rsidRPr="009E7F40">
          <w:rPr>
            <w:lang w:val="pt-BR"/>
            <w:rPrChange w:id="961" w:author="Elias De Moraes Fernandes" w:date="2016-03-10T18:46:00Z">
              <w:rPr/>
            </w:rPrChange>
          </w:rPr>
          <w:t xml:space="preserve">de </w:t>
        </w:r>
      </w:ins>
      <w:r w:rsidR="00E70ACE" w:rsidRPr="009E7F40">
        <w:rPr>
          <w:lang w:val="pt-BR"/>
          <w:rPrChange w:id="962" w:author="Elias De Moraes Fernandes" w:date="2016-03-10T18:46:00Z">
            <w:rPr/>
          </w:rPrChange>
        </w:rPr>
        <w:t>direção</w:t>
      </w:r>
      <w:r w:rsidR="00280AFD" w:rsidRPr="009E7F40">
        <w:rPr>
          <w:lang w:val="pt-BR"/>
          <w:rPrChange w:id="963" w:author="Elias De Moraes Fernandes" w:date="2016-03-10T18:46:00Z">
            <w:rPr/>
          </w:rPrChange>
        </w:rPr>
        <w:t xml:space="preserve"> do personagem</w:t>
      </w:r>
      <w:del w:id="964" w:author="Elias De Moraes Fernandes" w:date="2016-03-10T18:45:00Z">
        <w:r w:rsidR="00280AFD" w:rsidRPr="009E7F40" w:rsidDel="00EB523D">
          <w:rPr>
            <w:lang w:val="pt-BR"/>
            <w:rPrChange w:id="965" w:author="Elias De Moraes Fernandes" w:date="2016-03-10T18:46:00Z">
              <w:rPr/>
            </w:rPrChange>
          </w:rPr>
          <w:delText xml:space="preserve"> Nonda</w:delText>
        </w:r>
      </w:del>
      <w:r w:rsidR="00280AFD" w:rsidRPr="009E7F40">
        <w:rPr>
          <w:lang w:val="pt-BR"/>
          <w:rPrChange w:id="966" w:author="Elias De Moraes Fernandes" w:date="2016-03-10T18:46:00Z">
            <w:rPr/>
          </w:rPrChange>
        </w:rPr>
        <w:t>,</w:t>
      </w:r>
      <w:r w:rsidR="00E70ACE" w:rsidRPr="009E7F40">
        <w:rPr>
          <w:lang w:val="pt-BR"/>
          <w:rPrChange w:id="967" w:author="Elias De Moraes Fernandes" w:date="2016-03-10T18:46:00Z">
            <w:rPr/>
          </w:rPrChange>
        </w:rPr>
        <w:t xml:space="preserve"> o jogador precisará </w:t>
      </w:r>
      <w:r w:rsidR="00280AFD" w:rsidRPr="009E7F40">
        <w:rPr>
          <w:lang w:val="pt-BR"/>
          <w:rPrChange w:id="968" w:author="Elias De Moraes Fernandes" w:date="2016-03-10T18:46:00Z">
            <w:rPr/>
          </w:rPrChange>
        </w:rPr>
        <w:t>tocar em determinada área da</w:t>
      </w:r>
      <w:r w:rsidR="00E70ACE" w:rsidRPr="009E7F40">
        <w:rPr>
          <w:lang w:val="pt-BR"/>
          <w:rPrChange w:id="969" w:author="Elias De Moraes Fernandes" w:date="2016-03-10T18:46:00Z">
            <w:rPr/>
          </w:rPrChange>
        </w:rPr>
        <w:t xml:space="preserve"> tela</w:t>
      </w:r>
      <w:ins w:id="970" w:author="Elias De Moraes Fernandes" w:date="2016-03-10T17:02:00Z">
        <w:r w:rsidR="007D161D" w:rsidRPr="009E7F40">
          <w:rPr>
            <w:lang w:val="pt-BR"/>
            <w:rPrChange w:id="971" w:author="Elias De Moraes Fernandes" w:date="2016-03-10T18:46:00Z">
              <w:rPr/>
            </w:rPrChange>
          </w:rPr>
          <w:t>.</w:t>
        </w:r>
      </w:ins>
    </w:p>
    <w:p w14:paraId="1B7DF717" w14:textId="77777777" w:rsidR="004F1D35" w:rsidRDefault="004F1D35">
      <w:pPr>
        <w:pStyle w:val="CapitulosXXX"/>
      </w:pPr>
    </w:p>
    <w:p w14:paraId="62602141" w14:textId="05425D96" w:rsidR="00B946BC" w:rsidDel="00F475C7" w:rsidRDefault="00030990">
      <w:pPr>
        <w:pStyle w:val="StyleXX"/>
        <w:rPr>
          <w:del w:id="972" w:author="Elias De Moraes Fernandes" w:date="2016-03-11T16:49:00Z"/>
        </w:rPr>
        <w:pPrChange w:id="973" w:author="Elias De Moraes Fernandes" w:date="2016-03-11T17:15:00Z">
          <w:pPr>
            <w:pStyle w:val="Style1"/>
            <w:numPr>
              <w:ilvl w:val="0"/>
              <w:numId w:val="0"/>
            </w:numPr>
            <w:ind w:left="0" w:firstLine="309"/>
          </w:pPr>
        </w:pPrChange>
      </w:pPr>
      <w:ins w:id="974" w:author="Elias De Moraes Fernandes" w:date="2016-03-10T17:15:00Z">
        <w:r>
          <w:fldChar w:fldCharType="begin"/>
        </w:r>
        <w:r>
          <w:instrText xml:space="preserve"> REF _Ref445393476 \w \h </w:instrText>
        </w:r>
      </w:ins>
      <w:r w:rsidR="00931214">
        <w:instrText xml:space="preserve"> \* MERGEFORMAT </w:instrText>
      </w:r>
      <w:r>
        <w:fldChar w:fldCharType="separate"/>
      </w:r>
      <w:ins w:id="975" w:author="Elias De Moraes Fernandes" w:date="2016-03-15T00:12:00Z">
        <w:r w:rsidR="00CF0D48">
          <w:t>5.2</w:t>
        </w:r>
      </w:ins>
      <w:ins w:id="976" w:author="Elias De Moraes Fernandes" w:date="2016-03-10T17:15:00Z">
        <w:r>
          <w:fldChar w:fldCharType="end"/>
        </w:r>
      </w:ins>
      <w:del w:id="977" w:author="Elias De Moraes Fernandes" w:date="2016-03-10T17:15:00Z">
        <w:r w:rsidR="00FB5B7C" w:rsidDel="00030990">
          <w:fldChar w:fldCharType="begin"/>
        </w:r>
        <w:r w:rsidR="00FB5B7C" w:rsidDel="00030990">
          <w:delInstrText xml:space="preserve"> REF _Ref445305473 \w \h </w:delInstrText>
        </w:r>
      </w:del>
      <w:r w:rsidR="00931214">
        <w:instrText xml:space="preserve"> \* MERGEFORMAT </w:instrText>
      </w:r>
      <w:del w:id="978" w:author="Elias De Moraes Fernandes" w:date="2016-03-10T17:15:00Z">
        <w:r w:rsidR="00FB5B7C" w:rsidDel="00030990">
          <w:fldChar w:fldCharType="separate"/>
        </w:r>
        <w:r w:rsidR="003E3A5E" w:rsidDel="00030990">
          <w:delText>3.2</w:delText>
        </w:r>
        <w:r w:rsidR="00FB5B7C" w:rsidDel="00030990">
          <w:fldChar w:fldCharType="end"/>
        </w:r>
      </w:del>
      <w:r w:rsidR="00FB5B7C">
        <w:tab/>
      </w:r>
      <w:r w:rsidR="00B946BC" w:rsidRPr="00D55C2C">
        <w:rPr>
          <w:lang w:val="pt-BR"/>
          <w:rPrChange w:id="979" w:author="Elias De Moraes Fernandes" w:date="2016-03-10T18:15:00Z">
            <w:rPr/>
          </w:rPrChange>
        </w:rPr>
        <w:t>Enredo</w:t>
      </w:r>
    </w:p>
    <w:p w14:paraId="669B63F9" w14:textId="77777777" w:rsidR="00115823" w:rsidRDefault="00115823">
      <w:pPr>
        <w:pStyle w:val="StyleXX"/>
        <w:rPr>
          <w:ins w:id="980" w:author="A" w:date="2016-03-10T15:02:00Z"/>
        </w:rPr>
        <w:pPrChange w:id="981" w:author="Elias De Moraes Fernandes" w:date="2016-03-11T17:15:00Z">
          <w:pPr>
            <w:pStyle w:val="CapitulosXXX"/>
          </w:pPr>
        </w:pPrChange>
      </w:pPr>
    </w:p>
    <w:p w14:paraId="1CE8B86C" w14:textId="77777777" w:rsidR="00B946BC" w:rsidRPr="00271D9A" w:rsidRDefault="00B946BC">
      <w:pPr>
        <w:pStyle w:val="CapitulosXX"/>
        <w:pPrChange w:id="982" w:author="Elias De Moraes Fernandes" w:date="2016-03-11T18:08:00Z">
          <w:pPr>
            <w:pStyle w:val="CapitulosXXX"/>
          </w:pPr>
        </w:pPrChange>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pPr>
        <w:pStyle w:val="CapitulosXX"/>
        <w:pPrChange w:id="983" w:author="Elias De Moraes Fernandes" w:date="2016-03-11T18:08:00Z">
          <w:pPr>
            <w:pStyle w:val="CapitulosXXX"/>
          </w:pPr>
        </w:pPrChange>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3C1C64CD" w:rsidR="00B946BC" w:rsidRPr="00271D9A" w:rsidRDefault="00B946BC">
      <w:pPr>
        <w:pStyle w:val="CapitulosXX"/>
        <w:pPrChange w:id="984" w:author="Elias De Moraes Fernandes" w:date="2016-03-11T18:08:00Z">
          <w:pPr>
            <w:pStyle w:val="CapitulosXXX"/>
          </w:pPr>
        </w:pPrChange>
      </w:pPr>
      <w:r w:rsidRPr="00D421DC">
        <w:t xml:space="preserve">O minhocário </w:t>
      </w:r>
      <w:r w:rsidRPr="00734EB6">
        <w:t>(</w:t>
      </w:r>
      <w:r w:rsidRPr="006C757C">
        <w:rPr>
          <w:i/>
        </w:rPr>
        <w:t>level design</w:t>
      </w:r>
      <w:r w:rsidRPr="000D3D3A">
        <w:t xml:space="preserve">) é composto por </w:t>
      </w:r>
      <w:r w:rsidRPr="00271D9A">
        <w:t>plataformas, que caracteriza o labirinto</w:t>
      </w:r>
      <w:r w:rsidRPr="00D421DC">
        <w:t xml:space="preserve">, e o objetivo de </w:t>
      </w:r>
      <w:r w:rsidRPr="00734EB6">
        <w:t xml:space="preserve">Nonda é cuidar para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212E2F7C" w14:textId="2125E7BD" w:rsidR="003931A1" w:rsidRPr="003E0D86" w:rsidDel="00F475C7" w:rsidRDefault="00B946BC">
      <w:pPr>
        <w:pStyle w:val="CapitulosXX"/>
        <w:rPr>
          <w:del w:id="985" w:author="Elias De Moraes Fernandes" w:date="2016-03-11T16:49:00Z"/>
        </w:rPr>
        <w:pPrChange w:id="986" w:author="Elias De Moraes Fernandes" w:date="2016-03-11T18:08:00Z">
          <w:pPr>
            <w:pStyle w:val="CapitulosXXX"/>
          </w:pPr>
        </w:pPrChange>
      </w:pPr>
      <w:r w:rsidRPr="00D421DC">
        <w:t xml:space="preserve">O jogo conta com 3 </w:t>
      </w:r>
      <w:commentRangeStart w:id="987"/>
      <w:r w:rsidRPr="00D421DC">
        <w:t>inimigos</w:t>
      </w:r>
      <w:commentRangeEnd w:id="987"/>
      <w:r w:rsidR="00115823">
        <w:rPr>
          <w:rStyle w:val="CommentReference"/>
          <w:rFonts w:asciiTheme="minorHAnsi" w:eastAsiaTheme="minorHAnsi" w:hAnsiTheme="minorHAnsi" w:cstheme="minorBidi"/>
          <w:color w:val="auto"/>
        </w:rPr>
        <w:commentReference w:id="987"/>
      </w:r>
      <w:r w:rsidRPr="00D421DC">
        <w:t>,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6403FE84" w14:textId="77777777" w:rsidR="00B946BC" w:rsidRDefault="00B946BC">
      <w:pPr>
        <w:pStyle w:val="CapitulosXX"/>
        <w:rPr>
          <w:ins w:id="988" w:author="Elias De Moraes Fernandes" w:date="2016-03-11T16:49:00Z"/>
        </w:rPr>
        <w:pPrChange w:id="989" w:author="Elias De Moraes Fernandes" w:date="2016-03-11T18:08:00Z">
          <w:pPr>
            <w:pStyle w:val="Style1"/>
            <w:numPr>
              <w:ilvl w:val="0"/>
              <w:numId w:val="0"/>
            </w:numPr>
            <w:ind w:left="851" w:firstLine="0"/>
          </w:pPr>
        </w:pPrChange>
      </w:pPr>
    </w:p>
    <w:p w14:paraId="46380A63" w14:textId="77777777" w:rsidR="00F475C7" w:rsidRDefault="00F475C7">
      <w:pPr>
        <w:pStyle w:val="CapitulosXX"/>
        <w:pPrChange w:id="990" w:author="Elias De Moraes Fernandes" w:date="2016-03-11T18:08:00Z">
          <w:pPr>
            <w:pStyle w:val="Style1"/>
            <w:numPr>
              <w:ilvl w:val="0"/>
              <w:numId w:val="0"/>
            </w:numPr>
            <w:ind w:left="851" w:firstLine="0"/>
          </w:pPr>
        </w:pPrChange>
      </w:pPr>
    </w:p>
    <w:p w14:paraId="0848077E" w14:textId="0FA7DCDA" w:rsidR="00B946BC" w:rsidDel="00D51153" w:rsidRDefault="00030990">
      <w:pPr>
        <w:pStyle w:val="StyleXX"/>
        <w:rPr>
          <w:del w:id="991" w:author="Elias De Moraes Fernandes" w:date="2016-03-11T17:02:00Z"/>
        </w:rPr>
        <w:pPrChange w:id="992" w:author="Elias De Moraes Fernandes" w:date="2016-03-11T17:15:00Z">
          <w:pPr>
            <w:pStyle w:val="Style1"/>
            <w:numPr>
              <w:ilvl w:val="0"/>
              <w:numId w:val="0"/>
            </w:numPr>
            <w:tabs>
              <w:tab w:val="left" w:pos="851"/>
            </w:tabs>
            <w:ind w:left="0" w:firstLine="309"/>
          </w:pPr>
        </w:pPrChange>
      </w:pPr>
      <w:ins w:id="993" w:author="Elias De Moraes Fernandes" w:date="2016-03-10T17:16:00Z">
        <w:r>
          <w:fldChar w:fldCharType="begin"/>
        </w:r>
        <w:r>
          <w:instrText xml:space="preserve"> REF _Ref445393494 \w \h </w:instrText>
        </w:r>
      </w:ins>
      <w:r w:rsidR="00581E64">
        <w:instrText xml:space="preserve"> \* MERGEFORMAT </w:instrText>
      </w:r>
      <w:r>
        <w:fldChar w:fldCharType="separate"/>
      </w:r>
      <w:ins w:id="994" w:author="Elias De Moraes Fernandes" w:date="2016-03-15T00:12:00Z">
        <w:r w:rsidR="00CF0D48">
          <w:t>5.3</w:t>
        </w:r>
      </w:ins>
      <w:ins w:id="995" w:author="Elias De Moraes Fernandes" w:date="2016-03-10T17:16:00Z">
        <w:r>
          <w:fldChar w:fldCharType="end"/>
        </w:r>
      </w:ins>
      <w:del w:id="996" w:author="Elias De Moraes Fernandes" w:date="2016-03-10T17:16:00Z">
        <w:r w:rsidR="00FB5B7C" w:rsidDel="00030990">
          <w:fldChar w:fldCharType="begin"/>
        </w:r>
        <w:r w:rsidR="00FB5B7C" w:rsidDel="00030990">
          <w:delInstrText xml:space="preserve"> REF _Ref445305485 \w \h </w:delInstrText>
        </w:r>
      </w:del>
      <w:r w:rsidR="00581E64">
        <w:instrText xml:space="preserve"> \* MERGEFORMAT </w:instrText>
      </w:r>
      <w:del w:id="997" w:author="Elias De Moraes Fernandes" w:date="2016-03-10T17:16:00Z">
        <w:r w:rsidR="00FB5B7C" w:rsidDel="00030990">
          <w:fldChar w:fldCharType="separate"/>
        </w:r>
        <w:r w:rsidR="003E3A5E" w:rsidDel="00030990">
          <w:delText>3.3</w:delText>
        </w:r>
        <w:r w:rsidR="00FB5B7C" w:rsidDel="00030990">
          <w:fldChar w:fldCharType="end"/>
        </w:r>
      </w:del>
      <w:r w:rsidR="00FB5B7C">
        <w:tab/>
      </w:r>
      <w:r w:rsidR="00B946BC">
        <w:t>Storyboard</w:t>
      </w:r>
    </w:p>
    <w:p w14:paraId="72574303" w14:textId="77777777" w:rsidR="00115823" w:rsidRDefault="00115823">
      <w:pPr>
        <w:pStyle w:val="StyleXX"/>
        <w:rPr>
          <w:ins w:id="998" w:author="A" w:date="2016-03-10T15:02:00Z"/>
        </w:rPr>
        <w:pPrChange w:id="999" w:author="Elias De Moraes Fernandes" w:date="2016-03-11T17:15:00Z">
          <w:pPr>
            <w:pStyle w:val="CapitulosXXX"/>
          </w:pPr>
        </w:pPrChange>
      </w:pPr>
    </w:p>
    <w:p w14:paraId="4E5411B6" w14:textId="452773AA" w:rsidR="00B946BC" w:rsidRPr="00386F00" w:rsidRDefault="00B946BC">
      <w:pPr>
        <w:pStyle w:val="CapitulosXX"/>
        <w:rPr>
          <w:lang w:val="pt-BR"/>
          <w:rPrChange w:id="1000" w:author="Elias De Moraes Fernandes" w:date="2016-03-16T11:09:00Z">
            <w:rPr/>
          </w:rPrChange>
        </w:rPr>
        <w:pPrChange w:id="1001" w:author="Elias De Moraes Fernandes" w:date="2016-03-11T18:08:00Z">
          <w:pPr>
            <w:pStyle w:val="CapitulosXXX"/>
          </w:pPr>
        </w:pPrChange>
      </w:pPr>
      <w:r w:rsidRPr="00386F00">
        <w:rPr>
          <w:lang w:val="pt-BR"/>
          <w:rPrChange w:id="1002" w:author="Elias De Moraes Fernandes" w:date="2016-03-16T11:09:00Z">
            <w:rPr/>
          </w:rPrChange>
        </w:rPr>
        <w:t xml:space="preserve">Antes de iniciar o jogo, terá uma história explicando </w:t>
      </w:r>
      <w:del w:id="1003" w:author="Elias De Moraes Fernandes" w:date="2016-03-15T21:56:00Z">
        <w:r w:rsidRPr="00386F00" w:rsidDel="001107E0">
          <w:rPr>
            <w:lang w:val="pt-BR"/>
            <w:rPrChange w:id="1004" w:author="Elias De Moraes Fernandes" w:date="2016-03-16T11:09:00Z">
              <w:rPr/>
            </w:rPrChange>
          </w:rPr>
          <w:delText>o contexto do jogo</w:delText>
        </w:r>
      </w:del>
      <w:ins w:id="1005" w:author="Elias De Moraes Fernandes" w:date="2016-03-15T21:56:00Z">
        <w:r w:rsidR="001107E0" w:rsidRPr="00386F00">
          <w:rPr>
            <w:lang w:val="pt-BR"/>
            <w:rPrChange w:id="1006" w:author="Elias De Moraes Fernandes" w:date="2016-03-16T11:09:00Z">
              <w:rPr/>
            </w:rPrChange>
          </w:rPr>
          <w:t>a história</w:t>
        </w:r>
      </w:ins>
      <w:r w:rsidRPr="00386F00">
        <w:rPr>
          <w:lang w:val="pt-BR"/>
          <w:rPrChange w:id="1007" w:author="Elias De Moraes Fernandes" w:date="2016-03-16T11:09:00Z">
            <w:rPr/>
          </w:rPrChange>
        </w:rPr>
        <w:t xml:space="preserve"> </w:t>
      </w:r>
      <w:del w:id="1008" w:author="Elias De Moraes Fernandes" w:date="2016-03-15T21:56:00Z">
        <w:r w:rsidRPr="00386F00" w:rsidDel="001107E0">
          <w:rPr>
            <w:lang w:val="pt-BR"/>
            <w:rPrChange w:id="1009" w:author="Elias De Moraes Fernandes" w:date="2016-03-16T11:09:00Z">
              <w:rPr/>
            </w:rPrChange>
          </w:rPr>
          <w:delText>e sobre os</w:delText>
        </w:r>
      </w:del>
      <w:ins w:id="1010" w:author="Elias De Moraes Fernandes" w:date="2016-03-15T21:56:00Z">
        <w:r w:rsidR="001107E0" w:rsidRPr="00386F00">
          <w:rPr>
            <w:lang w:val="pt-BR"/>
            <w:rPrChange w:id="1011" w:author="Elias De Moraes Fernandes" w:date="2016-03-16T11:09:00Z">
              <w:rPr/>
            </w:rPrChange>
          </w:rPr>
          <w:t>sobre os</w:t>
        </w:r>
      </w:ins>
      <w:r w:rsidRPr="00386F00">
        <w:rPr>
          <w:lang w:val="pt-BR"/>
          <w:rPrChange w:id="1012" w:author="Elias De Moraes Fernandes" w:date="2016-03-16T11:09:00Z">
            <w:rPr/>
          </w:rPrChange>
        </w:rPr>
        <w:t xml:space="preserve"> personagens envolvidos (principal e inimigos). </w:t>
      </w:r>
    </w:p>
    <w:p w14:paraId="0A386204" w14:textId="79A6DAEB" w:rsidR="00B946BC" w:rsidRPr="00386F00" w:rsidRDefault="00B946BC">
      <w:pPr>
        <w:pStyle w:val="CapitulosXX"/>
        <w:rPr>
          <w:lang w:val="pt-BR"/>
          <w:rPrChange w:id="1013" w:author="Elias De Moraes Fernandes" w:date="2016-03-16T11:09:00Z">
            <w:rPr/>
          </w:rPrChange>
        </w:rPr>
        <w:pPrChange w:id="1014" w:author="Elias De Moraes Fernandes" w:date="2016-03-11T18:08:00Z">
          <w:pPr>
            <w:pStyle w:val="CapitulosXXX"/>
          </w:pPr>
        </w:pPrChange>
      </w:pPr>
      <w:r w:rsidRPr="00386F00">
        <w:rPr>
          <w:lang w:val="pt-BR"/>
          <w:rPrChange w:id="1015" w:author="Elias De Moraes Fernandes" w:date="2016-03-16T11:09:00Z">
            <w:rPr/>
          </w:rPrChange>
        </w:rPr>
        <w:t>Na primeira fase</w:t>
      </w:r>
      <w:del w:id="1016" w:author="Elias De Moraes Fernandes" w:date="2016-03-15T22:01:00Z">
        <w:r w:rsidRPr="00386F00" w:rsidDel="001A3BD2">
          <w:rPr>
            <w:lang w:val="pt-BR"/>
            <w:rPrChange w:id="1017" w:author="Elias De Moraes Fernandes" w:date="2016-03-16T11:09:00Z">
              <w:rPr/>
            </w:rPrChange>
          </w:rPr>
          <w:delText>,</w:delText>
        </w:r>
      </w:del>
      <w:r w:rsidRPr="00386F00">
        <w:rPr>
          <w:lang w:val="pt-BR"/>
          <w:rPrChange w:id="1018" w:author="Elias De Moraes Fernandes" w:date="2016-03-16T11:09:00Z">
            <w:rPr/>
          </w:rPrChange>
        </w:rPr>
        <w:t xml:space="preserve"> </w:t>
      </w:r>
      <w:ins w:id="1019" w:author="Elias De Moraes Fernandes" w:date="2016-03-15T21:46:00Z">
        <w:r w:rsidR="00816A35" w:rsidRPr="00386F00">
          <w:rPr>
            <w:lang w:val="pt-BR"/>
            <w:rPrChange w:id="1020" w:author="Elias De Moraes Fernandes" w:date="2016-03-16T11:09:00Z">
              <w:rPr/>
            </w:rPrChange>
          </w:rPr>
          <w:t xml:space="preserve">o objetivo é proteger a comida </w:t>
        </w:r>
      </w:ins>
      <w:ins w:id="1021" w:author="Elias De Moraes Fernandes" w:date="2016-03-15T21:51:00Z">
        <w:r w:rsidR="001107E0" w:rsidRPr="00386F00">
          <w:rPr>
            <w:lang w:val="pt-BR"/>
            <w:rPrChange w:id="1022" w:author="Elias De Moraes Fernandes" w:date="2016-03-16T11:09:00Z">
              <w:rPr/>
            </w:rPrChange>
          </w:rPr>
          <w:t xml:space="preserve">depois que </w:t>
        </w:r>
      </w:ins>
      <w:ins w:id="1023" w:author="Elias De Moraes Fernandes" w:date="2016-03-15T22:04:00Z">
        <w:r w:rsidR="001A3BD2" w:rsidRPr="00386F00">
          <w:rPr>
            <w:lang w:val="pt-BR"/>
            <w:rPrChange w:id="1024" w:author="Elias De Moraes Fernandes" w:date="2016-03-16T11:09:00Z">
              <w:rPr/>
            </w:rPrChange>
          </w:rPr>
          <w:t>os mesmos</w:t>
        </w:r>
      </w:ins>
      <w:del w:id="1025" w:author="Elias De Moraes Fernandes" w:date="2016-03-15T22:04:00Z">
        <w:r w:rsidRPr="00386F00" w:rsidDel="001A3BD2">
          <w:rPr>
            <w:lang w:val="pt-BR"/>
            <w:rPrChange w:id="1026" w:author="Elias De Moraes Fernandes" w:date="2016-03-16T11:09:00Z">
              <w:rPr/>
            </w:rPrChange>
          </w:rPr>
          <w:delText>alimentos</w:delText>
        </w:r>
      </w:del>
      <w:r w:rsidRPr="00386F00">
        <w:rPr>
          <w:lang w:val="pt-BR"/>
          <w:rPrChange w:id="1027" w:author="Elias De Moraes Fernandes" w:date="2016-03-16T11:09:00Z">
            <w:rPr/>
          </w:rPrChange>
        </w:rPr>
        <w:t xml:space="preserve"> são jogados dentro d</w:t>
      </w:r>
      <w:ins w:id="1028" w:author="Elias De Moraes Fernandes" w:date="2016-03-15T22:04:00Z">
        <w:r w:rsidR="001A3BD2" w:rsidRPr="00386F00">
          <w:rPr>
            <w:lang w:val="pt-BR"/>
            <w:rPrChange w:id="1029" w:author="Elias De Moraes Fernandes" w:date="2016-03-16T11:09:00Z">
              <w:rPr/>
            </w:rPrChange>
          </w:rPr>
          <w:t>o minhocário (ambiente do jogo)</w:t>
        </w:r>
      </w:ins>
      <w:del w:id="1030" w:author="Elias De Moraes Fernandes" w:date="2016-03-15T22:04:00Z">
        <w:r w:rsidRPr="00386F00" w:rsidDel="001A3BD2">
          <w:rPr>
            <w:lang w:val="pt-BR"/>
            <w:rPrChange w:id="1031" w:author="Elias De Moraes Fernandes" w:date="2016-03-16T11:09:00Z">
              <w:rPr/>
            </w:rPrChange>
          </w:rPr>
          <w:delText>a caixa</w:delText>
        </w:r>
      </w:del>
      <w:del w:id="1032" w:author="Elias De Moraes Fernandes" w:date="2016-03-15T22:01:00Z">
        <w:r w:rsidRPr="00386F00" w:rsidDel="001A3BD2">
          <w:rPr>
            <w:lang w:val="pt-BR"/>
            <w:rPrChange w:id="1033" w:author="Elias De Moraes Fernandes" w:date="2016-03-16T11:09:00Z">
              <w:rPr/>
            </w:rPrChange>
          </w:rPr>
          <w:delText xml:space="preserve"> para que o personagem pode comer</w:delText>
        </w:r>
      </w:del>
      <w:r w:rsidRPr="00386F00">
        <w:rPr>
          <w:lang w:val="pt-BR"/>
          <w:rPrChange w:id="1034" w:author="Elias De Moraes Fernandes" w:date="2016-03-16T11:09:00Z">
            <w:rPr/>
          </w:rPrChange>
        </w:rPr>
        <w:t xml:space="preserve">. </w:t>
      </w:r>
      <w:del w:id="1035" w:author="Elias De Moraes Fernandes" w:date="2016-03-15T22:01:00Z">
        <w:r w:rsidRPr="00386F00" w:rsidDel="001A3BD2">
          <w:rPr>
            <w:lang w:val="pt-BR"/>
            <w:rPrChange w:id="1036" w:author="Elias De Moraes Fernandes" w:date="2016-03-16T11:09:00Z">
              <w:rPr/>
            </w:rPrChange>
          </w:rPr>
          <w:delText xml:space="preserve">Ele </w:delText>
        </w:r>
      </w:del>
      <w:ins w:id="1037" w:author="Elias De Moraes Fernandes" w:date="2016-03-15T22:01:00Z">
        <w:r w:rsidR="001A3BD2" w:rsidRPr="00386F00">
          <w:rPr>
            <w:lang w:val="pt-BR"/>
            <w:rPrChange w:id="1038" w:author="Elias De Moraes Fernandes" w:date="2016-03-16T11:09:00Z">
              <w:rPr/>
            </w:rPrChange>
          </w:rPr>
          <w:t xml:space="preserve">O jogador </w:t>
        </w:r>
      </w:ins>
      <w:r w:rsidRPr="00386F00">
        <w:rPr>
          <w:lang w:val="pt-BR"/>
          <w:rPrChange w:id="1039" w:author="Elias De Moraes Fernandes" w:date="2016-03-16T11:09:00Z">
            <w:rPr/>
          </w:rPrChange>
        </w:rPr>
        <w:t xml:space="preserve">precisa </w:t>
      </w:r>
      <w:del w:id="1040" w:author="Elias De Moraes Fernandes" w:date="2016-03-15T22:01:00Z">
        <w:r w:rsidRPr="00386F00" w:rsidDel="001A3BD2">
          <w:rPr>
            <w:lang w:val="pt-BR"/>
            <w:rPrChange w:id="1041" w:author="Elias De Moraes Fernandes" w:date="2016-03-16T11:09:00Z">
              <w:rPr/>
            </w:rPrChange>
          </w:rPr>
          <w:delText xml:space="preserve">ir </w:delText>
        </w:r>
      </w:del>
      <w:r w:rsidRPr="00386F00">
        <w:rPr>
          <w:lang w:val="pt-BR"/>
          <w:rPrChange w:id="1042" w:author="Elias De Moraes Fernandes" w:date="2016-03-16T11:09:00Z">
            <w:rPr/>
          </w:rPrChange>
        </w:rPr>
        <w:t>se alimentar</w:t>
      </w:r>
      <w:ins w:id="1043" w:author="Elias De Moraes Fernandes" w:date="2016-03-15T22:02:00Z">
        <w:r w:rsidR="001A3BD2" w:rsidRPr="00386F00">
          <w:rPr>
            <w:lang w:val="pt-BR"/>
            <w:rPrChange w:id="1044" w:author="Elias De Moraes Fernandes" w:date="2016-03-16T11:09:00Z">
              <w:rPr/>
            </w:rPrChange>
          </w:rPr>
          <w:t xml:space="preserve"> antes que </w:t>
        </w:r>
        <w:r w:rsidR="001A3BD2" w:rsidRPr="00386F00">
          <w:rPr>
            <w:lang w:val="pt-BR"/>
            <w:rPrChange w:id="1045" w:author="Elias De Moraes Fernandes" w:date="2016-03-16T11:09:00Z">
              <w:rPr/>
            </w:rPrChange>
          </w:rPr>
          <w:lastRenderedPageBreak/>
          <w:t>o inimigo o ata</w:t>
        </w:r>
      </w:ins>
      <w:ins w:id="1046" w:author="Elias De Moraes Fernandes" w:date="2016-03-15T22:04:00Z">
        <w:r w:rsidR="001A3BD2" w:rsidRPr="00386F00">
          <w:rPr>
            <w:lang w:val="pt-BR"/>
            <w:rPrChange w:id="1047" w:author="Elias De Moraes Fernandes" w:date="2016-03-16T11:09:00Z">
              <w:rPr/>
            </w:rPrChange>
          </w:rPr>
          <w:t>car e</w:t>
        </w:r>
      </w:ins>
      <w:ins w:id="1048" w:author="Elias De Moraes Fernandes" w:date="2016-03-15T22:02:00Z">
        <w:r w:rsidR="001A3BD2" w:rsidRPr="00386F00">
          <w:rPr>
            <w:lang w:val="pt-BR"/>
            <w:rPrChange w:id="1049" w:author="Elias De Moraes Fernandes" w:date="2016-03-16T11:09:00Z">
              <w:rPr/>
            </w:rPrChange>
          </w:rPr>
          <w:t xml:space="preserve"> afast</w:t>
        </w:r>
      </w:ins>
      <w:ins w:id="1050" w:author="Elias De Moraes Fernandes" w:date="2016-03-15T22:05:00Z">
        <w:r w:rsidR="001A3BD2" w:rsidRPr="00386F00">
          <w:rPr>
            <w:lang w:val="pt-BR"/>
            <w:rPrChange w:id="1051" w:author="Elias De Moraes Fernandes" w:date="2016-03-16T11:09:00Z">
              <w:rPr/>
            </w:rPrChange>
          </w:rPr>
          <w:t>á-lo</w:t>
        </w:r>
      </w:ins>
      <w:ins w:id="1052" w:author="Elias De Moraes Fernandes" w:date="2016-03-15T22:02:00Z">
        <w:r w:rsidR="001A3BD2" w:rsidRPr="00386F00">
          <w:rPr>
            <w:lang w:val="pt-BR"/>
            <w:rPrChange w:id="1053" w:author="Elias De Moraes Fernandes" w:date="2016-03-16T11:09:00Z">
              <w:rPr/>
            </w:rPrChange>
          </w:rPr>
          <w:t xml:space="preserve"> da comida</w:t>
        </w:r>
      </w:ins>
      <w:ins w:id="1054" w:author="Elias De Moraes Fernandes" w:date="2016-03-15T22:05:00Z">
        <w:r w:rsidR="001A3BD2" w:rsidRPr="00386F00">
          <w:rPr>
            <w:lang w:val="pt-BR"/>
            <w:rPrChange w:id="1055" w:author="Elias De Moraes Fernandes" w:date="2016-03-16T11:09:00Z">
              <w:rPr/>
            </w:rPrChange>
          </w:rPr>
          <w:t xml:space="preserve"> ou eliminá-lo</w:t>
        </w:r>
      </w:ins>
      <w:ins w:id="1056" w:author="Elias De Moraes Fernandes" w:date="2016-03-15T22:02:00Z">
        <w:r w:rsidR="001A3BD2" w:rsidRPr="00386F00">
          <w:rPr>
            <w:lang w:val="pt-BR"/>
            <w:rPrChange w:id="1057" w:author="Elias De Moraes Fernandes" w:date="2016-03-16T11:09:00Z">
              <w:rPr/>
            </w:rPrChange>
          </w:rPr>
          <w:t>.</w:t>
        </w:r>
      </w:ins>
      <w:del w:id="1058" w:author="Elias De Moraes Fernandes" w:date="2016-03-15T22:02:00Z">
        <w:r w:rsidRPr="00386F00" w:rsidDel="001A3BD2">
          <w:rPr>
            <w:lang w:val="pt-BR"/>
            <w:rPrChange w:id="1059" w:author="Elias De Moraes Fernandes" w:date="2016-03-16T11:09:00Z">
              <w:rPr/>
            </w:rPrChange>
          </w:rPr>
          <w:delText xml:space="preserve"> e</w:delText>
        </w:r>
      </w:del>
      <w:r w:rsidRPr="00386F00">
        <w:rPr>
          <w:lang w:val="pt-BR"/>
          <w:rPrChange w:id="1060" w:author="Elias De Moraes Fernandes" w:date="2016-03-16T11:09:00Z">
            <w:rPr/>
          </w:rPrChange>
        </w:rPr>
        <w:t xml:space="preserve"> </w:t>
      </w:r>
      <w:ins w:id="1061" w:author="Elias De Moraes Fernandes" w:date="2016-03-15T22:05:00Z">
        <w:r w:rsidR="001A3BD2" w:rsidRPr="00386F00">
          <w:rPr>
            <w:lang w:val="pt-BR"/>
            <w:rPrChange w:id="1062" w:author="Elias De Moraes Fernandes" w:date="2016-03-16T11:09:00Z">
              <w:rPr/>
            </w:rPrChange>
          </w:rPr>
          <w:t>O jogador precisa</w:t>
        </w:r>
      </w:ins>
      <w:del w:id="1063" w:author="Elias De Moraes Fernandes" w:date="2016-03-15T22:02:00Z">
        <w:r w:rsidRPr="00386F00" w:rsidDel="001A3BD2">
          <w:rPr>
            <w:lang w:val="pt-BR"/>
            <w:rPrChange w:id="1064" w:author="Elias De Moraes Fernandes" w:date="2016-03-16T11:09:00Z">
              <w:rPr/>
            </w:rPrChange>
          </w:rPr>
          <w:delText>atingir a</w:delText>
        </w:r>
      </w:del>
      <w:ins w:id="1065" w:author="Elias De Moraes Fernandes" w:date="2016-03-15T22:05:00Z">
        <w:r w:rsidR="001A3BD2" w:rsidRPr="00386F00">
          <w:rPr>
            <w:lang w:val="pt-BR"/>
            <w:rPrChange w:id="1066" w:author="Elias De Moraes Fernandes" w:date="2016-03-16T11:09:00Z">
              <w:rPr/>
            </w:rPrChange>
          </w:rPr>
          <w:t xml:space="preserve"> atingir a </w:t>
        </w:r>
      </w:ins>
      <w:del w:id="1067" w:author="Elias De Moraes Fernandes" w:date="2016-03-15T22:05:00Z">
        <w:r w:rsidRPr="00386F00" w:rsidDel="001A3BD2">
          <w:rPr>
            <w:lang w:val="pt-BR"/>
            <w:rPrChange w:id="1068" w:author="Elias De Moraes Fernandes" w:date="2016-03-16T11:09:00Z">
              <w:rPr/>
            </w:rPrChange>
          </w:rPr>
          <w:delText xml:space="preserve"> </w:delText>
        </w:r>
      </w:del>
      <w:r w:rsidRPr="00386F00">
        <w:rPr>
          <w:lang w:val="pt-BR"/>
          <w:rPrChange w:id="1069" w:author="Elias De Moraes Fernandes" w:date="2016-03-16T11:09:00Z">
            <w:rPr/>
          </w:rPrChange>
        </w:rPr>
        <w:t>pontuação especificada.</w:t>
      </w:r>
    </w:p>
    <w:p w14:paraId="3014E056" w14:textId="77777777" w:rsidR="00B946BC" w:rsidRPr="00386F00" w:rsidRDefault="00B946BC">
      <w:pPr>
        <w:pStyle w:val="CapitulosXX"/>
        <w:rPr>
          <w:lang w:val="pt-BR"/>
          <w:rPrChange w:id="1070" w:author="Elias De Moraes Fernandes" w:date="2016-03-16T11:09:00Z">
            <w:rPr/>
          </w:rPrChange>
        </w:rPr>
        <w:pPrChange w:id="1071" w:author="Elias De Moraes Fernandes" w:date="2016-03-11T18:08:00Z">
          <w:pPr>
            <w:pStyle w:val="CapitulosXXX"/>
          </w:pPr>
        </w:pPrChange>
      </w:pPr>
      <w:r w:rsidRPr="00386F00">
        <w:rPr>
          <w:lang w:val="pt-BR"/>
          <w:rPrChange w:id="1072" w:author="Elias De Moraes Fernandes" w:date="2016-03-16T11:09:00Z">
            <w:rPr/>
          </w:rPrChange>
        </w:rPr>
        <w:t xml:space="preserve">Na segunda fase, são jogados alimentos que pode e não pode comer, fazendo o jogador decidir qual é o correto. Novamente, precisa da pontuação mínima para avançar. </w:t>
      </w:r>
    </w:p>
    <w:p w14:paraId="2BEF1584" w14:textId="4FBFCD15" w:rsidR="00B946BC" w:rsidRPr="00386F00" w:rsidRDefault="00B946BC">
      <w:pPr>
        <w:pStyle w:val="CapitulosXX"/>
        <w:rPr>
          <w:ins w:id="1073" w:author="Elias De Moraes Fernandes" w:date="2016-03-15T22:44:00Z"/>
          <w:lang w:val="pt-BR"/>
          <w:rPrChange w:id="1074" w:author="Elias De Moraes Fernandes" w:date="2016-03-16T11:09:00Z">
            <w:rPr>
              <w:ins w:id="1075" w:author="Elias De Moraes Fernandes" w:date="2016-03-15T22:44:00Z"/>
            </w:rPr>
          </w:rPrChange>
        </w:rPr>
        <w:pPrChange w:id="1076" w:author="Elias De Moraes Fernandes" w:date="2016-03-11T18:08:00Z">
          <w:pPr>
            <w:pStyle w:val="CapitulosXXX"/>
          </w:pPr>
        </w:pPrChange>
      </w:pPr>
      <w:r w:rsidRPr="00386F00">
        <w:rPr>
          <w:lang w:val="pt-BR"/>
          <w:rPrChange w:id="1077" w:author="Elias De Moraes Fernandes" w:date="2016-03-16T11:09:00Z">
            <w:rPr/>
          </w:rPrChange>
        </w:rPr>
        <w:t xml:space="preserve">Da terceira fase à quinta fase, começa os inimigos. O personagem precisa se alimentar e proteger </w:t>
      </w:r>
      <w:del w:id="1078" w:author="Elias De Moraes Fernandes" w:date="2016-03-15T22:38:00Z">
        <w:r w:rsidRPr="00386F00" w:rsidDel="004256F7">
          <w:rPr>
            <w:lang w:val="pt-BR"/>
            <w:rPrChange w:id="1079" w:author="Elias De Moraes Fernandes" w:date="2016-03-16T11:09:00Z">
              <w:rPr/>
            </w:rPrChange>
          </w:rPr>
          <w:delText xml:space="preserve">a </w:delText>
        </w:r>
      </w:del>
      <w:ins w:id="1080" w:author="Elias De Moraes Fernandes" w:date="2016-03-15T22:38:00Z">
        <w:r w:rsidR="004256F7" w:rsidRPr="00386F00">
          <w:rPr>
            <w:lang w:val="pt-BR"/>
            <w:rPrChange w:id="1081" w:author="Elias De Moraes Fernandes" w:date="2016-03-16T11:09:00Z">
              <w:rPr/>
            </w:rPrChange>
          </w:rPr>
          <w:t xml:space="preserve">sua </w:t>
        </w:r>
      </w:ins>
      <w:r w:rsidRPr="00386F00">
        <w:rPr>
          <w:lang w:val="pt-BR"/>
          <w:rPrChange w:id="1082" w:author="Elias De Moraes Fernandes" w:date="2016-03-16T11:09:00Z">
            <w:rPr/>
          </w:rPrChange>
        </w:rPr>
        <w:t xml:space="preserve">vida e </w:t>
      </w:r>
      <w:ins w:id="1083" w:author="Elias De Moraes Fernandes" w:date="2016-03-15T22:38:00Z">
        <w:r w:rsidR="004256F7" w:rsidRPr="00386F00">
          <w:rPr>
            <w:lang w:val="pt-BR"/>
            <w:rPrChange w:id="1084" w:author="Elias De Moraes Fernandes" w:date="2016-03-16T11:09:00Z">
              <w:rPr/>
            </w:rPrChange>
          </w:rPr>
          <w:t>o minhocário</w:t>
        </w:r>
      </w:ins>
      <w:del w:id="1085" w:author="Elias De Moraes Fernandes" w:date="2016-03-15T22:38:00Z">
        <w:r w:rsidRPr="00386F00" w:rsidDel="004256F7">
          <w:rPr>
            <w:lang w:val="pt-BR"/>
            <w:rPrChange w:id="1086" w:author="Elias De Moraes Fernandes" w:date="2016-03-16T11:09:00Z">
              <w:rPr/>
            </w:rPrChange>
          </w:rPr>
          <w:delText>a caixa</w:delText>
        </w:r>
      </w:del>
      <w:r w:rsidRPr="00386F00">
        <w:rPr>
          <w:lang w:val="pt-BR"/>
          <w:rPrChange w:id="1087" w:author="Elias De Moraes Fernandes" w:date="2016-03-16T11:09:00Z">
            <w:rPr/>
          </w:rPrChange>
        </w:rPr>
        <w:t xml:space="preserve">. </w:t>
      </w:r>
      <w:ins w:id="1088" w:author="Elias De Moraes Fernandes" w:date="2016-03-15T22:38:00Z">
        <w:r w:rsidR="004256F7" w:rsidRPr="00386F00">
          <w:rPr>
            <w:lang w:val="pt-BR"/>
            <w:rPrChange w:id="1089" w:author="Elias De Moraes Fernandes" w:date="2016-03-16T11:09:00Z">
              <w:rPr/>
            </w:rPrChange>
          </w:rPr>
          <w:t xml:space="preserve">A profª. Ana </w:t>
        </w:r>
      </w:ins>
      <w:ins w:id="1090" w:author="Elias De Moraes Fernandes" w:date="2016-03-15T22:40:00Z">
        <w:r w:rsidR="00F63596" w:rsidRPr="00386F00">
          <w:rPr>
            <w:lang w:val="pt-BR"/>
            <w:rPrChange w:id="1091" w:author="Elias De Moraes Fernandes" w:date="2016-03-16T11:09:00Z">
              <w:rPr/>
            </w:rPrChange>
          </w:rPr>
          <w:t xml:space="preserve">deposita </w:t>
        </w:r>
      </w:ins>
      <w:del w:id="1092" w:author="Elias De Moraes Fernandes" w:date="2016-03-15T22:39:00Z">
        <w:r w:rsidRPr="00386F00" w:rsidDel="004256F7">
          <w:rPr>
            <w:lang w:val="pt-BR"/>
            <w:rPrChange w:id="1093" w:author="Elias De Moraes Fernandes" w:date="2016-03-16T11:09:00Z">
              <w:rPr/>
            </w:rPrChange>
          </w:rPr>
          <w:delText xml:space="preserve">Alimentos </w:delText>
        </w:r>
      </w:del>
      <w:del w:id="1094" w:author="Elias De Moraes Fernandes" w:date="2016-03-15T22:40:00Z">
        <w:r w:rsidRPr="00386F00" w:rsidDel="00F63596">
          <w:rPr>
            <w:lang w:val="pt-BR"/>
            <w:rPrChange w:id="1095" w:author="Elias De Moraes Fernandes" w:date="2016-03-16T11:09:00Z">
              <w:rPr/>
            </w:rPrChange>
          </w:rPr>
          <w:delText>são</w:delText>
        </w:r>
      </w:del>
      <w:ins w:id="1096" w:author="Elias De Moraes Fernandes" w:date="2016-03-15T22:40:00Z">
        <w:r w:rsidR="00F63596" w:rsidRPr="00386F00">
          <w:rPr>
            <w:lang w:val="pt-BR"/>
            <w:rPrChange w:id="1097" w:author="Elias De Moraes Fernandes" w:date="2016-03-16T11:09:00Z">
              <w:rPr/>
            </w:rPrChange>
          </w:rPr>
          <w:t>alimentos</w:t>
        </w:r>
      </w:ins>
      <w:r w:rsidRPr="00386F00">
        <w:rPr>
          <w:lang w:val="pt-BR"/>
          <w:rPrChange w:id="1098" w:author="Elias De Moraes Fernandes" w:date="2016-03-16T11:09:00Z">
            <w:rPr/>
          </w:rPrChange>
        </w:rPr>
        <w:t xml:space="preserve"> </w:t>
      </w:r>
      <w:del w:id="1099" w:author="Elias De Moraes Fernandes" w:date="2016-03-15T22:40:00Z">
        <w:r w:rsidRPr="00386F00" w:rsidDel="00F63596">
          <w:rPr>
            <w:lang w:val="pt-BR"/>
            <w:rPrChange w:id="1100" w:author="Elias De Moraes Fernandes" w:date="2016-03-16T11:09:00Z">
              <w:rPr/>
            </w:rPrChange>
          </w:rPr>
          <w:delText xml:space="preserve">jogados </w:delText>
        </w:r>
      </w:del>
      <w:r w:rsidRPr="00386F00">
        <w:rPr>
          <w:lang w:val="pt-BR"/>
          <w:rPrChange w:id="1101" w:author="Elias De Moraes Fernandes" w:date="2016-03-16T11:09:00Z">
            <w:rPr/>
          </w:rPrChange>
        </w:rPr>
        <w:t xml:space="preserve">na caixa. A partir da </w:t>
      </w:r>
      <w:del w:id="1102" w:author="Elias De Moraes Fernandes" w:date="2016-03-15T22:29:00Z">
        <w:r w:rsidRPr="00386F00" w:rsidDel="00FA6D10">
          <w:rPr>
            <w:lang w:val="pt-BR"/>
            <w:rPrChange w:id="1103" w:author="Elias De Moraes Fernandes" w:date="2016-03-16T11:09:00Z">
              <w:rPr/>
            </w:rPrChange>
          </w:rPr>
          <w:delText xml:space="preserve">terceira </w:delText>
        </w:r>
      </w:del>
      <w:ins w:id="1104" w:author="Elias De Moraes Fernandes" w:date="2016-03-15T22:29:00Z">
        <w:r w:rsidR="00FA6D10" w:rsidRPr="00386F00">
          <w:rPr>
            <w:lang w:val="pt-BR"/>
            <w:rPrChange w:id="1105" w:author="Elias De Moraes Fernandes" w:date="2016-03-16T11:09:00Z">
              <w:rPr/>
            </w:rPrChange>
          </w:rPr>
          <w:t xml:space="preserve">segunda </w:t>
        </w:r>
      </w:ins>
      <w:r w:rsidRPr="00386F00">
        <w:rPr>
          <w:lang w:val="pt-BR"/>
          <w:rPrChange w:id="1106" w:author="Elias De Moraes Fernandes" w:date="2016-03-16T11:09:00Z">
            <w:rPr/>
          </w:rPrChange>
        </w:rPr>
        <w:t xml:space="preserve">fase, as Bombas Ácidas apresentam perigo ao </w:t>
      </w:r>
      <w:del w:id="1107" w:author="Elias De Moraes Fernandes" w:date="2016-03-15T22:29:00Z">
        <w:r w:rsidRPr="00386F00" w:rsidDel="004256F7">
          <w:rPr>
            <w:lang w:val="pt-BR"/>
            <w:rPrChange w:id="1108" w:author="Elias De Moraes Fernandes" w:date="2016-03-16T11:09:00Z">
              <w:rPr/>
            </w:rPrChange>
          </w:rPr>
          <w:delText xml:space="preserve">jogador </w:delText>
        </w:r>
      </w:del>
      <w:ins w:id="1109" w:author="Elias De Moraes Fernandes" w:date="2016-03-15T22:29:00Z">
        <w:r w:rsidR="004256F7" w:rsidRPr="00386F00">
          <w:rPr>
            <w:lang w:val="pt-BR"/>
            <w:rPrChange w:id="1110" w:author="Elias De Moraes Fernandes" w:date="2016-03-16T11:09:00Z">
              <w:rPr/>
            </w:rPrChange>
          </w:rPr>
          <w:t xml:space="preserve">inimigo </w:t>
        </w:r>
      </w:ins>
      <w:r w:rsidRPr="00386F00">
        <w:rPr>
          <w:lang w:val="pt-BR"/>
          <w:rPrChange w:id="1111" w:author="Elias De Moraes Fernandes" w:date="2016-03-16T11:09:00Z">
            <w:rPr/>
          </w:rPrChange>
        </w:rPr>
        <w:t xml:space="preserve">que podem </w:t>
      </w:r>
      <w:del w:id="1112" w:author="Elias De Moraes Fernandes" w:date="2016-03-15T22:40:00Z">
        <w:r w:rsidRPr="00386F00" w:rsidDel="00F63596">
          <w:rPr>
            <w:lang w:val="pt-BR"/>
            <w:rPrChange w:id="1113" w:author="Elias De Moraes Fernandes" w:date="2016-03-16T11:09:00Z">
              <w:rPr/>
            </w:rPrChange>
          </w:rPr>
          <w:delText xml:space="preserve">explodir </w:delText>
        </w:r>
      </w:del>
      <w:del w:id="1114" w:author="Elias De Moraes Fernandes" w:date="2016-03-15T22:29:00Z">
        <w:r w:rsidRPr="00386F00" w:rsidDel="004256F7">
          <w:rPr>
            <w:lang w:val="pt-BR"/>
            <w:rPrChange w:id="1115" w:author="Elias De Moraes Fernandes" w:date="2016-03-16T11:09:00Z">
              <w:rPr/>
            </w:rPrChange>
          </w:rPr>
          <w:delText>próximo ao jogador</w:delText>
        </w:r>
      </w:del>
      <w:ins w:id="1116" w:author="Elias De Moraes Fernandes" w:date="2016-03-15T22:40:00Z">
        <w:r w:rsidR="00F63596" w:rsidRPr="00386F00">
          <w:rPr>
            <w:lang w:val="pt-BR"/>
            <w:rPrChange w:id="1117" w:author="Elias De Moraes Fernandes" w:date="2016-03-16T11:09:00Z">
              <w:rPr/>
            </w:rPrChange>
          </w:rPr>
          <w:t>ser arremassadas, caso o jogador tenha adquirido</w:t>
        </w:r>
      </w:ins>
      <w:del w:id="1118" w:author="Elias De Moraes Fernandes" w:date="2016-03-15T22:41:00Z">
        <w:r w:rsidRPr="00386F00" w:rsidDel="00F63596">
          <w:rPr>
            <w:lang w:val="pt-BR"/>
            <w:rPrChange w:id="1119" w:author="Elias De Moraes Fernandes" w:date="2016-03-16T11:09:00Z">
              <w:rPr/>
            </w:rPrChange>
          </w:rPr>
          <w:delText>. Para ajudar o jogador, precisa tocar na Bomba Ácida, quando estiver longe e fazer ela explodir</w:delText>
        </w:r>
      </w:del>
      <w:r w:rsidRPr="00386F00">
        <w:rPr>
          <w:lang w:val="pt-BR"/>
          <w:rPrChange w:id="1120" w:author="Elias De Moraes Fernandes" w:date="2016-03-16T11:09:00Z">
            <w:rPr/>
          </w:rPrChange>
        </w:rPr>
        <w:t>. Outro perigo é o ataque dos inimigos. Os ataques entendem-se pelo fato do inimigo tocar no personagem. Cada toque, o personagem perde energia.</w:t>
      </w:r>
      <w:ins w:id="1121" w:author="Elias De Moraes Fernandes" w:date="2016-03-15T22:42:00Z">
        <w:r w:rsidR="00F63596" w:rsidRPr="00386F00">
          <w:rPr>
            <w:lang w:val="pt-BR"/>
            <w:rPrChange w:id="1122" w:author="Elias De Moraes Fernandes" w:date="2016-03-16T11:09:00Z">
              <w:rPr/>
            </w:rPrChange>
          </w:rPr>
          <w:t xml:space="preserve"> Para repulsar os inimigos, precisa tocar segui</w:t>
        </w:r>
      </w:ins>
      <w:ins w:id="1123" w:author="Elias De Moraes Fernandes" w:date="2016-03-16T11:09:00Z">
        <w:r w:rsidR="00386F00">
          <w:rPr>
            <w:lang w:val="pt-BR"/>
          </w:rPr>
          <w:t>da</w:t>
        </w:r>
      </w:ins>
      <w:bookmarkStart w:id="1124" w:name="_GoBack"/>
      <w:bookmarkEnd w:id="1124"/>
      <w:ins w:id="1125" w:author="Elias De Moraes Fernandes" w:date="2016-03-15T22:42:00Z">
        <w:r w:rsidR="00F63596" w:rsidRPr="00386F00">
          <w:rPr>
            <w:lang w:val="pt-BR"/>
            <w:rPrChange w:id="1126" w:author="Elias De Moraes Fernandes" w:date="2016-03-16T11:09:00Z">
              <w:rPr/>
            </w:rPrChange>
          </w:rPr>
          <w:t>mente para afastá-los.</w:t>
        </w:r>
      </w:ins>
      <w:ins w:id="1127" w:author="Elias De Moraes Fernandes" w:date="2016-03-15T23:08:00Z">
        <w:r w:rsidR="008629D4" w:rsidRPr="00386F00">
          <w:rPr>
            <w:lang w:val="pt-BR"/>
            <w:rPrChange w:id="1128" w:author="Elias De Moraes Fernandes" w:date="2016-03-16T11:09:00Z">
              <w:rPr/>
            </w:rPrChange>
          </w:rPr>
          <w:t xml:space="preserve"> É preciso defecar em uma área indicada na fase para poder adubar a terra, a fim de contabilizar os pontos.</w:t>
        </w:r>
      </w:ins>
    </w:p>
    <w:p w14:paraId="3B54EF0F" w14:textId="190AD5FB" w:rsidR="005A7195" w:rsidRPr="00386F00" w:rsidRDefault="005A7195">
      <w:pPr>
        <w:pStyle w:val="CapitulosXX"/>
        <w:rPr>
          <w:lang w:val="pt-BR"/>
          <w:rPrChange w:id="1129" w:author="Elias De Moraes Fernandes" w:date="2016-03-16T11:09:00Z">
            <w:rPr/>
          </w:rPrChange>
        </w:rPr>
        <w:pPrChange w:id="1130" w:author="Elias De Moraes Fernandes" w:date="2016-03-11T18:08:00Z">
          <w:pPr>
            <w:pStyle w:val="CapitulosXXX"/>
          </w:pPr>
        </w:pPrChange>
      </w:pPr>
      <w:ins w:id="1131" w:author="Elias De Moraes Fernandes" w:date="2016-03-15T22:44:00Z">
        <w:r w:rsidRPr="00386F00">
          <w:rPr>
            <w:lang w:val="pt-BR"/>
            <w:rPrChange w:id="1132" w:author="Elias De Moraes Fernandes" w:date="2016-03-16T11:09:00Z">
              <w:rPr/>
            </w:rPrChange>
          </w:rPr>
          <w:t xml:space="preserve">A sexta fase é somente o </w:t>
        </w:r>
      </w:ins>
      <w:ins w:id="1133" w:author="Elias De Moraes Fernandes" w:date="2016-03-15T22:46:00Z">
        <w:r w:rsidRPr="00386F00">
          <w:rPr>
            <w:lang w:val="pt-BR"/>
            <w:rPrChange w:id="1134" w:author="Elias De Moraes Fernandes" w:date="2016-03-16T11:09:00Z">
              <w:rPr/>
            </w:rPrChange>
          </w:rPr>
          <w:t>personagem</w:t>
        </w:r>
      </w:ins>
      <w:ins w:id="1135" w:author="Elias De Moraes Fernandes" w:date="2016-03-15T22:44:00Z">
        <w:r w:rsidRPr="00386F00">
          <w:rPr>
            <w:lang w:val="pt-BR"/>
            <w:rPrChange w:id="1136" w:author="Elias De Moraes Fernandes" w:date="2016-03-16T11:09:00Z">
              <w:rPr/>
            </w:rPrChange>
          </w:rPr>
          <w:t xml:space="preserve"> fugindo das bombas ácidas, durante </w:t>
        </w:r>
      </w:ins>
      <w:ins w:id="1137" w:author="Elias De Moraes Fernandes" w:date="2016-03-15T22:45:00Z">
        <w:r w:rsidRPr="00386F00">
          <w:rPr>
            <w:lang w:val="pt-BR"/>
            <w:rPrChange w:id="1138" w:author="Elias De Moraes Fernandes" w:date="2016-03-16T11:09:00Z">
              <w:rPr/>
            </w:rPrChange>
          </w:rPr>
          <w:t xml:space="preserve">um tempo </w:t>
        </w:r>
      </w:ins>
      <w:ins w:id="1139" w:author="Elias De Moraes Fernandes" w:date="2016-03-16T11:09:00Z">
        <w:r w:rsidR="00386F00" w:rsidRPr="00386F00">
          <w:rPr>
            <w:lang w:val="pt-BR"/>
            <w:rPrChange w:id="1140" w:author="Elias De Moraes Fernandes" w:date="2016-03-16T11:09:00Z">
              <w:rPr/>
            </w:rPrChange>
          </w:rPr>
          <w:t>pré-determinado</w:t>
        </w:r>
      </w:ins>
      <w:ins w:id="1141" w:author="Elias De Moraes Fernandes" w:date="2016-03-15T22:44:00Z">
        <w:r w:rsidRPr="00386F00">
          <w:rPr>
            <w:lang w:val="pt-BR"/>
            <w:rPrChange w:id="1142" w:author="Elias De Moraes Fernandes" w:date="2016-03-16T11:09:00Z">
              <w:rPr/>
            </w:rPrChange>
          </w:rPr>
          <w:t>.</w:t>
        </w:r>
      </w:ins>
      <w:ins w:id="1143" w:author="Elias De Moraes Fernandes" w:date="2016-03-15T22:45:00Z">
        <w:r w:rsidRPr="00386F00">
          <w:rPr>
            <w:lang w:val="pt-BR"/>
            <w:rPrChange w:id="1144" w:author="Elias De Moraes Fernandes" w:date="2016-03-16T11:09:00Z">
              <w:rPr/>
            </w:rPrChange>
          </w:rPr>
          <w:t xml:space="preserve"> Para ajudar o personagem, </w:t>
        </w:r>
      </w:ins>
      <w:ins w:id="1145" w:author="Elias De Moraes Fernandes" w:date="2016-03-15T22:46:00Z">
        <w:r w:rsidRPr="00386F00">
          <w:rPr>
            <w:lang w:val="pt-BR"/>
            <w:rPrChange w:id="1146" w:author="Elias De Moraes Fernandes" w:date="2016-03-16T11:09:00Z">
              <w:rPr/>
            </w:rPrChange>
          </w:rPr>
          <w:t xml:space="preserve">o jogador </w:t>
        </w:r>
      </w:ins>
      <w:ins w:id="1147" w:author="Elias De Moraes Fernandes" w:date="2016-03-15T22:45:00Z">
        <w:r w:rsidRPr="00386F00">
          <w:rPr>
            <w:lang w:val="pt-BR"/>
            <w:rPrChange w:id="1148" w:author="Elias De Moraes Fernandes" w:date="2016-03-16T11:09:00Z">
              <w:rPr/>
            </w:rPrChange>
          </w:rPr>
          <w:t xml:space="preserve">precisa tocar na Bomba Ácida, quando estiver longe </w:t>
        </w:r>
      </w:ins>
      <w:ins w:id="1149" w:author="Elias De Moraes Fernandes" w:date="2016-03-15T22:46:00Z">
        <w:r w:rsidRPr="00386F00">
          <w:rPr>
            <w:lang w:val="pt-BR"/>
            <w:rPrChange w:id="1150" w:author="Elias De Moraes Fernandes" w:date="2016-03-16T11:09:00Z">
              <w:rPr/>
            </w:rPrChange>
          </w:rPr>
          <w:t>para</w:t>
        </w:r>
      </w:ins>
      <w:ins w:id="1151" w:author="Elias De Moraes Fernandes" w:date="2016-03-15T22:45:00Z">
        <w:r w:rsidRPr="00386F00">
          <w:rPr>
            <w:lang w:val="pt-BR"/>
            <w:rPrChange w:id="1152" w:author="Elias De Moraes Fernandes" w:date="2016-03-16T11:09:00Z">
              <w:rPr/>
            </w:rPrChange>
          </w:rPr>
          <w:t xml:space="preserve"> fazer ela </w:t>
        </w:r>
      </w:ins>
      <w:ins w:id="1153" w:author="Elias De Moraes Fernandes" w:date="2016-03-15T22:46:00Z">
        <w:r w:rsidRPr="00386F00">
          <w:rPr>
            <w:lang w:val="pt-BR"/>
            <w:rPrChange w:id="1154" w:author="Elias De Moraes Fernandes" w:date="2016-03-16T11:09:00Z">
              <w:rPr/>
            </w:rPrChange>
          </w:rPr>
          <w:t>explodir.</w:t>
        </w:r>
      </w:ins>
    </w:p>
    <w:p w14:paraId="0E192D5E" w14:textId="7204369A" w:rsidR="00B946BC" w:rsidRPr="00386F00" w:rsidRDefault="00B946BC">
      <w:pPr>
        <w:pStyle w:val="CapitulosXX"/>
        <w:rPr>
          <w:ins w:id="1155" w:author="Elias De Moraes Fernandes" w:date="2016-03-15T22:46:00Z"/>
          <w:lang w:val="pt-BR"/>
          <w:rPrChange w:id="1156" w:author="Elias De Moraes Fernandes" w:date="2016-03-16T11:09:00Z">
            <w:rPr>
              <w:ins w:id="1157" w:author="Elias De Moraes Fernandes" w:date="2016-03-15T22:46:00Z"/>
            </w:rPr>
          </w:rPrChange>
        </w:rPr>
        <w:pPrChange w:id="1158" w:author="Elias De Moraes Fernandes" w:date="2016-03-11T18:08:00Z">
          <w:pPr>
            <w:pStyle w:val="CapitulosXXX"/>
          </w:pPr>
        </w:pPrChange>
      </w:pPr>
      <w:r w:rsidRPr="00386F00">
        <w:rPr>
          <w:lang w:val="pt-BR"/>
          <w:rPrChange w:id="1159" w:author="Elias De Moraes Fernandes" w:date="2016-03-16T11:09:00Z">
            <w:rPr/>
          </w:rPrChange>
        </w:rPr>
        <w:t xml:space="preserve">Da </w:t>
      </w:r>
      <w:del w:id="1160" w:author="Elias De Moraes Fernandes" w:date="2016-03-15T22:43:00Z">
        <w:r w:rsidRPr="00386F00" w:rsidDel="00F63596">
          <w:rPr>
            <w:lang w:val="pt-BR"/>
            <w:rPrChange w:id="1161" w:author="Elias De Moraes Fernandes" w:date="2016-03-16T11:09:00Z">
              <w:rPr/>
            </w:rPrChange>
          </w:rPr>
          <w:delText xml:space="preserve">sexta </w:delText>
        </w:r>
      </w:del>
      <w:ins w:id="1162" w:author="Elias De Moraes Fernandes" w:date="2016-03-15T22:43:00Z">
        <w:r w:rsidR="00F63596" w:rsidRPr="00386F00">
          <w:rPr>
            <w:lang w:val="pt-BR"/>
            <w:rPrChange w:id="1163" w:author="Elias De Moraes Fernandes" w:date="2016-03-16T11:09:00Z">
              <w:rPr/>
            </w:rPrChange>
          </w:rPr>
          <w:t>sétima até</w:t>
        </w:r>
      </w:ins>
      <w:del w:id="1164" w:author="Elias De Moraes Fernandes" w:date="2016-03-15T22:43:00Z">
        <w:r w:rsidRPr="00386F00" w:rsidDel="00F63596">
          <w:rPr>
            <w:lang w:val="pt-BR"/>
            <w:rPrChange w:id="1165" w:author="Elias De Moraes Fernandes" w:date="2016-03-16T11:09:00Z">
              <w:rPr/>
            </w:rPrChange>
          </w:rPr>
          <w:delText>fase à</w:delText>
        </w:r>
      </w:del>
      <w:r w:rsidRPr="00386F00">
        <w:rPr>
          <w:lang w:val="pt-BR"/>
          <w:rPrChange w:id="1166" w:author="Elias De Moraes Fernandes" w:date="2016-03-16T11:09:00Z">
            <w:rPr/>
          </w:rPrChange>
        </w:rPr>
        <w:t xml:space="preserve"> </w:t>
      </w:r>
      <w:ins w:id="1167" w:author="Elias De Moraes Fernandes" w:date="2016-03-15T22:43:00Z">
        <w:r w:rsidR="00F63596" w:rsidRPr="00386F00">
          <w:rPr>
            <w:lang w:val="pt-BR"/>
            <w:rPrChange w:id="1168" w:author="Elias De Moraes Fernandes" w:date="2016-03-16T11:09:00Z">
              <w:rPr/>
            </w:rPrChange>
          </w:rPr>
          <w:t xml:space="preserve">a </w:t>
        </w:r>
      </w:ins>
      <w:del w:id="1169" w:author="Elias De Moraes Fernandes" w:date="2016-03-15T22:43:00Z">
        <w:r w:rsidRPr="00386F00" w:rsidDel="00F63596">
          <w:rPr>
            <w:lang w:val="pt-BR"/>
            <w:rPrChange w:id="1170" w:author="Elias De Moraes Fernandes" w:date="2016-03-16T11:09:00Z">
              <w:rPr/>
            </w:rPrChange>
          </w:rPr>
          <w:delText xml:space="preserve">oitava </w:delText>
        </w:r>
      </w:del>
      <w:ins w:id="1171" w:author="Elias De Moraes Fernandes" w:date="2016-03-15T22:43:00Z">
        <w:r w:rsidR="00F63596" w:rsidRPr="00386F00">
          <w:rPr>
            <w:lang w:val="pt-BR"/>
            <w:rPrChange w:id="1172" w:author="Elias De Moraes Fernandes" w:date="2016-03-16T11:09:00Z">
              <w:rPr/>
            </w:rPrChange>
          </w:rPr>
          <w:t xml:space="preserve">nona </w:t>
        </w:r>
      </w:ins>
      <w:r w:rsidRPr="00386F00">
        <w:rPr>
          <w:lang w:val="pt-BR"/>
          <w:rPrChange w:id="1173" w:author="Elias De Moraes Fernandes" w:date="2016-03-16T11:09:00Z">
            <w:rPr/>
          </w:rPrChange>
        </w:rPr>
        <w:t xml:space="preserve">fase são apresentados o Ataque dos Inimigos. Eles vêm em </w:t>
      </w:r>
      <w:r w:rsidRPr="00386F00">
        <w:rPr>
          <w:i/>
          <w:lang w:val="pt-BR"/>
          <w:rPrChange w:id="1174" w:author="Elias De Moraes Fernandes" w:date="2016-03-16T11:09:00Z">
            <w:rPr>
              <w:i/>
            </w:rPr>
          </w:rPrChange>
        </w:rPr>
        <w:t xml:space="preserve">waves, </w:t>
      </w:r>
      <w:r w:rsidRPr="00386F00">
        <w:rPr>
          <w:lang w:val="pt-BR"/>
          <w:rPrChange w:id="1175" w:author="Elias De Moraes Fernandes" w:date="2016-03-16T11:09:00Z">
            <w:rPr/>
          </w:rPrChange>
        </w:rPr>
        <w:t xml:space="preserve">porém um inimigo </w:t>
      </w:r>
      <w:ins w:id="1176" w:author="Elias De Moraes Fernandes" w:date="2016-03-15T22:42:00Z">
        <w:r w:rsidR="00F63596" w:rsidRPr="00386F00">
          <w:rPr>
            <w:lang w:val="pt-BR"/>
            <w:rPrChange w:id="1177" w:author="Elias De Moraes Fernandes" w:date="2016-03-16T11:09:00Z">
              <w:rPr/>
            </w:rPrChange>
          </w:rPr>
          <w:t xml:space="preserve">para </w:t>
        </w:r>
      </w:ins>
      <w:r w:rsidRPr="00386F00">
        <w:rPr>
          <w:lang w:val="pt-BR"/>
          <w:rPrChange w:id="1178" w:author="Elias De Moraes Fernandes" w:date="2016-03-16T11:09:00Z">
            <w:rPr/>
          </w:rPrChange>
        </w:rPr>
        <w:t xml:space="preserve">cada fase. Vai apresentar muitas Bombas Ácidas para auxiliar o jogador a vencer. Também terá o auxílio de </w:t>
      </w:r>
      <w:r w:rsidRPr="00386F00">
        <w:rPr>
          <w:i/>
          <w:lang w:val="pt-BR"/>
          <w:rPrChange w:id="1179" w:author="Elias De Moraes Fernandes" w:date="2016-03-16T11:09:00Z">
            <w:rPr>
              <w:i/>
            </w:rPr>
          </w:rPrChange>
        </w:rPr>
        <w:t xml:space="preserve">power-ups </w:t>
      </w:r>
      <w:r w:rsidRPr="00386F00">
        <w:rPr>
          <w:lang w:val="pt-BR"/>
          <w:rPrChange w:id="1180" w:author="Elias De Moraes Fernandes" w:date="2016-03-16T11:09:00Z">
            <w:rPr/>
          </w:rPrChange>
        </w:rPr>
        <w:t>como o Borro de Café. O jogador pode coletar esse item para restaurar 100% da sua vida.</w:t>
      </w:r>
    </w:p>
    <w:p w14:paraId="49418252" w14:textId="05AB72CB" w:rsidR="00906FF5" w:rsidRPr="00386F00" w:rsidRDefault="003820C0">
      <w:pPr>
        <w:pStyle w:val="CapitulosXX"/>
        <w:rPr>
          <w:lang w:val="pt-BR"/>
          <w:rPrChange w:id="1181" w:author="Elias De Moraes Fernandes" w:date="2016-03-16T11:09:00Z">
            <w:rPr/>
          </w:rPrChange>
        </w:rPr>
        <w:pPrChange w:id="1182" w:author="Elias De Moraes Fernandes" w:date="2016-03-11T18:08:00Z">
          <w:pPr>
            <w:pStyle w:val="CapitulosXXX"/>
          </w:pPr>
        </w:pPrChange>
      </w:pPr>
      <w:ins w:id="1183" w:author="Elias De Moraes Fernandes" w:date="2016-03-15T22:46:00Z">
        <w:r w:rsidRPr="00386F00">
          <w:rPr>
            <w:lang w:val="pt-BR"/>
            <w:rPrChange w:id="1184" w:author="Elias De Moraes Fernandes" w:date="2016-03-16T11:09:00Z">
              <w:rPr/>
            </w:rPrChange>
          </w:rPr>
          <w:t xml:space="preserve">A décima fase é composta por dicas sobre vermicompostagem, </w:t>
        </w:r>
      </w:ins>
      <w:ins w:id="1185" w:author="Elias De Moraes Fernandes" w:date="2016-03-15T22:47:00Z">
        <w:r w:rsidRPr="00386F00">
          <w:rPr>
            <w:lang w:val="pt-BR"/>
            <w:rPrChange w:id="1186" w:author="Elias De Moraes Fernandes" w:date="2016-03-16T11:09:00Z">
              <w:rPr/>
            </w:rPrChange>
          </w:rPr>
          <w:t>no formato</w:t>
        </w:r>
      </w:ins>
      <w:ins w:id="1187" w:author="Elias De Moraes Fernandes" w:date="2016-03-15T22:46:00Z">
        <w:r w:rsidRPr="00386F00">
          <w:rPr>
            <w:lang w:val="pt-BR"/>
            <w:rPrChange w:id="1188" w:author="Elias De Moraes Fernandes" w:date="2016-03-16T11:09:00Z">
              <w:rPr/>
            </w:rPrChange>
          </w:rPr>
          <w:t xml:space="preserve"> m</w:t>
        </w:r>
      </w:ins>
      <w:ins w:id="1189" w:author="Elias De Moraes Fernandes" w:date="2016-03-15T22:47:00Z">
        <w:r w:rsidRPr="00386F00">
          <w:rPr>
            <w:lang w:val="pt-BR"/>
            <w:rPrChange w:id="1190" w:author="Elias De Moraes Fernandes" w:date="2016-03-16T11:09:00Z">
              <w:rPr/>
            </w:rPrChange>
          </w:rPr>
          <w:t xml:space="preserve">últipla escolha. </w:t>
        </w:r>
      </w:ins>
      <w:ins w:id="1191" w:author="Elias De Moraes Fernandes" w:date="2016-03-15T22:48:00Z">
        <w:r w:rsidR="00906FF5" w:rsidRPr="00386F00">
          <w:rPr>
            <w:lang w:val="pt-BR"/>
            <w:rPrChange w:id="1192" w:author="Elias De Moraes Fernandes" w:date="2016-03-16T11:09:00Z">
              <w:rPr/>
            </w:rPrChange>
          </w:rPr>
          <w:t>A</w:t>
        </w:r>
      </w:ins>
      <w:ins w:id="1193" w:author="Elias De Moraes Fernandes" w:date="2016-03-15T22:49:00Z">
        <w:r w:rsidR="00906FF5" w:rsidRPr="00386F00">
          <w:rPr>
            <w:lang w:val="pt-BR"/>
            <w:rPrChange w:id="1194" w:author="Elias De Moraes Fernandes" w:date="2016-03-16T11:09:00Z">
              <w:rPr/>
            </w:rPrChange>
          </w:rPr>
          <w:t xml:space="preserve">ntes de </w:t>
        </w:r>
      </w:ins>
      <w:ins w:id="1195" w:author="Elias De Moraes Fernandes" w:date="2016-03-15T22:48:00Z">
        <w:r w:rsidR="00906FF5" w:rsidRPr="00386F00">
          <w:rPr>
            <w:lang w:val="pt-BR"/>
            <w:rPrChange w:id="1196" w:author="Elias De Moraes Fernandes" w:date="2016-03-16T11:09:00Z">
              <w:rPr/>
            </w:rPrChange>
          </w:rPr>
          <w:t>cada fase ser conclu</w:t>
        </w:r>
      </w:ins>
      <w:ins w:id="1197" w:author="Elias De Moraes Fernandes" w:date="2016-03-15T22:49:00Z">
        <w:r w:rsidR="00906FF5" w:rsidRPr="00386F00">
          <w:rPr>
            <w:lang w:val="pt-BR"/>
            <w:rPrChange w:id="1198" w:author="Elias De Moraes Fernandes" w:date="2016-03-16T11:09:00Z">
              <w:rPr/>
            </w:rPrChange>
          </w:rPr>
          <w:t xml:space="preserve">ída, </w:t>
        </w:r>
      </w:ins>
      <w:ins w:id="1199" w:author="Elias De Moraes Fernandes" w:date="2016-03-15T22:50:00Z">
        <w:r w:rsidR="00DF41E8" w:rsidRPr="00386F00">
          <w:rPr>
            <w:lang w:val="pt-BR"/>
            <w:rPrChange w:id="1200" w:author="Elias De Moraes Fernandes" w:date="2016-03-16T11:09:00Z">
              <w:rPr/>
            </w:rPrChange>
          </w:rPr>
          <w:t xml:space="preserve">o </w:t>
        </w:r>
        <w:r w:rsidR="00DF41E8" w:rsidRPr="00386F00">
          <w:rPr>
            <w:i/>
            <w:lang w:val="pt-BR"/>
            <w:rPrChange w:id="1201" w:author="Elias De Moraes Fernandes" w:date="2016-03-16T11:09:00Z">
              <w:rPr/>
            </w:rPrChange>
          </w:rPr>
          <w:t>Level Clear</w:t>
        </w:r>
        <w:r w:rsidR="00DF41E8" w:rsidRPr="00386F00">
          <w:rPr>
            <w:lang w:val="pt-BR"/>
            <w:rPrChange w:id="1202" w:author="Elias De Moraes Fernandes" w:date="2016-03-16T11:09:00Z">
              <w:rPr/>
            </w:rPrChange>
          </w:rPr>
          <w:t xml:space="preserve"> contará</w:t>
        </w:r>
      </w:ins>
      <w:ins w:id="1203" w:author="Elias De Moraes Fernandes" w:date="2016-03-15T22:49:00Z">
        <w:r w:rsidR="00906FF5" w:rsidRPr="00386F00">
          <w:rPr>
            <w:lang w:val="pt-BR"/>
            <w:rPrChange w:id="1204" w:author="Elias De Moraes Fernandes" w:date="2016-03-16T11:09:00Z">
              <w:rPr/>
            </w:rPrChange>
          </w:rPr>
          <w:t xml:space="preserve"> também</w:t>
        </w:r>
      </w:ins>
      <w:ins w:id="1205" w:author="Elias De Moraes Fernandes" w:date="2016-03-15T22:50:00Z">
        <w:r w:rsidR="00DF41E8" w:rsidRPr="00386F00">
          <w:rPr>
            <w:lang w:val="pt-BR"/>
            <w:rPrChange w:id="1206" w:author="Elias De Moraes Fernandes" w:date="2016-03-16T11:09:00Z">
              <w:rPr/>
            </w:rPrChange>
          </w:rPr>
          <w:t xml:space="preserve"> com</w:t>
        </w:r>
      </w:ins>
      <w:ins w:id="1207" w:author="Elias De Moraes Fernandes" w:date="2016-03-15T22:49:00Z">
        <w:r w:rsidR="00906FF5" w:rsidRPr="00386F00">
          <w:rPr>
            <w:lang w:val="pt-BR"/>
            <w:rPrChange w:id="1208" w:author="Elias De Moraes Fernandes" w:date="2016-03-16T11:09:00Z">
              <w:rPr/>
            </w:rPrChange>
          </w:rPr>
          <w:t xml:space="preserve"> uma questã</w:t>
        </w:r>
        <w:r w:rsidR="00DF41E8" w:rsidRPr="00386F00">
          <w:rPr>
            <w:lang w:val="pt-BR"/>
            <w:rPrChange w:id="1209" w:author="Elias De Moraes Fernandes" w:date="2016-03-16T11:09:00Z">
              <w:rPr/>
            </w:rPrChange>
          </w:rPr>
          <w:t>o multipla escolha sobre o cenário em questão</w:t>
        </w:r>
      </w:ins>
      <w:ins w:id="1210" w:author="Elias De Moraes Fernandes" w:date="2016-03-15T22:53:00Z">
        <w:r w:rsidR="00E4333D" w:rsidRPr="00386F00">
          <w:rPr>
            <w:lang w:val="pt-BR"/>
            <w:rPrChange w:id="1211" w:author="Elias De Moraes Fernandes" w:date="2016-03-16T11:09:00Z">
              <w:rPr/>
            </w:rPrChange>
          </w:rPr>
          <w:t>. Caso o jogador acerte, terá uma recompensa.</w:t>
        </w:r>
      </w:ins>
    </w:p>
    <w:p w14:paraId="76EE1C67" w14:textId="212A2817" w:rsidR="00B946BC" w:rsidRPr="00386F00" w:rsidRDefault="00B946BC">
      <w:pPr>
        <w:pStyle w:val="CapitulosXX"/>
        <w:rPr>
          <w:lang w:val="pt-BR"/>
          <w:rPrChange w:id="1212" w:author="Elias De Moraes Fernandes" w:date="2016-03-16T11:09:00Z">
            <w:rPr/>
          </w:rPrChange>
        </w:rPr>
        <w:pPrChange w:id="1213" w:author="Elias De Moraes Fernandes" w:date="2016-03-11T18:08:00Z">
          <w:pPr>
            <w:pStyle w:val="CapitulosXXX"/>
          </w:pPr>
        </w:pPrChange>
      </w:pPr>
      <w:r w:rsidRPr="00386F00">
        <w:rPr>
          <w:lang w:val="pt-BR"/>
          <w:rPrChange w:id="1214" w:author="Elias De Moraes Fernandes" w:date="2016-03-16T11:09:00Z">
            <w:rPr/>
          </w:rPrChange>
        </w:rPr>
        <w:t xml:space="preserve">O jogo não contará com itens coletáveis como </w:t>
      </w:r>
      <w:del w:id="1215" w:author="Elias De Moraes Fernandes" w:date="2016-03-15T22:47:00Z">
        <w:r w:rsidRPr="00386F00" w:rsidDel="00C91647">
          <w:rPr>
            <w:lang w:val="pt-BR"/>
            <w:rPrChange w:id="1216" w:author="Elias De Moraes Fernandes" w:date="2016-03-16T11:09:00Z">
              <w:rPr/>
            </w:rPrChange>
          </w:rPr>
          <w:delText xml:space="preserve">itens de </w:delText>
        </w:r>
      </w:del>
      <w:r w:rsidRPr="00386F00">
        <w:rPr>
          <w:lang w:val="pt-BR"/>
          <w:rPrChange w:id="1217" w:author="Elias De Moraes Fernandes" w:date="2016-03-16T11:09:00Z">
            <w:rPr/>
          </w:rPrChange>
        </w:rPr>
        <w:t>troféu</w:t>
      </w:r>
      <w:ins w:id="1218" w:author="Elias De Moraes Fernandes" w:date="2016-03-15T22:47:00Z">
        <w:r w:rsidR="00C91647" w:rsidRPr="00386F00">
          <w:rPr>
            <w:lang w:val="pt-BR"/>
            <w:rPrChange w:id="1219" w:author="Elias De Moraes Fernandes" w:date="2016-03-16T11:09:00Z">
              <w:rPr/>
            </w:rPrChange>
          </w:rPr>
          <w:t>s</w:t>
        </w:r>
      </w:ins>
      <w:r w:rsidRPr="00386F00">
        <w:rPr>
          <w:lang w:val="pt-BR"/>
          <w:rPrChange w:id="1220" w:author="Elias De Moraes Fernandes" w:date="2016-03-16T11:09:00Z">
            <w:rPr/>
          </w:rPrChange>
        </w:rPr>
        <w:t xml:space="preserve">. Abaixo a imagem simplificada do </w:t>
      </w:r>
      <w:r w:rsidRPr="00386F00">
        <w:rPr>
          <w:i/>
          <w:lang w:val="pt-BR"/>
          <w:rPrChange w:id="1221" w:author="Elias De Moraes Fernandes" w:date="2016-03-16T11:09:00Z">
            <w:rPr>
              <w:i/>
            </w:rPr>
          </w:rPrChange>
        </w:rPr>
        <w:t>storyboard</w:t>
      </w:r>
      <w:r w:rsidRPr="00386F00">
        <w:rPr>
          <w:lang w:val="pt-BR"/>
          <w:rPrChange w:id="1222" w:author="Elias De Moraes Fernandes" w:date="2016-03-16T11:09:00Z">
            <w:rPr/>
          </w:rPrChange>
        </w:rPr>
        <w:t>.</w:t>
      </w:r>
    </w:p>
    <w:p w14:paraId="27C49088" w14:textId="77777777" w:rsidR="00B946BC" w:rsidRDefault="00B946BC">
      <w:pPr>
        <w:pStyle w:val="CapitulosXXX"/>
        <w:pPrChange w:id="1223" w:author="Elias De Moraes Fernandes" w:date="2016-03-15T21:40:00Z">
          <w:pPr>
            <w:pStyle w:val="CapitulosXXX"/>
            <w:ind w:left="851"/>
          </w:pPr>
        </w:pPrChange>
      </w:pPr>
      <w:r>
        <w:rPr>
          <w:noProof/>
        </w:rPr>
        <w:lastRenderedPageBreak/>
        <w:drawing>
          <wp:inline distT="0" distB="0" distL="0" distR="0" wp14:anchorId="2C1D0D82" wp14:editId="5CD374B6">
            <wp:extent cx="8306413" cy="5048421"/>
            <wp:effectExtent l="3175" t="0" r="3175" b="3175"/>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332912" cy="5064526"/>
                    </a:xfrm>
                    <a:prstGeom prst="rect">
                      <a:avLst/>
                    </a:prstGeom>
                    <a:noFill/>
                    <a:ln>
                      <a:noFill/>
                    </a:ln>
                  </pic:spPr>
                </pic:pic>
              </a:graphicData>
            </a:graphic>
          </wp:inline>
        </w:drawing>
      </w:r>
    </w:p>
    <w:p w14:paraId="3AE987A6" w14:textId="3B325A43" w:rsidR="00B946BC" w:rsidRPr="00412DB5" w:rsidRDefault="00B946BC">
      <w:pPr>
        <w:pStyle w:val="CapitulosXXX"/>
        <w:jc w:val="center"/>
        <w:pPrChange w:id="1224" w:author="Elias De Moraes Fernandes" w:date="2016-03-15T23:08:00Z">
          <w:pPr>
            <w:pStyle w:val="CapitulosXXX"/>
          </w:pPr>
        </w:pPrChange>
      </w:pPr>
      <w:del w:id="1225" w:author="Elias De Moraes Fernandes" w:date="2016-03-10T18:24:00Z">
        <w:r w:rsidRPr="00584869" w:rsidDel="000573F7">
          <w:delText xml:space="preserve">Figura </w:delText>
        </w:r>
      </w:del>
      <w:del w:id="1226" w:author="Elias De Moraes Fernandes" w:date="2016-03-10T18:20:00Z">
        <w:r w:rsidR="009F44F9" w:rsidRPr="00584869" w:rsidDel="000573F7">
          <w:delText>2</w:delText>
        </w:r>
        <w:r w:rsidRPr="00584869" w:rsidDel="000573F7">
          <w:delText xml:space="preserve"> </w:delText>
        </w:r>
      </w:del>
      <w:ins w:id="1227" w:author="Elias De Moraes Fernandes" w:date="2016-03-10T18:24:00Z">
        <w:r w:rsidR="000573F7" w:rsidRPr="00584869">
          <w:t xml:space="preserve">Figura </w:t>
        </w:r>
        <w:r w:rsidR="000573F7" w:rsidRPr="00584869">
          <w:rPr>
            <w:rPrChange w:id="1228" w:author="Elias De Moraes Fernandes" w:date="2016-03-10T18:27:00Z">
              <w:rPr/>
            </w:rPrChange>
          </w:rPr>
          <w:fldChar w:fldCharType="begin"/>
        </w:r>
        <w:r w:rsidR="000573F7" w:rsidRPr="00584869">
          <w:instrText xml:space="preserve"> SEQ Figura \* ARABIC </w:instrText>
        </w:r>
      </w:ins>
      <w:r w:rsidR="000573F7" w:rsidRPr="00584869">
        <w:rPr>
          <w:rPrChange w:id="1229" w:author="Elias De Moraes Fernandes" w:date="2016-03-10T18:27:00Z">
            <w:rPr/>
          </w:rPrChange>
        </w:rPr>
        <w:fldChar w:fldCharType="separate"/>
      </w:r>
      <w:ins w:id="1230" w:author="Elias De Moraes Fernandes" w:date="2016-03-15T00:12:00Z">
        <w:r w:rsidR="00CF0D48">
          <w:rPr>
            <w:noProof/>
          </w:rPr>
          <w:t>3</w:t>
        </w:r>
      </w:ins>
      <w:ins w:id="1231" w:author="Elias De Moraes Fernandes" w:date="2016-03-10T18:24:00Z">
        <w:r w:rsidR="000573F7" w:rsidRPr="00584869">
          <w:rPr>
            <w:rPrChange w:id="1232" w:author="Elias De Moraes Fernandes" w:date="2016-03-10T18:27:00Z">
              <w:rPr/>
            </w:rPrChange>
          </w:rPr>
          <w:fldChar w:fldCharType="end"/>
        </w:r>
        <w:r w:rsidR="000573F7">
          <w:t xml:space="preserve"> </w:t>
        </w:r>
      </w:ins>
      <w:r>
        <w:t>–</w:t>
      </w:r>
      <w:r w:rsidRPr="00412DB5">
        <w:t xml:space="preserve"> </w:t>
      </w:r>
      <w:r>
        <w:t xml:space="preserve">Nonda: </w:t>
      </w:r>
      <w:r w:rsidRPr="00AE31F1">
        <w:rPr>
          <w:i/>
        </w:rPr>
        <w:t>Storyboard</w:t>
      </w:r>
    </w:p>
    <w:p w14:paraId="2C05C7C5" w14:textId="77777777" w:rsidR="00B946BC" w:rsidDel="001C2673" w:rsidRDefault="00B946BC">
      <w:pPr>
        <w:pStyle w:val="CapitulosXXX"/>
        <w:jc w:val="center"/>
        <w:rPr>
          <w:del w:id="1233" w:author="Elias De Moraes Fernandes" w:date="2016-03-11T16:50:00Z"/>
        </w:rPr>
        <w:pPrChange w:id="1234" w:author="Elias De Moraes Fernandes" w:date="2016-03-15T23:08:00Z">
          <w:pPr>
            <w:pStyle w:val="CapitulosXXX"/>
          </w:pPr>
        </w:pPrChange>
      </w:pPr>
      <w:r w:rsidRPr="00412DB5">
        <w:t>Fonte:</w:t>
      </w:r>
      <w:r>
        <w:t xml:space="preserve"> Autoria Própria</w:t>
      </w:r>
    </w:p>
    <w:p w14:paraId="48A114CB" w14:textId="77777777" w:rsidR="001C2673" w:rsidRPr="00412DB5" w:rsidRDefault="001C2673">
      <w:pPr>
        <w:pStyle w:val="CapitulosXXX"/>
        <w:jc w:val="center"/>
        <w:rPr>
          <w:ins w:id="1235" w:author="Elias De Moraes Fernandes" w:date="2016-03-11T16:54:00Z"/>
        </w:rPr>
        <w:pPrChange w:id="1236" w:author="Elias De Moraes Fernandes" w:date="2016-03-15T23:08:00Z">
          <w:pPr>
            <w:pStyle w:val="CapitulosXXX"/>
          </w:pPr>
        </w:pPrChange>
      </w:pPr>
    </w:p>
    <w:p w14:paraId="74CD8995" w14:textId="77777777" w:rsidR="00B946BC" w:rsidRDefault="00B946BC">
      <w:pPr>
        <w:pStyle w:val="CapitulosXXX"/>
      </w:pPr>
    </w:p>
    <w:p w14:paraId="027B2FBF" w14:textId="65C1BC9A" w:rsidR="00A81F04" w:rsidRDefault="00030990">
      <w:pPr>
        <w:pStyle w:val="StyleXX"/>
        <w:pPrChange w:id="1237" w:author="Elias De Moraes Fernandes" w:date="2016-03-11T17:15:00Z">
          <w:pPr>
            <w:pStyle w:val="Style1"/>
            <w:numPr>
              <w:ilvl w:val="0"/>
              <w:numId w:val="0"/>
            </w:numPr>
            <w:ind w:left="0" w:firstLine="309"/>
          </w:pPr>
        </w:pPrChange>
      </w:pPr>
      <w:ins w:id="1238" w:author="Elias De Moraes Fernandes" w:date="2016-03-10T17:16:00Z">
        <w:r>
          <w:fldChar w:fldCharType="begin"/>
        </w:r>
        <w:r>
          <w:instrText xml:space="preserve"> REF _Ref445393518 \w \h </w:instrText>
        </w:r>
      </w:ins>
      <w:r w:rsidR="00BD49E4">
        <w:instrText xml:space="preserve"> \* MERGEFORMAT </w:instrText>
      </w:r>
      <w:r>
        <w:fldChar w:fldCharType="separate"/>
      </w:r>
      <w:ins w:id="1239" w:author="Elias De Moraes Fernandes" w:date="2016-03-15T00:12:00Z">
        <w:r w:rsidR="00CF0D48">
          <w:t>5.4</w:t>
        </w:r>
      </w:ins>
      <w:ins w:id="1240" w:author="Elias De Moraes Fernandes" w:date="2016-03-10T17:16:00Z">
        <w:r>
          <w:fldChar w:fldCharType="end"/>
        </w:r>
      </w:ins>
      <w:del w:id="1241" w:author="Elias De Moraes Fernandes" w:date="2016-03-10T17:16:00Z">
        <w:r w:rsidR="00FB5B7C" w:rsidDel="00030990">
          <w:fldChar w:fldCharType="begin"/>
        </w:r>
        <w:r w:rsidR="00FB5B7C" w:rsidDel="00030990">
          <w:delInstrText xml:space="preserve"> REF _Ref445305511 \w \h </w:delInstrText>
        </w:r>
      </w:del>
      <w:r w:rsidR="00BD49E4">
        <w:instrText xml:space="preserve"> \* MERGEFORMAT </w:instrText>
      </w:r>
      <w:del w:id="1242" w:author="Elias De Moraes Fernandes" w:date="2016-03-10T17:16:00Z">
        <w:r w:rsidR="00FB5B7C" w:rsidDel="00030990">
          <w:fldChar w:fldCharType="separate"/>
        </w:r>
        <w:r w:rsidR="003E3A5E" w:rsidDel="00030990">
          <w:delText>3.4</w:delText>
        </w:r>
        <w:r w:rsidR="00FB5B7C" w:rsidDel="00030990">
          <w:fldChar w:fldCharType="end"/>
        </w:r>
      </w:del>
      <w:r w:rsidR="00FB5B7C">
        <w:tab/>
      </w:r>
      <w:r w:rsidR="00B946BC">
        <w:t xml:space="preserve">Gameplay – </w:t>
      </w:r>
      <w:r w:rsidR="00B946BC" w:rsidRPr="00D55C2C">
        <w:rPr>
          <w:lang w:val="pt-BR"/>
          <w:rPrChange w:id="1243" w:author="Elias De Moraes Fernandes" w:date="2016-03-10T18:15:00Z">
            <w:rPr/>
          </w:rPrChange>
        </w:rPr>
        <w:t>Perspectiva centrada</w:t>
      </w:r>
      <w:r w:rsidR="00B946BC">
        <w:t xml:space="preserve"> no jogador</w:t>
      </w:r>
    </w:p>
    <w:p w14:paraId="613CF46B" w14:textId="77777777" w:rsidR="00B946BC" w:rsidRDefault="00B946BC">
      <w:pPr>
        <w:pStyle w:val="CapitulosXX"/>
        <w:pPrChange w:id="1244" w:author="Elias De Moraes Fernandes" w:date="2016-03-11T18:08:00Z">
          <w:pPr>
            <w:pStyle w:val="CapitulosXXX"/>
          </w:pPr>
        </w:pPrChange>
      </w:pPr>
      <w:r>
        <w:t>Gameplay é o conjunto de atividades que o jogador pode fazer e como é a experiência do mesmo enquanto joga.</w:t>
      </w:r>
    </w:p>
    <w:p w14:paraId="7A7996D1" w14:textId="44E908B7" w:rsidR="00B946BC" w:rsidRDefault="00B946BC">
      <w:pPr>
        <w:pStyle w:val="CapitulosXX"/>
        <w:pPrChange w:id="1245" w:author="Elias De Moraes Fernandes" w:date="2016-03-11T18:08:00Z">
          <w:pPr>
            <w:pStyle w:val="CapitulosXXX"/>
          </w:pPr>
        </w:pPrChange>
      </w:pPr>
      <w:r>
        <w:t>Para o jogo Nonda, o gameplay vai induzir o jogador a responder com ações aos elementos que interagem na tela, partindo da necessidade do personagem se alimentar, depois defendendo o ambiente dos predadores</w:t>
      </w:r>
      <w:r w:rsidR="00DC7A2A">
        <w:t>, além de defecar em uma área específica</w:t>
      </w:r>
      <w:ins w:id="1246" w:author="Elias De Moraes Fernandes" w:date="2016-03-15T23:07:00Z">
        <w:r w:rsidR="00026B7C">
          <w:t xml:space="preserve"> (para algumas fases)</w:t>
        </w:r>
      </w:ins>
      <w:r w:rsidR="00DC7A2A">
        <w:t>, como forma de adubar a terra</w:t>
      </w:r>
      <w:r>
        <w:t>.  Conta também com o elemento tempo, indicando a prioridade em determinadas ações para terminar determinadas fases. Segue um sketch do jogo.</w:t>
      </w:r>
    </w:p>
    <w:p w14:paraId="259BC9FC" w14:textId="77777777" w:rsidR="00B946BC" w:rsidRDefault="00B946BC" w:rsidP="000003C1">
      <w:pPr>
        <w:pStyle w:val="Style1"/>
        <w:numPr>
          <w:ilvl w:val="0"/>
          <w:numId w:val="0"/>
        </w:numPr>
      </w:pPr>
      <w:r>
        <w:rPr>
          <w:noProof/>
        </w:rPr>
        <w:drawing>
          <wp:inline distT="0" distB="0" distL="0" distR="0" wp14:anchorId="0A6458E5" wp14:editId="1E263A82">
            <wp:extent cx="5750560" cy="323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0560" cy="3234690"/>
                    </a:xfrm>
                    <a:prstGeom prst="rect">
                      <a:avLst/>
                    </a:prstGeom>
                    <a:noFill/>
                    <a:ln>
                      <a:noFill/>
                    </a:ln>
                  </pic:spPr>
                </pic:pic>
              </a:graphicData>
            </a:graphic>
          </wp:inline>
        </w:drawing>
      </w:r>
    </w:p>
    <w:p w14:paraId="64A09E56" w14:textId="47E30A4C" w:rsidR="00B946BC" w:rsidRPr="00412DB5" w:rsidRDefault="00B946BC">
      <w:pPr>
        <w:pStyle w:val="CapitulosXXX"/>
      </w:pPr>
      <w:del w:id="1247" w:author="Elias De Moraes Fernandes" w:date="2016-03-10T18:28:00Z">
        <w:r w:rsidRPr="00D55C2C" w:rsidDel="00584869">
          <w:delText xml:space="preserve">Figura </w:delText>
        </w:r>
        <w:r w:rsidR="009F44F9" w:rsidRPr="00D55C2C" w:rsidDel="00584869">
          <w:delText>3</w:delText>
        </w:r>
        <w:r w:rsidDel="00584869">
          <w:delText xml:space="preserve"> </w:delText>
        </w:r>
      </w:del>
      <w:ins w:id="1248" w:author="Elias De Moraes Fernandes" w:date="2016-03-10T18:27:00Z">
        <w:r w:rsidR="00584869" w:rsidRPr="00584869">
          <w:t xml:space="preserve">Figura </w:t>
        </w:r>
        <w:r w:rsidR="00584869" w:rsidRPr="00584869">
          <w:rPr>
            <w:rPrChange w:id="1249" w:author="Elias De Moraes Fernandes" w:date="2016-03-10T18:27:00Z">
              <w:rPr/>
            </w:rPrChange>
          </w:rPr>
          <w:fldChar w:fldCharType="begin"/>
        </w:r>
        <w:r w:rsidR="00584869" w:rsidRPr="00584869">
          <w:instrText xml:space="preserve"> SEQ Figura \* ARABIC </w:instrText>
        </w:r>
      </w:ins>
      <w:r w:rsidR="00584869" w:rsidRPr="00584869">
        <w:rPr>
          <w:rPrChange w:id="1250" w:author="Elias De Moraes Fernandes" w:date="2016-03-10T18:27:00Z">
            <w:rPr/>
          </w:rPrChange>
        </w:rPr>
        <w:fldChar w:fldCharType="separate"/>
      </w:r>
      <w:ins w:id="1251" w:author="Elias De Moraes Fernandes" w:date="2016-03-15T00:12:00Z">
        <w:r w:rsidR="00CF0D48">
          <w:rPr>
            <w:noProof/>
          </w:rPr>
          <w:t>4</w:t>
        </w:r>
      </w:ins>
      <w:ins w:id="1252" w:author="Elias De Moraes Fernandes" w:date="2016-03-10T18:27:00Z">
        <w:r w:rsidR="00584869" w:rsidRPr="00584869">
          <w:rPr>
            <w:rPrChange w:id="1253" w:author="Elias De Moraes Fernandes" w:date="2016-03-10T18:27:00Z">
              <w:rPr/>
            </w:rPrChange>
          </w:rPr>
          <w:fldChar w:fldCharType="end"/>
        </w:r>
        <w:r w:rsidR="00584869">
          <w:t xml:space="preserve"> </w:t>
        </w:r>
      </w:ins>
      <w:r>
        <w:t>–</w:t>
      </w:r>
      <w:r w:rsidRPr="00412DB5">
        <w:t xml:space="preserve"> </w:t>
      </w:r>
      <w:r>
        <w:t xml:space="preserve">Nonda: Gameplay </w:t>
      </w:r>
    </w:p>
    <w:p w14:paraId="00E748A0" w14:textId="77777777" w:rsidR="00B946BC" w:rsidRPr="00412DB5" w:rsidRDefault="00B946BC">
      <w:pPr>
        <w:pStyle w:val="CapitulosXXX"/>
      </w:pPr>
      <w:r w:rsidRPr="00412DB5">
        <w:t>Fonte:</w:t>
      </w:r>
      <w:r>
        <w:t xml:space="preserve"> Autoria Própria</w:t>
      </w:r>
    </w:p>
    <w:p w14:paraId="43D9CD82" w14:textId="77777777" w:rsidR="00B946BC" w:rsidRDefault="00B946BC" w:rsidP="00B946BC">
      <w:pPr>
        <w:pStyle w:val="Style1"/>
        <w:numPr>
          <w:ilvl w:val="0"/>
          <w:numId w:val="0"/>
        </w:numPr>
        <w:ind w:left="851"/>
      </w:pPr>
    </w:p>
    <w:p w14:paraId="6CE44EDA" w14:textId="77777777" w:rsidR="00343C19" w:rsidRDefault="00343C19">
      <w:pPr>
        <w:rPr>
          <w:ins w:id="1254" w:author="Elias De Moraes Fernandes" w:date="2016-03-15T16:54:00Z"/>
          <w:rFonts w:ascii="Arial" w:eastAsia="Times New Roman" w:hAnsi="Arial" w:cs="Arial"/>
          <w:color w:val="000000"/>
          <w:sz w:val="24"/>
          <w:szCs w:val="24"/>
        </w:rPr>
      </w:pPr>
      <w:ins w:id="1255" w:author="Elias De Moraes Fernandes" w:date="2016-03-15T16:54:00Z">
        <w:r>
          <w:br w:type="page"/>
        </w:r>
      </w:ins>
    </w:p>
    <w:p w14:paraId="15ADD497" w14:textId="4DCA81D9" w:rsidR="00B946BC" w:rsidDel="001C2673" w:rsidRDefault="001F4994">
      <w:pPr>
        <w:pStyle w:val="StyleXXX"/>
        <w:rPr>
          <w:del w:id="1256" w:author="Elias De Moraes Fernandes" w:date="2016-03-11T16:54:00Z"/>
        </w:rPr>
        <w:pPrChange w:id="1257" w:author="Elias De Moraes Fernandes" w:date="2016-03-11T17:16:00Z">
          <w:pPr>
            <w:pStyle w:val="Style1"/>
            <w:numPr>
              <w:ilvl w:val="0"/>
              <w:numId w:val="0"/>
            </w:numPr>
            <w:ind w:left="993" w:firstLine="0"/>
          </w:pPr>
        </w:pPrChange>
      </w:pPr>
      <w:ins w:id="1258" w:author="Elias De Moraes Fernandes" w:date="2016-03-10T17:48:00Z">
        <w:r>
          <w:lastRenderedPageBreak/>
          <w:fldChar w:fldCharType="begin"/>
        </w:r>
        <w:r>
          <w:instrText xml:space="preserve"> REF _Ref445395434 \w \h </w:instrText>
        </w:r>
      </w:ins>
      <w:r w:rsidR="00FA5C82">
        <w:instrText xml:space="preserve"> \* MERGEFORMAT </w:instrText>
      </w:r>
      <w:r>
        <w:fldChar w:fldCharType="separate"/>
      </w:r>
      <w:ins w:id="1259" w:author="Elias De Moraes Fernandes" w:date="2016-03-15T00:12:00Z">
        <w:r w:rsidR="00CF0D48">
          <w:t>5.4.1</w:t>
        </w:r>
      </w:ins>
      <w:ins w:id="1260" w:author="Elias De Moraes Fernandes" w:date="2016-03-10T17:48:00Z">
        <w:r>
          <w:fldChar w:fldCharType="end"/>
        </w:r>
      </w:ins>
      <w:del w:id="1261" w:author="Elias De Moraes Fernandes" w:date="2016-03-10T17:48:00Z">
        <w:r w:rsidR="00B039E3" w:rsidDel="001F4994">
          <w:fldChar w:fldCharType="begin"/>
        </w:r>
        <w:r w:rsidR="00B039E3" w:rsidDel="001F4994">
          <w:delInstrText xml:space="preserve"> REF _Ref445305571 \w \h </w:delInstrText>
        </w:r>
      </w:del>
      <w:r w:rsidR="00FA5C82">
        <w:instrText xml:space="preserve"> \* MERGEFORMAT </w:instrText>
      </w:r>
      <w:del w:id="1262" w:author="Elias De Moraes Fernandes" w:date="2016-03-10T17:48:00Z">
        <w:r w:rsidR="00B039E3" w:rsidDel="001F4994">
          <w:fldChar w:fldCharType="separate"/>
        </w:r>
      </w:del>
      <w:del w:id="1263" w:author="Elias De Moraes Fernandes" w:date="2016-03-10T17:40:00Z">
        <w:r w:rsidR="003E3A5E" w:rsidDel="00133BB2">
          <w:delText>3.4.1</w:delText>
        </w:r>
      </w:del>
      <w:del w:id="1264" w:author="Elias De Moraes Fernandes" w:date="2016-03-10T17:48:00Z">
        <w:r w:rsidR="00B039E3" w:rsidDel="001F4994">
          <w:fldChar w:fldCharType="end"/>
        </w:r>
      </w:del>
      <w:r w:rsidR="00B039E3">
        <w:rPr>
          <w:b/>
        </w:rPr>
        <w:tab/>
      </w:r>
      <w:r w:rsidR="00B946BC" w:rsidRPr="000003C1">
        <w:rPr>
          <w:lang w:val="pt-BR"/>
          <w:rPrChange w:id="1265" w:author="Elias De Moraes Fernandes" w:date="2016-03-10T18:15:00Z">
            <w:rPr/>
          </w:rPrChange>
        </w:rPr>
        <w:t>Mecânica</w:t>
      </w:r>
      <w:r w:rsidR="00B946BC">
        <w:t xml:space="preserve"> do Jogo </w:t>
      </w:r>
    </w:p>
    <w:p w14:paraId="78F31672" w14:textId="77777777" w:rsidR="00115823" w:rsidRDefault="00115823">
      <w:pPr>
        <w:pStyle w:val="StyleXXX"/>
        <w:rPr>
          <w:ins w:id="1266" w:author="A" w:date="2016-03-10T15:04:00Z"/>
        </w:rPr>
        <w:pPrChange w:id="1267" w:author="Elias De Moraes Fernandes" w:date="2016-03-11T17:16:00Z">
          <w:pPr>
            <w:pStyle w:val="CapitulosXXX"/>
            <w:ind w:left="425" w:firstLine="1276"/>
          </w:pPr>
        </w:pPrChange>
      </w:pPr>
    </w:p>
    <w:p w14:paraId="3BC2ADEC" w14:textId="4FED8447" w:rsidR="00B946BC" w:rsidDel="00D03E5D" w:rsidRDefault="00B946BC">
      <w:pPr>
        <w:pStyle w:val="CapitulosXXX"/>
        <w:rPr>
          <w:del w:id="1268" w:author="Elias De Moraes Fernandes" w:date="2016-03-10T18:35:00Z"/>
        </w:rPr>
        <w:pPrChange w:id="1269" w:author="Elias De Moraes Fernandes" w:date="2016-03-15T21:40:00Z">
          <w:pPr>
            <w:pStyle w:val="CapitulosXXX"/>
            <w:ind w:left="425" w:firstLine="1276"/>
          </w:pPr>
        </w:pPrChange>
      </w:pPr>
      <w:r>
        <w:t xml:space="preserve">Atividade e Interatividade são dois conceitos que fundamenta o tópico anterior. De acordo com [Bruner, 1972], qualquer atividade lúdica envolve a interação com objetos concretos ou abstratos. </w:t>
      </w:r>
      <w:r w:rsidR="001544A0">
        <w:t xml:space="preserve">É cada parte do </w:t>
      </w:r>
      <w:r w:rsidR="001544A0" w:rsidRPr="001544A0">
        <w:rPr>
          <w:i/>
        </w:rPr>
        <w:t>gameplay</w:t>
      </w:r>
      <w:r w:rsidR="001544A0">
        <w:t xml:space="preserve"> individualmente. A mecânica do jogo Nonda é simples: apenas evitar que a comida ser devorada pelos inimigos, ou a habilidade de roubar tecnologia do inimigo quando atirar uma bomba ácida. Uma outra que terá no jogo é a capacidade de chegar até uma comida antes que ela desapareça da tela.</w:t>
      </w:r>
    </w:p>
    <w:p w14:paraId="7FA04EB6" w14:textId="77777777" w:rsidR="001544A0" w:rsidRDefault="001544A0">
      <w:pPr>
        <w:pStyle w:val="CapitulosXXX"/>
        <w:rPr>
          <w:ins w:id="1270" w:author="A" w:date="2016-03-10T15:04:00Z"/>
        </w:rPr>
        <w:pPrChange w:id="1271" w:author="Elias De Moraes Fernandes" w:date="2016-03-15T21:40:00Z">
          <w:pPr>
            <w:pStyle w:val="CapitulosXXX"/>
            <w:ind w:left="425" w:firstLine="1276"/>
          </w:pPr>
        </w:pPrChange>
      </w:pPr>
    </w:p>
    <w:p w14:paraId="5030BDED" w14:textId="77777777" w:rsidR="00115823" w:rsidRDefault="00115823">
      <w:pPr>
        <w:pStyle w:val="CapitulosXXX"/>
        <w:pPrChange w:id="1272" w:author="Elias De Moraes Fernandes" w:date="2016-03-15T21:40:00Z">
          <w:pPr>
            <w:pStyle w:val="CapitulosXXX"/>
            <w:ind w:left="425" w:firstLine="1276"/>
          </w:pPr>
        </w:pPrChange>
      </w:pPr>
    </w:p>
    <w:p w14:paraId="369714D8" w14:textId="358C12F6" w:rsidR="00B946BC" w:rsidDel="00D51153" w:rsidRDefault="001F4994">
      <w:pPr>
        <w:pStyle w:val="StyleXX"/>
        <w:rPr>
          <w:del w:id="1273" w:author="Elias De Moraes Fernandes" w:date="2016-03-11T17:02:00Z"/>
        </w:rPr>
        <w:pPrChange w:id="1274" w:author="Elias De Moraes Fernandes" w:date="2016-03-11T17:16:00Z">
          <w:pPr>
            <w:pStyle w:val="Style1"/>
            <w:numPr>
              <w:ilvl w:val="0"/>
              <w:numId w:val="0"/>
            </w:numPr>
            <w:ind w:left="0" w:firstLine="309"/>
          </w:pPr>
        </w:pPrChange>
      </w:pPr>
      <w:ins w:id="1275" w:author="Elias De Moraes Fernandes" w:date="2016-03-10T17:48:00Z">
        <w:r>
          <w:fldChar w:fldCharType="begin"/>
        </w:r>
        <w:r>
          <w:instrText xml:space="preserve"> REF _Ref445395449 \w \h </w:instrText>
        </w:r>
      </w:ins>
      <w:r w:rsidR="00FA5C82">
        <w:instrText xml:space="preserve"> \* MERGEFORMAT </w:instrText>
      </w:r>
      <w:r>
        <w:fldChar w:fldCharType="separate"/>
      </w:r>
      <w:ins w:id="1276" w:author="Elias De Moraes Fernandes" w:date="2016-03-15T00:12:00Z">
        <w:r w:rsidR="00CF0D48">
          <w:t>5.5</w:t>
        </w:r>
      </w:ins>
      <w:ins w:id="1277" w:author="Elias De Moraes Fernandes" w:date="2016-03-10T17:48:00Z">
        <w:r>
          <w:fldChar w:fldCharType="end"/>
        </w:r>
      </w:ins>
      <w:del w:id="1278" w:author="Elias De Moraes Fernandes" w:date="2016-03-10T17:48:00Z">
        <w:r w:rsidR="00B039E3" w:rsidDel="001F4994">
          <w:fldChar w:fldCharType="begin"/>
        </w:r>
        <w:r w:rsidR="00B039E3" w:rsidDel="001F4994">
          <w:delInstrText xml:space="preserve"> REF _Ref445305599 \w \h </w:delInstrText>
        </w:r>
      </w:del>
      <w:r w:rsidR="00FA5C82">
        <w:instrText xml:space="preserve"> \* MERGEFORMAT </w:instrText>
      </w:r>
      <w:del w:id="1279" w:author="Elias De Moraes Fernandes" w:date="2016-03-10T17:48:00Z">
        <w:r w:rsidR="00B039E3" w:rsidDel="001F4994">
          <w:fldChar w:fldCharType="separate"/>
        </w:r>
      </w:del>
      <w:del w:id="1280" w:author="Elias De Moraes Fernandes" w:date="2016-03-10T17:40:00Z">
        <w:r w:rsidR="003E3A5E" w:rsidDel="00133BB2">
          <w:delText>3.5</w:delText>
        </w:r>
      </w:del>
      <w:del w:id="1281" w:author="Elias De Moraes Fernandes" w:date="2016-03-10T17:48:00Z">
        <w:r w:rsidR="00B039E3" w:rsidDel="001F4994">
          <w:fldChar w:fldCharType="end"/>
        </w:r>
      </w:del>
      <w:r w:rsidR="00B039E3">
        <w:tab/>
      </w:r>
      <w:r w:rsidR="00B946BC">
        <w:t>Game Design</w:t>
      </w:r>
    </w:p>
    <w:p w14:paraId="585BAE0B" w14:textId="77777777" w:rsidR="00115823" w:rsidRDefault="00115823">
      <w:pPr>
        <w:pStyle w:val="StyleXX"/>
        <w:rPr>
          <w:ins w:id="1282" w:author="A" w:date="2016-03-10T15:04:00Z"/>
        </w:rPr>
        <w:pPrChange w:id="1283" w:author="Elias De Moraes Fernandes" w:date="2016-03-11T17:16:00Z">
          <w:pPr>
            <w:pStyle w:val="CapitulosXXX"/>
            <w:ind w:left="400" w:firstLine="1301"/>
          </w:pPr>
        </w:pPrChange>
      </w:pPr>
    </w:p>
    <w:p w14:paraId="5D0781B3" w14:textId="77777777" w:rsidR="00B946BC" w:rsidRDefault="00B946BC">
      <w:pPr>
        <w:pStyle w:val="CapitulosXX"/>
        <w:pPrChange w:id="1284" w:author="Elias De Moraes Fernandes" w:date="2016-03-11T18:08:00Z">
          <w:pPr>
            <w:pStyle w:val="CapitulosXXX"/>
            <w:ind w:left="400" w:firstLine="1301"/>
          </w:pPr>
        </w:pPrChange>
      </w:pPr>
      <w:r>
        <w:t xml:space="preserve">É o processo do jogo onde fica informa toda caraterística do jogo, incluindo controles, jogabilidade, interfaces, personagens, inimigos, fases e outros. </w:t>
      </w:r>
    </w:p>
    <w:p w14:paraId="0407AB10" w14:textId="77777777" w:rsidR="00B946BC" w:rsidRDefault="00B946BC" w:rsidP="00B946BC">
      <w:pPr>
        <w:pStyle w:val="Style1"/>
        <w:numPr>
          <w:ilvl w:val="0"/>
          <w:numId w:val="0"/>
        </w:numPr>
        <w:ind w:left="851"/>
      </w:pPr>
    </w:p>
    <w:p w14:paraId="353A4208" w14:textId="474C9F08" w:rsidR="00B946BC" w:rsidDel="00D51153" w:rsidRDefault="001F4994">
      <w:pPr>
        <w:pStyle w:val="StyleXXX"/>
        <w:rPr>
          <w:del w:id="1285" w:author="Elias De Moraes Fernandes" w:date="2016-03-11T17:03:00Z"/>
        </w:rPr>
        <w:pPrChange w:id="1286" w:author="Elias De Moraes Fernandes" w:date="2016-03-11T17:16:00Z">
          <w:pPr>
            <w:pStyle w:val="Style3"/>
            <w:numPr>
              <w:ilvl w:val="0"/>
              <w:numId w:val="0"/>
            </w:numPr>
            <w:ind w:left="993" w:firstLine="0"/>
          </w:pPr>
        </w:pPrChange>
      </w:pPr>
      <w:ins w:id="1287" w:author="Elias De Moraes Fernandes" w:date="2016-03-10T17:48:00Z">
        <w:r>
          <w:fldChar w:fldCharType="begin"/>
        </w:r>
        <w:r>
          <w:instrText xml:space="preserve"> REF _Ref445395461 \w \h </w:instrText>
        </w:r>
      </w:ins>
      <w:r w:rsidR="00FA5C82">
        <w:instrText xml:space="preserve"> \* MERGEFORMAT </w:instrText>
      </w:r>
      <w:r>
        <w:fldChar w:fldCharType="separate"/>
      </w:r>
      <w:ins w:id="1288" w:author="Elias De Moraes Fernandes" w:date="2016-03-15T00:12:00Z">
        <w:r w:rsidR="00CF0D48">
          <w:t>5.5.1</w:t>
        </w:r>
      </w:ins>
      <w:ins w:id="1289" w:author="Elias De Moraes Fernandes" w:date="2016-03-10T17:48:00Z">
        <w:r>
          <w:fldChar w:fldCharType="end"/>
        </w:r>
      </w:ins>
      <w:del w:id="1290" w:author="Elias De Moraes Fernandes" w:date="2016-03-10T17:48:00Z">
        <w:r w:rsidR="00C50759" w:rsidDel="001F4994">
          <w:fldChar w:fldCharType="begin"/>
        </w:r>
        <w:r w:rsidR="00C50759" w:rsidDel="001F4994">
          <w:delInstrText xml:space="preserve"> REF _Ref445305705 \w \h </w:delInstrText>
        </w:r>
      </w:del>
      <w:r w:rsidR="00FA5C82">
        <w:instrText xml:space="preserve"> \* MERGEFORMAT </w:instrText>
      </w:r>
      <w:del w:id="1291" w:author="Elias De Moraes Fernandes" w:date="2016-03-10T17:48:00Z">
        <w:r w:rsidR="00C50759" w:rsidDel="001F4994">
          <w:fldChar w:fldCharType="separate"/>
        </w:r>
      </w:del>
      <w:del w:id="1292" w:author="Elias De Moraes Fernandes" w:date="2016-03-10T17:40:00Z">
        <w:r w:rsidR="003E3A5E" w:rsidDel="00133BB2">
          <w:delText>3.5.1</w:delText>
        </w:r>
      </w:del>
      <w:del w:id="1293" w:author="Elias De Moraes Fernandes" w:date="2016-03-10T17:48:00Z">
        <w:r w:rsidR="00C50759" w:rsidDel="001F4994">
          <w:fldChar w:fldCharType="end"/>
        </w:r>
      </w:del>
      <w:r w:rsidR="00C50759">
        <w:rPr>
          <w:b/>
        </w:rPr>
        <w:tab/>
      </w:r>
      <w:r w:rsidR="00B946BC" w:rsidRPr="001F330A">
        <w:rPr>
          <w:lang w:val="pt-BR"/>
          <w:rPrChange w:id="1294" w:author="Elias De Moraes Fernandes" w:date="2016-03-10T18:09:00Z">
            <w:rPr/>
          </w:rPrChange>
        </w:rPr>
        <w:t>Personagem</w:t>
      </w:r>
    </w:p>
    <w:p w14:paraId="20B0FC17" w14:textId="15E7D832" w:rsidR="00115823" w:rsidRDefault="00D51153">
      <w:pPr>
        <w:pStyle w:val="StyleXXX"/>
        <w:rPr>
          <w:ins w:id="1295" w:author="A" w:date="2016-03-10T15:04:00Z"/>
        </w:rPr>
        <w:pPrChange w:id="1296" w:author="Elias De Moraes Fernandes" w:date="2016-03-11T17:16:00Z">
          <w:pPr>
            <w:pStyle w:val="CapitulosXXX"/>
            <w:ind w:firstLine="1701"/>
          </w:pPr>
        </w:pPrChange>
      </w:pPr>
      <w:ins w:id="1297" w:author="Elias De Moraes Fernandes" w:date="2016-03-11T17:03:00Z">
        <w:r>
          <w:tab/>
        </w:r>
      </w:ins>
    </w:p>
    <w:p w14:paraId="1703EFBF" w14:textId="77777777" w:rsidR="00B946BC" w:rsidRPr="002D5BC2" w:rsidRDefault="00B946BC">
      <w:pPr>
        <w:pStyle w:val="CapitulosXXX"/>
        <w:pPrChange w:id="1298" w:author="Elias De Moraes Fernandes" w:date="2016-03-15T21:40:00Z">
          <w:pPr>
            <w:pStyle w:val="CapitulosXXX"/>
            <w:ind w:firstLine="1701"/>
          </w:pPr>
        </w:pPrChange>
      </w:pPr>
      <w:r w:rsidRPr="002D5BC2">
        <w:t>Nonda tem 1 ano de idade, é uma minhoca (anelídeo), tem um tamanho padrão p</w:t>
      </w:r>
      <w:r>
        <w:t>a</w:t>
      </w:r>
      <w:r w:rsidRPr="002D5BC2">
        <w:t>ra uma minhoca.</w:t>
      </w:r>
    </w:p>
    <w:p w14:paraId="0D1126C4" w14:textId="77777777" w:rsidR="00B946BC" w:rsidRDefault="00B946BC">
      <w:pPr>
        <w:pStyle w:val="CapitulosXXX"/>
        <w:pPrChange w:id="1299" w:author="Elias De Moraes Fernandes" w:date="2016-03-15T21:40:00Z">
          <w:pPr>
            <w:pStyle w:val="CapitulosXXX"/>
            <w:ind w:firstLine="1701"/>
          </w:pPr>
        </w:pPrChange>
      </w:pP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p>
    <w:p w14:paraId="75CADB04" w14:textId="18F01D67" w:rsidR="00372B0E" w:rsidRDefault="00372B0E">
      <w:pPr>
        <w:pStyle w:val="CapitulosXXX"/>
        <w:pPrChange w:id="1300" w:author="Elias De Moraes Fernandes" w:date="2016-03-15T21:40:00Z">
          <w:pPr>
            <w:pStyle w:val="CapitulosXXX"/>
            <w:ind w:firstLine="2410"/>
          </w:pPr>
        </w:pPrChange>
      </w:pPr>
      <w:r>
        <w:rPr>
          <w:noProof/>
        </w:rPr>
        <w:drawing>
          <wp:inline distT="0" distB="0" distL="0" distR="0" wp14:anchorId="4847F88E" wp14:editId="5F215284">
            <wp:extent cx="3259455" cy="1972282"/>
            <wp:effectExtent l="0" t="0" r="0" b="9525"/>
            <wp:docPr id="17" name="Picture 17" descr="../Library/Mobile%20Documents/com~apple~CloudDocs/git-repos/Nonda/_Game_Design/defender/worm/_worm_walk_cy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418" cy="1977706"/>
                    </a:xfrm>
                    <a:prstGeom prst="rect">
                      <a:avLst/>
                    </a:prstGeom>
                    <a:noFill/>
                    <a:ln>
                      <a:noFill/>
                    </a:ln>
                  </pic:spPr>
                </pic:pic>
              </a:graphicData>
            </a:graphic>
          </wp:inline>
        </w:drawing>
      </w:r>
    </w:p>
    <w:p w14:paraId="5AC1D088" w14:textId="01F15420" w:rsidR="00372B0E" w:rsidRPr="00412DB5" w:rsidRDefault="00372B0E">
      <w:pPr>
        <w:pStyle w:val="CapitulosXXX"/>
      </w:pPr>
      <w:del w:id="1301" w:author="Elias De Moraes Fernandes" w:date="2016-03-10T18:28:00Z">
        <w:r w:rsidRPr="00B90351" w:rsidDel="00B90351">
          <w:delText xml:space="preserve">Figura </w:delText>
        </w:r>
        <w:r w:rsidR="009F44F9" w:rsidRPr="00B90351" w:rsidDel="00B90351">
          <w:delText>4</w:delText>
        </w:r>
        <w:r w:rsidRPr="00B90351" w:rsidDel="00B90351">
          <w:delText xml:space="preserve"> </w:delText>
        </w:r>
      </w:del>
      <w:ins w:id="1302" w:author="Elias De Moraes Fernandes" w:date="2016-03-10T18:28:00Z">
        <w:r w:rsidR="00B90351" w:rsidRPr="00B90351">
          <w:t xml:space="preserve">Figura </w:t>
        </w:r>
        <w:r w:rsidR="00B90351" w:rsidRPr="00B90351">
          <w:rPr>
            <w:rPrChange w:id="1303" w:author="Elias De Moraes Fernandes" w:date="2016-03-10T18:28:00Z">
              <w:rPr/>
            </w:rPrChange>
          </w:rPr>
          <w:fldChar w:fldCharType="begin"/>
        </w:r>
        <w:r w:rsidR="00B90351" w:rsidRPr="00B90351">
          <w:instrText xml:space="preserve"> SEQ Figura \* ARABIC </w:instrText>
        </w:r>
      </w:ins>
      <w:r w:rsidR="00B90351" w:rsidRPr="00B90351">
        <w:rPr>
          <w:rPrChange w:id="1304" w:author="Elias De Moraes Fernandes" w:date="2016-03-10T18:28:00Z">
            <w:rPr/>
          </w:rPrChange>
        </w:rPr>
        <w:fldChar w:fldCharType="separate"/>
      </w:r>
      <w:ins w:id="1305" w:author="Elias De Moraes Fernandes" w:date="2016-03-15T00:12:00Z">
        <w:r w:rsidR="00CF0D48">
          <w:rPr>
            <w:noProof/>
          </w:rPr>
          <w:t>5</w:t>
        </w:r>
      </w:ins>
      <w:ins w:id="1306" w:author="Elias De Moraes Fernandes" w:date="2016-03-10T18:28:00Z">
        <w:r w:rsidR="00B90351" w:rsidRPr="00B90351">
          <w:rPr>
            <w:rPrChange w:id="1307" w:author="Elias De Moraes Fernandes" w:date="2016-03-10T18:28:00Z">
              <w:rPr/>
            </w:rPrChange>
          </w:rPr>
          <w:fldChar w:fldCharType="end"/>
        </w:r>
        <w:r w:rsidR="00B90351">
          <w:t xml:space="preserve"> </w:t>
        </w:r>
      </w:ins>
      <w:r>
        <w:t>–</w:t>
      </w:r>
      <w:r w:rsidRPr="00412DB5">
        <w:t xml:space="preserve"> </w:t>
      </w:r>
      <w:r>
        <w:t>Personagem Nonda</w:t>
      </w:r>
    </w:p>
    <w:p w14:paraId="5869EA90" w14:textId="77777777" w:rsidR="00372B0E" w:rsidRPr="00412DB5" w:rsidRDefault="00372B0E">
      <w:pPr>
        <w:pStyle w:val="PargrafoparaIlustraes"/>
        <w:pPrChange w:id="1308" w:author="Elias De Moraes Fernandes" w:date="2016-03-15T16:55:00Z">
          <w:pPr>
            <w:pStyle w:val="CapitulosXXX"/>
          </w:pPr>
        </w:pPrChange>
      </w:pPr>
      <w:r w:rsidRPr="00412DB5">
        <w:t>Fonte:</w:t>
      </w:r>
      <w:r>
        <w:t xml:space="preserve"> Autoria Própria</w:t>
      </w:r>
    </w:p>
    <w:p w14:paraId="6608DF67" w14:textId="77777777" w:rsidR="00B946BC" w:rsidRDefault="00B946BC">
      <w:pPr>
        <w:pStyle w:val="CapitulosXXX"/>
        <w:rPr>
          <w:ins w:id="1309" w:author="A" w:date="2016-03-10T15:04:00Z"/>
        </w:rPr>
      </w:pPr>
    </w:p>
    <w:p w14:paraId="31140AD4" w14:textId="766BE114" w:rsidR="00115823" w:rsidRPr="005C1E94" w:rsidRDefault="005C1E94">
      <w:pPr>
        <w:pPrChange w:id="1310" w:author="Elias De Moraes Fernandes" w:date="2016-03-14T19:40:00Z">
          <w:pPr>
            <w:pStyle w:val="CapitulosXXX"/>
          </w:pPr>
        </w:pPrChange>
      </w:pPr>
      <w:ins w:id="1311" w:author="Elias De Moraes Fernandes" w:date="2016-03-14T19:40:00Z">
        <w:r>
          <w:br w:type="page"/>
        </w:r>
      </w:ins>
    </w:p>
    <w:p w14:paraId="7D6F6714" w14:textId="6023F0CF" w:rsidR="00B946BC" w:rsidDel="005C1E94" w:rsidRDefault="001F4994">
      <w:pPr>
        <w:pStyle w:val="StyleXXX"/>
        <w:rPr>
          <w:del w:id="1312" w:author="Elias De Moraes Fernandes" w:date="2016-03-14T19:40:00Z"/>
        </w:rPr>
        <w:pPrChange w:id="1313" w:author="Elias De Moraes Fernandes" w:date="2016-03-11T17:16:00Z">
          <w:pPr>
            <w:pStyle w:val="Style3"/>
            <w:numPr>
              <w:ilvl w:val="0"/>
              <w:numId w:val="0"/>
            </w:numPr>
            <w:ind w:left="0" w:firstLine="309"/>
          </w:pPr>
        </w:pPrChange>
      </w:pPr>
      <w:ins w:id="1314" w:author="Elias De Moraes Fernandes" w:date="2016-03-10T17:49:00Z">
        <w:r>
          <w:lastRenderedPageBreak/>
          <w:fldChar w:fldCharType="begin"/>
        </w:r>
        <w:r>
          <w:instrText xml:space="preserve"> REF _Ref445395481 \w \h </w:instrText>
        </w:r>
      </w:ins>
      <w:r w:rsidR="00D51153">
        <w:instrText xml:space="preserve"> \* MERGEFORMAT </w:instrText>
      </w:r>
      <w:r>
        <w:fldChar w:fldCharType="separate"/>
      </w:r>
      <w:ins w:id="1315" w:author="Elias De Moraes Fernandes" w:date="2016-03-15T00:12:00Z">
        <w:r w:rsidR="00CF0D48">
          <w:t>5.5.2</w:t>
        </w:r>
      </w:ins>
      <w:ins w:id="1316" w:author="Elias De Moraes Fernandes" w:date="2016-03-10T17:49:00Z">
        <w:r>
          <w:fldChar w:fldCharType="end"/>
        </w:r>
      </w:ins>
      <w:del w:id="1317" w:author="Elias De Moraes Fernandes" w:date="2016-03-10T17:49:00Z">
        <w:r w:rsidR="00C50759" w:rsidDel="001F4994">
          <w:fldChar w:fldCharType="begin"/>
        </w:r>
        <w:r w:rsidR="00C50759" w:rsidDel="001F4994">
          <w:delInstrText xml:space="preserve"> REF _Ref445305750 \w \h </w:delInstrText>
        </w:r>
      </w:del>
      <w:r w:rsidR="00D51153">
        <w:instrText xml:space="preserve"> \* MERGEFORMAT </w:instrText>
      </w:r>
      <w:del w:id="1318" w:author="Elias De Moraes Fernandes" w:date="2016-03-10T17:49:00Z">
        <w:r w:rsidR="00C50759" w:rsidDel="001F4994">
          <w:fldChar w:fldCharType="separate"/>
        </w:r>
      </w:del>
      <w:del w:id="1319" w:author="Elias De Moraes Fernandes" w:date="2016-03-10T17:40:00Z">
        <w:r w:rsidR="003E3A5E" w:rsidDel="00133BB2">
          <w:delText>3.5.2</w:delText>
        </w:r>
      </w:del>
      <w:del w:id="1320" w:author="Elias De Moraes Fernandes" w:date="2016-03-10T17:49:00Z">
        <w:r w:rsidR="00C50759" w:rsidDel="001F4994">
          <w:fldChar w:fldCharType="end"/>
        </w:r>
      </w:del>
      <w:r w:rsidR="00C50759">
        <w:rPr>
          <w:b/>
        </w:rPr>
        <w:tab/>
      </w:r>
      <w:r w:rsidR="00B946BC" w:rsidRPr="004F4499">
        <w:rPr>
          <w:lang w:val="pt-BR"/>
          <w:rPrChange w:id="1321" w:author="Elias De Moraes Fernandes" w:date="2016-03-10T18:09:00Z">
            <w:rPr/>
          </w:rPrChange>
        </w:rPr>
        <w:t>Controle</w:t>
      </w:r>
    </w:p>
    <w:p w14:paraId="32DF9822" w14:textId="77777777" w:rsidR="00115823" w:rsidRDefault="00115823">
      <w:pPr>
        <w:pStyle w:val="StyleXXX"/>
        <w:rPr>
          <w:ins w:id="1322" w:author="A" w:date="2016-03-10T15:04:00Z"/>
        </w:rPr>
        <w:pPrChange w:id="1323" w:author="Elias De Moraes Fernandes" w:date="2016-03-14T19:40:00Z">
          <w:pPr>
            <w:pStyle w:val="CapitulosXXX"/>
            <w:ind w:firstLine="1701"/>
          </w:pPr>
        </w:pPrChange>
      </w:pPr>
    </w:p>
    <w:p w14:paraId="299D920F" w14:textId="1CF91248" w:rsidR="00C70CC5" w:rsidRDefault="00C70CC5">
      <w:pPr>
        <w:pStyle w:val="CapitulosXXX"/>
        <w:rPr>
          <w:ins w:id="1324" w:author="Elias De Moraes Fernandes" w:date="2016-03-14T19:44:00Z"/>
        </w:rPr>
        <w:pPrChange w:id="1325" w:author="Elias De Moraes Fernandes" w:date="2016-03-15T21:40:00Z">
          <w:pPr>
            <w:pStyle w:val="StyleXXX"/>
          </w:pPr>
        </w:pPrChange>
      </w:pPr>
      <w:ins w:id="1326" w:author="Elias De Moraes Fernandes" w:date="2016-03-14T19:44:00Z">
        <w:r>
          <w:t>Do Personagem:</w:t>
        </w:r>
      </w:ins>
    </w:p>
    <w:p w14:paraId="195C39DA" w14:textId="29ED6320" w:rsidR="00832303" w:rsidRPr="00832303" w:rsidRDefault="00832303">
      <w:pPr>
        <w:pStyle w:val="CapitulosXXX"/>
        <w:rPr>
          <w:ins w:id="1327" w:author="Elias De Moraes Fernandes" w:date="2016-03-14T19:41:00Z"/>
        </w:rPr>
        <w:pPrChange w:id="1328" w:author="Elias De Moraes Fernandes" w:date="2016-03-15T21:40:00Z">
          <w:pPr>
            <w:pStyle w:val="StyleXXX"/>
          </w:pPr>
        </w:pPrChange>
      </w:pPr>
      <w:ins w:id="1329" w:author="Elias De Moraes Fernandes" w:date="2016-03-14T19:41:00Z">
        <w:r w:rsidRPr="00832303">
          <w:t xml:space="preserve">O personagem estará sempre se movendo, nunca parado. Para controlar, </w:t>
        </w:r>
        <w:r>
          <w:t xml:space="preserve">é necessário </w:t>
        </w:r>
        <w:r w:rsidRPr="00832303">
          <w:t>tocar na tela. Os controles disponíveis são:</w:t>
        </w:r>
      </w:ins>
    </w:p>
    <w:p w14:paraId="02242DAD" w14:textId="77777777" w:rsidR="00832303" w:rsidRPr="00832303" w:rsidRDefault="00832303">
      <w:pPr>
        <w:pStyle w:val="CapitulosXXX"/>
        <w:rPr>
          <w:ins w:id="1330" w:author="Elias De Moraes Fernandes" w:date="2016-03-14T19:41:00Z"/>
        </w:rPr>
        <w:pPrChange w:id="1331" w:author="Elias De Moraes Fernandes" w:date="2016-03-15T21:40:00Z">
          <w:pPr>
            <w:pStyle w:val="StyleXXX"/>
          </w:pPr>
        </w:pPrChange>
      </w:pPr>
      <w:ins w:id="1332" w:author="Elias De Moraes Fernandes" w:date="2016-03-14T19:41:00Z">
        <w:r w:rsidRPr="00832303">
          <w:t>Direcionais</w:t>
        </w:r>
      </w:ins>
    </w:p>
    <w:p w14:paraId="40F8F248" w14:textId="77777777" w:rsidR="00832303" w:rsidRPr="00832303" w:rsidRDefault="00832303">
      <w:pPr>
        <w:pStyle w:val="CapitulosXXX"/>
        <w:rPr>
          <w:ins w:id="1333" w:author="Elias De Moraes Fernandes" w:date="2016-03-14T19:41:00Z"/>
        </w:rPr>
        <w:pPrChange w:id="1334" w:author="Elias De Moraes Fernandes" w:date="2016-03-15T21:40:00Z">
          <w:pPr>
            <w:pStyle w:val="StyleXXX"/>
          </w:pPr>
        </w:pPrChange>
      </w:pPr>
      <w:ins w:id="1335" w:author="Elias De Moraes Fernandes" w:date="2016-03-14T19:41:00Z">
        <w:r w:rsidRPr="00832303">
          <w:t>•</w:t>
        </w:r>
        <w:r w:rsidRPr="00832303">
          <w:tab/>
          <w:t>Toque no lado oposto que o personagem está movendo para mudar direção.</w:t>
        </w:r>
      </w:ins>
    </w:p>
    <w:p w14:paraId="297382FC" w14:textId="77777777" w:rsidR="00832303" w:rsidRPr="00832303" w:rsidRDefault="00832303">
      <w:pPr>
        <w:pStyle w:val="CapitulosXXX"/>
        <w:rPr>
          <w:ins w:id="1336" w:author="Elias De Moraes Fernandes" w:date="2016-03-14T19:41:00Z"/>
        </w:rPr>
        <w:pPrChange w:id="1337" w:author="Elias De Moraes Fernandes" w:date="2016-03-15T21:40:00Z">
          <w:pPr>
            <w:pStyle w:val="StyleXXX"/>
          </w:pPr>
        </w:pPrChange>
      </w:pPr>
      <w:ins w:id="1338" w:author="Elias De Moraes Fernandes" w:date="2016-03-14T19:41:00Z">
        <w:r w:rsidRPr="00832303">
          <w:t>•</w:t>
        </w:r>
        <w:r w:rsidRPr="00832303">
          <w:tab/>
          <w:t>Correr: tocar no mesmo lado que personagem está movendo.</w:t>
        </w:r>
      </w:ins>
    </w:p>
    <w:p w14:paraId="4F74CB52" w14:textId="77777777" w:rsidR="00832303" w:rsidRPr="00832303" w:rsidRDefault="00832303">
      <w:pPr>
        <w:pStyle w:val="CapitulosXXX"/>
        <w:rPr>
          <w:ins w:id="1339" w:author="Elias De Moraes Fernandes" w:date="2016-03-14T19:41:00Z"/>
        </w:rPr>
        <w:pPrChange w:id="1340" w:author="Elias De Moraes Fernandes" w:date="2016-03-15T21:40:00Z">
          <w:pPr>
            <w:pStyle w:val="StyleXXX"/>
          </w:pPr>
        </w:pPrChange>
      </w:pPr>
      <w:ins w:id="1341" w:author="Elias De Moraes Fernandes" w:date="2016-03-14T19:41:00Z">
        <w:r w:rsidRPr="00832303">
          <w:t>•</w:t>
        </w:r>
        <w:r w:rsidRPr="00832303">
          <w:tab/>
          <w:t>Cima (Tocar acima do personagem para pular – quando tiver inimigo próximo ou pular de uma plataforma para outra)</w:t>
        </w:r>
      </w:ins>
    </w:p>
    <w:p w14:paraId="4EA8F775" w14:textId="77777777" w:rsidR="00832303" w:rsidRPr="00832303" w:rsidRDefault="00832303">
      <w:pPr>
        <w:pStyle w:val="CapitulosXXX"/>
        <w:rPr>
          <w:ins w:id="1342" w:author="Elias De Moraes Fernandes" w:date="2016-03-14T19:41:00Z"/>
        </w:rPr>
        <w:pPrChange w:id="1343" w:author="Elias De Moraes Fernandes" w:date="2016-03-15T21:40:00Z">
          <w:pPr>
            <w:pStyle w:val="StyleXXX"/>
          </w:pPr>
        </w:pPrChange>
      </w:pPr>
      <w:ins w:id="1344" w:author="Elias De Moraes Fernandes" w:date="2016-03-14T19:41:00Z">
        <w:r w:rsidRPr="00832303">
          <w:t>•</w:t>
        </w:r>
        <w:r w:rsidRPr="00832303">
          <w:tab/>
          <w:t>Toque (várias vezes) em cima do inimigo para dar dano (Se Nonda tiver com bomba ácida, será lançada logo em seguida)</w:t>
        </w:r>
      </w:ins>
    </w:p>
    <w:p w14:paraId="35D2635A" w14:textId="25D2A806" w:rsidR="00B946BC" w:rsidRPr="009018F1" w:rsidDel="00832303" w:rsidRDefault="00DE0405">
      <w:pPr>
        <w:pStyle w:val="CapitulosXXX"/>
        <w:rPr>
          <w:del w:id="1345" w:author="Elias De Moraes Fernandes" w:date="2016-03-14T19:41:00Z"/>
        </w:rPr>
        <w:pPrChange w:id="1346" w:author="Elias De Moraes Fernandes" w:date="2016-03-15T21:40:00Z">
          <w:pPr>
            <w:pStyle w:val="CapitulosXXX"/>
            <w:ind w:firstLine="1701"/>
          </w:pPr>
        </w:pPrChange>
      </w:pPr>
      <w:ins w:id="1347" w:author="Elias De Moraes Fernandes" w:date="2016-03-15T16:59:00Z">
        <w:r>
          <w:tab/>
        </w:r>
      </w:ins>
      <w:del w:id="1348" w:author="Elias De Moraes Fernandes" w:date="2016-03-14T19:41:00Z">
        <w:r w:rsidR="00B946BC" w:rsidRPr="009018F1" w:rsidDel="00832303">
          <w:delText>Do Personagem:</w:delText>
        </w:r>
      </w:del>
    </w:p>
    <w:p w14:paraId="633A3B8D" w14:textId="362B808B" w:rsidR="00B946BC" w:rsidRPr="007241B4" w:rsidDel="00832303" w:rsidRDefault="00B946BC">
      <w:pPr>
        <w:pStyle w:val="CapitulosXXX"/>
        <w:rPr>
          <w:del w:id="1349" w:author="Elias De Moraes Fernandes" w:date="2016-03-14T19:41:00Z"/>
        </w:rPr>
        <w:pPrChange w:id="1350" w:author="Elias De Moraes Fernandes" w:date="2016-03-15T21:40:00Z">
          <w:pPr>
            <w:pStyle w:val="CapitulosXXX"/>
            <w:ind w:firstLine="1701"/>
          </w:pPr>
        </w:pPrChange>
      </w:pPr>
      <w:del w:id="1351" w:author="Elias De Moraes Fernandes" w:date="2016-03-14T19:41:00Z">
        <w:r w:rsidRPr="007241B4" w:rsidDel="00832303">
          <w:delText>O personagem é controlado através de toques na tela. Os movimentos disponíveis são:</w:delText>
        </w:r>
      </w:del>
    </w:p>
    <w:p w14:paraId="4C0B717B" w14:textId="17C3B99A" w:rsidR="00B946BC" w:rsidRPr="007241B4" w:rsidDel="00832303" w:rsidRDefault="00B946BC">
      <w:pPr>
        <w:pStyle w:val="CapitulosXXX"/>
        <w:rPr>
          <w:del w:id="1352" w:author="Elias De Moraes Fernandes" w:date="2016-03-14T19:41:00Z"/>
        </w:rPr>
        <w:pPrChange w:id="1353" w:author="Elias De Moraes Fernandes" w:date="2016-03-15T21:40:00Z">
          <w:pPr>
            <w:pStyle w:val="CapitulosXXX"/>
            <w:ind w:firstLine="1701"/>
          </w:pPr>
        </w:pPrChange>
      </w:pPr>
      <w:del w:id="1354" w:author="Elias De Moraes Fernandes" w:date="2016-03-14T19:41:00Z">
        <w:r w:rsidRPr="007241B4" w:rsidDel="00832303">
          <w:delText>Direcionais</w:delText>
        </w:r>
      </w:del>
    </w:p>
    <w:p w14:paraId="6E0D4CAE" w14:textId="192E08B4" w:rsidR="00B946BC" w:rsidRPr="007241B4" w:rsidDel="00832303" w:rsidRDefault="00B946BC">
      <w:pPr>
        <w:pStyle w:val="CapitulosXXX"/>
        <w:rPr>
          <w:del w:id="1355" w:author="Elias De Moraes Fernandes" w:date="2016-03-14T19:41:00Z"/>
        </w:rPr>
        <w:pPrChange w:id="1356" w:author="Elias De Moraes Fernandes" w:date="2016-03-15T21:40:00Z">
          <w:pPr>
            <w:pStyle w:val="CapitulosXXX"/>
            <w:ind w:left="708" w:firstLine="1701"/>
          </w:pPr>
        </w:pPrChange>
      </w:pPr>
      <w:del w:id="1357" w:author="Elias De Moraes Fernandes" w:date="2016-03-14T19:41:00Z">
        <w:r w:rsidRPr="007241B4" w:rsidDel="00832303">
          <w:delText>•</w:delText>
        </w:r>
        <w:r w:rsidRPr="007241B4" w:rsidDel="00832303">
          <w:tab/>
          <w:delText>Esquerda (Tocar lado esquerdo da Tela)</w:delText>
        </w:r>
        <w:r w:rsidR="00BC6F46" w:rsidDel="00832303">
          <w:delText xml:space="preserve"> ou </w:delText>
        </w:r>
      </w:del>
    </w:p>
    <w:p w14:paraId="0F43969E" w14:textId="324D7F01" w:rsidR="00B946BC" w:rsidRPr="007241B4" w:rsidDel="00832303" w:rsidRDefault="00B946BC">
      <w:pPr>
        <w:pStyle w:val="CapitulosXXX"/>
        <w:rPr>
          <w:del w:id="1358" w:author="Elias De Moraes Fernandes" w:date="2016-03-14T19:41:00Z"/>
        </w:rPr>
        <w:pPrChange w:id="1359" w:author="Elias De Moraes Fernandes" w:date="2016-03-15T21:40:00Z">
          <w:pPr>
            <w:pStyle w:val="CapitulosXXX"/>
            <w:ind w:left="708" w:firstLine="1701"/>
          </w:pPr>
        </w:pPrChange>
      </w:pPr>
      <w:del w:id="1360" w:author="Elias De Moraes Fernandes" w:date="2016-03-14T19:41:00Z">
        <w:r w:rsidRPr="007241B4" w:rsidDel="00832303">
          <w:delText>•</w:delText>
        </w:r>
        <w:r w:rsidRPr="007241B4" w:rsidDel="00832303">
          <w:tab/>
          <w:delText>Direita (Tocar lado direito da Tela)</w:delText>
        </w:r>
      </w:del>
    </w:p>
    <w:p w14:paraId="2EF5D1FD" w14:textId="4FEB5BC8" w:rsidR="00B946BC" w:rsidRPr="007241B4" w:rsidDel="00832303" w:rsidRDefault="00B946BC">
      <w:pPr>
        <w:pStyle w:val="CapitulosXXX"/>
        <w:rPr>
          <w:del w:id="1361" w:author="Elias De Moraes Fernandes" w:date="2016-03-14T19:41:00Z"/>
        </w:rPr>
        <w:pPrChange w:id="1362" w:author="Elias De Moraes Fernandes" w:date="2016-03-15T21:40:00Z">
          <w:pPr>
            <w:pStyle w:val="CapitulosXXX"/>
            <w:ind w:left="708" w:firstLine="1701"/>
          </w:pPr>
        </w:pPrChange>
      </w:pPr>
      <w:del w:id="1363" w:author="Elias De Moraes Fernandes" w:date="2016-03-14T19:41:00Z">
        <w:r w:rsidRPr="007241B4" w:rsidDel="00832303">
          <w:delText>•Cima (Deslizar para cima, lado esquerdo ou direito da Tela)</w:delText>
        </w:r>
      </w:del>
    </w:p>
    <w:p w14:paraId="46DC17E8" w14:textId="132CF0B5" w:rsidR="00115823" w:rsidDel="00832303" w:rsidRDefault="00115823">
      <w:pPr>
        <w:pStyle w:val="CapitulosXXX"/>
        <w:rPr>
          <w:ins w:id="1364" w:author="A" w:date="2016-03-10T15:04:00Z"/>
          <w:del w:id="1365" w:author="Elias De Moraes Fernandes" w:date="2016-03-14T19:41:00Z"/>
        </w:rPr>
        <w:pPrChange w:id="1366" w:author="Elias De Moraes Fernandes" w:date="2016-03-15T21:40:00Z">
          <w:pPr>
            <w:pStyle w:val="CapitulosXXX"/>
            <w:ind w:left="708" w:firstLine="1701"/>
          </w:pPr>
        </w:pPrChange>
      </w:pPr>
    </w:p>
    <w:p w14:paraId="27859F4B" w14:textId="31235465" w:rsidR="00B946BC" w:rsidRPr="007241B4" w:rsidDel="00832303" w:rsidRDefault="00B946BC">
      <w:pPr>
        <w:pStyle w:val="CapitulosXXX"/>
        <w:rPr>
          <w:del w:id="1367" w:author="Elias De Moraes Fernandes" w:date="2016-03-14T19:41:00Z"/>
        </w:rPr>
        <w:pPrChange w:id="1368" w:author="Elias De Moraes Fernandes" w:date="2016-03-15T21:40:00Z">
          <w:pPr>
            <w:pStyle w:val="CapitulosXXX"/>
            <w:ind w:left="708" w:firstLine="1701"/>
          </w:pPr>
        </w:pPrChange>
      </w:pPr>
      <w:del w:id="1369" w:author="Elias De Moraes Fernandes" w:date="2016-03-14T19:41:00Z">
        <w:r w:rsidRPr="007241B4" w:rsidDel="00832303">
          <w:delText>Especiais</w:delText>
        </w:r>
      </w:del>
    </w:p>
    <w:p w14:paraId="4C3CC58E" w14:textId="76DB9D13" w:rsidR="00B946BC" w:rsidRPr="007241B4" w:rsidDel="00832303" w:rsidRDefault="00B946BC">
      <w:pPr>
        <w:pStyle w:val="CapitulosXXX"/>
        <w:rPr>
          <w:del w:id="1370" w:author="Elias De Moraes Fernandes" w:date="2016-03-14T19:41:00Z"/>
        </w:rPr>
        <w:pPrChange w:id="1371" w:author="Elias De Moraes Fernandes" w:date="2016-03-15T21:40:00Z">
          <w:pPr>
            <w:pStyle w:val="CapitulosXXX"/>
            <w:ind w:left="708" w:firstLine="1701"/>
          </w:pPr>
        </w:pPrChange>
      </w:pPr>
      <w:del w:id="1372" w:author="Elias De Moraes Fernandes" w:date="2016-03-14T19:41:00Z">
        <w:r w:rsidDel="00832303">
          <w:delText>•</w:delText>
        </w:r>
        <w:r w:rsidDel="00832303">
          <w:tab/>
          <w:delText>D</w:delText>
        </w:r>
        <w:r w:rsidRPr="007241B4" w:rsidDel="00832303">
          <w:delText>uplo toque em cima do inimigo (para Nonda lançar Bomba Ácida</w:delText>
        </w:r>
      </w:del>
    </w:p>
    <w:p w14:paraId="5273B319" w14:textId="0E6A7AA4" w:rsidR="00B946BC" w:rsidRPr="007241B4" w:rsidDel="00832303" w:rsidRDefault="00B946BC">
      <w:pPr>
        <w:pStyle w:val="CapitulosXXX"/>
        <w:rPr>
          <w:del w:id="1373" w:author="Elias De Moraes Fernandes" w:date="2016-03-14T19:41:00Z"/>
        </w:rPr>
        <w:pPrChange w:id="1374" w:author="Elias De Moraes Fernandes" w:date="2016-03-15T21:40:00Z">
          <w:pPr>
            <w:pStyle w:val="CapitulosXXX"/>
            <w:ind w:firstLine="1701"/>
          </w:pPr>
        </w:pPrChange>
      </w:pPr>
      <w:del w:id="1375" w:author="Elias De Moraes Fernandes" w:date="2016-03-14T19:41:00Z">
        <w:r w:rsidRPr="007241B4" w:rsidDel="00832303">
          <w:delText>Controles Externos (</w:delText>
        </w:r>
        <w:r w:rsidRPr="00F01BA0" w:rsidDel="00832303">
          <w:rPr>
            <w:i/>
          </w:rPr>
          <w:delText>AutoPlay</w:delText>
        </w:r>
        <w:r w:rsidRPr="007241B4" w:rsidDel="00832303">
          <w:delText>)</w:delText>
        </w:r>
      </w:del>
    </w:p>
    <w:p w14:paraId="3BAAB01B" w14:textId="124FC599" w:rsidR="00B946BC" w:rsidDel="00832303" w:rsidRDefault="00B946BC">
      <w:pPr>
        <w:pStyle w:val="CapitulosXXX"/>
        <w:rPr>
          <w:del w:id="1376" w:author="Elias De Moraes Fernandes" w:date="2016-03-14T19:41:00Z"/>
        </w:rPr>
        <w:pPrChange w:id="1377" w:author="Elias De Moraes Fernandes" w:date="2016-03-15T21:40:00Z">
          <w:pPr>
            <w:pStyle w:val="CapitulosXXX"/>
            <w:ind w:firstLine="1701"/>
          </w:pPr>
        </w:pPrChange>
      </w:pPr>
      <w:del w:id="1378" w:author="Elias De Moraes Fernandes" w:date="2016-03-14T19:41:00Z">
        <w:r w:rsidRPr="007241B4" w:rsidDel="00832303">
          <w:delText>O jogo vai contar com uma mão (da Professora Ana) para que possa jogar novos alimentos dentro da caixa.</w:delText>
        </w:r>
      </w:del>
    </w:p>
    <w:p w14:paraId="1E32D679" w14:textId="77777777" w:rsidR="00B946BC" w:rsidRDefault="00B946BC">
      <w:pPr>
        <w:pStyle w:val="CapitulosXXX"/>
        <w:pPrChange w:id="1379" w:author="Elias De Moraes Fernandes" w:date="2016-03-15T21:40:00Z">
          <w:pPr>
            <w:pStyle w:val="CapitulosXXX"/>
            <w:ind w:firstLine="1701"/>
          </w:pPr>
        </w:pPrChange>
      </w:pPr>
      <w:r>
        <w:t>Do inimigo:</w:t>
      </w:r>
    </w:p>
    <w:p w14:paraId="1F5AB18E" w14:textId="0D6A6EC3" w:rsidR="00B946BC" w:rsidRPr="007241B4" w:rsidDel="003D2A3E" w:rsidRDefault="00DE0405">
      <w:pPr>
        <w:pStyle w:val="CapitulosXXX"/>
        <w:rPr>
          <w:del w:id="1380" w:author="Elias De Moraes Fernandes" w:date="2016-03-10T23:58:00Z"/>
        </w:rPr>
        <w:pPrChange w:id="1381" w:author="Elias De Moraes Fernandes" w:date="2016-03-15T21:40:00Z">
          <w:pPr>
            <w:pStyle w:val="CapitulosXXX"/>
            <w:ind w:firstLine="1701"/>
          </w:pPr>
        </w:pPrChange>
      </w:pPr>
      <w:ins w:id="1382" w:author="Elias De Moraes Fernandes" w:date="2016-03-15T16:59:00Z">
        <w:r w:rsidRPr="00832303">
          <w:t>•</w:t>
        </w:r>
        <w:r w:rsidRPr="00832303">
          <w:tab/>
        </w:r>
      </w:ins>
      <w:r w:rsidR="00B946BC">
        <w:t>Serão randômicos conforme a especialidade de cada um.</w:t>
      </w:r>
    </w:p>
    <w:p w14:paraId="282E8A13" w14:textId="7F05FD67" w:rsidR="00B946BC" w:rsidRDefault="00B946BC">
      <w:pPr>
        <w:pStyle w:val="CapitulosXXX"/>
        <w:pPrChange w:id="1383" w:author="Elias De Moraes Fernandes" w:date="2016-03-15T21:40:00Z">
          <w:pPr>
            <w:pStyle w:val="Style1"/>
            <w:numPr>
              <w:ilvl w:val="0"/>
              <w:numId w:val="0"/>
            </w:numPr>
            <w:ind w:left="0" w:firstLine="0"/>
          </w:pPr>
        </w:pPrChange>
      </w:pPr>
    </w:p>
    <w:p w14:paraId="235A8447" w14:textId="77777777" w:rsidR="00A90616" w:rsidRDefault="00A90616" w:rsidP="007D161D">
      <w:pPr>
        <w:pStyle w:val="Style1"/>
        <w:numPr>
          <w:ilvl w:val="0"/>
          <w:numId w:val="0"/>
        </w:numPr>
      </w:pPr>
    </w:p>
    <w:p w14:paraId="3BDEC7D4" w14:textId="114057BC" w:rsidR="003D2A3E" w:rsidRDefault="001F4994">
      <w:pPr>
        <w:pStyle w:val="StyleXX"/>
        <w:pPrChange w:id="1384" w:author="Elias De Moraes Fernandes" w:date="2016-03-11T17:16:00Z">
          <w:pPr>
            <w:pStyle w:val="Style3"/>
            <w:numPr>
              <w:ilvl w:val="0"/>
              <w:numId w:val="0"/>
            </w:numPr>
            <w:ind w:left="142" w:firstLine="284"/>
          </w:pPr>
        </w:pPrChange>
      </w:pPr>
      <w:ins w:id="1385" w:author="Elias De Moraes Fernandes" w:date="2016-03-10T17:49:00Z">
        <w:r>
          <w:fldChar w:fldCharType="begin"/>
        </w:r>
        <w:r>
          <w:instrText xml:space="preserve"> REF _Ref445395492 \w \h </w:instrText>
        </w:r>
      </w:ins>
      <w:r w:rsidR="00D51153">
        <w:instrText xml:space="preserve"> \* MERGEFORMAT </w:instrText>
      </w:r>
      <w:r>
        <w:fldChar w:fldCharType="separate"/>
      </w:r>
      <w:ins w:id="1386" w:author="Elias De Moraes Fernandes" w:date="2016-03-15T00:12:00Z">
        <w:r w:rsidR="00CF0D48">
          <w:t>5.6</w:t>
        </w:r>
      </w:ins>
      <w:ins w:id="1387" w:author="Elias De Moraes Fernandes" w:date="2016-03-10T17:49:00Z">
        <w:r>
          <w:fldChar w:fldCharType="end"/>
        </w:r>
      </w:ins>
      <w:del w:id="1388" w:author="Elias De Moraes Fernandes" w:date="2016-03-10T17:49:00Z">
        <w:r w:rsidR="00A33C57" w:rsidDel="001F4994">
          <w:fldChar w:fldCharType="begin"/>
        </w:r>
        <w:r w:rsidR="00A33C57" w:rsidDel="001F4994">
          <w:delInstrText xml:space="preserve"> REF _Ref445305767 \w \h </w:delInstrText>
        </w:r>
      </w:del>
      <w:r w:rsidR="00D51153">
        <w:instrText xml:space="preserve"> \* MERGEFORMAT </w:instrText>
      </w:r>
      <w:del w:id="1389" w:author="Elias De Moraes Fernandes" w:date="2016-03-10T17:49:00Z">
        <w:r w:rsidR="00A33C57" w:rsidDel="001F4994">
          <w:fldChar w:fldCharType="separate"/>
        </w:r>
      </w:del>
      <w:del w:id="1390" w:author="Elias De Moraes Fernandes" w:date="2016-03-10T17:40:00Z">
        <w:r w:rsidR="003E3A5E" w:rsidDel="00133BB2">
          <w:delText>3.5.3</w:delText>
        </w:r>
      </w:del>
      <w:del w:id="1391" w:author="Elias De Moraes Fernandes" w:date="2016-03-10T17:49:00Z">
        <w:r w:rsidR="00A33C57" w:rsidDel="001F4994">
          <w:fldChar w:fldCharType="end"/>
        </w:r>
      </w:del>
      <w:r w:rsidR="00A33C57">
        <w:tab/>
      </w:r>
      <w:r w:rsidR="00B946BC">
        <w:t>Interface</w:t>
      </w:r>
    </w:p>
    <w:p w14:paraId="208D6787" w14:textId="77777777" w:rsidR="00B946BC" w:rsidRDefault="00B946BC">
      <w:pPr>
        <w:pStyle w:val="CapitulosXX"/>
        <w:pPrChange w:id="1392" w:author="Elias De Moraes Fernandes" w:date="2016-03-11T18:08:00Z">
          <w:pPr>
            <w:pStyle w:val="CapitulosXXX"/>
            <w:ind w:firstLine="1701"/>
          </w:pPr>
        </w:pPrChange>
      </w:pPr>
      <w:r>
        <w:t xml:space="preserve">Na interface, o foco é no HUD – </w:t>
      </w:r>
      <w:r w:rsidRPr="00F01BA0">
        <w:rPr>
          <w:i/>
        </w:rPr>
        <w:t xml:space="preserve">head-up </w:t>
      </w:r>
      <w:r w:rsidRPr="00AB0A1B">
        <w:rPr>
          <w:i/>
        </w:rPr>
        <w:t>display</w:t>
      </w:r>
      <w:r>
        <w:t xml:space="preserve">, termo utilizado para visualizar todos os elementos de interesse do jogador, tais como barra de progresso, tempo restante, quantidade de vidas, pontuações, indicações de localidade para atacar etc – do jogo. </w:t>
      </w:r>
    </w:p>
    <w:p w14:paraId="6BC9710B" w14:textId="77777777" w:rsidR="00B946BC" w:rsidRDefault="00B946BC">
      <w:pPr>
        <w:pStyle w:val="CapitulosXXX"/>
      </w:pPr>
      <w:r>
        <w:rPr>
          <w:noProof/>
        </w:rPr>
        <w:drawing>
          <wp:inline distT="0" distB="0" distL="0" distR="0" wp14:anchorId="5C9C71E5" wp14:editId="78CA3C13">
            <wp:extent cx="5750560" cy="3241040"/>
            <wp:effectExtent l="0" t="0" r="0" b="10160"/>
            <wp:docPr id="9" name="Picture 9" descr="../Library/Mobile%20Documents/com~apple~CloudDocs/git-repos/Nonda/_Level_Design/assets/02Level_01_update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3241040"/>
                    </a:xfrm>
                    <a:prstGeom prst="rect">
                      <a:avLst/>
                    </a:prstGeom>
                    <a:noFill/>
                    <a:ln>
                      <a:noFill/>
                    </a:ln>
                  </pic:spPr>
                </pic:pic>
              </a:graphicData>
            </a:graphic>
          </wp:inline>
        </w:drawing>
      </w:r>
    </w:p>
    <w:p w14:paraId="2A02AC62" w14:textId="629A1E6B" w:rsidR="00B946BC" w:rsidRPr="00412DB5" w:rsidRDefault="00B946BC">
      <w:pPr>
        <w:pStyle w:val="CapitulosXXX"/>
      </w:pPr>
      <w:del w:id="1393" w:author="Elias De Moraes Fernandes" w:date="2016-03-10T18:28:00Z">
        <w:r w:rsidRPr="008B0379" w:rsidDel="008B0379">
          <w:delText xml:space="preserve">Figura </w:delText>
        </w:r>
        <w:r w:rsidR="009F44F9" w:rsidRPr="008B0379" w:rsidDel="008B0379">
          <w:delText>5</w:delText>
        </w:r>
        <w:r w:rsidRPr="008B0379" w:rsidDel="008B0379">
          <w:delText xml:space="preserve"> </w:delText>
        </w:r>
      </w:del>
      <w:ins w:id="1394" w:author="Elias De Moraes Fernandes" w:date="2016-03-10T18:28:00Z">
        <w:r w:rsidR="008B0379" w:rsidRPr="008B0379">
          <w:t xml:space="preserve">Figura </w:t>
        </w:r>
        <w:r w:rsidR="008B0379" w:rsidRPr="008B0379">
          <w:rPr>
            <w:rPrChange w:id="1395" w:author="Elias De Moraes Fernandes" w:date="2016-03-10T18:29:00Z">
              <w:rPr/>
            </w:rPrChange>
          </w:rPr>
          <w:fldChar w:fldCharType="begin"/>
        </w:r>
        <w:r w:rsidR="008B0379" w:rsidRPr="008B0379">
          <w:instrText xml:space="preserve"> SEQ Figura \* ARABIC </w:instrText>
        </w:r>
      </w:ins>
      <w:r w:rsidR="008B0379" w:rsidRPr="008B0379">
        <w:rPr>
          <w:rPrChange w:id="1396" w:author="Elias De Moraes Fernandes" w:date="2016-03-10T18:29:00Z">
            <w:rPr/>
          </w:rPrChange>
        </w:rPr>
        <w:fldChar w:fldCharType="separate"/>
      </w:r>
      <w:ins w:id="1397" w:author="Elias De Moraes Fernandes" w:date="2016-03-15T00:12:00Z">
        <w:r w:rsidR="00CF0D48">
          <w:rPr>
            <w:noProof/>
          </w:rPr>
          <w:t>6</w:t>
        </w:r>
      </w:ins>
      <w:ins w:id="1398" w:author="Elias De Moraes Fernandes" w:date="2016-03-10T18:28:00Z">
        <w:r w:rsidR="008B0379" w:rsidRPr="008B0379">
          <w:rPr>
            <w:rPrChange w:id="1399" w:author="Elias De Moraes Fernandes" w:date="2016-03-10T18:29:00Z">
              <w:rPr/>
            </w:rPrChange>
          </w:rPr>
          <w:fldChar w:fldCharType="end"/>
        </w:r>
        <w:r w:rsidR="008B0379">
          <w:t xml:space="preserve"> </w:t>
        </w:r>
      </w:ins>
      <w:r>
        <w:t>–</w:t>
      </w:r>
      <w:r w:rsidRPr="00412DB5">
        <w:t xml:space="preserve"> </w:t>
      </w:r>
      <w:r>
        <w:t>Nonda: HUD – Posicionamento do UI</w:t>
      </w:r>
    </w:p>
    <w:p w14:paraId="439BE8F8" w14:textId="77777777" w:rsidR="00B946BC" w:rsidRPr="00412DB5" w:rsidDel="00D51153" w:rsidRDefault="00B946BC">
      <w:pPr>
        <w:pStyle w:val="PargrafoparaIlustraes"/>
        <w:rPr>
          <w:del w:id="1400" w:author="Elias De Moraes Fernandes" w:date="2016-03-11T17:04:00Z"/>
        </w:rPr>
        <w:pPrChange w:id="1401" w:author="Elias De Moraes Fernandes" w:date="2016-03-14T19:48:00Z">
          <w:pPr>
            <w:pStyle w:val="CapitulosXXX"/>
          </w:pPr>
        </w:pPrChange>
      </w:pPr>
      <w:r w:rsidRPr="00412DB5">
        <w:t>Fonte:</w:t>
      </w:r>
      <w:r>
        <w:t xml:space="preserve"> Autoria Própria</w:t>
      </w:r>
    </w:p>
    <w:p w14:paraId="4F4542DE" w14:textId="77777777" w:rsidR="00B946BC" w:rsidDel="00D51153" w:rsidRDefault="00B946BC">
      <w:pPr>
        <w:pStyle w:val="PargrafoparaIlustraes"/>
        <w:rPr>
          <w:del w:id="1402" w:author="Elias De Moraes Fernandes" w:date="2016-03-11T17:04:00Z"/>
        </w:rPr>
        <w:pPrChange w:id="1403" w:author="Elias De Moraes Fernandes" w:date="2016-03-14T19:48:00Z">
          <w:pPr>
            <w:pStyle w:val="CapitulosXXX"/>
            <w:ind w:firstLine="1701"/>
          </w:pPr>
        </w:pPrChange>
      </w:pPr>
    </w:p>
    <w:p w14:paraId="2F231125" w14:textId="28E6A7E1" w:rsidR="00B946BC" w:rsidRDefault="00B946BC">
      <w:pPr>
        <w:pStyle w:val="PargrafoparaIlustraes"/>
        <w:pPrChange w:id="1404" w:author="Elias De Moraes Fernandes" w:date="2016-03-14T19:48:00Z">
          <w:pPr>
            <w:pStyle w:val="Style1"/>
            <w:numPr>
              <w:ilvl w:val="0"/>
              <w:numId w:val="0"/>
            </w:numPr>
            <w:ind w:left="0" w:firstLine="0"/>
          </w:pPr>
        </w:pPrChange>
      </w:pPr>
    </w:p>
    <w:p w14:paraId="3CABD938" w14:textId="77777777" w:rsidR="00CF6EA2" w:rsidRDefault="00CF6EA2">
      <w:pPr>
        <w:rPr>
          <w:ins w:id="1405" w:author="Elias De Moraes Fernandes" w:date="2016-03-15T17:01:00Z"/>
          <w:rFonts w:ascii="Arial" w:eastAsia="Times New Roman" w:hAnsi="Arial" w:cs="Arial"/>
          <w:b/>
          <w:color w:val="000000"/>
          <w:sz w:val="24"/>
          <w:szCs w:val="24"/>
        </w:rPr>
      </w:pPr>
      <w:ins w:id="1406" w:author="Elias De Moraes Fernandes" w:date="2016-03-15T17:01:00Z">
        <w:r>
          <w:br w:type="page"/>
        </w:r>
      </w:ins>
    </w:p>
    <w:p w14:paraId="6F5591C1" w14:textId="02456E79" w:rsidR="00B946BC" w:rsidRDefault="001F4994">
      <w:pPr>
        <w:pStyle w:val="StyleXX"/>
        <w:pPrChange w:id="1407" w:author="Elias De Moraes Fernandes" w:date="2016-03-11T17:16:00Z">
          <w:pPr>
            <w:pStyle w:val="Style3"/>
            <w:numPr>
              <w:ilvl w:val="0"/>
              <w:numId w:val="0"/>
            </w:numPr>
            <w:ind w:left="0" w:firstLine="309"/>
          </w:pPr>
        </w:pPrChange>
      </w:pPr>
      <w:ins w:id="1408" w:author="Elias De Moraes Fernandes" w:date="2016-03-10T17:49:00Z">
        <w:r>
          <w:lastRenderedPageBreak/>
          <w:fldChar w:fldCharType="begin"/>
        </w:r>
        <w:r>
          <w:instrText xml:space="preserve"> REF _Ref445395514 \w \h </w:instrText>
        </w:r>
      </w:ins>
      <w:r w:rsidR="00D51153">
        <w:instrText xml:space="preserve"> \* MERGEFORMAT </w:instrText>
      </w:r>
      <w:r>
        <w:fldChar w:fldCharType="separate"/>
      </w:r>
      <w:ins w:id="1409" w:author="Elias De Moraes Fernandes" w:date="2016-03-15T00:12:00Z">
        <w:r w:rsidR="00CF0D48">
          <w:t>5.7</w:t>
        </w:r>
      </w:ins>
      <w:ins w:id="1410" w:author="Elias De Moraes Fernandes" w:date="2016-03-10T17:49:00Z">
        <w:r>
          <w:fldChar w:fldCharType="end"/>
        </w:r>
      </w:ins>
      <w:del w:id="1411" w:author="Elias De Moraes Fernandes" w:date="2016-03-10T17:49:00Z">
        <w:r w:rsidR="00A33C57" w:rsidDel="001F4994">
          <w:fldChar w:fldCharType="begin"/>
        </w:r>
        <w:r w:rsidR="00A33C57" w:rsidDel="001F4994">
          <w:delInstrText xml:space="preserve"> REF _Ref445305781 \w \h </w:delInstrText>
        </w:r>
      </w:del>
      <w:r w:rsidR="00D51153">
        <w:instrText xml:space="preserve"> \* MERGEFORMAT </w:instrText>
      </w:r>
      <w:del w:id="1412" w:author="Elias De Moraes Fernandes" w:date="2016-03-10T17:49:00Z">
        <w:r w:rsidR="00A33C57" w:rsidDel="001F4994">
          <w:fldChar w:fldCharType="separate"/>
        </w:r>
      </w:del>
      <w:del w:id="1413" w:author="Elias De Moraes Fernandes" w:date="2016-03-10T17:40:00Z">
        <w:r w:rsidR="003E3A5E" w:rsidDel="00133BB2">
          <w:delText>3.5.4</w:delText>
        </w:r>
      </w:del>
      <w:del w:id="1414" w:author="Elias De Moraes Fernandes" w:date="2016-03-10T17:49:00Z">
        <w:r w:rsidR="00A33C57" w:rsidDel="001F4994">
          <w:fldChar w:fldCharType="end"/>
        </w:r>
      </w:del>
      <w:r w:rsidR="00A33C57">
        <w:tab/>
      </w:r>
      <w:r w:rsidR="00B946BC" w:rsidRPr="001E358E">
        <w:rPr>
          <w:lang w:val="pt-BR"/>
          <w:rPrChange w:id="1415" w:author="Elias De Moraes Fernandes" w:date="2016-03-10T18:16:00Z">
            <w:rPr/>
          </w:rPrChange>
        </w:rPr>
        <w:t>Inimigos</w:t>
      </w:r>
    </w:p>
    <w:p w14:paraId="40C586BC" w14:textId="6057B3B9" w:rsidR="00B946BC" w:rsidRDefault="00B946BC">
      <w:pPr>
        <w:pStyle w:val="CapitulosXX"/>
        <w:pPrChange w:id="1416" w:author="Elias De Moraes Fernandes" w:date="2016-03-11T18:08:00Z">
          <w:pPr>
            <w:pStyle w:val="CapitulosXXX"/>
            <w:ind w:firstLine="1560"/>
          </w:pPr>
        </w:pPrChange>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615FC94F" w:rsidR="00B946BC" w:rsidRDefault="001F4994">
      <w:pPr>
        <w:pStyle w:val="StyleXXX"/>
        <w:pPrChange w:id="1417" w:author="Elias De Moraes Fernandes" w:date="2016-03-11T17:16:00Z">
          <w:pPr>
            <w:pStyle w:val="Style2"/>
            <w:numPr>
              <w:ilvl w:val="0"/>
              <w:numId w:val="0"/>
            </w:numPr>
            <w:ind w:left="0" w:firstLine="273"/>
          </w:pPr>
        </w:pPrChange>
      </w:pPr>
      <w:ins w:id="1418" w:author="Elias De Moraes Fernandes" w:date="2016-03-10T17:49:00Z">
        <w:r>
          <w:fldChar w:fldCharType="begin"/>
        </w:r>
        <w:r>
          <w:instrText xml:space="preserve"> REF _Ref445395524 \w \h </w:instrText>
        </w:r>
      </w:ins>
      <w:r w:rsidR="00D51153">
        <w:instrText xml:space="preserve"> \* MERGEFORMAT </w:instrText>
      </w:r>
      <w:r>
        <w:fldChar w:fldCharType="separate"/>
      </w:r>
      <w:ins w:id="1419" w:author="Elias De Moraes Fernandes" w:date="2016-03-15T00:12:00Z">
        <w:r w:rsidR="00CF0D48">
          <w:t>5.7.1</w:t>
        </w:r>
      </w:ins>
      <w:ins w:id="1420" w:author="Elias De Moraes Fernandes" w:date="2016-03-10T17:49:00Z">
        <w:r>
          <w:fldChar w:fldCharType="end"/>
        </w:r>
      </w:ins>
      <w:del w:id="1421" w:author="Elias De Moraes Fernandes" w:date="2016-03-10T17:49:00Z">
        <w:r w:rsidR="00A33C57" w:rsidDel="001F4994">
          <w:fldChar w:fldCharType="begin"/>
        </w:r>
        <w:r w:rsidR="00A33C57" w:rsidDel="001F4994">
          <w:delInstrText xml:space="preserve"> REF _Ref445305798 \w \h </w:delInstrText>
        </w:r>
      </w:del>
      <w:r w:rsidR="00D51153">
        <w:instrText xml:space="preserve"> \* MERGEFORMAT </w:instrText>
      </w:r>
      <w:del w:id="1422" w:author="Elias De Moraes Fernandes" w:date="2016-03-10T17:49:00Z">
        <w:r w:rsidR="00A33C57" w:rsidDel="001F4994">
          <w:fldChar w:fldCharType="separate"/>
        </w:r>
      </w:del>
      <w:del w:id="1423" w:author="Elias De Moraes Fernandes" w:date="2016-03-10T17:40:00Z">
        <w:r w:rsidR="003E3A5E" w:rsidDel="00133BB2">
          <w:delText>3.5.4.1</w:delText>
        </w:r>
      </w:del>
      <w:del w:id="1424" w:author="Elias De Moraes Fernandes" w:date="2016-03-10T17:49:00Z">
        <w:r w:rsidR="00A33C57" w:rsidDel="001F4994">
          <w:fldChar w:fldCharType="end"/>
        </w:r>
      </w:del>
      <w:r w:rsidR="00A33C57">
        <w:rPr>
          <w:b/>
        </w:rPr>
        <w:tab/>
      </w:r>
      <w:r w:rsidR="00B946BC" w:rsidRPr="001E358E">
        <w:rPr>
          <w:lang w:val="pt-BR"/>
          <w:rPrChange w:id="1425" w:author="Elias De Moraes Fernandes" w:date="2016-03-10T18:16:00Z">
            <w:rPr/>
          </w:rPrChange>
        </w:rPr>
        <w:t>Pássaro</w:t>
      </w:r>
      <w:ins w:id="1426" w:author="Elias De Moraes Fernandes" w:date="2016-03-10T18:16:00Z">
        <w:r w:rsidR="000E3DCF">
          <w:rPr>
            <w:lang w:val="pt-BR"/>
          </w:rPr>
          <w:t>s</w:t>
        </w:r>
      </w:ins>
    </w:p>
    <w:p w14:paraId="37660575" w14:textId="77777777" w:rsidR="00B946BC" w:rsidRDefault="00B946BC">
      <w:pPr>
        <w:pStyle w:val="Style1"/>
        <w:numPr>
          <w:ilvl w:val="0"/>
          <w:numId w:val="0"/>
        </w:numPr>
        <w:pPrChange w:id="1427" w:author="Elias De Moraes Fernandes" w:date="2016-03-14T19:45:00Z">
          <w:pPr>
            <w:pStyle w:val="Style1"/>
            <w:numPr>
              <w:ilvl w:val="0"/>
              <w:numId w:val="0"/>
            </w:numPr>
            <w:ind w:left="1701" w:firstLine="0"/>
          </w:pPr>
        </w:pPrChange>
      </w:pPr>
    </w:p>
    <w:p w14:paraId="5FEC39EF" w14:textId="77777777" w:rsidR="00B946BC" w:rsidRDefault="00B946BC" w:rsidP="00B946BC">
      <w:pPr>
        <w:pStyle w:val="Style1"/>
        <w:numPr>
          <w:ilvl w:val="0"/>
          <w:numId w:val="0"/>
        </w:numPr>
        <w:ind w:left="1701" w:hanging="850"/>
        <w:jc w:val="center"/>
      </w:pPr>
      <w:r>
        <w:rPr>
          <w:noProof/>
        </w:rPr>
        <w:drawing>
          <wp:inline distT="0" distB="0" distL="0" distR="0" wp14:anchorId="016F9599" wp14:editId="1EC62EB8">
            <wp:extent cx="1509395" cy="152017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522819" cy="1533696"/>
                    </a:xfrm>
                    <a:prstGeom prst="rect">
                      <a:avLst/>
                    </a:prstGeom>
                    <a:noFill/>
                    <a:ln>
                      <a:noFill/>
                    </a:ln>
                  </pic:spPr>
                </pic:pic>
              </a:graphicData>
            </a:graphic>
          </wp:inline>
        </w:drawing>
      </w:r>
      <w:r>
        <w:rPr>
          <w:noProof/>
        </w:rPr>
        <w:drawing>
          <wp:inline distT="0" distB="0" distL="0" distR="0" wp14:anchorId="6E977EB4" wp14:editId="5BA14DB6">
            <wp:extent cx="1529715" cy="151886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35855" cy="1524961"/>
                    </a:xfrm>
                    <a:prstGeom prst="rect">
                      <a:avLst/>
                    </a:prstGeom>
                    <a:noFill/>
                    <a:ln>
                      <a:noFill/>
                    </a:ln>
                  </pic:spPr>
                </pic:pic>
              </a:graphicData>
            </a:graphic>
          </wp:inline>
        </w:drawing>
      </w:r>
    </w:p>
    <w:p w14:paraId="04777D44" w14:textId="7ABA2475" w:rsidR="00B946BC" w:rsidRPr="00DD168D" w:rsidRDefault="00B946BC">
      <w:pPr>
        <w:pStyle w:val="CapitulosXXX"/>
      </w:pPr>
      <w:del w:id="1428" w:author="Elias De Moraes Fernandes" w:date="2016-03-10T18:29:00Z">
        <w:r w:rsidRPr="00DD168D" w:rsidDel="00DD168D">
          <w:delText xml:space="preserve">Figura </w:delText>
        </w:r>
        <w:r w:rsidR="009F44F9" w:rsidRPr="00DD168D" w:rsidDel="00DD168D">
          <w:delText>6</w:delText>
        </w:r>
        <w:r w:rsidRPr="00DD168D" w:rsidDel="00DD168D">
          <w:delText xml:space="preserve"> </w:delText>
        </w:r>
      </w:del>
      <w:ins w:id="1429" w:author="Elias De Moraes Fernandes" w:date="2016-03-10T18:29:00Z">
        <w:r w:rsidR="00DD168D" w:rsidRPr="00DD168D">
          <w:rPr>
            <w:color w:val="000000" w:themeColor="text1"/>
            <w:rPrChange w:id="1430" w:author="Elias De Moraes Fernandes" w:date="2016-03-10T18:29:00Z">
              <w:rPr/>
            </w:rPrChange>
          </w:rPr>
          <w:t xml:space="preserve">Figura </w:t>
        </w:r>
        <w:r w:rsidR="00DD168D" w:rsidRPr="00DD168D">
          <w:rPr>
            <w:color w:val="000000" w:themeColor="text1"/>
            <w:rPrChange w:id="1431" w:author="Elias De Moraes Fernandes" w:date="2016-03-10T18:29:00Z">
              <w:rPr/>
            </w:rPrChange>
          </w:rPr>
          <w:fldChar w:fldCharType="begin"/>
        </w:r>
        <w:r w:rsidR="00DD168D" w:rsidRPr="00DD168D">
          <w:rPr>
            <w:color w:val="000000" w:themeColor="text1"/>
            <w:rPrChange w:id="1432" w:author="Elias De Moraes Fernandes" w:date="2016-03-10T18:29:00Z">
              <w:rPr/>
            </w:rPrChange>
          </w:rPr>
          <w:instrText xml:space="preserve"> SEQ Figura \* ARABIC </w:instrText>
        </w:r>
      </w:ins>
      <w:r w:rsidR="00DD168D" w:rsidRPr="00DD168D">
        <w:rPr>
          <w:color w:val="000000" w:themeColor="text1"/>
          <w:rPrChange w:id="1433" w:author="Elias De Moraes Fernandes" w:date="2016-03-10T18:29:00Z">
            <w:rPr/>
          </w:rPrChange>
        </w:rPr>
        <w:fldChar w:fldCharType="separate"/>
      </w:r>
      <w:ins w:id="1434" w:author="Elias De Moraes Fernandes" w:date="2016-03-15T00:12:00Z">
        <w:r w:rsidR="00CF0D48">
          <w:rPr>
            <w:noProof/>
            <w:color w:val="000000" w:themeColor="text1"/>
          </w:rPr>
          <w:t>7</w:t>
        </w:r>
      </w:ins>
      <w:ins w:id="1435" w:author="Elias De Moraes Fernandes" w:date="2016-03-10T18:29:00Z">
        <w:r w:rsidR="00DD168D" w:rsidRPr="00DD168D">
          <w:rPr>
            <w:color w:val="000000" w:themeColor="text1"/>
            <w:rPrChange w:id="1436" w:author="Elias De Moraes Fernandes" w:date="2016-03-10T18:29:00Z">
              <w:rPr/>
            </w:rPrChange>
          </w:rPr>
          <w:fldChar w:fldCharType="end"/>
        </w:r>
      </w:ins>
      <w:ins w:id="1437" w:author="Elias De Moraes Fernandes" w:date="2016-03-10T18:30:00Z">
        <w:r w:rsidR="00DD168D">
          <w:t xml:space="preserve"> </w:t>
        </w:r>
      </w:ins>
      <w:r>
        <w:t>–</w:t>
      </w:r>
      <w:r w:rsidRPr="00412DB5">
        <w:t xml:space="preserve"> </w:t>
      </w:r>
      <w:r>
        <w:t>Nonda: Inimigo Pássaros</w:t>
      </w:r>
    </w:p>
    <w:p w14:paraId="770D3B58" w14:textId="77777777" w:rsidR="00B946BC" w:rsidRPr="00412DB5" w:rsidRDefault="00B946BC">
      <w:pPr>
        <w:pStyle w:val="PargrafoparaIlustraes"/>
        <w:pPrChange w:id="1438" w:author="Elias De Moraes Fernandes" w:date="2016-03-14T19:48:00Z">
          <w:pPr>
            <w:pStyle w:val="CapitulosXXX"/>
          </w:pPr>
        </w:pPrChange>
      </w:pPr>
      <w:r w:rsidRPr="00412DB5">
        <w:t>Fonte:</w:t>
      </w:r>
      <w:r>
        <w:t xml:space="preserve"> Autoria Própria</w:t>
      </w:r>
    </w:p>
    <w:p w14:paraId="51AA8E29" w14:textId="77777777" w:rsidR="00B946BC" w:rsidDel="00EF0D15" w:rsidRDefault="00B946BC" w:rsidP="00B946BC">
      <w:pPr>
        <w:pStyle w:val="Style1"/>
        <w:numPr>
          <w:ilvl w:val="0"/>
          <w:numId w:val="0"/>
        </w:numPr>
        <w:ind w:left="1701" w:hanging="850"/>
        <w:jc w:val="center"/>
        <w:rPr>
          <w:del w:id="1439" w:author="Elias De Moraes Fernandes" w:date="2016-03-14T19:44:00Z"/>
        </w:rPr>
      </w:pPr>
    </w:p>
    <w:p w14:paraId="171CAA04" w14:textId="233847D4" w:rsidR="00EA19DA" w:rsidRDefault="00EA19DA">
      <w:pPr>
        <w:rPr>
          <w:ins w:id="1440" w:author="Elias De Moraes Fernandes" w:date="2016-03-10T17:32:00Z"/>
          <w:rFonts w:ascii="Arial" w:eastAsia="Times New Roman" w:hAnsi="Arial" w:cs="Arial"/>
          <w:b/>
          <w:color w:val="000000"/>
          <w:sz w:val="24"/>
          <w:szCs w:val="24"/>
        </w:rPr>
      </w:pPr>
    </w:p>
    <w:p w14:paraId="7CCFA10E" w14:textId="02466E90" w:rsidR="00B946BC" w:rsidDel="00EA19DA" w:rsidRDefault="00B946BC">
      <w:pPr>
        <w:pStyle w:val="StyleXXX"/>
        <w:rPr>
          <w:del w:id="1441" w:author="Elias De Moraes Fernandes" w:date="2016-03-10T17:32:00Z"/>
        </w:rPr>
        <w:pPrChange w:id="1442" w:author="Elias De Moraes Fernandes" w:date="2016-03-11T17:16:00Z">
          <w:pPr>
            <w:pStyle w:val="Style1"/>
            <w:numPr>
              <w:ilvl w:val="0"/>
              <w:numId w:val="0"/>
            </w:numPr>
            <w:ind w:left="1701" w:hanging="850"/>
            <w:jc w:val="center"/>
          </w:pPr>
        </w:pPrChange>
      </w:pPr>
    </w:p>
    <w:p w14:paraId="41B31D3E" w14:textId="475B7F35" w:rsidR="00B946BC" w:rsidDel="00D51153" w:rsidRDefault="001F4994">
      <w:pPr>
        <w:pStyle w:val="StyleXXX"/>
        <w:rPr>
          <w:del w:id="1443" w:author="Elias De Moraes Fernandes" w:date="2016-03-11T17:05:00Z"/>
        </w:rPr>
        <w:pPrChange w:id="1444" w:author="Elias De Moraes Fernandes" w:date="2016-03-11T17:16:00Z">
          <w:pPr>
            <w:pStyle w:val="Style2"/>
            <w:numPr>
              <w:ilvl w:val="0"/>
              <w:numId w:val="0"/>
            </w:numPr>
            <w:ind w:left="0" w:firstLine="993"/>
          </w:pPr>
        </w:pPrChange>
      </w:pPr>
      <w:ins w:id="1445" w:author="Elias De Moraes Fernandes" w:date="2016-03-10T17:50:00Z">
        <w:r>
          <w:fldChar w:fldCharType="begin"/>
        </w:r>
        <w:r>
          <w:instrText xml:space="preserve"> REF _Ref445395546 \w \h </w:instrText>
        </w:r>
      </w:ins>
      <w:r w:rsidR="00D51153">
        <w:instrText xml:space="preserve"> \* MERGEFORMAT </w:instrText>
      </w:r>
      <w:r>
        <w:fldChar w:fldCharType="separate"/>
      </w:r>
      <w:ins w:id="1446" w:author="Elias De Moraes Fernandes" w:date="2016-03-15T00:12:00Z">
        <w:r w:rsidR="00CF0D48">
          <w:t>5.7.2</w:t>
        </w:r>
      </w:ins>
      <w:ins w:id="1447" w:author="Elias De Moraes Fernandes" w:date="2016-03-10T17:50:00Z">
        <w:r>
          <w:fldChar w:fldCharType="end"/>
        </w:r>
      </w:ins>
      <w:del w:id="1448" w:author="Elias De Moraes Fernandes" w:date="2016-03-10T17:50:00Z">
        <w:r w:rsidR="00A33C57" w:rsidDel="001F4994">
          <w:fldChar w:fldCharType="begin"/>
        </w:r>
        <w:r w:rsidR="00A33C57" w:rsidDel="001F4994">
          <w:delInstrText xml:space="preserve"> REF _Ref445305810 \w \h </w:delInstrText>
        </w:r>
      </w:del>
      <w:r w:rsidR="00D51153">
        <w:instrText xml:space="preserve"> \* MERGEFORMAT </w:instrText>
      </w:r>
      <w:del w:id="1449" w:author="Elias De Moraes Fernandes" w:date="2016-03-10T17:50:00Z">
        <w:r w:rsidR="00A33C57" w:rsidDel="001F4994">
          <w:fldChar w:fldCharType="separate"/>
        </w:r>
      </w:del>
      <w:del w:id="1450" w:author="Elias De Moraes Fernandes" w:date="2016-03-10T17:40:00Z">
        <w:r w:rsidR="003E3A5E" w:rsidDel="00133BB2">
          <w:delText>3.5.4.2</w:delText>
        </w:r>
      </w:del>
      <w:del w:id="1451" w:author="Elias De Moraes Fernandes" w:date="2016-03-10T17:50:00Z">
        <w:r w:rsidR="00A33C57" w:rsidDel="001F4994">
          <w:fldChar w:fldCharType="end"/>
        </w:r>
      </w:del>
      <w:r w:rsidR="00A33C57">
        <w:rPr>
          <w:b/>
        </w:rPr>
        <w:tab/>
      </w:r>
      <w:r w:rsidR="00B946BC" w:rsidRPr="00EA0ED4">
        <w:rPr>
          <w:lang w:val="pt-BR"/>
          <w:rPrChange w:id="1452" w:author="Elias De Moraes Fernandes" w:date="2016-03-10T18:16:00Z">
            <w:rPr/>
          </w:rPrChange>
        </w:rPr>
        <w:t>Sanguessuga</w:t>
      </w:r>
    </w:p>
    <w:p w14:paraId="0F75996F" w14:textId="77777777" w:rsidR="00B946BC" w:rsidRDefault="00B946BC">
      <w:pPr>
        <w:pStyle w:val="StyleXXX"/>
        <w:pPrChange w:id="1453" w:author="Elias De Moraes Fernandes" w:date="2016-03-11T17:16:00Z">
          <w:pPr>
            <w:pStyle w:val="Style1"/>
            <w:numPr>
              <w:ilvl w:val="0"/>
              <w:numId w:val="0"/>
            </w:numPr>
            <w:ind w:left="1701" w:firstLine="0"/>
          </w:pPr>
        </w:pPrChange>
      </w:pPr>
    </w:p>
    <w:p w14:paraId="2D8BFCDC" w14:textId="77777777" w:rsidR="00B946BC" w:rsidRDefault="00B946BC" w:rsidP="00B946BC">
      <w:pPr>
        <w:pStyle w:val="Style1"/>
        <w:numPr>
          <w:ilvl w:val="0"/>
          <w:numId w:val="0"/>
        </w:numPr>
        <w:ind w:left="1416" w:hanging="565"/>
        <w:jc w:val="center"/>
      </w:pPr>
      <w:r>
        <w:rPr>
          <w:noProof/>
        </w:rPr>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E704CF9" w14:textId="17FED0A7" w:rsidR="00B946BC" w:rsidRPr="00412DB5" w:rsidRDefault="00B946BC">
      <w:pPr>
        <w:pStyle w:val="CapitulosXXX"/>
      </w:pPr>
      <w:del w:id="1454" w:author="Elias De Moraes Fernandes" w:date="2016-03-10T18:30:00Z">
        <w:r w:rsidRPr="0073283B" w:rsidDel="0073283B">
          <w:delText xml:space="preserve">Figura </w:delText>
        </w:r>
        <w:r w:rsidR="009F44F9" w:rsidRPr="0073283B" w:rsidDel="0073283B">
          <w:delText>7</w:delText>
        </w:r>
        <w:r w:rsidRPr="0073283B" w:rsidDel="0073283B">
          <w:delText xml:space="preserve"> </w:delText>
        </w:r>
      </w:del>
      <w:ins w:id="1455" w:author="Elias De Moraes Fernandes" w:date="2016-03-10T18:30:00Z">
        <w:r w:rsidR="0073283B" w:rsidRPr="0073283B">
          <w:t xml:space="preserve">Figura </w:t>
        </w:r>
        <w:r w:rsidR="0073283B" w:rsidRPr="0073283B">
          <w:rPr>
            <w:rPrChange w:id="1456" w:author="Elias De Moraes Fernandes" w:date="2016-03-10T18:30:00Z">
              <w:rPr/>
            </w:rPrChange>
          </w:rPr>
          <w:fldChar w:fldCharType="begin"/>
        </w:r>
        <w:r w:rsidR="0073283B" w:rsidRPr="0073283B">
          <w:instrText xml:space="preserve"> SEQ Figura \* ARABIC </w:instrText>
        </w:r>
      </w:ins>
      <w:r w:rsidR="0073283B" w:rsidRPr="0073283B">
        <w:rPr>
          <w:rPrChange w:id="1457" w:author="Elias De Moraes Fernandes" w:date="2016-03-10T18:30:00Z">
            <w:rPr/>
          </w:rPrChange>
        </w:rPr>
        <w:fldChar w:fldCharType="separate"/>
      </w:r>
      <w:ins w:id="1458" w:author="Elias De Moraes Fernandes" w:date="2016-03-15T00:12:00Z">
        <w:r w:rsidR="00CF0D48">
          <w:rPr>
            <w:noProof/>
          </w:rPr>
          <w:t>8</w:t>
        </w:r>
      </w:ins>
      <w:ins w:id="1459" w:author="Elias De Moraes Fernandes" w:date="2016-03-10T18:30:00Z">
        <w:r w:rsidR="0073283B" w:rsidRPr="0073283B">
          <w:rPr>
            <w:rPrChange w:id="1460" w:author="Elias De Moraes Fernandes" w:date="2016-03-10T18:30:00Z">
              <w:rPr/>
            </w:rPrChange>
          </w:rPr>
          <w:fldChar w:fldCharType="end"/>
        </w:r>
        <w:r w:rsidR="0073283B">
          <w:t xml:space="preserve"> </w:t>
        </w:r>
      </w:ins>
      <w:r>
        <w:t>–</w:t>
      </w:r>
      <w:r w:rsidRPr="00412DB5">
        <w:t xml:space="preserve"> </w:t>
      </w:r>
      <w:r>
        <w:t>Nonda: Inimigo Sanguessuga</w:t>
      </w:r>
    </w:p>
    <w:p w14:paraId="6545F07B" w14:textId="77777777" w:rsidR="00B946BC" w:rsidRPr="007723FE" w:rsidRDefault="00B946BC">
      <w:pPr>
        <w:pStyle w:val="PargrafoparaIlustraes"/>
        <w:rPr>
          <w:rPrChange w:id="1461" w:author="Elias De Moraes Fernandes" w:date="2016-03-10T18:13:00Z">
            <w:rPr/>
          </w:rPrChange>
        </w:rPr>
        <w:pPrChange w:id="1462" w:author="Elias De Moraes Fernandes" w:date="2016-03-14T19:48:00Z">
          <w:pPr>
            <w:pStyle w:val="Style1"/>
            <w:numPr>
              <w:ilvl w:val="0"/>
              <w:numId w:val="0"/>
            </w:numPr>
            <w:ind w:left="1416" w:hanging="565"/>
            <w:jc w:val="center"/>
          </w:pPr>
        </w:pPrChange>
      </w:pPr>
      <w:r w:rsidRPr="007723FE">
        <w:rPr>
          <w:rPrChange w:id="1463" w:author="Elias De Moraes Fernandes" w:date="2016-03-10T18:13:00Z">
            <w:rPr/>
          </w:rPrChange>
        </w:rPr>
        <w:t>Fonte: Autoria Própria</w:t>
      </w:r>
    </w:p>
    <w:p w14:paraId="47277A9F" w14:textId="5C84FE73" w:rsidR="00B946BC" w:rsidDel="00D51153" w:rsidRDefault="001F4994">
      <w:pPr>
        <w:pStyle w:val="StyleXXX"/>
        <w:rPr>
          <w:del w:id="1464" w:author="Elias De Moraes Fernandes" w:date="2016-03-11T17:05:00Z"/>
        </w:rPr>
        <w:pPrChange w:id="1465" w:author="Elias De Moraes Fernandes" w:date="2016-03-11T17:16:00Z">
          <w:pPr>
            <w:pStyle w:val="Style2"/>
            <w:numPr>
              <w:ilvl w:val="0"/>
              <w:numId w:val="0"/>
            </w:numPr>
            <w:ind w:left="0" w:firstLine="993"/>
          </w:pPr>
        </w:pPrChange>
      </w:pPr>
      <w:ins w:id="1466" w:author="Elias De Moraes Fernandes" w:date="2016-03-10T17:50:00Z">
        <w:r>
          <w:fldChar w:fldCharType="begin"/>
        </w:r>
        <w:r>
          <w:instrText xml:space="preserve"> REF _Ref445395554 \w \h </w:instrText>
        </w:r>
      </w:ins>
      <w:r w:rsidR="00D51153">
        <w:instrText xml:space="preserve"> \* MERGEFORMAT </w:instrText>
      </w:r>
      <w:r>
        <w:fldChar w:fldCharType="separate"/>
      </w:r>
      <w:ins w:id="1467" w:author="Elias De Moraes Fernandes" w:date="2016-03-15T00:12:00Z">
        <w:r w:rsidR="00CF0D48">
          <w:t>5.7.3</w:t>
        </w:r>
      </w:ins>
      <w:ins w:id="1468" w:author="Elias De Moraes Fernandes" w:date="2016-03-10T17:50:00Z">
        <w:r>
          <w:fldChar w:fldCharType="end"/>
        </w:r>
      </w:ins>
      <w:del w:id="1469" w:author="Elias De Moraes Fernandes" w:date="2016-03-10T17:50:00Z">
        <w:r w:rsidR="00B5742F" w:rsidDel="001F4994">
          <w:fldChar w:fldCharType="begin"/>
        </w:r>
        <w:r w:rsidR="00B5742F" w:rsidDel="001F4994">
          <w:delInstrText xml:space="preserve"> REF _Ref445305836 \w \h </w:delInstrText>
        </w:r>
      </w:del>
      <w:r w:rsidR="00D51153">
        <w:instrText xml:space="preserve"> \* MERGEFORMAT </w:instrText>
      </w:r>
      <w:del w:id="1470" w:author="Elias De Moraes Fernandes" w:date="2016-03-10T17:50:00Z">
        <w:r w:rsidR="00B5742F" w:rsidDel="001F4994">
          <w:fldChar w:fldCharType="separate"/>
        </w:r>
      </w:del>
      <w:del w:id="1471" w:author="Elias De Moraes Fernandes" w:date="2016-03-10T17:40:00Z">
        <w:r w:rsidR="003E3A5E" w:rsidDel="00133BB2">
          <w:delText>3.5.4.3</w:delText>
        </w:r>
      </w:del>
      <w:del w:id="1472" w:author="Elias De Moraes Fernandes" w:date="2016-03-10T17:50:00Z">
        <w:r w:rsidR="00B5742F" w:rsidDel="001F4994">
          <w:fldChar w:fldCharType="end"/>
        </w:r>
      </w:del>
      <w:r w:rsidR="00B5742F">
        <w:rPr>
          <w:b/>
        </w:rPr>
        <w:tab/>
      </w:r>
      <w:r w:rsidR="00B946BC" w:rsidRPr="00EA0ED4">
        <w:rPr>
          <w:lang w:val="pt-BR"/>
          <w:rPrChange w:id="1473" w:author="Elias De Moraes Fernandes" w:date="2016-03-10T18:16:00Z">
            <w:rPr/>
          </w:rPrChange>
        </w:rPr>
        <w:t>Formiga</w:t>
      </w:r>
    </w:p>
    <w:p w14:paraId="5097FABB" w14:textId="77777777" w:rsidR="00B946BC" w:rsidRDefault="00B946BC">
      <w:pPr>
        <w:pStyle w:val="StyleXXX"/>
        <w:pPrChange w:id="1474" w:author="Elias De Moraes Fernandes" w:date="2016-03-11T17:16:00Z">
          <w:pPr>
            <w:pStyle w:val="Style1"/>
            <w:numPr>
              <w:ilvl w:val="0"/>
              <w:numId w:val="0"/>
            </w:numPr>
            <w:ind w:left="1701" w:firstLine="0"/>
          </w:pPr>
        </w:pPrChange>
      </w:pPr>
    </w:p>
    <w:p w14:paraId="717AB105" w14:textId="7F5F3F6E" w:rsidR="00B946BC" w:rsidRDefault="004C579A" w:rsidP="00B946BC">
      <w:pPr>
        <w:pStyle w:val="Style1"/>
        <w:numPr>
          <w:ilvl w:val="0"/>
          <w:numId w:val="0"/>
        </w:numPr>
        <w:ind w:left="1701" w:hanging="850"/>
        <w:jc w:val="center"/>
      </w:pPr>
      <w:del w:id="1475" w:author="Elias De Moraes Fernandes" w:date="2016-03-14T19:46:00Z">
        <w:r w:rsidDel="00910A20">
          <w:delText>l</w:delText>
        </w:r>
      </w:del>
      <w:r w:rsidR="00B946BC">
        <w:rPr>
          <w:noProof/>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0AE60BE6" w14:textId="15811C1D" w:rsidR="00B946BC" w:rsidRPr="00412DB5" w:rsidRDefault="00B946BC">
      <w:pPr>
        <w:pStyle w:val="CapitulosXXX"/>
      </w:pPr>
      <w:del w:id="1476" w:author="Elias De Moraes Fernandes" w:date="2016-03-10T18:31:00Z">
        <w:r w:rsidRPr="00AD1CE3" w:rsidDel="00AD1CE3">
          <w:delText xml:space="preserve">Figura </w:delText>
        </w:r>
        <w:r w:rsidR="009F44F9" w:rsidRPr="00AD1CE3" w:rsidDel="00AD1CE3">
          <w:delText>8</w:delText>
        </w:r>
        <w:r w:rsidRPr="00AD1CE3" w:rsidDel="00AD1CE3">
          <w:delText xml:space="preserve"> </w:delText>
        </w:r>
      </w:del>
      <w:ins w:id="1477" w:author="Elias De Moraes Fernandes" w:date="2016-03-10T18:30:00Z">
        <w:r w:rsidR="00AD1CE3" w:rsidRPr="00AD1CE3">
          <w:t xml:space="preserve">Figura </w:t>
        </w:r>
        <w:r w:rsidR="00AD1CE3" w:rsidRPr="00AD1CE3">
          <w:rPr>
            <w:rPrChange w:id="1478" w:author="Elias De Moraes Fernandes" w:date="2016-03-10T18:31:00Z">
              <w:rPr/>
            </w:rPrChange>
          </w:rPr>
          <w:fldChar w:fldCharType="begin"/>
        </w:r>
        <w:r w:rsidR="00AD1CE3" w:rsidRPr="00AD1CE3">
          <w:instrText xml:space="preserve"> SEQ Figura \* ARABIC </w:instrText>
        </w:r>
      </w:ins>
      <w:r w:rsidR="00AD1CE3" w:rsidRPr="00AD1CE3">
        <w:rPr>
          <w:rPrChange w:id="1479" w:author="Elias De Moraes Fernandes" w:date="2016-03-10T18:31:00Z">
            <w:rPr/>
          </w:rPrChange>
        </w:rPr>
        <w:fldChar w:fldCharType="separate"/>
      </w:r>
      <w:ins w:id="1480" w:author="Elias De Moraes Fernandes" w:date="2016-03-15T00:12:00Z">
        <w:r w:rsidR="00CF0D48">
          <w:rPr>
            <w:noProof/>
          </w:rPr>
          <w:t>9</w:t>
        </w:r>
      </w:ins>
      <w:ins w:id="1481" w:author="Elias De Moraes Fernandes" w:date="2016-03-10T18:30:00Z">
        <w:r w:rsidR="00AD1CE3" w:rsidRPr="00AD1CE3">
          <w:rPr>
            <w:rPrChange w:id="1482" w:author="Elias De Moraes Fernandes" w:date="2016-03-10T18:31:00Z">
              <w:rPr/>
            </w:rPrChange>
          </w:rPr>
          <w:fldChar w:fldCharType="end"/>
        </w:r>
      </w:ins>
      <w:ins w:id="1483" w:author="Elias De Moraes Fernandes" w:date="2016-03-10T18:31:00Z">
        <w:r w:rsidR="00AD1CE3">
          <w:t xml:space="preserve"> </w:t>
        </w:r>
      </w:ins>
      <w:r>
        <w:t>–</w:t>
      </w:r>
      <w:r w:rsidRPr="00412DB5">
        <w:t xml:space="preserve"> </w:t>
      </w:r>
      <w:r>
        <w:t>Nonda: Inimigo Formiga</w:t>
      </w:r>
    </w:p>
    <w:p w14:paraId="36632C6E" w14:textId="77777777" w:rsidR="00B946BC" w:rsidRPr="007723FE" w:rsidRDefault="00B946BC">
      <w:pPr>
        <w:pStyle w:val="PargrafoparaIlustraes"/>
        <w:rPr>
          <w:rPrChange w:id="1484" w:author="Elias De Moraes Fernandes" w:date="2016-03-10T18:13:00Z">
            <w:rPr/>
          </w:rPrChange>
        </w:rPr>
        <w:pPrChange w:id="1485" w:author="Elias De Moraes Fernandes" w:date="2016-03-14T19:48:00Z">
          <w:pPr>
            <w:pStyle w:val="Style1"/>
            <w:numPr>
              <w:ilvl w:val="0"/>
              <w:numId w:val="0"/>
            </w:numPr>
            <w:ind w:left="1701" w:hanging="850"/>
            <w:jc w:val="center"/>
          </w:pPr>
        </w:pPrChange>
      </w:pPr>
      <w:r w:rsidRPr="007723FE">
        <w:rPr>
          <w:rPrChange w:id="1486" w:author="Elias De Moraes Fernandes" w:date="2016-03-10T18:13:00Z">
            <w:rPr/>
          </w:rPrChange>
        </w:rPr>
        <w:t>Fonte: Autoria Própria</w:t>
      </w:r>
    </w:p>
    <w:p w14:paraId="15AC4271" w14:textId="77777777" w:rsidR="00B946BC" w:rsidRDefault="00B946BC" w:rsidP="00B946BC">
      <w:pPr>
        <w:pStyle w:val="Style1"/>
        <w:numPr>
          <w:ilvl w:val="0"/>
          <w:numId w:val="0"/>
        </w:numPr>
        <w:ind w:left="1701" w:hanging="850"/>
        <w:jc w:val="center"/>
        <w:rPr>
          <w:ins w:id="1487" w:author="Elias De Moraes Fernandes" w:date="2016-03-14T19:45:00Z"/>
        </w:rPr>
      </w:pPr>
    </w:p>
    <w:p w14:paraId="0377144E" w14:textId="77777777" w:rsidR="00AD241F" w:rsidRDefault="00AD241F" w:rsidP="00B946BC">
      <w:pPr>
        <w:pStyle w:val="Style1"/>
        <w:numPr>
          <w:ilvl w:val="0"/>
          <w:numId w:val="0"/>
        </w:numPr>
        <w:ind w:left="1701" w:hanging="850"/>
        <w:jc w:val="center"/>
      </w:pPr>
    </w:p>
    <w:p w14:paraId="0C7DB1A9" w14:textId="7B9B8317" w:rsidR="00B946BC" w:rsidDel="00D51153" w:rsidRDefault="001F4994">
      <w:pPr>
        <w:pStyle w:val="StyleXX"/>
        <w:rPr>
          <w:del w:id="1488" w:author="Elias De Moraes Fernandes" w:date="2016-03-11T17:05:00Z"/>
        </w:rPr>
        <w:pPrChange w:id="1489" w:author="Elias De Moraes Fernandes" w:date="2016-03-11T17:17:00Z">
          <w:pPr>
            <w:pStyle w:val="Style1"/>
            <w:numPr>
              <w:ilvl w:val="0"/>
              <w:numId w:val="0"/>
            </w:numPr>
            <w:ind w:left="0" w:firstLine="426"/>
          </w:pPr>
        </w:pPrChange>
      </w:pPr>
      <w:ins w:id="1490" w:author="Elias De Moraes Fernandes" w:date="2016-03-10T17:50:00Z">
        <w:r>
          <w:lastRenderedPageBreak/>
          <w:fldChar w:fldCharType="begin"/>
        </w:r>
        <w:r>
          <w:instrText xml:space="preserve"> REF _Ref445395566 \w \h </w:instrText>
        </w:r>
      </w:ins>
      <w:r w:rsidR="00D51153">
        <w:instrText xml:space="preserve"> \* MERGEFORMAT </w:instrText>
      </w:r>
      <w:r>
        <w:fldChar w:fldCharType="separate"/>
      </w:r>
      <w:ins w:id="1491" w:author="Elias De Moraes Fernandes" w:date="2016-03-15T00:12:00Z">
        <w:r w:rsidR="00CF0D48">
          <w:t>5.8</w:t>
        </w:r>
      </w:ins>
      <w:ins w:id="1492" w:author="Elias De Moraes Fernandes" w:date="2016-03-10T17:50:00Z">
        <w:r>
          <w:fldChar w:fldCharType="end"/>
        </w:r>
      </w:ins>
      <w:del w:id="1493" w:author="Elias De Moraes Fernandes" w:date="2016-03-10T17:50:00Z">
        <w:r w:rsidR="0029155F" w:rsidDel="001F4994">
          <w:fldChar w:fldCharType="begin"/>
        </w:r>
        <w:r w:rsidR="0029155F" w:rsidDel="001F4994">
          <w:delInstrText xml:space="preserve"> REF _Ref445305863 \w \h </w:delInstrText>
        </w:r>
      </w:del>
      <w:r w:rsidR="00D51153">
        <w:instrText xml:space="preserve"> \* MERGEFORMAT </w:instrText>
      </w:r>
      <w:del w:id="1494" w:author="Elias De Moraes Fernandes" w:date="2016-03-10T17:50:00Z">
        <w:r w:rsidR="0029155F" w:rsidDel="001F4994">
          <w:fldChar w:fldCharType="separate"/>
        </w:r>
      </w:del>
      <w:del w:id="1495" w:author="Elias De Moraes Fernandes" w:date="2016-03-10T17:40:00Z">
        <w:r w:rsidR="003E3A5E" w:rsidDel="00133BB2">
          <w:delText>3.6</w:delText>
        </w:r>
      </w:del>
      <w:del w:id="1496" w:author="Elias De Moraes Fernandes" w:date="2016-03-10T17:50:00Z">
        <w:r w:rsidR="0029155F" w:rsidDel="001F4994">
          <w:fldChar w:fldCharType="end"/>
        </w:r>
      </w:del>
      <w:r w:rsidR="0029155F">
        <w:tab/>
      </w:r>
      <w:r w:rsidR="00B946BC" w:rsidRPr="00D55C2C">
        <w:rPr>
          <w:lang w:val="pt-BR"/>
          <w:rPrChange w:id="1497" w:author="Elias De Moraes Fernandes" w:date="2016-03-10T18:14:00Z">
            <w:rPr/>
          </w:rPrChange>
        </w:rPr>
        <w:t>Fases</w:t>
      </w:r>
    </w:p>
    <w:p w14:paraId="4C0AE9EB" w14:textId="77777777" w:rsidR="00637FF2" w:rsidRDefault="00637FF2">
      <w:pPr>
        <w:pStyle w:val="StyleXX"/>
        <w:rPr>
          <w:ins w:id="1498" w:author="Elias De Moraes Fernandes" w:date="2016-03-10T23:59:00Z"/>
        </w:rPr>
        <w:pPrChange w:id="1499" w:author="Elias De Moraes Fernandes" w:date="2016-03-11T17:17:00Z">
          <w:pPr>
            <w:pStyle w:val="CapitulosXXX"/>
            <w:ind w:left="284"/>
          </w:pPr>
        </w:pPrChange>
      </w:pPr>
    </w:p>
    <w:p w14:paraId="4D15543F" w14:textId="198085B7" w:rsidR="00B946BC" w:rsidRDefault="00B946BC">
      <w:pPr>
        <w:pStyle w:val="CapitulosXX"/>
        <w:pPrChange w:id="1500" w:author="Elias De Moraes Fernandes" w:date="2016-03-11T18:08:00Z">
          <w:pPr>
            <w:pStyle w:val="CapitulosXXX"/>
            <w:ind w:left="284"/>
          </w:pPr>
        </w:pPrChange>
      </w:pPr>
      <w:r>
        <w:t>As fases terão a mesm</w:t>
      </w:r>
      <w:r w:rsidR="00F87F40">
        <w:t>a estrutura citada no Tópico 3.1</w:t>
      </w:r>
      <w:r>
        <w:t>.4.</w:t>
      </w:r>
    </w:p>
    <w:p w14:paraId="464DC309" w14:textId="77777777" w:rsidR="00B946BC" w:rsidDel="00C402AD" w:rsidRDefault="00B946BC">
      <w:pPr>
        <w:pStyle w:val="CapitulosXXX"/>
        <w:rPr>
          <w:del w:id="1501" w:author="Elias De Moraes Fernandes" w:date="2016-03-10T18:10:00Z"/>
        </w:rPr>
        <w:pPrChange w:id="1502" w:author="Elias De Moraes Fernandes" w:date="2016-03-15T21:40:00Z">
          <w:pPr>
            <w:pStyle w:val="CapitulosXXX"/>
            <w:ind w:left="284"/>
          </w:pPr>
        </w:pPrChange>
      </w:pPr>
    </w:p>
    <w:p w14:paraId="643EEF4B" w14:textId="77777777" w:rsidR="009F44F9" w:rsidRDefault="009F44F9">
      <w:pPr>
        <w:pStyle w:val="CapitulosXXX"/>
        <w:pPrChange w:id="1503" w:author="Elias De Moraes Fernandes" w:date="2016-03-15T21:40:00Z">
          <w:pPr>
            <w:pStyle w:val="CapitulosXXX"/>
            <w:ind w:left="284"/>
          </w:pPr>
        </w:pPrChange>
      </w:pPr>
    </w:p>
    <w:p w14:paraId="3E978C5E" w14:textId="5806CFA9" w:rsidR="00637FF2" w:rsidRDefault="001F4994">
      <w:pPr>
        <w:pStyle w:val="StyleXX"/>
        <w:pPrChange w:id="1504" w:author="Elias De Moraes Fernandes" w:date="2016-03-11T17:17:00Z">
          <w:pPr>
            <w:pStyle w:val="Style1"/>
            <w:numPr>
              <w:ilvl w:val="0"/>
              <w:numId w:val="0"/>
            </w:numPr>
            <w:ind w:left="0" w:firstLine="426"/>
          </w:pPr>
        </w:pPrChange>
      </w:pPr>
      <w:ins w:id="1505" w:author="Elias De Moraes Fernandes" w:date="2016-03-10T17:50:00Z">
        <w:r>
          <w:fldChar w:fldCharType="begin"/>
        </w:r>
        <w:r>
          <w:instrText xml:space="preserve"> REF _Ref445395576 \w \h </w:instrText>
        </w:r>
      </w:ins>
      <w:r w:rsidR="00D51153">
        <w:instrText xml:space="preserve"> \* MERGEFORMAT </w:instrText>
      </w:r>
      <w:r>
        <w:fldChar w:fldCharType="separate"/>
      </w:r>
      <w:ins w:id="1506" w:author="Elias De Moraes Fernandes" w:date="2016-03-15T00:12:00Z">
        <w:r w:rsidR="00CF0D48">
          <w:t>5.9</w:t>
        </w:r>
      </w:ins>
      <w:ins w:id="1507" w:author="Elias De Moraes Fernandes" w:date="2016-03-10T17:50:00Z">
        <w:r>
          <w:fldChar w:fldCharType="end"/>
        </w:r>
      </w:ins>
      <w:del w:id="1508" w:author="Elias De Moraes Fernandes" w:date="2016-03-10T17:50:00Z">
        <w:r w:rsidR="00231BFC" w:rsidDel="001F4994">
          <w:fldChar w:fldCharType="begin"/>
        </w:r>
        <w:r w:rsidR="00231BFC" w:rsidDel="001F4994">
          <w:delInstrText xml:space="preserve"> REF _Ref445305901 \w \h </w:delInstrText>
        </w:r>
      </w:del>
      <w:r w:rsidR="00D51153">
        <w:instrText xml:space="preserve"> \* MERGEFORMAT </w:instrText>
      </w:r>
      <w:del w:id="1509" w:author="Elias De Moraes Fernandes" w:date="2016-03-10T17:50:00Z">
        <w:r w:rsidR="00231BFC" w:rsidDel="001F4994">
          <w:fldChar w:fldCharType="separate"/>
        </w:r>
      </w:del>
      <w:del w:id="1510" w:author="Elias De Moraes Fernandes" w:date="2016-03-10T17:40:00Z">
        <w:r w:rsidR="003E3A5E" w:rsidDel="00133BB2">
          <w:delText>3.7</w:delText>
        </w:r>
      </w:del>
      <w:del w:id="1511" w:author="Elias De Moraes Fernandes" w:date="2016-03-10T17:50:00Z">
        <w:r w:rsidR="00231BFC" w:rsidDel="001F4994">
          <w:fldChar w:fldCharType="end"/>
        </w:r>
      </w:del>
      <w:r w:rsidR="00231BFC">
        <w:tab/>
      </w:r>
      <w:r w:rsidR="00B946BC">
        <w:t>Level Design</w:t>
      </w:r>
    </w:p>
    <w:p w14:paraId="2668A7F9" w14:textId="77777777" w:rsidR="00B946BC" w:rsidDel="000D2503" w:rsidRDefault="00B946BC">
      <w:pPr>
        <w:pStyle w:val="CapitulosXX"/>
        <w:rPr>
          <w:del w:id="1512" w:author="Elias De Moraes Fernandes" w:date="2016-03-11T17:17:00Z"/>
        </w:rPr>
        <w:pPrChange w:id="1513" w:author="Elias De Moraes Fernandes" w:date="2016-03-11T18:08:00Z">
          <w:pPr>
            <w:pStyle w:val="CapitulosXXX"/>
            <w:ind w:left="400" w:firstLine="451"/>
          </w:pPr>
        </w:pPrChange>
      </w:pPr>
      <w:r>
        <w:t>O jogo vai se passar somente em um cenário, pois se trata de um ambiente de cativeiro da minhoca, que é característica básica da vermicompostagem. Tem a possibilidade desse cativeiro mudar de cor, conforme a qualidade do adubo.</w:t>
      </w:r>
    </w:p>
    <w:p w14:paraId="38A37A84" w14:textId="77777777" w:rsidR="000D2503" w:rsidRDefault="000D2503">
      <w:pPr>
        <w:pStyle w:val="CapitulosXX"/>
        <w:rPr>
          <w:ins w:id="1514" w:author="Elias De Moraes Fernandes" w:date="2016-03-11T17:17:00Z"/>
        </w:rPr>
        <w:pPrChange w:id="1515" w:author="Elias De Moraes Fernandes" w:date="2016-03-11T18:08:00Z">
          <w:pPr>
            <w:pStyle w:val="CapitulosXXX"/>
            <w:ind w:left="400" w:firstLine="451"/>
          </w:pPr>
        </w:pPrChange>
      </w:pPr>
    </w:p>
    <w:p w14:paraId="1800B59B" w14:textId="77777777" w:rsidR="00B946BC" w:rsidRDefault="00B946BC">
      <w:pPr>
        <w:pStyle w:val="CapitulosXX"/>
        <w:pPrChange w:id="1516" w:author="Elias De Moraes Fernandes" w:date="2016-03-11T18:08:00Z">
          <w:pPr>
            <w:pStyle w:val="CapitulosXXX"/>
            <w:ind w:left="400" w:firstLine="451"/>
          </w:pPr>
        </w:pPrChange>
      </w:pPr>
    </w:p>
    <w:p w14:paraId="59BCCBCA" w14:textId="67B11E27" w:rsidR="00637FF2" w:rsidRDefault="001F4994">
      <w:pPr>
        <w:pStyle w:val="StyleXX"/>
        <w:pPrChange w:id="1517" w:author="Elias De Moraes Fernandes" w:date="2016-03-11T17:17:00Z">
          <w:pPr>
            <w:pStyle w:val="Style1"/>
            <w:numPr>
              <w:ilvl w:val="0"/>
              <w:numId w:val="0"/>
            </w:numPr>
            <w:ind w:left="0" w:firstLine="426"/>
          </w:pPr>
        </w:pPrChange>
      </w:pPr>
      <w:ins w:id="1518" w:author="Elias De Moraes Fernandes" w:date="2016-03-10T17:50:00Z">
        <w:r>
          <w:fldChar w:fldCharType="begin"/>
        </w:r>
        <w:r>
          <w:instrText xml:space="preserve"> REF _Ref445395587 \w \h </w:instrText>
        </w:r>
      </w:ins>
      <w:r w:rsidR="00C76F78">
        <w:instrText xml:space="preserve"> \* MERGEFORMAT </w:instrText>
      </w:r>
      <w:r>
        <w:fldChar w:fldCharType="separate"/>
      </w:r>
      <w:ins w:id="1519" w:author="Elias De Moraes Fernandes" w:date="2016-03-15T00:12:00Z">
        <w:r w:rsidR="00CF0D48">
          <w:t>5.10</w:t>
        </w:r>
      </w:ins>
      <w:ins w:id="1520" w:author="Elias De Moraes Fernandes" w:date="2016-03-10T17:50:00Z">
        <w:r>
          <w:fldChar w:fldCharType="end"/>
        </w:r>
      </w:ins>
      <w:del w:id="1521" w:author="Elias De Moraes Fernandes" w:date="2016-03-10T17:50:00Z">
        <w:r w:rsidR="00072A38" w:rsidDel="001F4994">
          <w:fldChar w:fldCharType="begin"/>
        </w:r>
        <w:r w:rsidR="00072A38" w:rsidDel="001F4994">
          <w:delInstrText xml:space="preserve"> REF _Ref445305962 \w \h </w:delInstrText>
        </w:r>
      </w:del>
      <w:r w:rsidR="00C76F78">
        <w:instrText xml:space="preserve"> \* MERGEFORMAT </w:instrText>
      </w:r>
      <w:del w:id="1522" w:author="Elias De Moraes Fernandes" w:date="2016-03-10T17:50:00Z">
        <w:r w:rsidR="00072A38" w:rsidDel="001F4994">
          <w:fldChar w:fldCharType="separate"/>
        </w:r>
      </w:del>
      <w:del w:id="1523" w:author="Elias De Moraes Fernandes" w:date="2016-03-10T17:40:00Z">
        <w:r w:rsidR="003E3A5E" w:rsidDel="00133BB2">
          <w:delText>3.8</w:delText>
        </w:r>
      </w:del>
      <w:del w:id="1524" w:author="Elias De Moraes Fernandes" w:date="2016-03-10T17:50:00Z">
        <w:r w:rsidR="00072A38" w:rsidDel="001F4994">
          <w:fldChar w:fldCharType="end"/>
        </w:r>
      </w:del>
      <w:r w:rsidR="009067D8">
        <w:tab/>
      </w:r>
      <w:r w:rsidR="00B946BC">
        <w:t xml:space="preserve">Arte </w:t>
      </w:r>
    </w:p>
    <w:p w14:paraId="355029CC" w14:textId="5335F35B" w:rsidR="00B946BC" w:rsidRPr="00983927" w:rsidDel="000E5204" w:rsidRDefault="00B946BC">
      <w:pPr>
        <w:pStyle w:val="CapitulosXX"/>
        <w:rPr>
          <w:del w:id="1525" w:author="Elias De Moraes Fernandes" w:date="2016-03-11T00:00:00Z"/>
        </w:rPr>
        <w:pPrChange w:id="1526" w:author="Elias De Moraes Fernandes" w:date="2016-03-11T18:08:00Z">
          <w:pPr>
            <w:pStyle w:val="CapitulosXXX"/>
            <w:ind w:firstLine="851"/>
          </w:pPr>
        </w:pPrChange>
      </w:pPr>
      <w:r>
        <w:t xml:space="preserve">A arte é baseada no minhocário da UTFPR, tendo apenas como </w:t>
      </w:r>
      <w:r w:rsidRPr="00F01BA0">
        <w:rPr>
          <w:i/>
        </w:rPr>
        <w:t>background</w:t>
      </w:r>
      <w:r w:rsidR="001D4067">
        <w:t xml:space="preserve"> essa mudança de local, conforme</w:t>
      </w:r>
      <w:r>
        <w:t xml:space="preserve"> a fase.</w:t>
      </w:r>
      <w:r w:rsidR="00F87F40">
        <w:t xml:space="preserve"> Foi escolhida o estilo </w:t>
      </w:r>
      <w:r w:rsidR="00F87F40" w:rsidRPr="00C40FF3">
        <w:rPr>
          <w:i/>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rPr>
        <w:t>cartoons</w:t>
      </w:r>
      <w:r w:rsidR="001D4067">
        <w:t xml:space="preserve"> ao longo dos anos</w:t>
      </w:r>
      <w:r w:rsidR="00D65D22">
        <w:t>.</w:t>
      </w:r>
    </w:p>
    <w:p w14:paraId="0A95E868" w14:textId="57C5BB0E" w:rsidR="00B946BC" w:rsidDel="000E5204" w:rsidRDefault="00B946BC">
      <w:pPr>
        <w:pStyle w:val="CapitulosXX"/>
        <w:rPr>
          <w:del w:id="1527" w:author="Elias De Moraes Fernandes" w:date="2016-03-11T00:00:00Z"/>
        </w:rPr>
        <w:pPrChange w:id="1528" w:author="Elias De Moraes Fernandes" w:date="2016-03-11T18:08:00Z">
          <w:pPr>
            <w:pStyle w:val="Style1"/>
            <w:numPr>
              <w:ilvl w:val="0"/>
              <w:numId w:val="0"/>
            </w:numPr>
            <w:ind w:left="0" w:firstLine="0"/>
          </w:pPr>
        </w:pPrChange>
      </w:pPr>
    </w:p>
    <w:p w14:paraId="13E15B5D" w14:textId="77777777" w:rsidR="000E5204" w:rsidRDefault="000E5204">
      <w:pPr>
        <w:pStyle w:val="CapitulosXX"/>
        <w:pPrChange w:id="1529" w:author="Elias De Moraes Fernandes" w:date="2016-03-11T18:08:00Z">
          <w:pPr/>
        </w:pPrChange>
      </w:pPr>
    </w:p>
    <w:p w14:paraId="611D9694" w14:textId="77777777" w:rsidR="000D2503" w:rsidRDefault="000D2503">
      <w:pPr>
        <w:pStyle w:val="CapitulosXX"/>
        <w:rPr>
          <w:ins w:id="1530" w:author="Elias De Moraes Fernandes" w:date="2016-03-10T18:10:00Z"/>
        </w:rPr>
        <w:pPrChange w:id="1531" w:author="Elias De Moraes Fernandes" w:date="2016-03-11T18:08:00Z">
          <w:pPr/>
        </w:pPrChange>
      </w:pPr>
    </w:p>
    <w:p w14:paraId="340182B9" w14:textId="6066CB34" w:rsidR="00B946BC" w:rsidRDefault="001F4994">
      <w:pPr>
        <w:pStyle w:val="StyleXX"/>
        <w:pPrChange w:id="1532" w:author="Elias De Moraes Fernandes" w:date="2016-03-11T17:17:00Z">
          <w:pPr>
            <w:pStyle w:val="Style1"/>
            <w:numPr>
              <w:ilvl w:val="0"/>
              <w:numId w:val="0"/>
            </w:numPr>
            <w:ind w:left="0" w:firstLine="0"/>
          </w:pPr>
        </w:pPrChange>
      </w:pPr>
      <w:ins w:id="1533" w:author="Elias De Moraes Fernandes" w:date="2016-03-10T17:51:00Z">
        <w:r>
          <w:fldChar w:fldCharType="begin"/>
        </w:r>
        <w:r>
          <w:instrText xml:space="preserve"> REF _Ref445395601 \w \h </w:instrText>
        </w:r>
      </w:ins>
      <w:r w:rsidR="00C76F78">
        <w:instrText xml:space="preserve"> \* MERGEFORMAT </w:instrText>
      </w:r>
      <w:r>
        <w:fldChar w:fldCharType="separate"/>
      </w:r>
      <w:ins w:id="1534" w:author="Elias De Moraes Fernandes" w:date="2016-03-15T00:12:00Z">
        <w:r w:rsidR="00CF0D48">
          <w:t>5.11</w:t>
        </w:r>
      </w:ins>
      <w:ins w:id="1535" w:author="Elias De Moraes Fernandes" w:date="2016-03-10T17:51:00Z">
        <w:r>
          <w:fldChar w:fldCharType="end"/>
        </w:r>
      </w:ins>
      <w:del w:id="1536" w:author="Elias De Moraes Fernandes" w:date="2016-03-10T17:51:00Z">
        <w:r w:rsidR="00DC551A" w:rsidDel="001F4994">
          <w:fldChar w:fldCharType="begin"/>
        </w:r>
        <w:r w:rsidR="00DC551A" w:rsidDel="001F4994">
          <w:delInstrText xml:space="preserve"> REF _Ref445306016 \w \h </w:delInstrText>
        </w:r>
      </w:del>
      <w:r w:rsidR="00C76F78">
        <w:instrText xml:space="preserve"> \* MERGEFORMAT </w:instrText>
      </w:r>
      <w:del w:id="1537" w:author="Elias De Moraes Fernandes" w:date="2016-03-10T17:51:00Z">
        <w:r w:rsidR="00DC551A" w:rsidDel="001F4994">
          <w:fldChar w:fldCharType="separate"/>
        </w:r>
      </w:del>
      <w:del w:id="1538" w:author="Elias De Moraes Fernandes" w:date="2016-03-10T17:40:00Z">
        <w:r w:rsidR="003E3A5E" w:rsidDel="00133BB2">
          <w:delText>3.9</w:delText>
        </w:r>
      </w:del>
      <w:del w:id="1539" w:author="Elias De Moraes Fernandes" w:date="2016-03-10T17:51:00Z">
        <w:r w:rsidR="00DC551A" w:rsidDel="001F4994">
          <w:fldChar w:fldCharType="end"/>
        </w:r>
      </w:del>
      <w:r w:rsidR="00DC551A">
        <w:tab/>
      </w:r>
      <w:r w:rsidR="00B946BC" w:rsidRPr="00DE54F3">
        <w:rPr>
          <w:lang w:val="pt-BR"/>
          <w:rPrChange w:id="1540" w:author="Elias De Moraes Fernandes" w:date="2016-03-10T18:14:00Z">
            <w:rPr/>
          </w:rPrChange>
        </w:rPr>
        <w:t xml:space="preserve">Monetização </w:t>
      </w:r>
    </w:p>
    <w:p w14:paraId="3900BBBD" w14:textId="77777777" w:rsidR="00B946BC" w:rsidRDefault="00B946BC">
      <w:pPr>
        <w:pStyle w:val="CapitulosXX"/>
        <w:pPrChange w:id="1541" w:author="Elias De Moraes Fernandes" w:date="2016-03-11T18:08:00Z">
          <w:pPr>
            <w:pStyle w:val="CapitulosXXX"/>
          </w:pPr>
        </w:pPrChange>
      </w:pPr>
      <w:r>
        <w:t xml:space="preserve">A monetização desse game pode ser feita através de investimento por parte de entidades correlatas ao tema ou por financiamento do governo, por exemplo. </w:t>
      </w:r>
    </w:p>
    <w:p w14:paraId="0024EB10" w14:textId="77777777" w:rsidR="00A90616" w:rsidRDefault="00A90616">
      <w:pPr>
        <w:pStyle w:val="CapitulosXX"/>
        <w:pPrChange w:id="1542" w:author="Elias De Moraes Fernandes" w:date="2016-03-11T18:08:00Z">
          <w:pPr>
            <w:pStyle w:val="CapitulosXXX"/>
          </w:pPr>
        </w:pPrChange>
      </w:pPr>
    </w:p>
    <w:p w14:paraId="6C2F14E7" w14:textId="0F7D219A" w:rsidR="00B946BC" w:rsidRPr="00DE54F3" w:rsidRDefault="001F4994">
      <w:pPr>
        <w:pStyle w:val="StyleXX"/>
        <w:rPr>
          <w:lang w:val="pt-BR"/>
          <w:rPrChange w:id="1543" w:author="Elias De Moraes Fernandes" w:date="2016-03-10T18:14:00Z">
            <w:rPr/>
          </w:rPrChange>
        </w:rPr>
        <w:pPrChange w:id="1544" w:author="Elias De Moraes Fernandes" w:date="2016-03-11T17:17:00Z">
          <w:pPr>
            <w:pStyle w:val="Style1"/>
            <w:numPr>
              <w:ilvl w:val="0"/>
              <w:numId w:val="0"/>
            </w:numPr>
            <w:ind w:left="0" w:firstLine="0"/>
          </w:pPr>
        </w:pPrChange>
      </w:pPr>
      <w:ins w:id="1545" w:author="Elias De Moraes Fernandes" w:date="2016-03-10T17:51:00Z">
        <w:r>
          <w:fldChar w:fldCharType="begin"/>
        </w:r>
        <w:r>
          <w:instrText xml:space="preserve"> REF _Ref445395611 \w \h </w:instrText>
        </w:r>
      </w:ins>
      <w:r w:rsidR="00C76F78">
        <w:instrText xml:space="preserve"> \* MERGEFORMAT </w:instrText>
      </w:r>
      <w:r>
        <w:fldChar w:fldCharType="separate"/>
      </w:r>
      <w:ins w:id="1546" w:author="Elias De Moraes Fernandes" w:date="2016-03-15T00:12:00Z">
        <w:r w:rsidR="00CF0D48">
          <w:t>5.12</w:t>
        </w:r>
      </w:ins>
      <w:ins w:id="1547" w:author="Elias De Moraes Fernandes" w:date="2016-03-10T17:51:00Z">
        <w:r>
          <w:fldChar w:fldCharType="end"/>
        </w:r>
      </w:ins>
      <w:del w:id="1548" w:author="Elias De Moraes Fernandes" w:date="2016-03-10T17:51:00Z">
        <w:r w:rsidR="001667A9" w:rsidDel="001F4994">
          <w:fldChar w:fldCharType="begin"/>
        </w:r>
        <w:r w:rsidR="001667A9" w:rsidDel="001F4994">
          <w:delInstrText xml:space="preserve"> REF _Ref445306095 \w \h </w:delInstrText>
        </w:r>
      </w:del>
      <w:r w:rsidR="00C76F78">
        <w:instrText xml:space="preserve"> \* MERGEFORMAT </w:instrText>
      </w:r>
      <w:del w:id="1549" w:author="Elias De Moraes Fernandes" w:date="2016-03-10T17:51:00Z">
        <w:r w:rsidR="001667A9" w:rsidDel="001F4994">
          <w:fldChar w:fldCharType="separate"/>
        </w:r>
      </w:del>
      <w:del w:id="1550" w:author="Elias De Moraes Fernandes" w:date="2016-03-10T17:40:00Z">
        <w:r w:rsidR="003E3A5E" w:rsidDel="00133BB2">
          <w:delText>3.10</w:delText>
        </w:r>
      </w:del>
      <w:del w:id="1551" w:author="Elias De Moraes Fernandes" w:date="2016-03-10T17:51:00Z">
        <w:r w:rsidR="001667A9" w:rsidDel="001F4994">
          <w:fldChar w:fldCharType="end"/>
        </w:r>
      </w:del>
      <w:r w:rsidR="001667A9">
        <w:tab/>
      </w:r>
      <w:r w:rsidR="00B946BC" w:rsidRPr="00DE54F3">
        <w:rPr>
          <w:lang w:val="pt-BR"/>
          <w:rPrChange w:id="1552" w:author="Elias De Moraes Fernandes" w:date="2016-03-10T18:14:00Z">
            <w:rPr/>
          </w:rPrChange>
        </w:rPr>
        <w:t>Plataforma de distribuição</w:t>
      </w:r>
    </w:p>
    <w:p w14:paraId="6541DA8D" w14:textId="2A831ADB" w:rsidR="00B946BC" w:rsidRPr="00784AF4" w:rsidRDefault="00B946BC">
      <w:pPr>
        <w:pStyle w:val="CapitulosXX"/>
        <w:pPrChange w:id="1553" w:author="Elias De Moraes Fernandes" w:date="2016-03-11T18:08:00Z">
          <w:pPr>
            <w:pStyle w:val="CapitulosXXX"/>
          </w:pPr>
        </w:pPrChange>
      </w:pPr>
      <w:r>
        <w:t>A priori, o</w:t>
      </w:r>
      <w:r w:rsidRPr="00F65605">
        <w:t xml:space="preserve"> game será distribuído para plataforma </w:t>
      </w:r>
      <w:r w:rsidRPr="00695393">
        <w:t>Android</w:t>
      </w:r>
      <w:r w:rsidRPr="00F65605">
        <w:t xml:space="preserve"> por possuir mais dispositivos disponíveis a preços</w:t>
      </w:r>
      <w:r w:rsidRPr="00784AF4">
        <w:t xml:space="preserve"> acessíveis. Como a o </w:t>
      </w:r>
      <w:r w:rsidRPr="00695393">
        <w:t>Unity</w:t>
      </w:r>
      <w:r w:rsidRPr="00784AF4">
        <w:t xml:space="preserve"> é um sistema multiplataformas, a posterior distribuição no iOS e versão Web </w:t>
      </w:r>
      <w:r>
        <w:t>será utilizada também</w:t>
      </w:r>
      <w:r w:rsidR="00F87F40">
        <w:t>, conforme a demanda requerida pela DAQBI da UTFPR-CT</w:t>
      </w:r>
      <w:r>
        <w:t>.</w:t>
      </w:r>
    </w:p>
    <w:p w14:paraId="2A6A3E26" w14:textId="77777777" w:rsidR="00B946BC" w:rsidRPr="005842BF" w:rsidRDefault="00B946BC">
      <w:pPr>
        <w:pStyle w:val="CapitulosXXX"/>
      </w:pPr>
    </w:p>
    <w:p w14:paraId="48DEF2FF" w14:textId="77777777" w:rsidR="00B946BC" w:rsidRDefault="00B946BC" w:rsidP="00B946BC">
      <w:pPr>
        <w:rPr>
          <w:rFonts w:ascii="Arial" w:eastAsia="Times New Roman" w:hAnsi="Arial" w:cs="Arial"/>
          <w:color w:val="000000"/>
          <w:sz w:val="24"/>
          <w:szCs w:val="24"/>
        </w:rPr>
      </w:pPr>
      <w:r>
        <w:rPr>
          <w:rFonts w:ascii="Arial" w:eastAsia="Times New Roman" w:hAnsi="Arial" w:cs="Arial"/>
          <w:color w:val="000000"/>
          <w:sz w:val="24"/>
          <w:szCs w:val="24"/>
        </w:rPr>
        <w:br w:type="page"/>
      </w:r>
    </w:p>
    <w:p w14:paraId="080FB500" w14:textId="00A38121" w:rsidR="002A062E" w:rsidDel="00D75DB6" w:rsidRDefault="00EE0226">
      <w:pPr>
        <w:pStyle w:val="StyleX"/>
        <w:rPr>
          <w:del w:id="1554" w:author="Elias De Moraes Fernandes" w:date="2016-03-10T17:10:00Z"/>
        </w:rPr>
        <w:pPrChange w:id="1555" w:author="Elias De Moraes Fernandes" w:date="2016-03-11T17:17:00Z">
          <w:pPr>
            <w:pStyle w:val="Palavras-chave"/>
            <w:spacing w:after="0" w:line="360" w:lineRule="auto"/>
            <w:jc w:val="both"/>
          </w:pPr>
        </w:pPrChange>
      </w:pPr>
      <w:del w:id="1556" w:author="Elias De Moraes Fernandes" w:date="2016-03-10T17:34:00Z">
        <w:r w:rsidDel="009E50CF">
          <w:lastRenderedPageBreak/>
          <w:fldChar w:fldCharType="begin"/>
        </w:r>
        <w:r w:rsidDel="009E50CF">
          <w:delInstrText xml:space="preserve"> REF _Ref445306149 \w \h </w:delInstrText>
        </w:r>
      </w:del>
      <w:r w:rsidR="00891CBC">
        <w:instrText xml:space="preserve"> \* MERGEFORMAT </w:instrText>
      </w:r>
      <w:del w:id="1557" w:author="Elias De Moraes Fernandes" w:date="2016-03-10T17:34:00Z">
        <w:r w:rsidDel="009E50CF">
          <w:fldChar w:fldCharType="separate"/>
        </w:r>
        <w:r w:rsidR="003E3A5E" w:rsidDel="009E50CF">
          <w:delText>4</w:delText>
        </w:r>
        <w:r w:rsidDel="009E50CF">
          <w:fldChar w:fldCharType="end"/>
        </w:r>
      </w:del>
      <w:del w:id="1558" w:author="Elias De Moraes Fernandes" w:date="2016-03-10T17:10:00Z">
        <w:r w:rsidDel="00D75DB6">
          <w:tab/>
        </w:r>
        <w:r w:rsidR="002A062E" w:rsidDel="00D75DB6">
          <w:delText>TECNOLOGIAS E FERRAMENTAS</w:delText>
        </w:r>
      </w:del>
    </w:p>
    <w:p w14:paraId="77F36A2F" w14:textId="72FEB4F0" w:rsidR="00B433A8" w:rsidDel="00D75DB6" w:rsidRDefault="00B433A8">
      <w:pPr>
        <w:pStyle w:val="StyleX"/>
        <w:rPr>
          <w:del w:id="1559" w:author="Elias De Moraes Fernandes" w:date="2016-03-10T17:10:00Z"/>
        </w:rPr>
        <w:pPrChange w:id="1560" w:author="Elias De Moraes Fernandes" w:date="2016-03-11T17:17:00Z">
          <w:pPr>
            <w:pStyle w:val="Palavras-chave"/>
            <w:spacing w:after="0" w:line="360" w:lineRule="auto"/>
            <w:ind w:left="851"/>
            <w:jc w:val="both"/>
          </w:pPr>
        </w:pPrChange>
      </w:pPr>
    </w:p>
    <w:p w14:paraId="1E45D1A0" w14:textId="3C56AEE5" w:rsidR="00243272" w:rsidDel="00D75DB6" w:rsidRDefault="00243272">
      <w:pPr>
        <w:pStyle w:val="StyleX"/>
        <w:rPr>
          <w:del w:id="1561" w:author="Elias De Moraes Fernandes" w:date="2016-03-10T17:10:00Z"/>
        </w:rPr>
        <w:pPrChange w:id="1562" w:author="Elias De Moraes Fernandes" w:date="2016-03-11T17:17:00Z">
          <w:pPr>
            <w:pStyle w:val="Palavras-chave"/>
            <w:spacing w:after="0" w:line="360" w:lineRule="auto"/>
            <w:ind w:firstLine="1134"/>
            <w:jc w:val="both"/>
          </w:pPr>
        </w:pPrChange>
      </w:pPr>
      <w:del w:id="1563" w:author="Elias De Moraes Fernandes" w:date="2016-03-10T17:10:00Z">
        <w:r w:rsidDel="00D75DB6">
          <w:delText xml:space="preserve">No que diz respeito à tecnologia, será utilizada a Unity como </w:delText>
        </w:r>
        <w:r w:rsidRPr="006E732C" w:rsidDel="00D75DB6">
          <w:rPr>
            <w:i/>
          </w:rPr>
          <w:delText>game engine</w:delText>
        </w:r>
        <w:r w:rsidDel="00D75DB6">
          <w:delText xml:space="preserve">, por ser uma plataforma de desenvolvimento potente e flexível, como a criação de jogos em multiplataformas 2D e 3D. Outro fator importante para escolha dessa engine foi a possibilidade de contar com assets gratuitos e atualizações compatíveis com a necessidade do projeto além dos tutoriais disponíveis em caso de dúvidas ou até mesmo o uso da comunidade para dúvidas e interação. </w:delText>
        </w:r>
      </w:del>
    </w:p>
    <w:p w14:paraId="7787B9D8" w14:textId="406F7EE8" w:rsidR="00243272" w:rsidDel="00D75DB6" w:rsidRDefault="00243272">
      <w:pPr>
        <w:pStyle w:val="StyleX"/>
        <w:rPr>
          <w:del w:id="1564" w:author="Elias De Moraes Fernandes" w:date="2016-03-10T17:10:00Z"/>
        </w:rPr>
        <w:pPrChange w:id="1565" w:author="Elias De Moraes Fernandes" w:date="2016-03-11T17:17:00Z">
          <w:pPr>
            <w:pStyle w:val="Palavras-chave"/>
            <w:spacing w:after="0" w:line="360" w:lineRule="auto"/>
            <w:ind w:firstLine="1134"/>
            <w:jc w:val="both"/>
          </w:pPr>
        </w:pPrChange>
      </w:pPr>
      <w:del w:id="1566" w:author="Elias De Moraes Fernandes" w:date="2016-03-10T17:10:00Z">
        <w:r w:rsidDel="00D75DB6">
          <w:delTex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delText>
        </w:r>
      </w:del>
    </w:p>
    <w:p w14:paraId="2CF181B1" w14:textId="7451E466" w:rsidR="00243272" w:rsidDel="00D75DB6" w:rsidRDefault="00243272">
      <w:pPr>
        <w:pStyle w:val="StyleX"/>
        <w:rPr>
          <w:del w:id="1567" w:author="Elias De Moraes Fernandes" w:date="2016-03-10T17:10:00Z"/>
        </w:rPr>
        <w:pPrChange w:id="1568" w:author="Elias De Moraes Fernandes" w:date="2016-03-11T17:17:00Z">
          <w:pPr>
            <w:pStyle w:val="Palavras-chave"/>
            <w:spacing w:after="0" w:line="360" w:lineRule="auto"/>
            <w:ind w:firstLine="1134"/>
            <w:jc w:val="both"/>
          </w:pPr>
        </w:pPrChange>
      </w:pPr>
      <w:del w:id="1569" w:author="Elias De Moraes Fernandes" w:date="2016-03-10T17:10:00Z">
        <w:r w:rsidDel="00D75DB6">
          <w:delText xml:space="preserve">Para fazer o </w:delText>
        </w:r>
        <w:r w:rsidRPr="002C1FF2" w:rsidDel="00D75DB6">
          <w:rPr>
            <w:i/>
          </w:rPr>
          <w:delText>design</w:delText>
        </w:r>
        <w:r w:rsidDel="00D75DB6">
          <w:delText xml:space="preserve"> e criação de animação serão utilizados o Affinity Designer e Adobe Illustrator CC. O Affinity Designer é um software pago exclusivo para Mac para criação de elementos gráficos vetorizados. A escolha deve-se ao fato do mesmo permitir o feature "</w:delText>
        </w:r>
        <w:r w:rsidRPr="00FB3ECD" w:rsidDel="00D75DB6">
          <w:rPr>
            <w:i/>
          </w:rPr>
          <w:delText>Export Persona</w:delText>
        </w:r>
        <w:r w:rsidDel="00D75DB6">
          <w:delText xml:space="preserve">" para exportação de </w:delText>
        </w:r>
        <w:r w:rsidRPr="00534E9B" w:rsidDel="00D75DB6">
          <w:rPr>
            <w:i/>
          </w:rPr>
          <w:delText>spritesheet</w:delText>
        </w:r>
        <w:r w:rsidDel="00D75DB6">
          <w:delTex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delText>
        </w:r>
      </w:del>
    </w:p>
    <w:p w14:paraId="48091E45" w14:textId="3ACB5CCF" w:rsidR="00243272" w:rsidDel="00D75DB6" w:rsidRDefault="00243272">
      <w:pPr>
        <w:pStyle w:val="StyleX"/>
        <w:rPr>
          <w:del w:id="1570" w:author="Elias De Moraes Fernandes" w:date="2016-03-10T17:10:00Z"/>
        </w:rPr>
        <w:pPrChange w:id="1571" w:author="Elias De Moraes Fernandes" w:date="2016-03-11T17:17:00Z">
          <w:pPr>
            <w:pStyle w:val="Palavras-chave"/>
            <w:spacing w:after="0" w:line="360" w:lineRule="auto"/>
            <w:ind w:firstLine="1134"/>
            <w:jc w:val="both"/>
          </w:pPr>
        </w:pPrChange>
      </w:pPr>
      <w:del w:id="1572" w:author="Elias De Moraes Fernandes" w:date="2016-03-10T17:10:00Z">
        <w:r w:rsidDel="00D75DB6">
          <w:delText xml:space="preserve">Para versionamento e colaboração do projeto foi utilizado o GitHub, que é gratuito. O GitHub é um sistema de controle de versão para software baseado na web, podendo ser manipulado via terminal. O mesmo consiste em repositórios, onde são armazenadas as informações atualizadas de cada projeto. Através de um </w:delText>
        </w:r>
        <w:r w:rsidRPr="008D2264" w:rsidDel="00D75DB6">
          <w:rPr>
            <w:i/>
          </w:rPr>
          <w:delText>link</w:delText>
        </w:r>
        <w:r w:rsidDel="00D75DB6">
          <w:delText>, qualquer usuário (ou uma equipe) pode baixar, colaborar, atualizar, enviar novas atualizações sem depender de trabalho extra. Isso tudo torna o GitHub totalmente flexível.</w:delText>
        </w:r>
      </w:del>
    </w:p>
    <w:p w14:paraId="66C9E16B" w14:textId="2BB34E41" w:rsidR="00394CCB" w:rsidRPr="00394CCB" w:rsidDel="00D75DB6" w:rsidRDefault="00394CCB">
      <w:pPr>
        <w:pStyle w:val="StyleX"/>
        <w:rPr>
          <w:del w:id="1573" w:author="Elias De Moraes Fernandes" w:date="2016-03-10T17:10:00Z"/>
        </w:rPr>
        <w:pPrChange w:id="1574" w:author="Elias De Moraes Fernandes" w:date="2016-03-11T17:17:00Z">
          <w:pPr>
            <w:pStyle w:val="CapitulosXXX"/>
          </w:pPr>
        </w:pPrChange>
      </w:pPr>
      <w:del w:id="1575" w:author="Elias De Moraes Fernandes" w:date="2016-03-10T17:10:00Z">
        <w:r w:rsidDel="00D75DB6">
          <w:delText>Para gerenciamento do jogo será utilizado a</w:delText>
        </w:r>
        <w:r w:rsidRPr="00394CCB" w:rsidDel="00D75DB6">
          <w:delText xml:space="preserve"> metodologia Ágil</w:delText>
        </w:r>
        <w:r w:rsidDel="00D75DB6">
          <w:delText>, que</w:delText>
        </w:r>
        <w:r w:rsidRPr="00394CCB" w:rsidDel="00D75DB6">
          <w:delText xml:space="preserve"> é uma alternativa para o desenvolvimento cascata, ou o desenvolvimento sequencial tradicional. Essa metodologia ajuda a equipe de responder a imprevisibilidade através de incrementos, ou iterações, também conhecidas como </w:delText>
        </w:r>
        <w:r w:rsidRPr="00394CCB" w:rsidDel="00D75DB6">
          <w:rPr>
            <w:i/>
          </w:rPr>
          <w:delText>sprints</w:delText>
        </w:r>
        <w:r w:rsidRPr="00394CCB" w:rsidDel="00D75DB6">
          <w:delText xml:space="preserve">. Para isso usa-se o </w:delText>
        </w:r>
        <w:r w:rsidRPr="007D161D" w:rsidDel="00D75DB6">
          <w:rPr>
            <w:i/>
          </w:rPr>
          <w:delText>Scrum</w:delText>
        </w:r>
        <w:r w:rsidRPr="00394CCB" w:rsidDel="00D75DB6">
          <w:delText xml:space="preserve">, que é um framework de gerenciamento para desenvolvimento de produto incremental usando uma ou mais equipes multifuncionais de até 4 a 9 pessoas. Geralmente as </w:delText>
        </w:r>
        <w:r w:rsidRPr="00394CCB" w:rsidDel="00D75DB6">
          <w:rPr>
            <w:i/>
          </w:rPr>
          <w:delText>sprints</w:delText>
        </w:r>
        <w:r w:rsidRPr="00394CCB" w:rsidDel="00D75DB6">
          <w:delText xml:space="preserve"> tem duração entre 24 horas e 30 dias, no máximo. No inicio, essas equipes se reúnem e responsabiliza por um </w:delText>
        </w:r>
        <w:r w:rsidRPr="00394CCB" w:rsidDel="00D75DB6">
          <w:rPr>
            <w:i/>
          </w:rPr>
          <w:delText>backlog</w:delText>
        </w:r>
        <w:r w:rsidRPr="00394CCB" w:rsidDel="00D75DB6">
          <w:delText xml:space="preserve">, parte do produto que precisa ser finalizada com urgência ditada pelo dono do produto, ou em inglês </w:delText>
        </w:r>
        <w:r w:rsidRPr="00394CCB" w:rsidDel="00D75DB6">
          <w:rPr>
            <w:i/>
          </w:rPr>
          <w:delText>product owner</w:delText>
        </w:r>
        <w:r w:rsidRPr="00394CCB" w:rsidDel="00D75DB6">
          <w:delText>. É feito uma reunião diária para avaliar as tarefas que precisam ser realocadas ou áreas de fraqueza. Depois de 30 dias, o produto deve estar na fase de entrega, ou para avaliação pela equipe e, em seguida comprometer a um próximo backlog para trabalhar.</w:delText>
        </w:r>
        <w:r w:rsidR="00AC5407" w:rsidDel="00D75DB6">
          <w:delText xml:space="preserve"> Como desvantagem nesse projeto, pode-se citar apenas um pessoa, o que deixaria o </w:delText>
        </w:r>
        <w:r w:rsidR="00AC5407" w:rsidRPr="00AC5407" w:rsidDel="00D75DB6">
          <w:rPr>
            <w:i/>
          </w:rPr>
          <w:delText>backlog</w:delText>
        </w:r>
        <w:r w:rsidR="00AC5407" w:rsidDel="00D75DB6">
          <w:delText xml:space="preserve"> no prazo de um mês.</w:delText>
        </w:r>
      </w:del>
    </w:p>
    <w:p w14:paraId="208699E0" w14:textId="18CDDF98" w:rsidR="00394CCB" w:rsidDel="00D75DB6" w:rsidRDefault="00394CCB">
      <w:pPr>
        <w:pStyle w:val="StyleX"/>
        <w:rPr>
          <w:del w:id="1576" w:author="Elias De Moraes Fernandes" w:date="2016-03-10T17:10:00Z"/>
        </w:rPr>
        <w:pPrChange w:id="1577" w:author="Elias De Moraes Fernandes" w:date="2016-03-11T17:17:00Z">
          <w:pPr>
            <w:pStyle w:val="Palavras-chave"/>
            <w:spacing w:after="0" w:line="360" w:lineRule="auto"/>
            <w:ind w:firstLine="1134"/>
            <w:jc w:val="both"/>
          </w:pPr>
        </w:pPrChange>
      </w:pPr>
    </w:p>
    <w:p w14:paraId="2261D56F" w14:textId="2D0784BD" w:rsidR="00243272" w:rsidDel="00D75DB6" w:rsidRDefault="00243272">
      <w:pPr>
        <w:pStyle w:val="StyleX"/>
        <w:rPr>
          <w:del w:id="1578" w:author="Elias De Moraes Fernandes" w:date="2016-03-10T17:10:00Z"/>
        </w:rPr>
        <w:pPrChange w:id="1579" w:author="Elias De Moraes Fernandes" w:date="2016-03-11T17:17:00Z">
          <w:pPr>
            <w:pStyle w:val="Palavras-chave"/>
            <w:spacing w:after="0" w:line="360" w:lineRule="auto"/>
            <w:ind w:left="851"/>
            <w:jc w:val="both"/>
          </w:pPr>
        </w:pPrChange>
      </w:pPr>
    </w:p>
    <w:p w14:paraId="3D67DC00" w14:textId="1B9D8803" w:rsidR="00945E91" w:rsidDel="00D75DB6" w:rsidRDefault="003D3C46">
      <w:pPr>
        <w:pStyle w:val="StyleX"/>
        <w:rPr>
          <w:del w:id="1580" w:author="Elias De Moraes Fernandes" w:date="2016-03-10T17:10:00Z"/>
        </w:rPr>
        <w:pPrChange w:id="1581" w:author="Elias De Moraes Fernandes" w:date="2016-03-11T17:17:00Z">
          <w:pPr>
            <w:pStyle w:val="Palavras-chave"/>
            <w:spacing w:after="0" w:line="360" w:lineRule="auto"/>
            <w:jc w:val="both"/>
          </w:pPr>
        </w:pPrChange>
      </w:pPr>
      <w:del w:id="1582" w:author="Elias De Moraes Fernandes" w:date="2016-03-10T17:10:00Z">
        <w:r w:rsidDel="00D75DB6">
          <w:fldChar w:fldCharType="begin"/>
        </w:r>
        <w:r w:rsidDel="00D75DB6">
          <w:delInstrText xml:space="preserve"> REF _Ref445307828 \w \h </w:delInstrText>
        </w:r>
      </w:del>
      <w:r w:rsidR="00891CBC">
        <w:instrText xml:space="preserve"> \* MERGEFORMAT </w:instrText>
      </w:r>
      <w:del w:id="1583" w:author="Elias De Moraes Fernandes" w:date="2016-03-10T17:10:00Z">
        <w:r w:rsidDel="00D75DB6">
          <w:fldChar w:fldCharType="separate"/>
        </w:r>
        <w:r w:rsidR="003E3A5E" w:rsidDel="00D75DB6">
          <w:delText>5</w:delText>
        </w:r>
        <w:r w:rsidDel="00D75DB6">
          <w:fldChar w:fldCharType="end"/>
        </w:r>
        <w:r w:rsidDel="00D75DB6">
          <w:tab/>
        </w:r>
        <w:r w:rsidR="002278E0" w:rsidRPr="00243272" w:rsidDel="00D75DB6">
          <w:delText>MATERIAIS E MÉTODOS</w:delText>
        </w:r>
      </w:del>
    </w:p>
    <w:p w14:paraId="274025D6" w14:textId="429755BF" w:rsidR="00A87CEE" w:rsidRPr="00A87CEE" w:rsidDel="00D75DB6" w:rsidRDefault="00A87CEE">
      <w:pPr>
        <w:pStyle w:val="StyleX"/>
        <w:rPr>
          <w:del w:id="1584" w:author="Elias De Moraes Fernandes" w:date="2016-03-10T17:10:00Z"/>
          <w:lang w:val="en-CA"/>
        </w:rPr>
        <w:pPrChange w:id="1585" w:author="Elias De Moraes Fernandes" w:date="2016-03-11T17:17:00Z">
          <w:pPr>
            <w:pStyle w:val="CapitulosXXX"/>
          </w:pPr>
        </w:pPrChange>
      </w:pPr>
      <w:del w:id="1586" w:author="Elias De Moraes Fernandes" w:date="2016-03-10T17:10:00Z">
        <w:r w:rsidRPr="00A87CEE" w:rsidDel="00D75DB6">
          <w:delText xml:space="preserve">Nessa seção serão descritos e discutidos os materiais e métodos utilizados nesse trabalho. A primeira subseção tem como função fazer uma releitura do que é a vermicompostagem, que é o foco desse trabalho. A segunda subseção irá apresentar o </w:delText>
        </w:r>
        <w:r w:rsidRPr="00A87CEE" w:rsidDel="00D75DB6">
          <w:rPr>
            <w:i/>
          </w:rPr>
          <w:delText>design pattern</w:delText>
        </w:r>
        <w:r w:rsidRPr="00A87CEE" w:rsidDel="00D75DB6">
          <w:delText xml:space="preserve"> que irá guiar o desenvolvimento do projeto. A terceira subseção será explicada sobre a metodologia </w:delText>
        </w:r>
        <w:r w:rsidR="00781FF1" w:rsidDel="00D75DB6">
          <w:rPr>
            <w:lang w:val="en-CA"/>
          </w:rPr>
          <w:delText>Ágil</w:delText>
        </w:r>
        <w:r w:rsidRPr="00A87CEE" w:rsidDel="00D75DB6">
          <w:delText xml:space="preserve"> para gerenciamento do projeto.</w:delText>
        </w:r>
      </w:del>
    </w:p>
    <w:p w14:paraId="1AD63872" w14:textId="42C14FE3" w:rsidR="00A87CEE" w:rsidDel="00D75DB6" w:rsidRDefault="00A87CEE">
      <w:pPr>
        <w:pStyle w:val="StyleX"/>
        <w:rPr>
          <w:del w:id="1587" w:author="Elias De Moraes Fernandes" w:date="2016-03-10T17:10:00Z"/>
        </w:rPr>
        <w:pPrChange w:id="1588" w:author="Elias De Moraes Fernandes" w:date="2016-03-11T17:17:00Z">
          <w:pPr>
            <w:pStyle w:val="Palavras-chave"/>
            <w:spacing w:after="0" w:line="360" w:lineRule="auto"/>
            <w:ind w:left="851"/>
            <w:jc w:val="both"/>
          </w:pPr>
        </w:pPrChange>
      </w:pPr>
    </w:p>
    <w:p w14:paraId="01D8B05B" w14:textId="05779756" w:rsidR="00A87CEE" w:rsidDel="00D75DB6" w:rsidRDefault="006F41A1">
      <w:pPr>
        <w:pStyle w:val="StyleX"/>
        <w:rPr>
          <w:del w:id="1589" w:author="Elias De Moraes Fernandes" w:date="2016-03-10T17:10:00Z"/>
        </w:rPr>
        <w:pPrChange w:id="1590" w:author="Elias De Moraes Fernandes" w:date="2016-03-11T17:17:00Z">
          <w:pPr>
            <w:pStyle w:val="Palavras-chave"/>
            <w:spacing w:after="0" w:line="360" w:lineRule="auto"/>
            <w:ind w:firstLine="426"/>
            <w:jc w:val="both"/>
          </w:pPr>
        </w:pPrChange>
      </w:pPr>
      <w:del w:id="1591" w:author="Elias De Moraes Fernandes" w:date="2016-03-10T17:10:00Z">
        <w:r w:rsidDel="00D75DB6">
          <w:fldChar w:fldCharType="begin"/>
        </w:r>
        <w:r w:rsidDel="00D75DB6">
          <w:delInstrText xml:space="preserve"> REF _Ref445307885 \w \h </w:delInstrText>
        </w:r>
      </w:del>
      <w:r w:rsidR="00891CBC">
        <w:instrText xml:space="preserve"> \* MERGEFORMAT </w:instrText>
      </w:r>
      <w:del w:id="1592" w:author="Elias De Moraes Fernandes" w:date="2016-03-10T17:10:00Z">
        <w:r w:rsidDel="00D75DB6">
          <w:fldChar w:fldCharType="separate"/>
        </w:r>
        <w:r w:rsidR="003E3A5E" w:rsidDel="00D75DB6">
          <w:delText>5.1</w:delText>
        </w:r>
        <w:r w:rsidDel="00D75DB6">
          <w:fldChar w:fldCharType="end"/>
        </w:r>
        <w:r w:rsidDel="00D75DB6">
          <w:tab/>
        </w:r>
        <w:r w:rsidR="00AB5288" w:rsidDel="00D75DB6">
          <w:delText>Design Pattern</w:delText>
        </w:r>
        <w:r w:rsidR="00412DB5" w:rsidDel="00D75DB6">
          <w:delText xml:space="preserve"> MVC</w:delText>
        </w:r>
      </w:del>
    </w:p>
    <w:p w14:paraId="3AAF05FE" w14:textId="4DEA5626" w:rsidR="00412DB5" w:rsidRPr="00412DB5" w:rsidDel="00D75DB6" w:rsidRDefault="00412DB5">
      <w:pPr>
        <w:pStyle w:val="StyleX"/>
        <w:rPr>
          <w:del w:id="1593" w:author="Elias De Moraes Fernandes" w:date="2016-03-10T17:10:00Z"/>
        </w:rPr>
        <w:pPrChange w:id="1594" w:author="Elias De Moraes Fernandes" w:date="2016-03-11T17:17:00Z">
          <w:pPr>
            <w:pStyle w:val="CapitulosXXX"/>
          </w:pPr>
        </w:pPrChange>
      </w:pPr>
      <w:del w:id="1595" w:author="Elias De Moraes Fernandes" w:date="2016-03-10T17:10:00Z">
        <w:r w:rsidRPr="00412DB5" w:rsidDel="00D75DB6">
          <w:delText xml:space="preserve">Entre os engenheiros de software e arquitetos foi amplamente aceito que a concepção de aplicações em conformidade a esses </w:delText>
        </w:r>
        <w:r w:rsidRPr="00412DB5" w:rsidDel="00D75DB6">
          <w:rPr>
            <w:i/>
          </w:rPr>
          <w:delText>designs pattern</w:delText>
        </w:r>
        <w:r w:rsidRPr="00412DB5" w:rsidDel="00D75DB6">
          <w:delText xml:space="preserve"> facilitariam a reutilização da experiência e conhecimento adquiridos por </w:delText>
        </w:r>
        <w:r w:rsidRPr="00412DB5" w:rsidDel="00D75DB6">
          <w:rPr>
            <w:i/>
          </w:rPr>
          <w:delText>experts</w:delText>
        </w:r>
        <w:r w:rsidRPr="00412DB5" w:rsidDel="00D75DB6">
          <w:delText xml:space="preserve"> ao longo de exaustivos esforços em desenvolver um software de alto nível no mundo real [MASOVER, 2004]. A partir disso, mostra clara o uso indispensável </w:delText>
        </w:r>
        <w:r w:rsidRPr="00412DB5" w:rsidDel="00D75DB6">
          <w:rPr>
            <w:i/>
          </w:rPr>
          <w:delText>design pattern</w:delText>
        </w:r>
        <w:r w:rsidRPr="00412DB5" w:rsidDel="00D75DB6">
          <w:delText xml:space="preserve"> e o escolhido foi a arquitetura MVC – </w:delText>
        </w:r>
        <w:r w:rsidRPr="00412DB5" w:rsidDel="00D75DB6">
          <w:rPr>
            <w:i/>
            <w:lang w:val="en-CA"/>
          </w:rPr>
          <w:delText>Model</w:delText>
        </w:r>
        <w:r w:rsidRPr="00412DB5" w:rsidDel="00D75DB6">
          <w:delText xml:space="preserve"> </w:delText>
        </w:r>
        <w:r w:rsidRPr="00412DB5" w:rsidDel="00D75DB6">
          <w:rPr>
            <w:i/>
            <w:lang w:val="en-CA"/>
          </w:rPr>
          <w:delText>View</w:delText>
        </w:r>
        <w:r w:rsidRPr="00412DB5" w:rsidDel="00D75DB6">
          <w:delText xml:space="preserve"> e </w:delText>
        </w:r>
        <w:r w:rsidRPr="00412DB5" w:rsidDel="00D75DB6">
          <w:rPr>
            <w:i/>
            <w:lang w:val="en-CA"/>
          </w:rPr>
          <w:delText>Controller</w:delText>
        </w:r>
        <w:r w:rsidRPr="00412DB5" w:rsidDel="00D75DB6">
          <w:rPr>
            <w:lang w:val="en-CA"/>
          </w:rPr>
          <w:delText xml:space="preserve"> </w:delText>
        </w:r>
        <w:r w:rsidRPr="00412DB5" w:rsidDel="00D75DB6">
          <w:delText xml:space="preserve">–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  </w:delText>
        </w:r>
      </w:del>
    </w:p>
    <w:p w14:paraId="04DA46D9" w14:textId="0C1358B1" w:rsidR="004E7966" w:rsidDel="00D75DB6" w:rsidRDefault="004E7966">
      <w:pPr>
        <w:pStyle w:val="StyleX"/>
        <w:rPr>
          <w:del w:id="1596" w:author="Elias De Moraes Fernandes" w:date="2016-03-10T17:10:00Z"/>
        </w:rPr>
        <w:pPrChange w:id="1597" w:author="Elias De Moraes Fernandes" w:date="2016-03-11T17:17:00Z">
          <w:pPr>
            <w:pStyle w:val="CapitulosXXX"/>
            <w:ind w:firstLine="284"/>
          </w:pPr>
        </w:pPrChange>
      </w:pPr>
      <w:del w:id="1598" w:author="Elias De Moraes Fernandes" w:date="2016-03-10T17:10:00Z">
        <w:r w:rsidRPr="00170A25" w:rsidDel="00D75DB6">
          <w:rPr>
            <w:noProof/>
            <w:rPrChange w:id="1599" w:author="Unknown">
              <w:rPr>
                <w:noProof/>
              </w:rPr>
            </w:rPrChange>
          </w:rPr>
          <w:drawing>
            <wp:inline distT="0" distB="0" distL="0" distR="0" wp14:anchorId="0DD2D17D" wp14:editId="607EE161">
              <wp:extent cx="5159180" cy="3612394"/>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1193" cy="3620805"/>
                      </a:xfrm>
                      <a:prstGeom prst="rect">
                        <a:avLst/>
                      </a:prstGeom>
                      <a:noFill/>
                      <a:ln>
                        <a:noFill/>
                      </a:ln>
                    </pic:spPr>
                  </pic:pic>
                </a:graphicData>
              </a:graphic>
            </wp:inline>
          </w:drawing>
        </w:r>
      </w:del>
    </w:p>
    <w:p w14:paraId="6785BE1C" w14:textId="017BD7D6" w:rsidR="00412DB5" w:rsidRPr="00412DB5" w:rsidDel="00D75DB6" w:rsidRDefault="00664DAC">
      <w:pPr>
        <w:pStyle w:val="StyleX"/>
        <w:rPr>
          <w:del w:id="1600" w:author="Elias De Moraes Fernandes" w:date="2016-03-10T17:10:00Z"/>
        </w:rPr>
        <w:pPrChange w:id="1601" w:author="Elias De Moraes Fernandes" w:date="2016-03-11T17:17:00Z">
          <w:pPr>
            <w:pStyle w:val="CapitulosXXX"/>
          </w:pPr>
        </w:pPrChange>
      </w:pPr>
      <w:del w:id="1602" w:author="Elias De Moraes Fernandes" w:date="2016-03-10T17:10:00Z">
        <w:r w:rsidDel="00D75DB6">
          <w:delText>Figura</w:delText>
        </w:r>
        <w:r w:rsidR="004E7966" w:rsidDel="00D75DB6">
          <w:delText xml:space="preserve"> </w:delText>
        </w:r>
        <w:r w:rsidR="009F44F9" w:rsidDel="00D75DB6">
          <w:delText>9</w:delText>
        </w:r>
        <w:r w:rsidR="002C22C5" w:rsidDel="00D75DB6">
          <w:delText xml:space="preserve"> –</w:delText>
        </w:r>
        <w:r w:rsidR="00412DB5" w:rsidRPr="00412DB5" w:rsidDel="00D75DB6">
          <w:delText xml:space="preserve"> MVC</w:delText>
        </w:r>
        <w:r w:rsidR="004E7966" w:rsidDel="00D75DB6">
          <w:delText xml:space="preserve"> </w:delText>
        </w:r>
      </w:del>
    </w:p>
    <w:p w14:paraId="10DB140A" w14:textId="199D03C2" w:rsidR="00412DB5" w:rsidRPr="00412DB5" w:rsidDel="00D75DB6" w:rsidRDefault="00412DB5">
      <w:pPr>
        <w:pStyle w:val="StyleX"/>
        <w:rPr>
          <w:del w:id="1603" w:author="Elias De Moraes Fernandes" w:date="2016-03-10T17:10:00Z"/>
        </w:rPr>
        <w:pPrChange w:id="1604" w:author="Elias De Moraes Fernandes" w:date="2016-03-11T17:17:00Z">
          <w:pPr>
            <w:pStyle w:val="CapitulosXXX"/>
          </w:pPr>
        </w:pPrChange>
      </w:pPr>
      <w:del w:id="1605" w:author="Elias De Moraes Fernandes" w:date="2016-03-10T17:10:00Z">
        <w:r w:rsidRPr="00412DB5" w:rsidDel="00D75DB6">
          <w:delText>Fonte:</w:delText>
        </w:r>
        <w:r w:rsidR="004E7966" w:rsidDel="00D75DB6">
          <w:delText xml:space="preserve"> </w:delText>
        </w:r>
        <w:r w:rsidR="004E7966" w:rsidRPr="004E7966" w:rsidDel="00D75DB6">
          <w:delText>https://lkubaski.files.wordpress.com/2012/12/mvc1.gif?w=630</w:delText>
        </w:r>
      </w:del>
    </w:p>
    <w:p w14:paraId="3F9C6B45" w14:textId="37A5E442" w:rsidR="00412DB5" w:rsidRPr="00412DB5" w:rsidDel="00D75DB6" w:rsidRDefault="00412DB5">
      <w:pPr>
        <w:pStyle w:val="StyleX"/>
        <w:rPr>
          <w:del w:id="1606" w:author="Elias De Moraes Fernandes" w:date="2016-03-10T17:10:00Z"/>
        </w:rPr>
        <w:pPrChange w:id="1607" w:author="Elias De Moraes Fernandes" w:date="2016-03-11T17:17:00Z">
          <w:pPr>
            <w:pStyle w:val="CapitulosXXX"/>
          </w:pPr>
        </w:pPrChange>
      </w:pPr>
    </w:p>
    <w:p w14:paraId="419A8BE4" w14:textId="12486F2D" w:rsidR="00412DB5" w:rsidDel="00D75DB6" w:rsidRDefault="00412DB5">
      <w:pPr>
        <w:pStyle w:val="StyleX"/>
        <w:rPr>
          <w:del w:id="1608" w:author="Elias De Moraes Fernandes" w:date="2016-03-10T17:10:00Z"/>
        </w:rPr>
        <w:pPrChange w:id="1609" w:author="Elias De Moraes Fernandes" w:date="2016-03-11T17:17:00Z">
          <w:pPr>
            <w:pStyle w:val="CapitulosXXX"/>
          </w:pPr>
        </w:pPrChange>
      </w:pPr>
      <w:del w:id="1610" w:author="Elias De Moraes Fernandes" w:date="2016-03-10T17:10:00Z">
        <w:r w:rsidRPr="00412DB5" w:rsidDel="00D75DB6">
          <w:delText>Trazendo o MVC para o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[COSTA, 2015].</w:delText>
        </w:r>
      </w:del>
    </w:p>
    <w:p w14:paraId="0F88EACE" w14:textId="7FDDD9F3" w:rsidR="00C93F58" w:rsidRPr="00412DB5" w:rsidDel="00D75DB6" w:rsidRDefault="00C93F58">
      <w:pPr>
        <w:pStyle w:val="StyleX"/>
        <w:rPr>
          <w:del w:id="1611" w:author="Elias De Moraes Fernandes" w:date="2016-03-10T17:10:00Z"/>
        </w:rPr>
        <w:pPrChange w:id="1612" w:author="Elias De Moraes Fernandes" w:date="2016-03-11T17:17:00Z">
          <w:pPr>
            <w:pStyle w:val="CapitulosXXX"/>
          </w:pPr>
        </w:pPrChange>
      </w:pPr>
    </w:p>
    <w:p w14:paraId="3D005AFF" w14:textId="57F57EB8" w:rsidR="00412DB5" w:rsidDel="00D75DB6" w:rsidRDefault="00605E47">
      <w:pPr>
        <w:pStyle w:val="StyleX"/>
        <w:rPr>
          <w:del w:id="1613" w:author="Elias De Moraes Fernandes" w:date="2016-03-10T17:10:00Z"/>
        </w:rPr>
        <w:pPrChange w:id="1614" w:author="Elias De Moraes Fernandes" w:date="2016-03-11T17:17:00Z">
          <w:pPr>
            <w:pStyle w:val="Palavras-chave"/>
            <w:spacing w:after="0" w:line="360" w:lineRule="auto"/>
            <w:ind w:firstLine="426"/>
            <w:jc w:val="both"/>
          </w:pPr>
        </w:pPrChange>
      </w:pPr>
      <w:del w:id="1615" w:author="Elias De Moraes Fernandes" w:date="2016-03-10T17:10:00Z">
        <w:r w:rsidDel="00D75DB6">
          <w:fldChar w:fldCharType="begin"/>
        </w:r>
        <w:r w:rsidDel="00D75DB6">
          <w:delInstrText xml:space="preserve"> REF _Ref445307909 \w \h </w:delInstrText>
        </w:r>
      </w:del>
      <w:r w:rsidR="00891CBC">
        <w:instrText xml:space="preserve"> \* MERGEFORMAT </w:instrText>
      </w:r>
      <w:del w:id="1616" w:author="Elias De Moraes Fernandes" w:date="2016-03-10T17:10:00Z">
        <w:r w:rsidDel="00D75DB6">
          <w:fldChar w:fldCharType="separate"/>
        </w:r>
        <w:r w:rsidR="003E3A5E" w:rsidDel="00D75DB6">
          <w:delText>5.2</w:delText>
        </w:r>
        <w:r w:rsidDel="00D75DB6">
          <w:fldChar w:fldCharType="end"/>
        </w:r>
        <w:r w:rsidDel="00D75DB6">
          <w:tab/>
        </w:r>
        <w:r w:rsidR="00412DB5" w:rsidDel="00D75DB6">
          <w:delText xml:space="preserve">Metodologia </w:delText>
        </w:r>
        <w:r w:rsidR="009A66D9" w:rsidDel="00D75DB6">
          <w:delText>Ágil para</w:delText>
        </w:r>
        <w:r w:rsidR="00412DB5" w:rsidDel="00D75DB6">
          <w:delText xml:space="preserve"> Gerenciamento de Projeto</w:delText>
        </w:r>
      </w:del>
    </w:p>
    <w:p w14:paraId="4D7A74FC" w14:textId="64FBB81D" w:rsidR="00EA1C0E" w:rsidRPr="00243272" w:rsidDel="00D75DB6" w:rsidRDefault="00EA1C0E">
      <w:pPr>
        <w:pStyle w:val="StyleX"/>
        <w:rPr>
          <w:del w:id="1617" w:author="Elias De Moraes Fernandes" w:date="2016-03-10T17:10:00Z"/>
        </w:rPr>
        <w:pPrChange w:id="1618" w:author="Elias De Moraes Fernandes" w:date="2016-03-11T17:17:00Z">
          <w:pPr>
            <w:pStyle w:val="Palavras-chave"/>
            <w:spacing w:after="0" w:line="360" w:lineRule="auto"/>
            <w:ind w:left="851"/>
            <w:jc w:val="both"/>
          </w:pPr>
        </w:pPrChange>
      </w:pPr>
    </w:p>
    <w:p w14:paraId="3683460B" w14:textId="1513A6F8" w:rsidR="004220AD" w:rsidDel="00D75DB6" w:rsidRDefault="00BD5E23">
      <w:pPr>
        <w:pStyle w:val="StyleX"/>
        <w:rPr>
          <w:del w:id="1619" w:author="Elias De Moraes Fernandes" w:date="2016-03-10T17:10:00Z"/>
        </w:rPr>
        <w:pPrChange w:id="1620" w:author="Elias De Moraes Fernandes" w:date="2016-03-11T17:17:00Z">
          <w:pPr>
            <w:pStyle w:val="CapitulosXXX"/>
          </w:pPr>
        </w:pPrChange>
      </w:pPr>
      <w:del w:id="1621" w:author="Elias De Moraes Fernandes" w:date="2016-03-10T17:10:00Z">
        <w:r w:rsidDel="00D75DB6">
          <w:delText xml:space="preserve"> </w:delText>
        </w:r>
        <w:r w:rsidR="00394CCB" w:rsidDel="00D75DB6">
          <w:delText xml:space="preserve">O jogo Nonda será desenvolvido de acordo com as </w:delText>
        </w:r>
        <w:r w:rsidR="00B518A4" w:rsidDel="00D75DB6">
          <w:delText xml:space="preserve">interações do </w:delText>
        </w:r>
        <w:r w:rsidR="00B518A4" w:rsidRPr="00196015" w:rsidDel="00D75DB6">
          <w:rPr>
            <w:i/>
          </w:rPr>
          <w:delText>framework</w:delText>
        </w:r>
        <w:r w:rsidR="00394CCB" w:rsidDel="00D75DB6">
          <w:delText xml:space="preserve"> </w:delText>
        </w:r>
        <w:r w:rsidR="00394CCB" w:rsidRPr="00CC37DA" w:rsidDel="00D75DB6">
          <w:rPr>
            <w:i/>
          </w:rPr>
          <w:delText>scrum</w:delText>
        </w:r>
        <w:r w:rsidR="00394CCB" w:rsidDel="00D75DB6">
          <w:delText xml:space="preserve">, usando a metodologia Ágil. Dentre as fases </w:delText>
        </w:r>
        <w:r w:rsidR="00CA1250" w:rsidDel="00D75DB6">
          <w:delText xml:space="preserve">do processo estão: </w:delText>
        </w:r>
        <w:r w:rsidR="00CC37DA" w:rsidDel="00D75DB6">
          <w:delText>detalhes dos requisitos, análise &amp; design, Implementação &amp; teste, aprovação do teste, reavaliar / priorizar novas tarefas.</w:delText>
        </w:r>
      </w:del>
    </w:p>
    <w:p w14:paraId="58CB9EEB" w14:textId="2DF936A9" w:rsidR="00412DB5" w:rsidDel="00D75DB6" w:rsidRDefault="00412DB5">
      <w:pPr>
        <w:pStyle w:val="StyleX"/>
        <w:rPr>
          <w:del w:id="1622" w:author="Elias De Moraes Fernandes" w:date="2016-03-10T17:10:00Z"/>
        </w:rPr>
        <w:pPrChange w:id="1623" w:author="Elias De Moraes Fernandes" w:date="2016-03-11T17:17:00Z">
          <w:pPr>
            <w:pStyle w:val="CapitulosXXX"/>
          </w:pPr>
        </w:pPrChange>
      </w:pPr>
    </w:p>
    <w:p w14:paraId="6AAB03F1" w14:textId="6EA55833" w:rsidR="00A03758" w:rsidRPr="00991A68" w:rsidDel="009E50CF" w:rsidRDefault="004E7966">
      <w:pPr>
        <w:pStyle w:val="StyleX"/>
        <w:rPr>
          <w:del w:id="1624" w:author="Elias De Moraes Fernandes" w:date="2016-03-10T17:34:00Z"/>
        </w:rPr>
        <w:pPrChange w:id="1625" w:author="Elias De Moraes Fernandes" w:date="2016-03-11T17:17:00Z">
          <w:pPr>
            <w:pStyle w:val="CapitulosXXX"/>
          </w:pPr>
        </w:pPrChange>
      </w:pPr>
      <w:del w:id="1626" w:author="Elias De Moraes Fernandes" w:date="2016-03-10T17:10:00Z">
        <w:r w:rsidRPr="00D421DC" w:rsidDel="00D75DB6">
          <w:delText xml:space="preserve">Segundo </w:delText>
        </w:r>
        <w:r w:rsidR="00974AE7" w:rsidRPr="00D421DC" w:rsidDel="00D75DB6">
          <w:delText>JAMES, M. (2010</w:delText>
        </w:r>
        <w:r w:rsidRPr="00734EB6" w:rsidDel="00D75DB6">
          <w:delText xml:space="preserve">) o </w:delText>
        </w:r>
        <w:r w:rsidR="00916EBA" w:rsidRPr="007D161D" w:rsidDel="00D75DB6">
          <w:rPr>
            <w:i/>
          </w:rPr>
          <w:delText>S</w:delText>
        </w:r>
        <w:r w:rsidR="00916EBA" w:rsidRPr="00916EBA" w:rsidDel="00D75DB6">
          <w:rPr>
            <w:i/>
          </w:rPr>
          <w:delText>crum</w:delText>
        </w:r>
        <w:r w:rsidR="00916EBA" w:rsidRPr="007D161D" w:rsidDel="00D75DB6">
          <w:rPr>
            <w:i/>
          </w:rPr>
          <w:delText xml:space="preserve"> </w:delText>
        </w:r>
        <w:r w:rsidR="00E72675" w:rsidRPr="00D421DC" w:rsidDel="00D75DB6">
          <w:delText>tem</w:delText>
        </w:r>
        <w:r w:rsidR="00B75A14" w:rsidRPr="00734EB6" w:rsidDel="00D75DB6">
          <w:delText xml:space="preserve"> início a partir do levantamento dos requisitos </w:delText>
        </w:r>
        <w:r w:rsidR="00B75A14" w:rsidRPr="00983927" w:rsidDel="00D75DB6">
          <w:delText>passa</w:delText>
        </w:r>
        <w:r w:rsidR="00B75A14" w:rsidRPr="002A7A93" w:rsidDel="00D75DB6">
          <w:delText>ndo pelo análise e design do</w:delText>
        </w:r>
        <w:r w:rsidR="00F07932" w:rsidRPr="002A7A93" w:rsidDel="00D75DB6">
          <w:delText xml:space="preserve"> UI/UX</w:delText>
        </w:r>
        <w:r w:rsidR="00B75A14" w:rsidRPr="006C757C" w:rsidDel="00D75DB6">
          <w:delText xml:space="preserve">, </w:delText>
        </w:r>
        <w:r w:rsidRPr="00921285" w:rsidDel="00D75DB6">
          <w:delText xml:space="preserve">ambiente, personagens e </w:delText>
        </w:r>
        <w:r w:rsidR="00B75A14" w:rsidRPr="009018F1" w:rsidDel="00D75DB6">
          <w:delText xml:space="preserve">animação </w:delText>
        </w:r>
        <w:r w:rsidRPr="00862ADD" w:rsidDel="00D75DB6">
          <w:delText>passando pela</w:delText>
        </w:r>
        <w:r w:rsidR="00B75A14" w:rsidRPr="00862ADD" w:rsidDel="00D75DB6">
          <w:delText xml:space="preserve"> implementação da l</w:delText>
        </w:r>
        <w:r w:rsidR="00721088" w:rsidDel="00D75DB6">
          <w:delText>ó</w:delText>
        </w:r>
        <w:r w:rsidR="00B75A14" w:rsidRPr="00862ADD" w:rsidDel="00D75DB6">
          <w:delText>gica</w:delText>
        </w:r>
        <w:r w:rsidRPr="005E5318" w:rsidDel="00D75DB6">
          <w:delText xml:space="preserve"> do jogo</w:delText>
        </w:r>
        <w:r w:rsidR="00B75A14" w:rsidRPr="003E0D86" w:rsidDel="00D75DB6">
          <w:delText>, até a fase de teste</w:delText>
        </w:r>
        <w:r w:rsidRPr="00DC3130" w:rsidDel="00D75DB6">
          <w:delText xml:space="preserve"> é a primeira iter</w:delText>
        </w:r>
        <w:r w:rsidRPr="00991A68" w:rsidDel="00D75DB6">
          <w:delText xml:space="preserve">ação </w:delText>
        </w:r>
        <w:r w:rsidR="00B75A14" w:rsidRPr="00991A68" w:rsidDel="00D75DB6">
          <w:delText xml:space="preserve">do processo, sendo que nessa </w:delText>
        </w:r>
        <w:r w:rsidRPr="00991A68" w:rsidDel="00D75DB6">
          <w:delText>iteração</w:delText>
        </w:r>
        <w:r w:rsidR="00E72675" w:rsidRPr="00991A68" w:rsidDel="00D75DB6">
          <w:delText xml:space="preserve"> o foco principal é estabelecer quais métodos, instâncias serão reaproveitados para reutilizar nas demais fases.</w:delText>
        </w:r>
        <w:r w:rsidR="00B75A14" w:rsidRPr="00991A68" w:rsidDel="00D75DB6">
          <w:delText xml:space="preserve"> </w:delText>
        </w:r>
        <w:r w:rsidR="00E72675" w:rsidRPr="00991A68" w:rsidDel="00D75DB6">
          <w:delText xml:space="preserve"> Fica assim</w:delText>
        </w:r>
        <w:r w:rsidR="00B75A14" w:rsidRPr="00991A68" w:rsidDel="00D75DB6">
          <w:delText xml:space="preserve"> definido em termos do que é o </w:delText>
        </w:r>
        <w:r w:rsidRPr="00991A68" w:rsidDel="00D75DB6">
          <w:delText>jogo</w:delText>
        </w:r>
        <w:r w:rsidR="00B75A14" w:rsidRPr="00991A68" w:rsidDel="00D75DB6">
          <w:delText xml:space="preserve"> a ser resolvido e quais </w:delText>
        </w:r>
        <w:r w:rsidRPr="00991A68" w:rsidDel="00D75DB6">
          <w:delText>são</w:delText>
        </w:r>
        <w:r w:rsidR="00B75A14" w:rsidRPr="00991A68" w:rsidDel="00D75DB6">
          <w:delText xml:space="preserve"> os </w:delText>
        </w:r>
        <w:r w:rsidRPr="00991A68" w:rsidDel="00D75DB6">
          <w:delText>atributos necessários para finalizar a primeira fase.</w:delText>
        </w:r>
        <w:r w:rsidR="00B75A14" w:rsidRPr="00991A68" w:rsidDel="00D75DB6">
          <w:delText xml:space="preserve"> Assim, devem ser levantadas </w:delText>
        </w:r>
        <w:r w:rsidRPr="00991A68" w:rsidDel="00D75DB6">
          <w:delText>informações</w:delText>
        </w:r>
        <w:r w:rsidR="000613A0" w:rsidRPr="00991A68" w:rsidDel="00D75DB6">
          <w:delText xml:space="preserve"> como dano do personagem principal e dos inimigos, tempo para realizar a missão, quantidade de itens que serão jogadas em cena. </w:delText>
        </w:r>
        <w:r w:rsidR="00B75A14" w:rsidRPr="00991A68" w:rsidDel="00D75DB6">
          <w:delText>É na fase de</w:delText>
        </w:r>
        <w:r w:rsidR="000613A0" w:rsidRPr="00991A68" w:rsidDel="00D75DB6">
          <w:delText xml:space="preserve"> levantamentos da 2 iteração</w:delText>
        </w:r>
        <w:r w:rsidR="00B75A14" w:rsidRPr="00991A68" w:rsidDel="00D75DB6">
          <w:delText xml:space="preserve"> </w:delText>
        </w:r>
        <w:r w:rsidR="000613A0" w:rsidRPr="00991A68" w:rsidDel="00D75DB6">
          <w:delText>que terá uma base sólida para todas as demais variáveis concernentes ao jogador e inimigos.</w:delText>
        </w:r>
      </w:del>
    </w:p>
    <w:p w14:paraId="0CB6A2F5" w14:textId="28EF66D8" w:rsidR="00B42484" w:rsidDel="009E50CF" w:rsidRDefault="00B42484">
      <w:pPr>
        <w:pStyle w:val="StyleX"/>
        <w:rPr>
          <w:del w:id="1627" w:author="Elias De Moraes Fernandes" w:date="2016-03-10T17:34:00Z"/>
        </w:rPr>
        <w:pPrChange w:id="1628" w:author="Elias De Moraes Fernandes" w:date="2016-03-11T17:17:00Z">
          <w:pPr>
            <w:pStyle w:val="CapitulosXXX"/>
          </w:pPr>
        </w:pPrChange>
      </w:pPr>
    </w:p>
    <w:p w14:paraId="7E78C0B7" w14:textId="47807256" w:rsidR="00D068DB" w:rsidDel="00C76F78" w:rsidRDefault="00B710FB">
      <w:pPr>
        <w:pStyle w:val="StyleX"/>
        <w:rPr>
          <w:del w:id="1629" w:author="Elias De Moraes Fernandes" w:date="2016-03-11T17:09:00Z"/>
        </w:rPr>
        <w:pPrChange w:id="1630" w:author="Elias De Moraes Fernandes" w:date="2016-03-11T17:17:00Z">
          <w:pPr>
            <w:spacing w:after="0" w:line="360" w:lineRule="auto"/>
          </w:pPr>
        </w:pPrChange>
      </w:pPr>
      <w:ins w:id="1631" w:author="Elias De Moraes Fernandes" w:date="2016-03-10T17:55:00Z">
        <w:r>
          <w:fldChar w:fldCharType="begin"/>
        </w:r>
        <w:r>
          <w:instrText xml:space="preserve"> REF _Ref445395864 \w \h </w:instrText>
        </w:r>
      </w:ins>
      <w:r w:rsidR="00891CBC">
        <w:instrText xml:space="preserve"> \* MERGEFORMAT </w:instrText>
      </w:r>
      <w:r>
        <w:fldChar w:fldCharType="separate"/>
      </w:r>
      <w:ins w:id="1632" w:author="Elias De Moraes Fernandes" w:date="2016-03-15T00:12:00Z">
        <w:r w:rsidR="00CF0D48">
          <w:t>1</w:t>
        </w:r>
      </w:ins>
      <w:ins w:id="1633" w:author="Elias De Moraes Fernandes" w:date="2016-03-10T17:55:00Z">
        <w:r>
          <w:fldChar w:fldCharType="end"/>
        </w:r>
      </w:ins>
      <w:del w:id="1634" w:author="Elias De Moraes Fernandes" w:date="2016-03-10T17:55:00Z">
        <w:r w:rsidR="00282376" w:rsidDel="00B710FB">
          <w:fldChar w:fldCharType="begin"/>
        </w:r>
        <w:r w:rsidR="00282376" w:rsidDel="00B710FB">
          <w:delInstrText xml:space="preserve"> REF _Ref445307963 \w \h </w:delInstrText>
        </w:r>
      </w:del>
      <w:r w:rsidR="00891CBC">
        <w:instrText xml:space="preserve"> \* MERGEFORMAT </w:instrText>
      </w:r>
      <w:del w:id="1635" w:author="Elias De Moraes Fernandes" w:date="2016-03-10T17:55:00Z">
        <w:r w:rsidR="00282376" w:rsidDel="00B710FB">
          <w:fldChar w:fldCharType="separate"/>
        </w:r>
        <w:r w:rsidR="00133BB2" w:rsidDel="00B710FB">
          <w:delText>6</w:delText>
        </w:r>
        <w:r w:rsidR="00282376" w:rsidDel="00B710FB">
          <w:fldChar w:fldCharType="end"/>
        </w:r>
      </w:del>
      <w:r w:rsidR="00282376">
        <w:tab/>
      </w:r>
      <w:r w:rsidR="00270E9D" w:rsidRPr="00891CBC">
        <w:t>CRONOGRAMA</w:t>
      </w:r>
    </w:p>
    <w:p w14:paraId="5C171E14" w14:textId="77777777" w:rsidR="00440D85" w:rsidRDefault="00440D85">
      <w:pPr>
        <w:pStyle w:val="StyleX"/>
        <w:pPrChange w:id="1636" w:author="Elias De Moraes Fernandes" w:date="2016-03-11T17:17:00Z">
          <w:pPr>
            <w:spacing w:after="0" w:line="360" w:lineRule="auto"/>
          </w:pPr>
        </w:pPrChange>
      </w:pPr>
    </w:p>
    <w:p w14:paraId="5E20FC0A" w14:textId="2D4206CC" w:rsidR="00DA2976" w:rsidRPr="004214F4" w:rsidRDefault="00DA2976">
      <w:pPr>
        <w:pStyle w:val="Capitulos"/>
        <w:rPr>
          <w:lang w:val="en-CA"/>
        </w:rPr>
        <w:pPrChange w:id="1637" w:author="Elias De Moraes Fernandes" w:date="2016-03-11T18:06:00Z">
          <w:pPr>
            <w:pStyle w:val="Palavras-chave"/>
            <w:spacing w:after="0" w:line="360" w:lineRule="auto"/>
            <w:ind w:firstLine="1134"/>
            <w:jc w:val="both"/>
          </w:pPr>
        </w:pPrChange>
      </w:pPr>
      <w:r>
        <w:t>Para a execução do projeto proposto, serão realizadas diversas atividades</w:t>
      </w:r>
      <w:r w:rsidR="00572C39">
        <w:t xml:space="preserve"> descritas abaixo no cronograma</w:t>
      </w:r>
      <w:r w:rsidR="00A26640">
        <w:t xml:space="preserve"> (cronograma até mês de março)</w:t>
      </w:r>
      <w:r w:rsidR="00572C39">
        <w:t xml:space="preserve">. Foram divididas em 4 etapas, sendo a primeira a criação de um </w:t>
      </w:r>
      <w:r w:rsidR="00572C39" w:rsidRPr="00572C39">
        <w:rPr>
          <w:i/>
        </w:rPr>
        <w:t>game design document</w:t>
      </w:r>
      <w:r w:rsidR="00572C39">
        <w:t xml:space="preserve"> (GDD), seguido do estudo e compreensão do tema – teorias e metodologias a serem aplicadas – e, a terceira a implementação, junto com o </w:t>
      </w:r>
      <w:r w:rsidR="00572C39" w:rsidRPr="002C1FF2">
        <w:rPr>
          <w:i/>
        </w:rPr>
        <w:t>design</w:t>
      </w:r>
      <w:r w:rsidR="00572C39">
        <w:t xml:space="preserve">. Completa todas etapas, o </w:t>
      </w:r>
      <w:r w:rsidR="00D33E78">
        <w:t>jogo</w:t>
      </w:r>
      <w:r w:rsidR="00572C39">
        <w:t xml:space="preserve"> será testado pela equipe da UTFPR para validação e então retornar para a </w:t>
      </w:r>
      <w:r w:rsidR="0069373E">
        <w:t>ú</w:t>
      </w:r>
      <w:r w:rsidR="00572C39">
        <w:t>ltima etapa, que é o refinamento e alterações</w:t>
      </w:r>
      <w:r w:rsidR="00572C39">
        <w:rPr>
          <w:lang w:val="en-CA"/>
        </w:rPr>
        <w:t>/</w:t>
      </w:r>
      <w:r w:rsidR="00572C39">
        <w:t>correções de bug.</w:t>
      </w:r>
      <w:r>
        <w:t xml:space="preserve"> </w:t>
      </w:r>
    </w:p>
    <w:p w14:paraId="2039A2A3" w14:textId="77777777" w:rsidR="00DA2976" w:rsidRDefault="00DA2976" w:rsidP="00D068DB">
      <w:pPr>
        <w:spacing w:after="0" w:line="360" w:lineRule="auto"/>
        <w:rPr>
          <w:rFonts w:ascii="Arial" w:eastAsia="Times New Roman" w:hAnsi="Arial" w:cs="Arial"/>
          <w:color w:val="000000"/>
          <w:sz w:val="24"/>
          <w:szCs w:val="24"/>
        </w:rPr>
      </w:pPr>
    </w:p>
    <w:tbl>
      <w:tblPr>
        <w:tblStyle w:val="TableGrid"/>
        <w:tblW w:w="5089" w:type="pct"/>
        <w:tblLook w:val="04A0" w:firstRow="1" w:lastRow="0" w:firstColumn="1" w:lastColumn="0" w:noHBand="0" w:noVBand="1"/>
      </w:tblPr>
      <w:tblGrid>
        <w:gridCol w:w="2275"/>
        <w:gridCol w:w="345"/>
        <w:gridCol w:w="363"/>
        <w:gridCol w:w="346"/>
        <w:gridCol w:w="363"/>
        <w:gridCol w:w="363"/>
        <w:gridCol w:w="343"/>
        <w:gridCol w:w="363"/>
        <w:gridCol w:w="363"/>
        <w:gridCol w:w="363"/>
        <w:gridCol w:w="363"/>
        <w:gridCol w:w="363"/>
        <w:gridCol w:w="363"/>
        <w:gridCol w:w="363"/>
        <w:gridCol w:w="363"/>
        <w:gridCol w:w="363"/>
        <w:gridCol w:w="363"/>
        <w:gridCol w:w="1424"/>
      </w:tblGrid>
      <w:tr w:rsidR="00C208EB" w:rsidRPr="00C208EB" w14:paraId="1FF1EF80" w14:textId="77777777" w:rsidTr="00692ACC">
        <w:trPr>
          <w:gridAfter w:val="1"/>
          <w:wAfter w:w="1705" w:type="dxa"/>
          <w:trHeight w:val="288"/>
        </w:trPr>
        <w:tc>
          <w:tcPr>
            <w:tcW w:w="2372" w:type="dxa"/>
          </w:tcPr>
          <w:p w14:paraId="5345BA90" w14:textId="77777777" w:rsidR="00C208EB" w:rsidRPr="00C208EB" w:rsidRDefault="00C208EB" w:rsidP="00C208EB">
            <w:pPr>
              <w:spacing w:line="360" w:lineRule="auto"/>
              <w:rPr>
                <w:rFonts w:cs="Arial"/>
                <w:b/>
              </w:rPr>
            </w:pPr>
          </w:p>
        </w:tc>
        <w:tc>
          <w:tcPr>
            <w:tcW w:w="1445" w:type="dxa"/>
            <w:gridSpan w:val="4"/>
          </w:tcPr>
          <w:p w14:paraId="35130C84" w14:textId="77777777" w:rsidR="00C208EB" w:rsidRPr="00C208EB" w:rsidRDefault="00C208EB" w:rsidP="008F34ED">
            <w:pPr>
              <w:spacing w:line="360" w:lineRule="auto"/>
              <w:jc w:val="center"/>
              <w:rPr>
                <w:rFonts w:cs="Arial"/>
                <w:b/>
              </w:rPr>
            </w:pPr>
            <w:r w:rsidRPr="00C208EB">
              <w:rPr>
                <w:rFonts w:cs="Arial"/>
                <w:b/>
              </w:rPr>
              <w:t>Dezembro</w:t>
            </w:r>
          </w:p>
        </w:tc>
        <w:tc>
          <w:tcPr>
            <w:tcW w:w="1408" w:type="dxa"/>
            <w:gridSpan w:val="4"/>
          </w:tcPr>
          <w:p w14:paraId="36D3F480" w14:textId="77777777" w:rsidR="00C208EB" w:rsidRPr="00C208EB" w:rsidRDefault="00C208EB" w:rsidP="008F34ED">
            <w:pPr>
              <w:spacing w:line="360" w:lineRule="auto"/>
              <w:jc w:val="center"/>
              <w:rPr>
                <w:rFonts w:cs="Arial"/>
                <w:b/>
              </w:rPr>
            </w:pPr>
            <w:r w:rsidRPr="00C208EB">
              <w:rPr>
                <w:rFonts w:cs="Arial"/>
                <w:b/>
              </w:rPr>
              <w:t>Janeiro</w:t>
            </w:r>
          </w:p>
        </w:tc>
        <w:tc>
          <w:tcPr>
            <w:tcW w:w="1408" w:type="dxa"/>
            <w:gridSpan w:val="4"/>
          </w:tcPr>
          <w:p w14:paraId="7C57B673" w14:textId="77777777" w:rsidR="00C208EB" w:rsidRPr="00C208EB" w:rsidRDefault="00C208EB" w:rsidP="008F34ED">
            <w:pPr>
              <w:spacing w:line="360" w:lineRule="auto"/>
              <w:jc w:val="center"/>
              <w:rPr>
                <w:rFonts w:cs="Arial"/>
                <w:b/>
              </w:rPr>
            </w:pPr>
            <w:r w:rsidRPr="00C208EB">
              <w:rPr>
                <w:rFonts w:cs="Arial"/>
                <w:b/>
              </w:rPr>
              <w:t>Fevereiro</w:t>
            </w:r>
          </w:p>
        </w:tc>
        <w:tc>
          <w:tcPr>
            <w:tcW w:w="1408" w:type="dxa"/>
            <w:gridSpan w:val="4"/>
          </w:tcPr>
          <w:p w14:paraId="4BFF65D1" w14:textId="77777777" w:rsidR="00C208EB" w:rsidRPr="00C208EB" w:rsidRDefault="00C208EB" w:rsidP="008F34ED">
            <w:pPr>
              <w:spacing w:line="360" w:lineRule="auto"/>
              <w:jc w:val="center"/>
              <w:rPr>
                <w:rFonts w:cs="Arial"/>
                <w:b/>
              </w:rPr>
            </w:pPr>
            <w:r w:rsidRPr="00C208EB">
              <w:rPr>
                <w:rFonts w:cs="Arial"/>
                <w:b/>
              </w:rPr>
              <w:t>Março</w:t>
            </w:r>
          </w:p>
        </w:tc>
      </w:tr>
      <w:tr w:rsidR="00C208EB" w:rsidRPr="00C208EB" w14:paraId="27C8F74E" w14:textId="77777777" w:rsidTr="00692ACC">
        <w:trPr>
          <w:trHeight w:val="311"/>
        </w:trPr>
        <w:tc>
          <w:tcPr>
            <w:tcW w:w="2372" w:type="dxa"/>
          </w:tcPr>
          <w:p w14:paraId="1F7DBC8C" w14:textId="77777777" w:rsidR="00C208EB" w:rsidRPr="00C208EB" w:rsidRDefault="00C208EB" w:rsidP="00C208EB">
            <w:pPr>
              <w:spacing w:line="360" w:lineRule="auto"/>
              <w:rPr>
                <w:rFonts w:cs="Arial"/>
              </w:rPr>
            </w:pPr>
            <w:r w:rsidRPr="00C208EB">
              <w:rPr>
                <w:rFonts w:cs="Arial"/>
                <w:b/>
              </w:rPr>
              <w:t>Tarefa/Semana</w:t>
            </w:r>
          </w:p>
        </w:tc>
        <w:tc>
          <w:tcPr>
            <w:tcW w:w="361" w:type="dxa"/>
          </w:tcPr>
          <w:p w14:paraId="35B6FF6E" w14:textId="77777777" w:rsidR="00C208EB" w:rsidRPr="00C208EB" w:rsidRDefault="00C208EB" w:rsidP="00C208EB">
            <w:pPr>
              <w:spacing w:line="360" w:lineRule="auto"/>
              <w:rPr>
                <w:rFonts w:cs="Arial"/>
              </w:rPr>
            </w:pPr>
            <w:r w:rsidRPr="00C208EB">
              <w:rPr>
                <w:rFonts w:cs="Arial"/>
              </w:rPr>
              <w:t>1</w:t>
            </w:r>
          </w:p>
        </w:tc>
        <w:tc>
          <w:tcPr>
            <w:tcW w:w="361" w:type="dxa"/>
          </w:tcPr>
          <w:p w14:paraId="4871FE1F" w14:textId="77777777" w:rsidR="00C208EB" w:rsidRPr="00C208EB" w:rsidRDefault="00C208EB" w:rsidP="00C208EB">
            <w:pPr>
              <w:spacing w:line="360" w:lineRule="auto"/>
              <w:rPr>
                <w:rFonts w:cs="Arial"/>
              </w:rPr>
            </w:pPr>
            <w:r w:rsidRPr="00C208EB">
              <w:rPr>
                <w:rFonts w:cs="Arial"/>
              </w:rPr>
              <w:t>2</w:t>
            </w:r>
          </w:p>
        </w:tc>
        <w:tc>
          <w:tcPr>
            <w:tcW w:w="361" w:type="dxa"/>
          </w:tcPr>
          <w:p w14:paraId="582EB8F6" w14:textId="77777777" w:rsidR="00C208EB" w:rsidRPr="00C208EB" w:rsidRDefault="00C208EB" w:rsidP="00C208EB">
            <w:pPr>
              <w:spacing w:line="360" w:lineRule="auto"/>
              <w:rPr>
                <w:rFonts w:cs="Arial"/>
              </w:rPr>
            </w:pPr>
            <w:r w:rsidRPr="00C208EB">
              <w:rPr>
                <w:rFonts w:cs="Arial"/>
              </w:rPr>
              <w:t>3</w:t>
            </w:r>
          </w:p>
        </w:tc>
        <w:tc>
          <w:tcPr>
            <w:tcW w:w="362" w:type="dxa"/>
          </w:tcPr>
          <w:p w14:paraId="137A9D12" w14:textId="77777777" w:rsidR="00C208EB" w:rsidRPr="00C208EB" w:rsidRDefault="00C208EB" w:rsidP="00C208EB">
            <w:pPr>
              <w:spacing w:line="360" w:lineRule="auto"/>
              <w:rPr>
                <w:rFonts w:cs="Arial"/>
              </w:rPr>
            </w:pPr>
            <w:r w:rsidRPr="00C208EB">
              <w:rPr>
                <w:rFonts w:cs="Arial"/>
              </w:rPr>
              <w:t>4</w:t>
            </w:r>
          </w:p>
        </w:tc>
        <w:tc>
          <w:tcPr>
            <w:tcW w:w="352" w:type="dxa"/>
          </w:tcPr>
          <w:p w14:paraId="61E87E00" w14:textId="77777777" w:rsidR="00C208EB" w:rsidRPr="00C208EB" w:rsidRDefault="00C208EB" w:rsidP="00C208EB">
            <w:pPr>
              <w:spacing w:line="360" w:lineRule="auto"/>
              <w:rPr>
                <w:rFonts w:cs="Arial"/>
              </w:rPr>
            </w:pPr>
            <w:r w:rsidRPr="00C208EB">
              <w:rPr>
                <w:rFonts w:cs="Arial"/>
              </w:rPr>
              <w:t>1</w:t>
            </w:r>
          </w:p>
        </w:tc>
        <w:tc>
          <w:tcPr>
            <w:tcW w:w="352" w:type="dxa"/>
          </w:tcPr>
          <w:p w14:paraId="2F36A443" w14:textId="77777777" w:rsidR="00C208EB" w:rsidRPr="00C208EB" w:rsidRDefault="00C208EB" w:rsidP="00C208EB">
            <w:pPr>
              <w:spacing w:line="360" w:lineRule="auto"/>
              <w:rPr>
                <w:rFonts w:cs="Arial"/>
              </w:rPr>
            </w:pPr>
            <w:r w:rsidRPr="00C208EB">
              <w:rPr>
                <w:rFonts w:cs="Arial"/>
              </w:rPr>
              <w:t>2</w:t>
            </w:r>
          </w:p>
        </w:tc>
        <w:tc>
          <w:tcPr>
            <w:tcW w:w="352" w:type="dxa"/>
          </w:tcPr>
          <w:p w14:paraId="5E486525" w14:textId="77777777" w:rsidR="00C208EB" w:rsidRPr="00C208EB" w:rsidRDefault="00C208EB" w:rsidP="00C208EB">
            <w:pPr>
              <w:spacing w:line="360" w:lineRule="auto"/>
              <w:rPr>
                <w:rFonts w:cs="Arial"/>
              </w:rPr>
            </w:pPr>
            <w:r w:rsidRPr="00C208EB">
              <w:rPr>
                <w:rFonts w:cs="Arial"/>
              </w:rPr>
              <w:t>3</w:t>
            </w:r>
          </w:p>
        </w:tc>
        <w:tc>
          <w:tcPr>
            <w:tcW w:w="352" w:type="dxa"/>
          </w:tcPr>
          <w:p w14:paraId="1A5D2F3C" w14:textId="77777777" w:rsidR="00C208EB" w:rsidRPr="00C208EB" w:rsidRDefault="00C208EB" w:rsidP="00C208EB">
            <w:pPr>
              <w:spacing w:line="360" w:lineRule="auto"/>
              <w:rPr>
                <w:rFonts w:cs="Arial"/>
              </w:rPr>
            </w:pPr>
            <w:r w:rsidRPr="00C208EB">
              <w:rPr>
                <w:rFonts w:cs="Arial"/>
              </w:rPr>
              <w:t>4</w:t>
            </w:r>
          </w:p>
        </w:tc>
        <w:tc>
          <w:tcPr>
            <w:tcW w:w="352" w:type="dxa"/>
          </w:tcPr>
          <w:p w14:paraId="03E9CEC4" w14:textId="77777777" w:rsidR="00C208EB" w:rsidRPr="00C208EB" w:rsidRDefault="00C208EB" w:rsidP="00C208EB">
            <w:pPr>
              <w:spacing w:line="360" w:lineRule="auto"/>
              <w:rPr>
                <w:rFonts w:cs="Arial"/>
              </w:rPr>
            </w:pPr>
            <w:r w:rsidRPr="00C208EB">
              <w:rPr>
                <w:rFonts w:cs="Arial"/>
              </w:rPr>
              <w:t>1</w:t>
            </w:r>
          </w:p>
        </w:tc>
        <w:tc>
          <w:tcPr>
            <w:tcW w:w="352" w:type="dxa"/>
          </w:tcPr>
          <w:p w14:paraId="3BADF0FF" w14:textId="77777777" w:rsidR="00C208EB" w:rsidRPr="00C208EB" w:rsidRDefault="00C208EB" w:rsidP="00C208EB">
            <w:pPr>
              <w:spacing w:line="360" w:lineRule="auto"/>
              <w:rPr>
                <w:rFonts w:cs="Arial"/>
              </w:rPr>
            </w:pPr>
            <w:r w:rsidRPr="00C208EB">
              <w:rPr>
                <w:rFonts w:cs="Arial"/>
              </w:rPr>
              <w:t>2</w:t>
            </w:r>
          </w:p>
        </w:tc>
        <w:tc>
          <w:tcPr>
            <w:tcW w:w="352" w:type="dxa"/>
          </w:tcPr>
          <w:p w14:paraId="1B033E88" w14:textId="77777777" w:rsidR="00C208EB" w:rsidRPr="00C208EB" w:rsidRDefault="00C208EB" w:rsidP="00C208EB">
            <w:pPr>
              <w:spacing w:line="360" w:lineRule="auto"/>
              <w:rPr>
                <w:rFonts w:cs="Arial"/>
              </w:rPr>
            </w:pPr>
            <w:r w:rsidRPr="00C208EB">
              <w:rPr>
                <w:rFonts w:cs="Arial"/>
              </w:rPr>
              <w:t>3</w:t>
            </w:r>
          </w:p>
        </w:tc>
        <w:tc>
          <w:tcPr>
            <w:tcW w:w="352" w:type="dxa"/>
          </w:tcPr>
          <w:p w14:paraId="66829D5A" w14:textId="77777777" w:rsidR="00C208EB" w:rsidRPr="00C208EB" w:rsidRDefault="00C208EB" w:rsidP="00C208EB">
            <w:pPr>
              <w:spacing w:line="360" w:lineRule="auto"/>
              <w:rPr>
                <w:rFonts w:cs="Arial"/>
              </w:rPr>
            </w:pPr>
            <w:r w:rsidRPr="00C208EB">
              <w:rPr>
                <w:rFonts w:cs="Arial"/>
              </w:rPr>
              <w:t>4</w:t>
            </w:r>
          </w:p>
        </w:tc>
        <w:tc>
          <w:tcPr>
            <w:tcW w:w="352" w:type="dxa"/>
          </w:tcPr>
          <w:p w14:paraId="3BDB7D82" w14:textId="77777777" w:rsidR="00C208EB" w:rsidRPr="00C208EB" w:rsidRDefault="00C208EB" w:rsidP="00C208EB">
            <w:pPr>
              <w:spacing w:line="360" w:lineRule="auto"/>
              <w:rPr>
                <w:rFonts w:cs="Arial"/>
              </w:rPr>
            </w:pPr>
            <w:r w:rsidRPr="00C208EB">
              <w:rPr>
                <w:rFonts w:cs="Arial"/>
              </w:rPr>
              <w:t>1</w:t>
            </w:r>
          </w:p>
        </w:tc>
        <w:tc>
          <w:tcPr>
            <w:tcW w:w="352" w:type="dxa"/>
          </w:tcPr>
          <w:p w14:paraId="6E6AA8B5" w14:textId="77777777" w:rsidR="00C208EB" w:rsidRPr="00C208EB" w:rsidRDefault="00C208EB" w:rsidP="00C208EB">
            <w:pPr>
              <w:spacing w:line="360" w:lineRule="auto"/>
              <w:rPr>
                <w:rFonts w:cs="Arial"/>
              </w:rPr>
            </w:pPr>
            <w:r w:rsidRPr="00C208EB">
              <w:rPr>
                <w:rFonts w:cs="Arial"/>
              </w:rPr>
              <w:t>2</w:t>
            </w:r>
          </w:p>
        </w:tc>
        <w:tc>
          <w:tcPr>
            <w:tcW w:w="352" w:type="dxa"/>
          </w:tcPr>
          <w:p w14:paraId="0CD728B5" w14:textId="77777777" w:rsidR="00C208EB" w:rsidRPr="00C208EB" w:rsidRDefault="00C208EB" w:rsidP="00C208EB">
            <w:pPr>
              <w:spacing w:line="360" w:lineRule="auto"/>
              <w:rPr>
                <w:rFonts w:cs="Arial"/>
              </w:rPr>
            </w:pPr>
            <w:r w:rsidRPr="00C208EB">
              <w:rPr>
                <w:rFonts w:cs="Arial"/>
              </w:rPr>
              <w:t>3</w:t>
            </w:r>
          </w:p>
        </w:tc>
        <w:tc>
          <w:tcPr>
            <w:tcW w:w="352" w:type="dxa"/>
          </w:tcPr>
          <w:p w14:paraId="35417275" w14:textId="77777777" w:rsidR="00C208EB" w:rsidRPr="00C208EB" w:rsidRDefault="00C208EB" w:rsidP="00C208EB">
            <w:pPr>
              <w:spacing w:line="360" w:lineRule="auto"/>
              <w:rPr>
                <w:rFonts w:cs="Arial"/>
              </w:rPr>
            </w:pPr>
            <w:r w:rsidRPr="00C208EB">
              <w:rPr>
                <w:rFonts w:cs="Arial"/>
              </w:rPr>
              <w:t>4</w:t>
            </w:r>
          </w:p>
        </w:tc>
        <w:tc>
          <w:tcPr>
            <w:tcW w:w="1705" w:type="dxa"/>
          </w:tcPr>
          <w:p w14:paraId="2AD0D004" w14:textId="77777777" w:rsidR="00C208EB" w:rsidRPr="00C208EB" w:rsidRDefault="00C208EB" w:rsidP="00C208EB">
            <w:pPr>
              <w:spacing w:line="360" w:lineRule="auto"/>
              <w:rPr>
                <w:rFonts w:cs="Arial"/>
                <w:b/>
              </w:rPr>
            </w:pPr>
            <w:r w:rsidRPr="00C208EB">
              <w:rPr>
                <w:rFonts w:cs="Arial"/>
                <w:b/>
              </w:rPr>
              <w:t>Progresso</w:t>
            </w:r>
          </w:p>
        </w:tc>
      </w:tr>
      <w:tr w:rsidR="00C208EB" w:rsidRPr="00C208EB" w14:paraId="68B12706" w14:textId="77777777" w:rsidTr="00E74C4F">
        <w:trPr>
          <w:trHeight w:val="455"/>
        </w:trPr>
        <w:tc>
          <w:tcPr>
            <w:tcW w:w="2372" w:type="dxa"/>
          </w:tcPr>
          <w:p w14:paraId="63C43A9C" w14:textId="77777777" w:rsidR="00C208EB" w:rsidRPr="00C208EB" w:rsidRDefault="00C208EB" w:rsidP="00440FF8">
            <w:pPr>
              <w:pStyle w:val="CronogramaParagrafo"/>
            </w:pPr>
            <w:r w:rsidRPr="00C208EB">
              <w:t>Escrever o GDD</w:t>
            </w:r>
          </w:p>
        </w:tc>
        <w:tc>
          <w:tcPr>
            <w:tcW w:w="361" w:type="dxa"/>
          </w:tcPr>
          <w:p w14:paraId="7A095340" w14:textId="77777777" w:rsidR="00C208EB" w:rsidRPr="00C208EB" w:rsidRDefault="00C208EB" w:rsidP="00C208EB">
            <w:pPr>
              <w:spacing w:line="360" w:lineRule="auto"/>
              <w:rPr>
                <w:rFonts w:cs="Arial"/>
              </w:rPr>
            </w:pPr>
          </w:p>
        </w:tc>
        <w:tc>
          <w:tcPr>
            <w:tcW w:w="361" w:type="dxa"/>
          </w:tcPr>
          <w:p w14:paraId="52CBC39F" w14:textId="77777777" w:rsidR="00C208EB" w:rsidRPr="00C208EB" w:rsidRDefault="00C208EB" w:rsidP="00C208EB">
            <w:pPr>
              <w:spacing w:line="360" w:lineRule="auto"/>
              <w:rPr>
                <w:rFonts w:cs="Arial"/>
              </w:rPr>
            </w:pPr>
            <w:r w:rsidRPr="00C208EB">
              <w:rPr>
                <w:rFonts w:cs="Arial"/>
              </w:rPr>
              <w:t>X</w:t>
            </w:r>
          </w:p>
        </w:tc>
        <w:tc>
          <w:tcPr>
            <w:tcW w:w="361" w:type="dxa"/>
          </w:tcPr>
          <w:p w14:paraId="6E1C90E3" w14:textId="77777777" w:rsidR="00C208EB" w:rsidRPr="00C208EB" w:rsidRDefault="00C208EB" w:rsidP="00C208EB">
            <w:pPr>
              <w:spacing w:line="360" w:lineRule="auto"/>
              <w:rPr>
                <w:rFonts w:cs="Arial"/>
              </w:rPr>
            </w:pPr>
          </w:p>
        </w:tc>
        <w:tc>
          <w:tcPr>
            <w:tcW w:w="362" w:type="dxa"/>
          </w:tcPr>
          <w:p w14:paraId="58EF4468" w14:textId="77777777" w:rsidR="00C208EB" w:rsidRPr="00C208EB" w:rsidRDefault="00C208EB" w:rsidP="00C208EB">
            <w:pPr>
              <w:spacing w:line="360" w:lineRule="auto"/>
              <w:rPr>
                <w:rFonts w:cs="Arial"/>
              </w:rPr>
            </w:pPr>
            <w:r w:rsidRPr="00C208EB">
              <w:rPr>
                <w:rFonts w:cs="Arial"/>
              </w:rPr>
              <w:t>X</w:t>
            </w:r>
          </w:p>
        </w:tc>
        <w:tc>
          <w:tcPr>
            <w:tcW w:w="352" w:type="dxa"/>
          </w:tcPr>
          <w:p w14:paraId="6E203201" w14:textId="77777777" w:rsidR="00C208EB" w:rsidRPr="00C208EB" w:rsidRDefault="00C208EB" w:rsidP="00C208EB">
            <w:pPr>
              <w:spacing w:line="360" w:lineRule="auto"/>
              <w:rPr>
                <w:rFonts w:cs="Arial"/>
              </w:rPr>
            </w:pPr>
            <w:r w:rsidRPr="00C208EB">
              <w:rPr>
                <w:rFonts w:cs="Arial"/>
              </w:rPr>
              <w:t>X</w:t>
            </w:r>
          </w:p>
        </w:tc>
        <w:tc>
          <w:tcPr>
            <w:tcW w:w="352" w:type="dxa"/>
          </w:tcPr>
          <w:p w14:paraId="642B439A" w14:textId="77777777" w:rsidR="00C208EB" w:rsidRPr="00C208EB" w:rsidRDefault="00C208EB" w:rsidP="00C208EB">
            <w:pPr>
              <w:spacing w:line="360" w:lineRule="auto"/>
              <w:rPr>
                <w:rFonts w:cs="Arial"/>
              </w:rPr>
            </w:pPr>
          </w:p>
        </w:tc>
        <w:tc>
          <w:tcPr>
            <w:tcW w:w="352" w:type="dxa"/>
          </w:tcPr>
          <w:p w14:paraId="6ACD52DE" w14:textId="77777777" w:rsidR="00C208EB" w:rsidRPr="00C208EB" w:rsidRDefault="00C208EB" w:rsidP="00C208EB">
            <w:pPr>
              <w:spacing w:line="360" w:lineRule="auto"/>
              <w:rPr>
                <w:rFonts w:cs="Arial"/>
              </w:rPr>
            </w:pPr>
            <w:r w:rsidRPr="00C208EB">
              <w:rPr>
                <w:rFonts w:cs="Arial"/>
              </w:rPr>
              <w:t>X</w:t>
            </w:r>
          </w:p>
        </w:tc>
        <w:tc>
          <w:tcPr>
            <w:tcW w:w="352" w:type="dxa"/>
          </w:tcPr>
          <w:p w14:paraId="61F10C60" w14:textId="4AB9EAA3" w:rsidR="00C208EB" w:rsidRPr="00C208EB" w:rsidRDefault="00C24661" w:rsidP="00C208EB">
            <w:pPr>
              <w:spacing w:line="360" w:lineRule="auto"/>
              <w:rPr>
                <w:rFonts w:cs="Arial"/>
              </w:rPr>
            </w:pPr>
            <w:r>
              <w:rPr>
                <w:rFonts w:cs="Arial"/>
              </w:rPr>
              <w:t>X</w:t>
            </w:r>
          </w:p>
        </w:tc>
        <w:tc>
          <w:tcPr>
            <w:tcW w:w="352" w:type="dxa"/>
          </w:tcPr>
          <w:p w14:paraId="7774B748" w14:textId="77777777" w:rsidR="00C208EB" w:rsidRPr="00C208EB" w:rsidRDefault="00C208EB" w:rsidP="00C208EB">
            <w:pPr>
              <w:spacing w:line="360" w:lineRule="auto"/>
              <w:rPr>
                <w:rFonts w:cs="Arial"/>
              </w:rPr>
            </w:pPr>
            <w:r w:rsidRPr="00C208EB">
              <w:rPr>
                <w:rFonts w:cs="Arial"/>
              </w:rPr>
              <w:t>X</w:t>
            </w:r>
          </w:p>
        </w:tc>
        <w:tc>
          <w:tcPr>
            <w:tcW w:w="352" w:type="dxa"/>
          </w:tcPr>
          <w:p w14:paraId="53A84163" w14:textId="56D8277F" w:rsidR="00C208EB" w:rsidRPr="00C208EB" w:rsidRDefault="00C208EB" w:rsidP="00C208EB">
            <w:pPr>
              <w:spacing w:line="360" w:lineRule="auto"/>
              <w:rPr>
                <w:rFonts w:cs="Arial"/>
              </w:rPr>
            </w:pPr>
          </w:p>
        </w:tc>
        <w:tc>
          <w:tcPr>
            <w:tcW w:w="352" w:type="dxa"/>
          </w:tcPr>
          <w:p w14:paraId="78E15318" w14:textId="1A2349EF" w:rsidR="00C208EB" w:rsidRPr="00C208EB" w:rsidRDefault="00BF4C55" w:rsidP="00C208EB">
            <w:pPr>
              <w:spacing w:line="360" w:lineRule="auto"/>
              <w:rPr>
                <w:rFonts w:cs="Arial"/>
              </w:rPr>
            </w:pPr>
            <w:r>
              <w:rPr>
                <w:rFonts w:cs="Arial"/>
              </w:rPr>
              <w:t>X</w:t>
            </w:r>
          </w:p>
        </w:tc>
        <w:tc>
          <w:tcPr>
            <w:tcW w:w="352" w:type="dxa"/>
          </w:tcPr>
          <w:p w14:paraId="773DC1A4" w14:textId="77777777" w:rsidR="00C208EB" w:rsidRPr="00C208EB" w:rsidRDefault="00C208EB" w:rsidP="00C208EB">
            <w:pPr>
              <w:spacing w:line="360" w:lineRule="auto"/>
              <w:rPr>
                <w:rFonts w:cs="Arial"/>
              </w:rPr>
            </w:pPr>
          </w:p>
        </w:tc>
        <w:tc>
          <w:tcPr>
            <w:tcW w:w="352" w:type="dxa"/>
          </w:tcPr>
          <w:p w14:paraId="173AAF96" w14:textId="77777777" w:rsidR="00C208EB" w:rsidRPr="00C208EB" w:rsidRDefault="00C208EB" w:rsidP="00C208EB">
            <w:pPr>
              <w:spacing w:line="360" w:lineRule="auto"/>
              <w:rPr>
                <w:rFonts w:cs="Arial"/>
              </w:rPr>
            </w:pPr>
          </w:p>
        </w:tc>
        <w:tc>
          <w:tcPr>
            <w:tcW w:w="352" w:type="dxa"/>
          </w:tcPr>
          <w:p w14:paraId="416EBC79" w14:textId="77777777" w:rsidR="00C208EB" w:rsidRPr="00C208EB" w:rsidRDefault="00C208EB" w:rsidP="00C208EB">
            <w:pPr>
              <w:spacing w:line="360" w:lineRule="auto"/>
              <w:rPr>
                <w:rFonts w:cs="Arial"/>
              </w:rPr>
            </w:pPr>
          </w:p>
        </w:tc>
        <w:tc>
          <w:tcPr>
            <w:tcW w:w="352" w:type="dxa"/>
          </w:tcPr>
          <w:p w14:paraId="50414386" w14:textId="77777777" w:rsidR="00C208EB" w:rsidRPr="00C208EB" w:rsidRDefault="00C208EB" w:rsidP="00C208EB">
            <w:pPr>
              <w:spacing w:line="360" w:lineRule="auto"/>
              <w:rPr>
                <w:rFonts w:cs="Arial"/>
              </w:rPr>
            </w:pPr>
          </w:p>
        </w:tc>
        <w:tc>
          <w:tcPr>
            <w:tcW w:w="352" w:type="dxa"/>
          </w:tcPr>
          <w:p w14:paraId="72C85626" w14:textId="77777777" w:rsidR="00C208EB" w:rsidRPr="00C208EB" w:rsidRDefault="00C208EB" w:rsidP="00C208EB">
            <w:pPr>
              <w:spacing w:line="360" w:lineRule="auto"/>
              <w:rPr>
                <w:rFonts w:cs="Arial"/>
              </w:rPr>
            </w:pPr>
          </w:p>
        </w:tc>
        <w:tc>
          <w:tcPr>
            <w:tcW w:w="1705" w:type="dxa"/>
          </w:tcPr>
          <w:p w14:paraId="0A9DF448" w14:textId="77777777" w:rsidR="00C208EB" w:rsidRPr="00C208EB" w:rsidRDefault="00C208EB" w:rsidP="00C208EB">
            <w:pPr>
              <w:spacing w:line="360" w:lineRule="auto"/>
              <w:rPr>
                <w:rFonts w:cs="Arial"/>
              </w:rPr>
            </w:pPr>
            <w:r w:rsidRPr="00C208EB">
              <w:rPr>
                <w:rFonts w:cs="Arial"/>
              </w:rPr>
              <w:t xml:space="preserve">Completo </w:t>
            </w:r>
            <w:r w:rsidRPr="00C208EB">
              <w:rPr>
                <w:rFonts w:cs="Arial"/>
                <w:b/>
              </w:rPr>
              <w:t>v1.1</w:t>
            </w:r>
          </w:p>
        </w:tc>
      </w:tr>
      <w:tr w:rsidR="00C208EB" w:rsidRPr="00C208EB" w14:paraId="6169DD41" w14:textId="77777777" w:rsidTr="00692ACC">
        <w:trPr>
          <w:trHeight w:val="283"/>
        </w:trPr>
        <w:tc>
          <w:tcPr>
            <w:tcW w:w="2372" w:type="dxa"/>
          </w:tcPr>
          <w:p w14:paraId="6F330C36" w14:textId="77777777" w:rsidR="00C208EB" w:rsidRPr="00C208EB" w:rsidRDefault="00C208EB" w:rsidP="00440FF8">
            <w:pPr>
              <w:pStyle w:val="CronogramaParagrafo"/>
            </w:pPr>
            <w:r w:rsidRPr="00C208EB">
              <w:t>Apresentar GDD</w:t>
            </w:r>
          </w:p>
        </w:tc>
        <w:tc>
          <w:tcPr>
            <w:tcW w:w="361" w:type="dxa"/>
          </w:tcPr>
          <w:p w14:paraId="14685733" w14:textId="77777777" w:rsidR="00C208EB" w:rsidRPr="00C208EB" w:rsidRDefault="00C208EB" w:rsidP="00C208EB">
            <w:pPr>
              <w:spacing w:line="360" w:lineRule="auto"/>
              <w:rPr>
                <w:rFonts w:cs="Arial"/>
              </w:rPr>
            </w:pPr>
          </w:p>
        </w:tc>
        <w:tc>
          <w:tcPr>
            <w:tcW w:w="361" w:type="dxa"/>
          </w:tcPr>
          <w:p w14:paraId="01E60271" w14:textId="77777777" w:rsidR="00C208EB" w:rsidRPr="00C208EB" w:rsidRDefault="00C208EB" w:rsidP="00C208EB">
            <w:pPr>
              <w:spacing w:line="360" w:lineRule="auto"/>
              <w:rPr>
                <w:rFonts w:cs="Arial"/>
              </w:rPr>
            </w:pPr>
          </w:p>
        </w:tc>
        <w:tc>
          <w:tcPr>
            <w:tcW w:w="361" w:type="dxa"/>
          </w:tcPr>
          <w:p w14:paraId="6FF86464" w14:textId="77777777" w:rsidR="00C208EB" w:rsidRPr="00C208EB" w:rsidRDefault="00C208EB" w:rsidP="00C208EB">
            <w:pPr>
              <w:spacing w:line="360" w:lineRule="auto"/>
              <w:rPr>
                <w:rFonts w:cs="Arial"/>
              </w:rPr>
            </w:pPr>
          </w:p>
        </w:tc>
        <w:tc>
          <w:tcPr>
            <w:tcW w:w="362" w:type="dxa"/>
          </w:tcPr>
          <w:p w14:paraId="27304B24" w14:textId="77777777" w:rsidR="00C208EB" w:rsidRPr="00C208EB" w:rsidRDefault="00C208EB" w:rsidP="00C208EB">
            <w:pPr>
              <w:spacing w:line="360" w:lineRule="auto"/>
              <w:rPr>
                <w:rFonts w:cs="Arial"/>
              </w:rPr>
            </w:pPr>
          </w:p>
        </w:tc>
        <w:tc>
          <w:tcPr>
            <w:tcW w:w="352" w:type="dxa"/>
          </w:tcPr>
          <w:p w14:paraId="02BF6366" w14:textId="77777777" w:rsidR="00C208EB" w:rsidRPr="00C208EB" w:rsidRDefault="00C208EB" w:rsidP="00C208EB">
            <w:pPr>
              <w:spacing w:line="360" w:lineRule="auto"/>
              <w:rPr>
                <w:rFonts w:cs="Arial"/>
              </w:rPr>
            </w:pPr>
          </w:p>
        </w:tc>
        <w:tc>
          <w:tcPr>
            <w:tcW w:w="352" w:type="dxa"/>
          </w:tcPr>
          <w:p w14:paraId="0354DFD4" w14:textId="77777777" w:rsidR="00C208EB" w:rsidRPr="00C208EB" w:rsidRDefault="00C208EB" w:rsidP="00C208EB">
            <w:pPr>
              <w:spacing w:line="360" w:lineRule="auto"/>
              <w:rPr>
                <w:rFonts w:cs="Arial"/>
              </w:rPr>
            </w:pPr>
          </w:p>
        </w:tc>
        <w:tc>
          <w:tcPr>
            <w:tcW w:w="352" w:type="dxa"/>
          </w:tcPr>
          <w:p w14:paraId="6A1B7C17" w14:textId="319A2ED6" w:rsidR="00C208EB" w:rsidRPr="00C208EB" w:rsidRDefault="00C208EB" w:rsidP="00C208EB">
            <w:pPr>
              <w:spacing w:line="360" w:lineRule="auto"/>
              <w:rPr>
                <w:rFonts w:cs="Arial"/>
              </w:rPr>
            </w:pPr>
          </w:p>
        </w:tc>
        <w:tc>
          <w:tcPr>
            <w:tcW w:w="352" w:type="dxa"/>
          </w:tcPr>
          <w:p w14:paraId="3B747869" w14:textId="3D8BA733" w:rsidR="00C208EB" w:rsidRPr="00C208EB" w:rsidRDefault="00C208EB" w:rsidP="00C208EB">
            <w:pPr>
              <w:spacing w:line="360" w:lineRule="auto"/>
              <w:rPr>
                <w:rFonts w:cs="Arial"/>
              </w:rPr>
            </w:pPr>
          </w:p>
        </w:tc>
        <w:tc>
          <w:tcPr>
            <w:tcW w:w="352" w:type="dxa"/>
          </w:tcPr>
          <w:p w14:paraId="7E3C2237" w14:textId="77777777" w:rsidR="00C208EB" w:rsidRPr="00C208EB" w:rsidRDefault="00C208EB" w:rsidP="00C208EB">
            <w:pPr>
              <w:spacing w:line="360" w:lineRule="auto"/>
              <w:rPr>
                <w:rFonts w:cs="Arial"/>
              </w:rPr>
            </w:pPr>
          </w:p>
        </w:tc>
        <w:tc>
          <w:tcPr>
            <w:tcW w:w="352" w:type="dxa"/>
          </w:tcPr>
          <w:p w14:paraId="63F9A285" w14:textId="77777777" w:rsidR="00C208EB" w:rsidRPr="00C208EB" w:rsidRDefault="00C208EB" w:rsidP="00C208EB">
            <w:pPr>
              <w:spacing w:line="360" w:lineRule="auto"/>
              <w:rPr>
                <w:rFonts w:cs="Arial"/>
              </w:rPr>
            </w:pPr>
          </w:p>
        </w:tc>
        <w:tc>
          <w:tcPr>
            <w:tcW w:w="352" w:type="dxa"/>
          </w:tcPr>
          <w:p w14:paraId="7ADCC2F9" w14:textId="77777777" w:rsidR="00C208EB" w:rsidRPr="00C208EB" w:rsidRDefault="00C208EB" w:rsidP="00C208EB">
            <w:pPr>
              <w:spacing w:line="360" w:lineRule="auto"/>
              <w:rPr>
                <w:rFonts w:cs="Arial"/>
              </w:rPr>
            </w:pPr>
          </w:p>
        </w:tc>
        <w:tc>
          <w:tcPr>
            <w:tcW w:w="352" w:type="dxa"/>
          </w:tcPr>
          <w:p w14:paraId="0230B190" w14:textId="77777777" w:rsidR="00C208EB" w:rsidRPr="00C208EB" w:rsidRDefault="00C208EB" w:rsidP="00C208EB">
            <w:pPr>
              <w:spacing w:line="360" w:lineRule="auto"/>
              <w:rPr>
                <w:rFonts w:cs="Arial"/>
              </w:rPr>
            </w:pPr>
          </w:p>
        </w:tc>
        <w:tc>
          <w:tcPr>
            <w:tcW w:w="352" w:type="dxa"/>
          </w:tcPr>
          <w:p w14:paraId="21189265" w14:textId="77777777" w:rsidR="00C208EB" w:rsidRPr="00C208EB" w:rsidRDefault="00C208EB" w:rsidP="00C208EB">
            <w:pPr>
              <w:spacing w:line="360" w:lineRule="auto"/>
              <w:rPr>
                <w:rFonts w:cs="Arial"/>
              </w:rPr>
            </w:pPr>
          </w:p>
        </w:tc>
        <w:tc>
          <w:tcPr>
            <w:tcW w:w="352" w:type="dxa"/>
          </w:tcPr>
          <w:p w14:paraId="46B4DF32" w14:textId="77777777" w:rsidR="00C208EB" w:rsidRPr="00C208EB" w:rsidRDefault="00C208EB" w:rsidP="00C208EB">
            <w:pPr>
              <w:spacing w:line="360" w:lineRule="auto"/>
              <w:rPr>
                <w:rFonts w:cs="Arial"/>
              </w:rPr>
            </w:pPr>
          </w:p>
        </w:tc>
        <w:tc>
          <w:tcPr>
            <w:tcW w:w="352" w:type="dxa"/>
          </w:tcPr>
          <w:p w14:paraId="23E35BFB" w14:textId="77777777" w:rsidR="00C208EB" w:rsidRPr="00C208EB" w:rsidRDefault="00C208EB" w:rsidP="00C208EB">
            <w:pPr>
              <w:spacing w:line="360" w:lineRule="auto"/>
              <w:rPr>
                <w:rFonts w:cs="Arial"/>
              </w:rPr>
            </w:pPr>
          </w:p>
        </w:tc>
        <w:tc>
          <w:tcPr>
            <w:tcW w:w="352" w:type="dxa"/>
          </w:tcPr>
          <w:p w14:paraId="644C655A" w14:textId="77777777" w:rsidR="00C208EB" w:rsidRPr="00C208EB" w:rsidRDefault="00C208EB" w:rsidP="00C208EB">
            <w:pPr>
              <w:spacing w:line="360" w:lineRule="auto"/>
              <w:rPr>
                <w:rFonts w:cs="Arial"/>
              </w:rPr>
            </w:pPr>
          </w:p>
        </w:tc>
        <w:tc>
          <w:tcPr>
            <w:tcW w:w="1705" w:type="dxa"/>
          </w:tcPr>
          <w:p w14:paraId="61D91E3C" w14:textId="3D9F9FB3" w:rsidR="00C208EB" w:rsidRPr="00C208EB" w:rsidRDefault="00E74C4F" w:rsidP="00C208EB">
            <w:pPr>
              <w:spacing w:line="360" w:lineRule="auto"/>
              <w:rPr>
                <w:rFonts w:cs="Arial"/>
              </w:rPr>
            </w:pPr>
            <w:r>
              <w:rPr>
                <w:rFonts w:cs="Arial"/>
              </w:rPr>
              <w:t>Iniciar</w:t>
            </w:r>
          </w:p>
        </w:tc>
      </w:tr>
      <w:tr w:rsidR="00C208EB" w:rsidRPr="00C208EB" w14:paraId="40C2669D" w14:textId="77777777" w:rsidTr="00692ACC">
        <w:trPr>
          <w:trHeight w:val="288"/>
        </w:trPr>
        <w:tc>
          <w:tcPr>
            <w:tcW w:w="2372" w:type="dxa"/>
          </w:tcPr>
          <w:p w14:paraId="3559F150" w14:textId="77777777" w:rsidR="00C208EB" w:rsidRPr="00C208EB" w:rsidRDefault="00C208EB" w:rsidP="00440FF8">
            <w:pPr>
              <w:pStyle w:val="CronogramaParagrafo"/>
            </w:pPr>
            <w:r w:rsidRPr="00C208EB">
              <w:t>Selecionar/desenhar a arte dos personagens</w:t>
            </w:r>
          </w:p>
        </w:tc>
        <w:tc>
          <w:tcPr>
            <w:tcW w:w="361" w:type="dxa"/>
          </w:tcPr>
          <w:p w14:paraId="568B56B7" w14:textId="77777777" w:rsidR="00C208EB" w:rsidRPr="00C208EB" w:rsidRDefault="00C208EB" w:rsidP="00C208EB">
            <w:pPr>
              <w:spacing w:line="360" w:lineRule="auto"/>
              <w:rPr>
                <w:rFonts w:cs="Arial"/>
              </w:rPr>
            </w:pPr>
          </w:p>
        </w:tc>
        <w:tc>
          <w:tcPr>
            <w:tcW w:w="361" w:type="dxa"/>
          </w:tcPr>
          <w:p w14:paraId="3A8A7D5A" w14:textId="77777777" w:rsidR="00C208EB" w:rsidRPr="00C208EB" w:rsidRDefault="00C208EB" w:rsidP="00C208EB">
            <w:pPr>
              <w:spacing w:line="360" w:lineRule="auto"/>
              <w:rPr>
                <w:rFonts w:cs="Arial"/>
              </w:rPr>
            </w:pPr>
          </w:p>
        </w:tc>
        <w:tc>
          <w:tcPr>
            <w:tcW w:w="361" w:type="dxa"/>
          </w:tcPr>
          <w:p w14:paraId="6DF7BB7C" w14:textId="77777777" w:rsidR="00C208EB" w:rsidRPr="00C208EB" w:rsidRDefault="00C208EB" w:rsidP="00C208EB">
            <w:pPr>
              <w:spacing w:line="360" w:lineRule="auto"/>
              <w:rPr>
                <w:rFonts w:cs="Arial"/>
              </w:rPr>
            </w:pPr>
          </w:p>
        </w:tc>
        <w:tc>
          <w:tcPr>
            <w:tcW w:w="362" w:type="dxa"/>
          </w:tcPr>
          <w:p w14:paraId="53E0836D" w14:textId="77777777" w:rsidR="00C208EB" w:rsidRPr="00C208EB" w:rsidRDefault="00C208EB" w:rsidP="00C208EB">
            <w:pPr>
              <w:spacing w:line="360" w:lineRule="auto"/>
              <w:rPr>
                <w:rFonts w:cs="Arial"/>
              </w:rPr>
            </w:pPr>
          </w:p>
        </w:tc>
        <w:tc>
          <w:tcPr>
            <w:tcW w:w="352" w:type="dxa"/>
          </w:tcPr>
          <w:p w14:paraId="671EBE58" w14:textId="77777777" w:rsidR="00C208EB" w:rsidRPr="00C208EB" w:rsidRDefault="00C208EB" w:rsidP="00C208EB">
            <w:pPr>
              <w:spacing w:line="360" w:lineRule="auto"/>
              <w:rPr>
                <w:rFonts w:cs="Arial"/>
              </w:rPr>
            </w:pPr>
          </w:p>
        </w:tc>
        <w:tc>
          <w:tcPr>
            <w:tcW w:w="352" w:type="dxa"/>
          </w:tcPr>
          <w:p w14:paraId="21791654" w14:textId="77777777" w:rsidR="00C208EB" w:rsidRPr="00C208EB" w:rsidRDefault="00C208EB" w:rsidP="00C208EB">
            <w:pPr>
              <w:spacing w:line="360" w:lineRule="auto"/>
              <w:rPr>
                <w:rFonts w:cs="Arial"/>
              </w:rPr>
            </w:pPr>
          </w:p>
        </w:tc>
        <w:tc>
          <w:tcPr>
            <w:tcW w:w="352" w:type="dxa"/>
          </w:tcPr>
          <w:p w14:paraId="3D5A5E9F" w14:textId="77777777" w:rsidR="00C208EB" w:rsidRPr="00C208EB" w:rsidRDefault="00C208EB" w:rsidP="00C208EB">
            <w:pPr>
              <w:spacing w:line="360" w:lineRule="auto"/>
              <w:rPr>
                <w:rFonts w:cs="Arial"/>
              </w:rPr>
            </w:pPr>
          </w:p>
        </w:tc>
        <w:tc>
          <w:tcPr>
            <w:tcW w:w="352" w:type="dxa"/>
          </w:tcPr>
          <w:p w14:paraId="4EECC5E3" w14:textId="77777777" w:rsidR="00C208EB" w:rsidRPr="00C208EB" w:rsidRDefault="00C208EB" w:rsidP="00C208EB">
            <w:pPr>
              <w:spacing w:line="360" w:lineRule="auto"/>
              <w:rPr>
                <w:rFonts w:cs="Arial"/>
              </w:rPr>
            </w:pPr>
          </w:p>
        </w:tc>
        <w:tc>
          <w:tcPr>
            <w:tcW w:w="352" w:type="dxa"/>
          </w:tcPr>
          <w:p w14:paraId="6C708448" w14:textId="77777777" w:rsidR="00C208EB" w:rsidRPr="00C208EB" w:rsidRDefault="00C208EB" w:rsidP="00C208EB">
            <w:pPr>
              <w:spacing w:line="360" w:lineRule="auto"/>
              <w:rPr>
                <w:rFonts w:cs="Arial"/>
              </w:rPr>
            </w:pPr>
            <w:r w:rsidRPr="00C208EB">
              <w:rPr>
                <w:rFonts w:cs="Arial"/>
              </w:rPr>
              <w:t>X</w:t>
            </w:r>
          </w:p>
        </w:tc>
        <w:tc>
          <w:tcPr>
            <w:tcW w:w="352" w:type="dxa"/>
          </w:tcPr>
          <w:p w14:paraId="338FB0CC" w14:textId="77777777" w:rsidR="00C208EB" w:rsidRPr="00C208EB" w:rsidRDefault="00C208EB" w:rsidP="00C208EB">
            <w:pPr>
              <w:spacing w:line="360" w:lineRule="auto"/>
              <w:rPr>
                <w:rFonts w:cs="Arial"/>
              </w:rPr>
            </w:pPr>
            <w:r w:rsidRPr="00C208EB">
              <w:rPr>
                <w:rFonts w:cs="Arial"/>
              </w:rPr>
              <w:t>X</w:t>
            </w:r>
          </w:p>
        </w:tc>
        <w:tc>
          <w:tcPr>
            <w:tcW w:w="352" w:type="dxa"/>
          </w:tcPr>
          <w:p w14:paraId="2A7E58A7" w14:textId="77777777" w:rsidR="00C208EB" w:rsidRPr="00C208EB" w:rsidRDefault="00C208EB" w:rsidP="00C208EB">
            <w:pPr>
              <w:spacing w:line="360" w:lineRule="auto"/>
              <w:rPr>
                <w:rFonts w:cs="Arial"/>
              </w:rPr>
            </w:pPr>
            <w:r w:rsidRPr="00C208EB">
              <w:rPr>
                <w:rFonts w:cs="Arial"/>
              </w:rPr>
              <w:t>X</w:t>
            </w:r>
          </w:p>
        </w:tc>
        <w:tc>
          <w:tcPr>
            <w:tcW w:w="352" w:type="dxa"/>
          </w:tcPr>
          <w:p w14:paraId="4C1BD0A4" w14:textId="77777777" w:rsidR="00C208EB" w:rsidRPr="00C208EB" w:rsidRDefault="00C208EB" w:rsidP="00C208EB">
            <w:pPr>
              <w:spacing w:line="360" w:lineRule="auto"/>
              <w:rPr>
                <w:rFonts w:cs="Arial"/>
              </w:rPr>
            </w:pPr>
            <w:r w:rsidRPr="00C208EB">
              <w:rPr>
                <w:rFonts w:cs="Arial"/>
              </w:rPr>
              <w:t>X</w:t>
            </w:r>
          </w:p>
        </w:tc>
        <w:tc>
          <w:tcPr>
            <w:tcW w:w="352" w:type="dxa"/>
          </w:tcPr>
          <w:p w14:paraId="621FF27A" w14:textId="77777777" w:rsidR="00C208EB" w:rsidRPr="00C208EB" w:rsidRDefault="00C208EB" w:rsidP="00C208EB">
            <w:pPr>
              <w:spacing w:line="360" w:lineRule="auto"/>
              <w:rPr>
                <w:rFonts w:cs="Arial"/>
              </w:rPr>
            </w:pPr>
          </w:p>
        </w:tc>
        <w:tc>
          <w:tcPr>
            <w:tcW w:w="352" w:type="dxa"/>
          </w:tcPr>
          <w:p w14:paraId="7EA6166C" w14:textId="77777777" w:rsidR="00C208EB" w:rsidRPr="00C208EB" w:rsidRDefault="00C208EB" w:rsidP="00C208EB">
            <w:pPr>
              <w:spacing w:line="360" w:lineRule="auto"/>
              <w:rPr>
                <w:rFonts w:cs="Arial"/>
              </w:rPr>
            </w:pPr>
          </w:p>
        </w:tc>
        <w:tc>
          <w:tcPr>
            <w:tcW w:w="352" w:type="dxa"/>
          </w:tcPr>
          <w:p w14:paraId="44B720D9" w14:textId="77777777" w:rsidR="00C208EB" w:rsidRPr="00C208EB" w:rsidRDefault="00C208EB" w:rsidP="00C208EB">
            <w:pPr>
              <w:spacing w:line="360" w:lineRule="auto"/>
              <w:rPr>
                <w:rFonts w:cs="Arial"/>
              </w:rPr>
            </w:pPr>
          </w:p>
        </w:tc>
        <w:tc>
          <w:tcPr>
            <w:tcW w:w="352" w:type="dxa"/>
          </w:tcPr>
          <w:p w14:paraId="40740929" w14:textId="77777777" w:rsidR="00C208EB" w:rsidRPr="00C208EB" w:rsidRDefault="00C208EB" w:rsidP="00C208EB">
            <w:pPr>
              <w:spacing w:line="360" w:lineRule="auto"/>
              <w:rPr>
                <w:rFonts w:cs="Arial"/>
              </w:rPr>
            </w:pPr>
          </w:p>
        </w:tc>
        <w:tc>
          <w:tcPr>
            <w:tcW w:w="1705" w:type="dxa"/>
          </w:tcPr>
          <w:p w14:paraId="3E904C0D" w14:textId="0D1D5218" w:rsidR="00C208EB" w:rsidRPr="00C208EB" w:rsidRDefault="00C208EB" w:rsidP="00C208EB">
            <w:pPr>
              <w:spacing w:line="360" w:lineRule="auto"/>
              <w:rPr>
                <w:rFonts w:cs="Arial"/>
              </w:rPr>
            </w:pPr>
            <w:r w:rsidRPr="00C208EB">
              <w:rPr>
                <w:rFonts w:cs="Arial"/>
              </w:rPr>
              <w:t>Em Progresso</w:t>
            </w:r>
          </w:p>
        </w:tc>
      </w:tr>
      <w:tr w:rsidR="00C208EB" w:rsidRPr="00C208EB" w14:paraId="5E517649" w14:textId="77777777" w:rsidTr="00692ACC">
        <w:trPr>
          <w:trHeight w:val="274"/>
        </w:trPr>
        <w:tc>
          <w:tcPr>
            <w:tcW w:w="2372" w:type="dxa"/>
          </w:tcPr>
          <w:p w14:paraId="7CE77158" w14:textId="77777777" w:rsidR="00C208EB" w:rsidRPr="00C208EB" w:rsidRDefault="00C208EB" w:rsidP="00440FF8">
            <w:pPr>
              <w:pStyle w:val="CronogramaParagrafo"/>
            </w:pPr>
            <w:r w:rsidRPr="00C208EB">
              <w:t>Selecionar/desenhar a arte dos cenários</w:t>
            </w:r>
          </w:p>
        </w:tc>
        <w:tc>
          <w:tcPr>
            <w:tcW w:w="361" w:type="dxa"/>
          </w:tcPr>
          <w:p w14:paraId="55F434C7" w14:textId="77777777" w:rsidR="00C208EB" w:rsidRPr="00C208EB" w:rsidRDefault="00C208EB" w:rsidP="00C208EB">
            <w:pPr>
              <w:spacing w:line="360" w:lineRule="auto"/>
              <w:rPr>
                <w:rFonts w:cs="Arial"/>
              </w:rPr>
            </w:pPr>
          </w:p>
        </w:tc>
        <w:tc>
          <w:tcPr>
            <w:tcW w:w="361" w:type="dxa"/>
          </w:tcPr>
          <w:p w14:paraId="1499A138" w14:textId="77777777" w:rsidR="00C208EB" w:rsidRPr="00C208EB" w:rsidRDefault="00C208EB" w:rsidP="00C208EB">
            <w:pPr>
              <w:spacing w:line="360" w:lineRule="auto"/>
              <w:rPr>
                <w:rFonts w:cs="Arial"/>
              </w:rPr>
            </w:pPr>
          </w:p>
        </w:tc>
        <w:tc>
          <w:tcPr>
            <w:tcW w:w="361" w:type="dxa"/>
          </w:tcPr>
          <w:p w14:paraId="64CA9C89" w14:textId="77777777" w:rsidR="00C208EB" w:rsidRPr="00C208EB" w:rsidRDefault="00C208EB" w:rsidP="00C208EB">
            <w:pPr>
              <w:spacing w:line="360" w:lineRule="auto"/>
              <w:rPr>
                <w:rFonts w:cs="Arial"/>
              </w:rPr>
            </w:pPr>
          </w:p>
        </w:tc>
        <w:tc>
          <w:tcPr>
            <w:tcW w:w="362" w:type="dxa"/>
          </w:tcPr>
          <w:p w14:paraId="4BE420A4" w14:textId="77777777" w:rsidR="00C208EB" w:rsidRPr="00C208EB" w:rsidRDefault="00C208EB" w:rsidP="00C208EB">
            <w:pPr>
              <w:spacing w:line="360" w:lineRule="auto"/>
              <w:rPr>
                <w:rFonts w:cs="Arial"/>
              </w:rPr>
            </w:pPr>
          </w:p>
        </w:tc>
        <w:tc>
          <w:tcPr>
            <w:tcW w:w="352" w:type="dxa"/>
          </w:tcPr>
          <w:p w14:paraId="09C50A80" w14:textId="77777777" w:rsidR="00C208EB" w:rsidRPr="00C208EB" w:rsidRDefault="00C208EB" w:rsidP="00C208EB">
            <w:pPr>
              <w:spacing w:line="360" w:lineRule="auto"/>
              <w:rPr>
                <w:rFonts w:cs="Arial"/>
              </w:rPr>
            </w:pPr>
          </w:p>
        </w:tc>
        <w:tc>
          <w:tcPr>
            <w:tcW w:w="352" w:type="dxa"/>
          </w:tcPr>
          <w:p w14:paraId="67307896" w14:textId="77777777" w:rsidR="00C208EB" w:rsidRPr="00C208EB" w:rsidRDefault="00C208EB" w:rsidP="00C208EB">
            <w:pPr>
              <w:spacing w:line="360" w:lineRule="auto"/>
              <w:rPr>
                <w:rFonts w:cs="Arial"/>
              </w:rPr>
            </w:pPr>
          </w:p>
        </w:tc>
        <w:tc>
          <w:tcPr>
            <w:tcW w:w="352" w:type="dxa"/>
          </w:tcPr>
          <w:p w14:paraId="498EF326" w14:textId="77777777" w:rsidR="00C208EB" w:rsidRPr="00C208EB" w:rsidRDefault="00C208EB" w:rsidP="00C208EB">
            <w:pPr>
              <w:spacing w:line="360" w:lineRule="auto"/>
              <w:rPr>
                <w:rFonts w:cs="Arial"/>
              </w:rPr>
            </w:pPr>
          </w:p>
        </w:tc>
        <w:tc>
          <w:tcPr>
            <w:tcW w:w="352" w:type="dxa"/>
          </w:tcPr>
          <w:p w14:paraId="0C12DEC9" w14:textId="77777777" w:rsidR="00C208EB" w:rsidRPr="00C208EB" w:rsidRDefault="00C208EB" w:rsidP="00C208EB">
            <w:pPr>
              <w:spacing w:line="360" w:lineRule="auto"/>
              <w:rPr>
                <w:rFonts w:cs="Arial"/>
              </w:rPr>
            </w:pPr>
          </w:p>
        </w:tc>
        <w:tc>
          <w:tcPr>
            <w:tcW w:w="352" w:type="dxa"/>
          </w:tcPr>
          <w:p w14:paraId="4AF980AA" w14:textId="77777777" w:rsidR="00C208EB" w:rsidRPr="00C208EB" w:rsidRDefault="00C208EB" w:rsidP="00C208EB">
            <w:pPr>
              <w:spacing w:line="360" w:lineRule="auto"/>
              <w:rPr>
                <w:rFonts w:cs="Arial"/>
              </w:rPr>
            </w:pPr>
          </w:p>
        </w:tc>
        <w:tc>
          <w:tcPr>
            <w:tcW w:w="352" w:type="dxa"/>
          </w:tcPr>
          <w:p w14:paraId="60C9C3B6" w14:textId="77777777" w:rsidR="00C208EB" w:rsidRPr="00C208EB" w:rsidRDefault="00C208EB" w:rsidP="00C208EB">
            <w:pPr>
              <w:spacing w:line="360" w:lineRule="auto"/>
              <w:rPr>
                <w:rFonts w:cs="Arial"/>
              </w:rPr>
            </w:pPr>
            <w:r w:rsidRPr="00C208EB">
              <w:rPr>
                <w:rFonts w:cs="Arial"/>
              </w:rPr>
              <w:t>X</w:t>
            </w:r>
          </w:p>
        </w:tc>
        <w:tc>
          <w:tcPr>
            <w:tcW w:w="352" w:type="dxa"/>
          </w:tcPr>
          <w:p w14:paraId="376601AC" w14:textId="77777777" w:rsidR="00C208EB" w:rsidRPr="00C208EB" w:rsidRDefault="00C208EB" w:rsidP="00C208EB">
            <w:pPr>
              <w:spacing w:line="360" w:lineRule="auto"/>
              <w:rPr>
                <w:rFonts w:cs="Arial"/>
              </w:rPr>
            </w:pPr>
            <w:r w:rsidRPr="00C208EB">
              <w:rPr>
                <w:rFonts w:cs="Arial"/>
              </w:rPr>
              <w:t>X</w:t>
            </w:r>
          </w:p>
        </w:tc>
        <w:tc>
          <w:tcPr>
            <w:tcW w:w="352" w:type="dxa"/>
          </w:tcPr>
          <w:p w14:paraId="5F5AF42E" w14:textId="77777777" w:rsidR="00C208EB" w:rsidRPr="00C208EB" w:rsidRDefault="00C208EB" w:rsidP="00C208EB">
            <w:pPr>
              <w:spacing w:line="360" w:lineRule="auto"/>
              <w:rPr>
                <w:rFonts w:cs="Arial"/>
              </w:rPr>
            </w:pPr>
            <w:r w:rsidRPr="00C208EB">
              <w:rPr>
                <w:rFonts w:cs="Arial"/>
              </w:rPr>
              <w:t>X</w:t>
            </w:r>
          </w:p>
        </w:tc>
        <w:tc>
          <w:tcPr>
            <w:tcW w:w="352" w:type="dxa"/>
          </w:tcPr>
          <w:p w14:paraId="3F567A9A" w14:textId="77777777" w:rsidR="00C208EB" w:rsidRPr="00C208EB" w:rsidRDefault="00C208EB" w:rsidP="00C208EB">
            <w:pPr>
              <w:spacing w:line="360" w:lineRule="auto"/>
              <w:rPr>
                <w:rFonts w:cs="Arial"/>
              </w:rPr>
            </w:pPr>
            <w:r w:rsidRPr="00C208EB">
              <w:rPr>
                <w:rFonts w:cs="Arial"/>
              </w:rPr>
              <w:t>X</w:t>
            </w:r>
          </w:p>
        </w:tc>
        <w:tc>
          <w:tcPr>
            <w:tcW w:w="352" w:type="dxa"/>
          </w:tcPr>
          <w:p w14:paraId="73AA4361" w14:textId="77777777" w:rsidR="00C208EB" w:rsidRPr="00C208EB" w:rsidRDefault="00C208EB" w:rsidP="00C208EB">
            <w:pPr>
              <w:spacing w:line="360" w:lineRule="auto"/>
              <w:rPr>
                <w:rFonts w:cs="Arial"/>
              </w:rPr>
            </w:pPr>
          </w:p>
        </w:tc>
        <w:tc>
          <w:tcPr>
            <w:tcW w:w="352" w:type="dxa"/>
          </w:tcPr>
          <w:p w14:paraId="65E7CD7B" w14:textId="77777777" w:rsidR="00C208EB" w:rsidRPr="00C208EB" w:rsidRDefault="00C208EB" w:rsidP="00C208EB">
            <w:pPr>
              <w:spacing w:line="360" w:lineRule="auto"/>
              <w:rPr>
                <w:rFonts w:cs="Arial"/>
              </w:rPr>
            </w:pPr>
          </w:p>
        </w:tc>
        <w:tc>
          <w:tcPr>
            <w:tcW w:w="352" w:type="dxa"/>
          </w:tcPr>
          <w:p w14:paraId="08C2E198" w14:textId="77777777" w:rsidR="00C208EB" w:rsidRPr="00C208EB" w:rsidRDefault="00C208EB" w:rsidP="00C208EB">
            <w:pPr>
              <w:spacing w:line="360" w:lineRule="auto"/>
              <w:rPr>
                <w:rFonts w:cs="Arial"/>
              </w:rPr>
            </w:pPr>
          </w:p>
        </w:tc>
        <w:tc>
          <w:tcPr>
            <w:tcW w:w="1705" w:type="dxa"/>
          </w:tcPr>
          <w:p w14:paraId="37554C00" w14:textId="77777777" w:rsidR="00C208EB" w:rsidRPr="00C208EB" w:rsidRDefault="00C208EB" w:rsidP="00C208EB">
            <w:pPr>
              <w:spacing w:line="360" w:lineRule="auto"/>
              <w:rPr>
                <w:rFonts w:cs="Arial"/>
              </w:rPr>
            </w:pPr>
            <w:r w:rsidRPr="00C208EB">
              <w:rPr>
                <w:rFonts w:cs="Arial"/>
              </w:rPr>
              <w:t>Em Progresso</w:t>
            </w:r>
          </w:p>
        </w:tc>
      </w:tr>
      <w:tr w:rsidR="00C208EB" w:rsidRPr="00C208EB" w14:paraId="29D7C73E" w14:textId="77777777" w:rsidTr="00692ACC">
        <w:trPr>
          <w:trHeight w:val="288"/>
        </w:trPr>
        <w:tc>
          <w:tcPr>
            <w:tcW w:w="2372" w:type="dxa"/>
          </w:tcPr>
          <w:p w14:paraId="7633CA00" w14:textId="77777777" w:rsidR="00C208EB" w:rsidRPr="00C208EB" w:rsidRDefault="00C208EB" w:rsidP="00440FF8">
            <w:pPr>
              <w:pStyle w:val="CronogramaParagrafo"/>
            </w:pPr>
            <w:r w:rsidRPr="00C208EB">
              <w:t>Desenvolver o sistema de controle do jogador</w:t>
            </w:r>
          </w:p>
        </w:tc>
        <w:tc>
          <w:tcPr>
            <w:tcW w:w="361" w:type="dxa"/>
          </w:tcPr>
          <w:p w14:paraId="3BD94907" w14:textId="77777777" w:rsidR="00C208EB" w:rsidRPr="00C208EB" w:rsidRDefault="00C208EB" w:rsidP="00C208EB">
            <w:pPr>
              <w:spacing w:line="360" w:lineRule="auto"/>
              <w:rPr>
                <w:rFonts w:cs="Arial"/>
              </w:rPr>
            </w:pPr>
          </w:p>
        </w:tc>
        <w:tc>
          <w:tcPr>
            <w:tcW w:w="361" w:type="dxa"/>
          </w:tcPr>
          <w:p w14:paraId="19D36218" w14:textId="77777777" w:rsidR="00C208EB" w:rsidRPr="00C208EB" w:rsidRDefault="00C208EB" w:rsidP="00C208EB">
            <w:pPr>
              <w:spacing w:line="360" w:lineRule="auto"/>
              <w:rPr>
                <w:rFonts w:cs="Arial"/>
              </w:rPr>
            </w:pPr>
          </w:p>
        </w:tc>
        <w:tc>
          <w:tcPr>
            <w:tcW w:w="361" w:type="dxa"/>
          </w:tcPr>
          <w:p w14:paraId="5D66F04F" w14:textId="77777777" w:rsidR="00C208EB" w:rsidRPr="00C208EB" w:rsidRDefault="00C208EB" w:rsidP="00C208EB">
            <w:pPr>
              <w:spacing w:line="360" w:lineRule="auto"/>
              <w:rPr>
                <w:rFonts w:cs="Arial"/>
              </w:rPr>
            </w:pPr>
          </w:p>
        </w:tc>
        <w:tc>
          <w:tcPr>
            <w:tcW w:w="362" w:type="dxa"/>
          </w:tcPr>
          <w:p w14:paraId="511DEC60" w14:textId="77777777" w:rsidR="00C208EB" w:rsidRPr="00C208EB" w:rsidRDefault="00C208EB" w:rsidP="00C208EB">
            <w:pPr>
              <w:spacing w:line="360" w:lineRule="auto"/>
              <w:rPr>
                <w:rFonts w:cs="Arial"/>
              </w:rPr>
            </w:pPr>
          </w:p>
        </w:tc>
        <w:tc>
          <w:tcPr>
            <w:tcW w:w="352" w:type="dxa"/>
          </w:tcPr>
          <w:p w14:paraId="04020B60" w14:textId="77777777" w:rsidR="00C208EB" w:rsidRPr="00C208EB" w:rsidRDefault="00C208EB" w:rsidP="00C208EB">
            <w:pPr>
              <w:spacing w:line="360" w:lineRule="auto"/>
              <w:rPr>
                <w:rFonts w:cs="Arial"/>
              </w:rPr>
            </w:pPr>
          </w:p>
        </w:tc>
        <w:tc>
          <w:tcPr>
            <w:tcW w:w="352" w:type="dxa"/>
          </w:tcPr>
          <w:p w14:paraId="5D7B15F3" w14:textId="77777777" w:rsidR="00C208EB" w:rsidRPr="00C208EB" w:rsidRDefault="00C208EB" w:rsidP="00C208EB">
            <w:pPr>
              <w:spacing w:line="360" w:lineRule="auto"/>
              <w:rPr>
                <w:rFonts w:cs="Arial"/>
              </w:rPr>
            </w:pPr>
          </w:p>
        </w:tc>
        <w:tc>
          <w:tcPr>
            <w:tcW w:w="352" w:type="dxa"/>
          </w:tcPr>
          <w:p w14:paraId="5605EE55" w14:textId="77777777" w:rsidR="00C208EB" w:rsidRPr="00C208EB" w:rsidRDefault="00C208EB" w:rsidP="00C208EB">
            <w:pPr>
              <w:spacing w:line="360" w:lineRule="auto"/>
              <w:rPr>
                <w:rFonts w:cs="Arial"/>
              </w:rPr>
            </w:pPr>
          </w:p>
        </w:tc>
        <w:tc>
          <w:tcPr>
            <w:tcW w:w="352" w:type="dxa"/>
          </w:tcPr>
          <w:p w14:paraId="3C9511AA" w14:textId="77777777" w:rsidR="00C208EB" w:rsidRPr="00C208EB" w:rsidRDefault="00C208EB" w:rsidP="00C208EB">
            <w:pPr>
              <w:spacing w:line="360" w:lineRule="auto"/>
              <w:rPr>
                <w:rFonts w:cs="Arial"/>
              </w:rPr>
            </w:pPr>
          </w:p>
        </w:tc>
        <w:tc>
          <w:tcPr>
            <w:tcW w:w="352" w:type="dxa"/>
          </w:tcPr>
          <w:p w14:paraId="3DD377FB" w14:textId="77777777" w:rsidR="00C208EB" w:rsidRPr="00C208EB" w:rsidRDefault="00C208EB" w:rsidP="00C208EB">
            <w:pPr>
              <w:spacing w:line="360" w:lineRule="auto"/>
              <w:rPr>
                <w:rFonts w:cs="Arial"/>
              </w:rPr>
            </w:pPr>
          </w:p>
        </w:tc>
        <w:tc>
          <w:tcPr>
            <w:tcW w:w="352" w:type="dxa"/>
          </w:tcPr>
          <w:p w14:paraId="74AEAE20" w14:textId="77777777" w:rsidR="00C208EB" w:rsidRPr="00C208EB" w:rsidRDefault="00C208EB" w:rsidP="00C208EB">
            <w:pPr>
              <w:spacing w:line="360" w:lineRule="auto"/>
              <w:rPr>
                <w:rFonts w:cs="Arial"/>
              </w:rPr>
            </w:pPr>
          </w:p>
        </w:tc>
        <w:tc>
          <w:tcPr>
            <w:tcW w:w="352" w:type="dxa"/>
          </w:tcPr>
          <w:p w14:paraId="6C5AE893" w14:textId="77777777" w:rsidR="00C208EB" w:rsidRPr="00C208EB" w:rsidRDefault="00C208EB" w:rsidP="00C208EB">
            <w:pPr>
              <w:spacing w:line="360" w:lineRule="auto"/>
              <w:rPr>
                <w:rFonts w:cs="Arial"/>
              </w:rPr>
            </w:pPr>
          </w:p>
        </w:tc>
        <w:tc>
          <w:tcPr>
            <w:tcW w:w="352" w:type="dxa"/>
          </w:tcPr>
          <w:p w14:paraId="76993F6B" w14:textId="77777777" w:rsidR="00C208EB" w:rsidRPr="00C208EB" w:rsidRDefault="00C208EB" w:rsidP="00C208EB">
            <w:pPr>
              <w:spacing w:line="360" w:lineRule="auto"/>
              <w:rPr>
                <w:rFonts w:cs="Arial"/>
              </w:rPr>
            </w:pPr>
          </w:p>
        </w:tc>
        <w:tc>
          <w:tcPr>
            <w:tcW w:w="352" w:type="dxa"/>
          </w:tcPr>
          <w:p w14:paraId="7022DAFD" w14:textId="52474B73" w:rsidR="00C208EB" w:rsidRPr="00C208EB" w:rsidRDefault="00C208EB" w:rsidP="00C208EB">
            <w:pPr>
              <w:spacing w:line="360" w:lineRule="auto"/>
              <w:rPr>
                <w:rFonts w:cs="Arial"/>
              </w:rPr>
            </w:pPr>
          </w:p>
        </w:tc>
        <w:tc>
          <w:tcPr>
            <w:tcW w:w="352" w:type="dxa"/>
          </w:tcPr>
          <w:p w14:paraId="04380424" w14:textId="77777777" w:rsidR="00C208EB" w:rsidRPr="00C208EB" w:rsidRDefault="00C208EB" w:rsidP="00C208EB">
            <w:pPr>
              <w:spacing w:line="360" w:lineRule="auto"/>
              <w:rPr>
                <w:rFonts w:cs="Arial"/>
              </w:rPr>
            </w:pPr>
            <w:r w:rsidRPr="00C208EB">
              <w:rPr>
                <w:rFonts w:cs="Arial"/>
              </w:rPr>
              <w:t>X</w:t>
            </w:r>
          </w:p>
        </w:tc>
        <w:tc>
          <w:tcPr>
            <w:tcW w:w="352" w:type="dxa"/>
          </w:tcPr>
          <w:p w14:paraId="74037FAA" w14:textId="142666D4" w:rsidR="00C208EB" w:rsidRPr="00C208EB" w:rsidRDefault="009F16C9" w:rsidP="00C208EB">
            <w:pPr>
              <w:spacing w:line="360" w:lineRule="auto"/>
              <w:rPr>
                <w:rFonts w:cs="Arial"/>
              </w:rPr>
            </w:pPr>
            <w:r>
              <w:rPr>
                <w:rFonts w:cs="Arial"/>
              </w:rPr>
              <w:t>X</w:t>
            </w:r>
          </w:p>
        </w:tc>
        <w:tc>
          <w:tcPr>
            <w:tcW w:w="352" w:type="dxa"/>
          </w:tcPr>
          <w:p w14:paraId="45458B80" w14:textId="77777777" w:rsidR="00C208EB" w:rsidRPr="00C208EB" w:rsidRDefault="00C208EB" w:rsidP="00C208EB">
            <w:pPr>
              <w:spacing w:line="360" w:lineRule="auto"/>
              <w:rPr>
                <w:rFonts w:cs="Arial"/>
              </w:rPr>
            </w:pPr>
          </w:p>
        </w:tc>
        <w:tc>
          <w:tcPr>
            <w:tcW w:w="1705" w:type="dxa"/>
          </w:tcPr>
          <w:p w14:paraId="18059953" w14:textId="46B44CB1" w:rsidR="00C208EB" w:rsidRPr="00C208EB" w:rsidRDefault="00F82624" w:rsidP="00C208EB">
            <w:pPr>
              <w:spacing w:line="360" w:lineRule="auto"/>
              <w:rPr>
                <w:rFonts w:cs="Arial"/>
              </w:rPr>
            </w:pPr>
            <w:r>
              <w:rPr>
                <w:rFonts w:cs="Arial"/>
              </w:rPr>
              <w:t>Em progresso</w:t>
            </w:r>
          </w:p>
        </w:tc>
      </w:tr>
      <w:tr w:rsidR="00C208EB" w:rsidRPr="00C208EB" w14:paraId="016FEF90" w14:textId="77777777" w:rsidTr="00692ACC">
        <w:trPr>
          <w:trHeight w:val="563"/>
        </w:trPr>
        <w:tc>
          <w:tcPr>
            <w:tcW w:w="2372" w:type="dxa"/>
          </w:tcPr>
          <w:p w14:paraId="560350F1" w14:textId="77777777" w:rsidR="00C208EB" w:rsidRPr="00C208EB" w:rsidRDefault="00C208EB" w:rsidP="00440FF8">
            <w:pPr>
              <w:pStyle w:val="CronogramaParagrafo"/>
            </w:pPr>
            <w:r w:rsidRPr="00C208EB">
              <w:t>Desenvolver sistema de mapas e fases</w:t>
            </w:r>
          </w:p>
        </w:tc>
        <w:tc>
          <w:tcPr>
            <w:tcW w:w="361" w:type="dxa"/>
          </w:tcPr>
          <w:p w14:paraId="584508F6" w14:textId="77777777" w:rsidR="00C208EB" w:rsidRPr="00C208EB" w:rsidRDefault="00C208EB" w:rsidP="00C208EB">
            <w:pPr>
              <w:spacing w:line="360" w:lineRule="auto"/>
              <w:rPr>
                <w:rFonts w:cs="Arial"/>
              </w:rPr>
            </w:pPr>
          </w:p>
        </w:tc>
        <w:tc>
          <w:tcPr>
            <w:tcW w:w="361" w:type="dxa"/>
          </w:tcPr>
          <w:p w14:paraId="6B75B648" w14:textId="77777777" w:rsidR="00C208EB" w:rsidRPr="00C208EB" w:rsidRDefault="00C208EB" w:rsidP="00C208EB">
            <w:pPr>
              <w:spacing w:line="360" w:lineRule="auto"/>
              <w:rPr>
                <w:rFonts w:cs="Arial"/>
              </w:rPr>
            </w:pPr>
          </w:p>
        </w:tc>
        <w:tc>
          <w:tcPr>
            <w:tcW w:w="361" w:type="dxa"/>
          </w:tcPr>
          <w:p w14:paraId="1DDEDE19" w14:textId="77777777" w:rsidR="00C208EB" w:rsidRPr="00C208EB" w:rsidRDefault="00C208EB" w:rsidP="00C208EB">
            <w:pPr>
              <w:spacing w:line="360" w:lineRule="auto"/>
              <w:rPr>
                <w:rFonts w:cs="Arial"/>
              </w:rPr>
            </w:pPr>
          </w:p>
        </w:tc>
        <w:tc>
          <w:tcPr>
            <w:tcW w:w="362" w:type="dxa"/>
          </w:tcPr>
          <w:p w14:paraId="09FB14F7" w14:textId="77777777" w:rsidR="00C208EB" w:rsidRPr="00C208EB" w:rsidRDefault="00C208EB" w:rsidP="00C208EB">
            <w:pPr>
              <w:spacing w:line="360" w:lineRule="auto"/>
              <w:rPr>
                <w:rFonts w:cs="Arial"/>
              </w:rPr>
            </w:pPr>
          </w:p>
        </w:tc>
        <w:tc>
          <w:tcPr>
            <w:tcW w:w="352" w:type="dxa"/>
          </w:tcPr>
          <w:p w14:paraId="005FFDD5" w14:textId="77777777" w:rsidR="00C208EB" w:rsidRPr="00C208EB" w:rsidRDefault="00C208EB" w:rsidP="00C208EB">
            <w:pPr>
              <w:spacing w:line="360" w:lineRule="auto"/>
              <w:rPr>
                <w:rFonts w:cs="Arial"/>
              </w:rPr>
            </w:pPr>
          </w:p>
        </w:tc>
        <w:tc>
          <w:tcPr>
            <w:tcW w:w="352" w:type="dxa"/>
          </w:tcPr>
          <w:p w14:paraId="7D998D65" w14:textId="77777777" w:rsidR="00C208EB" w:rsidRPr="00C208EB" w:rsidRDefault="00C208EB" w:rsidP="00C208EB">
            <w:pPr>
              <w:spacing w:line="360" w:lineRule="auto"/>
              <w:rPr>
                <w:rFonts w:cs="Arial"/>
              </w:rPr>
            </w:pPr>
          </w:p>
        </w:tc>
        <w:tc>
          <w:tcPr>
            <w:tcW w:w="352" w:type="dxa"/>
          </w:tcPr>
          <w:p w14:paraId="06D264AA" w14:textId="77777777" w:rsidR="00C208EB" w:rsidRPr="00C208EB" w:rsidRDefault="00C208EB" w:rsidP="00C208EB">
            <w:pPr>
              <w:spacing w:line="360" w:lineRule="auto"/>
              <w:rPr>
                <w:rFonts w:cs="Arial"/>
              </w:rPr>
            </w:pPr>
          </w:p>
        </w:tc>
        <w:tc>
          <w:tcPr>
            <w:tcW w:w="352" w:type="dxa"/>
          </w:tcPr>
          <w:p w14:paraId="506C911E" w14:textId="77777777" w:rsidR="00C208EB" w:rsidRPr="00C208EB" w:rsidRDefault="00C208EB" w:rsidP="00C208EB">
            <w:pPr>
              <w:spacing w:line="360" w:lineRule="auto"/>
              <w:rPr>
                <w:rFonts w:cs="Arial"/>
              </w:rPr>
            </w:pPr>
          </w:p>
        </w:tc>
        <w:tc>
          <w:tcPr>
            <w:tcW w:w="352" w:type="dxa"/>
          </w:tcPr>
          <w:p w14:paraId="7008110D" w14:textId="77777777" w:rsidR="00C208EB" w:rsidRPr="00C208EB" w:rsidRDefault="00C208EB" w:rsidP="00C208EB">
            <w:pPr>
              <w:spacing w:line="360" w:lineRule="auto"/>
              <w:rPr>
                <w:rFonts w:cs="Arial"/>
              </w:rPr>
            </w:pPr>
          </w:p>
        </w:tc>
        <w:tc>
          <w:tcPr>
            <w:tcW w:w="352" w:type="dxa"/>
          </w:tcPr>
          <w:p w14:paraId="008301CF" w14:textId="77777777" w:rsidR="00C208EB" w:rsidRPr="00C208EB" w:rsidRDefault="00C208EB" w:rsidP="00C208EB">
            <w:pPr>
              <w:spacing w:line="360" w:lineRule="auto"/>
              <w:rPr>
                <w:rFonts w:cs="Arial"/>
              </w:rPr>
            </w:pPr>
          </w:p>
        </w:tc>
        <w:tc>
          <w:tcPr>
            <w:tcW w:w="352" w:type="dxa"/>
          </w:tcPr>
          <w:p w14:paraId="3CE90CD5" w14:textId="77777777" w:rsidR="00C208EB" w:rsidRPr="00C208EB" w:rsidRDefault="00C208EB" w:rsidP="00C208EB">
            <w:pPr>
              <w:spacing w:line="360" w:lineRule="auto"/>
              <w:rPr>
                <w:rFonts w:cs="Arial"/>
              </w:rPr>
            </w:pPr>
          </w:p>
        </w:tc>
        <w:tc>
          <w:tcPr>
            <w:tcW w:w="352" w:type="dxa"/>
          </w:tcPr>
          <w:p w14:paraId="539E2EC8" w14:textId="77777777" w:rsidR="00C208EB" w:rsidRPr="00C208EB" w:rsidRDefault="00C208EB" w:rsidP="00C208EB">
            <w:pPr>
              <w:spacing w:line="360" w:lineRule="auto"/>
              <w:rPr>
                <w:rFonts w:cs="Arial"/>
              </w:rPr>
            </w:pPr>
          </w:p>
        </w:tc>
        <w:tc>
          <w:tcPr>
            <w:tcW w:w="352" w:type="dxa"/>
          </w:tcPr>
          <w:p w14:paraId="76758712" w14:textId="77777777" w:rsidR="00C208EB" w:rsidRPr="00C208EB" w:rsidRDefault="00C208EB" w:rsidP="00C208EB">
            <w:pPr>
              <w:spacing w:line="360" w:lineRule="auto"/>
              <w:rPr>
                <w:rFonts w:cs="Arial"/>
              </w:rPr>
            </w:pPr>
          </w:p>
        </w:tc>
        <w:tc>
          <w:tcPr>
            <w:tcW w:w="352" w:type="dxa"/>
          </w:tcPr>
          <w:p w14:paraId="15CBA445" w14:textId="77777777" w:rsidR="00C208EB" w:rsidRPr="00C208EB" w:rsidRDefault="00C208EB" w:rsidP="00C208EB">
            <w:pPr>
              <w:spacing w:line="360" w:lineRule="auto"/>
              <w:rPr>
                <w:rFonts w:cs="Arial"/>
              </w:rPr>
            </w:pPr>
            <w:r w:rsidRPr="00C208EB">
              <w:rPr>
                <w:rFonts w:cs="Arial"/>
              </w:rPr>
              <w:t>X</w:t>
            </w:r>
          </w:p>
        </w:tc>
        <w:tc>
          <w:tcPr>
            <w:tcW w:w="352" w:type="dxa"/>
          </w:tcPr>
          <w:p w14:paraId="40699FBE" w14:textId="591E265C" w:rsidR="00C208EB" w:rsidRPr="00C208EB" w:rsidRDefault="009F16C9" w:rsidP="00C208EB">
            <w:pPr>
              <w:spacing w:line="360" w:lineRule="auto"/>
              <w:rPr>
                <w:rFonts w:cs="Arial"/>
              </w:rPr>
            </w:pPr>
            <w:r>
              <w:rPr>
                <w:rFonts w:cs="Arial"/>
              </w:rPr>
              <w:t>X</w:t>
            </w:r>
          </w:p>
        </w:tc>
        <w:tc>
          <w:tcPr>
            <w:tcW w:w="352" w:type="dxa"/>
          </w:tcPr>
          <w:p w14:paraId="2F220A1A" w14:textId="77777777" w:rsidR="00C208EB" w:rsidRPr="00C208EB" w:rsidRDefault="00C208EB" w:rsidP="00C208EB">
            <w:pPr>
              <w:spacing w:line="360" w:lineRule="auto"/>
              <w:rPr>
                <w:rFonts w:cs="Arial"/>
              </w:rPr>
            </w:pPr>
          </w:p>
        </w:tc>
        <w:tc>
          <w:tcPr>
            <w:tcW w:w="1705" w:type="dxa"/>
          </w:tcPr>
          <w:p w14:paraId="47EA4543" w14:textId="77777777" w:rsidR="00C208EB" w:rsidRPr="00C208EB" w:rsidRDefault="00C208EB" w:rsidP="00C208EB">
            <w:pPr>
              <w:spacing w:line="360" w:lineRule="auto"/>
              <w:rPr>
                <w:rFonts w:cs="Arial"/>
              </w:rPr>
            </w:pPr>
            <w:r w:rsidRPr="00C208EB">
              <w:rPr>
                <w:rFonts w:cs="Arial"/>
              </w:rPr>
              <w:t>Em Progresso</w:t>
            </w:r>
          </w:p>
        </w:tc>
      </w:tr>
      <w:tr w:rsidR="00C208EB" w:rsidRPr="00C208EB" w14:paraId="4901D63A" w14:textId="77777777" w:rsidTr="00692ACC">
        <w:trPr>
          <w:trHeight w:val="288"/>
        </w:trPr>
        <w:tc>
          <w:tcPr>
            <w:tcW w:w="2372" w:type="dxa"/>
          </w:tcPr>
          <w:p w14:paraId="3E462115" w14:textId="77777777" w:rsidR="00C208EB" w:rsidRPr="00C208EB" w:rsidRDefault="00C208EB" w:rsidP="00440FF8">
            <w:pPr>
              <w:pStyle w:val="CronogramaParagrafo"/>
            </w:pPr>
            <w:r w:rsidRPr="00C208EB">
              <w:t>Implementar a detecção de colisão</w:t>
            </w:r>
          </w:p>
        </w:tc>
        <w:tc>
          <w:tcPr>
            <w:tcW w:w="361" w:type="dxa"/>
          </w:tcPr>
          <w:p w14:paraId="236FFE32" w14:textId="77777777" w:rsidR="00C208EB" w:rsidRPr="00C208EB" w:rsidRDefault="00C208EB" w:rsidP="00C208EB">
            <w:pPr>
              <w:spacing w:line="360" w:lineRule="auto"/>
              <w:rPr>
                <w:rFonts w:cs="Arial"/>
              </w:rPr>
            </w:pPr>
          </w:p>
        </w:tc>
        <w:tc>
          <w:tcPr>
            <w:tcW w:w="361" w:type="dxa"/>
          </w:tcPr>
          <w:p w14:paraId="1A7781C2" w14:textId="77777777" w:rsidR="00C208EB" w:rsidRPr="00C208EB" w:rsidRDefault="00C208EB" w:rsidP="00C208EB">
            <w:pPr>
              <w:spacing w:line="360" w:lineRule="auto"/>
              <w:rPr>
                <w:rFonts w:cs="Arial"/>
              </w:rPr>
            </w:pPr>
          </w:p>
        </w:tc>
        <w:tc>
          <w:tcPr>
            <w:tcW w:w="361" w:type="dxa"/>
          </w:tcPr>
          <w:p w14:paraId="75B9AECA" w14:textId="77777777" w:rsidR="00C208EB" w:rsidRPr="00C208EB" w:rsidRDefault="00C208EB" w:rsidP="00C208EB">
            <w:pPr>
              <w:spacing w:line="360" w:lineRule="auto"/>
              <w:rPr>
                <w:rFonts w:cs="Arial"/>
              </w:rPr>
            </w:pPr>
          </w:p>
        </w:tc>
        <w:tc>
          <w:tcPr>
            <w:tcW w:w="362" w:type="dxa"/>
          </w:tcPr>
          <w:p w14:paraId="6F7367E0" w14:textId="77777777" w:rsidR="00C208EB" w:rsidRPr="00C208EB" w:rsidRDefault="00C208EB" w:rsidP="00C208EB">
            <w:pPr>
              <w:spacing w:line="360" w:lineRule="auto"/>
              <w:rPr>
                <w:rFonts w:cs="Arial"/>
              </w:rPr>
            </w:pPr>
          </w:p>
        </w:tc>
        <w:tc>
          <w:tcPr>
            <w:tcW w:w="352" w:type="dxa"/>
          </w:tcPr>
          <w:p w14:paraId="3964FD2D" w14:textId="77777777" w:rsidR="00C208EB" w:rsidRPr="00C208EB" w:rsidRDefault="00C208EB" w:rsidP="00C208EB">
            <w:pPr>
              <w:spacing w:line="360" w:lineRule="auto"/>
              <w:rPr>
                <w:rFonts w:cs="Arial"/>
              </w:rPr>
            </w:pPr>
          </w:p>
        </w:tc>
        <w:tc>
          <w:tcPr>
            <w:tcW w:w="352" w:type="dxa"/>
          </w:tcPr>
          <w:p w14:paraId="72518A7A" w14:textId="77777777" w:rsidR="00C208EB" w:rsidRPr="00C208EB" w:rsidRDefault="00C208EB" w:rsidP="00C208EB">
            <w:pPr>
              <w:spacing w:line="360" w:lineRule="auto"/>
              <w:rPr>
                <w:rFonts w:cs="Arial"/>
              </w:rPr>
            </w:pPr>
          </w:p>
        </w:tc>
        <w:tc>
          <w:tcPr>
            <w:tcW w:w="352" w:type="dxa"/>
          </w:tcPr>
          <w:p w14:paraId="3D3A5013" w14:textId="77777777" w:rsidR="00C208EB" w:rsidRPr="00C208EB" w:rsidRDefault="00C208EB" w:rsidP="00C208EB">
            <w:pPr>
              <w:spacing w:line="360" w:lineRule="auto"/>
              <w:rPr>
                <w:rFonts w:cs="Arial"/>
              </w:rPr>
            </w:pPr>
          </w:p>
        </w:tc>
        <w:tc>
          <w:tcPr>
            <w:tcW w:w="352" w:type="dxa"/>
          </w:tcPr>
          <w:p w14:paraId="011EB628" w14:textId="77777777" w:rsidR="00C208EB" w:rsidRPr="00C208EB" w:rsidRDefault="00C208EB" w:rsidP="00C208EB">
            <w:pPr>
              <w:spacing w:line="360" w:lineRule="auto"/>
              <w:rPr>
                <w:rFonts w:cs="Arial"/>
              </w:rPr>
            </w:pPr>
          </w:p>
        </w:tc>
        <w:tc>
          <w:tcPr>
            <w:tcW w:w="352" w:type="dxa"/>
          </w:tcPr>
          <w:p w14:paraId="123EDA6D" w14:textId="77777777" w:rsidR="00C208EB" w:rsidRPr="00C208EB" w:rsidRDefault="00C208EB" w:rsidP="00C208EB">
            <w:pPr>
              <w:spacing w:line="360" w:lineRule="auto"/>
              <w:rPr>
                <w:rFonts w:cs="Arial"/>
              </w:rPr>
            </w:pPr>
          </w:p>
        </w:tc>
        <w:tc>
          <w:tcPr>
            <w:tcW w:w="352" w:type="dxa"/>
          </w:tcPr>
          <w:p w14:paraId="104E3C6D" w14:textId="77777777" w:rsidR="00C208EB" w:rsidRPr="00C208EB" w:rsidRDefault="00C208EB" w:rsidP="00C208EB">
            <w:pPr>
              <w:spacing w:line="360" w:lineRule="auto"/>
              <w:rPr>
                <w:rFonts w:cs="Arial"/>
              </w:rPr>
            </w:pPr>
          </w:p>
        </w:tc>
        <w:tc>
          <w:tcPr>
            <w:tcW w:w="352" w:type="dxa"/>
          </w:tcPr>
          <w:p w14:paraId="2470E2C0" w14:textId="77777777" w:rsidR="00C208EB" w:rsidRPr="00C208EB" w:rsidRDefault="00C208EB" w:rsidP="00C208EB">
            <w:pPr>
              <w:spacing w:line="360" w:lineRule="auto"/>
              <w:rPr>
                <w:rFonts w:cs="Arial"/>
              </w:rPr>
            </w:pPr>
          </w:p>
        </w:tc>
        <w:tc>
          <w:tcPr>
            <w:tcW w:w="352" w:type="dxa"/>
          </w:tcPr>
          <w:p w14:paraId="19B7A3FA" w14:textId="77777777" w:rsidR="00C208EB" w:rsidRPr="00C208EB" w:rsidRDefault="00C208EB" w:rsidP="00C208EB">
            <w:pPr>
              <w:spacing w:line="360" w:lineRule="auto"/>
              <w:rPr>
                <w:rFonts w:cs="Arial"/>
              </w:rPr>
            </w:pPr>
          </w:p>
        </w:tc>
        <w:tc>
          <w:tcPr>
            <w:tcW w:w="352" w:type="dxa"/>
          </w:tcPr>
          <w:p w14:paraId="351A5CD7" w14:textId="77777777" w:rsidR="00C208EB" w:rsidRPr="00C208EB" w:rsidRDefault="00C208EB" w:rsidP="00C208EB">
            <w:pPr>
              <w:spacing w:line="360" w:lineRule="auto"/>
              <w:rPr>
                <w:rFonts w:cs="Arial"/>
              </w:rPr>
            </w:pPr>
          </w:p>
        </w:tc>
        <w:tc>
          <w:tcPr>
            <w:tcW w:w="352" w:type="dxa"/>
          </w:tcPr>
          <w:p w14:paraId="4F6869FA" w14:textId="204383A5" w:rsidR="00C208EB" w:rsidRPr="00C208EB" w:rsidRDefault="00C208EB" w:rsidP="00C208EB">
            <w:pPr>
              <w:spacing w:line="360" w:lineRule="auto"/>
              <w:rPr>
                <w:rFonts w:cs="Arial"/>
              </w:rPr>
            </w:pPr>
          </w:p>
        </w:tc>
        <w:tc>
          <w:tcPr>
            <w:tcW w:w="352" w:type="dxa"/>
          </w:tcPr>
          <w:p w14:paraId="73B6710C" w14:textId="77777777" w:rsidR="00C208EB" w:rsidRPr="00C208EB" w:rsidRDefault="00C208EB" w:rsidP="00C208EB">
            <w:pPr>
              <w:spacing w:line="360" w:lineRule="auto"/>
              <w:rPr>
                <w:rFonts w:cs="Arial"/>
              </w:rPr>
            </w:pPr>
            <w:r w:rsidRPr="00C208EB">
              <w:rPr>
                <w:rFonts w:cs="Arial"/>
              </w:rPr>
              <w:t>X</w:t>
            </w:r>
          </w:p>
        </w:tc>
        <w:tc>
          <w:tcPr>
            <w:tcW w:w="352" w:type="dxa"/>
          </w:tcPr>
          <w:p w14:paraId="391BDDFC" w14:textId="74B273F5" w:rsidR="00C208EB" w:rsidRPr="00C208EB" w:rsidRDefault="009F16C9" w:rsidP="00C208EB">
            <w:pPr>
              <w:spacing w:line="360" w:lineRule="auto"/>
              <w:rPr>
                <w:rFonts w:cs="Arial"/>
              </w:rPr>
            </w:pPr>
            <w:r>
              <w:rPr>
                <w:rFonts w:cs="Arial"/>
              </w:rPr>
              <w:t>X</w:t>
            </w:r>
          </w:p>
        </w:tc>
        <w:tc>
          <w:tcPr>
            <w:tcW w:w="1705" w:type="dxa"/>
          </w:tcPr>
          <w:p w14:paraId="7D1FD380" w14:textId="77777777" w:rsidR="00C208EB" w:rsidRPr="00C208EB" w:rsidRDefault="00C208EB" w:rsidP="00C208EB">
            <w:pPr>
              <w:spacing w:line="360" w:lineRule="auto"/>
              <w:rPr>
                <w:rFonts w:cs="Arial"/>
              </w:rPr>
            </w:pPr>
            <w:r w:rsidRPr="00C208EB">
              <w:rPr>
                <w:rFonts w:cs="Arial"/>
              </w:rPr>
              <w:t>Iniciar</w:t>
            </w:r>
          </w:p>
        </w:tc>
      </w:tr>
      <w:tr w:rsidR="00C208EB" w:rsidRPr="00C208EB" w14:paraId="44804BAB" w14:textId="77777777" w:rsidTr="00692ACC">
        <w:trPr>
          <w:trHeight w:val="274"/>
        </w:trPr>
        <w:tc>
          <w:tcPr>
            <w:tcW w:w="2372" w:type="dxa"/>
          </w:tcPr>
          <w:p w14:paraId="66844B4E" w14:textId="77777777" w:rsidR="00C208EB" w:rsidRPr="00C208EB" w:rsidRDefault="00C208EB" w:rsidP="00440FF8">
            <w:pPr>
              <w:pStyle w:val="CronogramaParagrafo"/>
            </w:pPr>
            <w:r w:rsidRPr="00C208EB">
              <w:t>Desenvolver sistema de pontuação</w:t>
            </w:r>
          </w:p>
        </w:tc>
        <w:tc>
          <w:tcPr>
            <w:tcW w:w="361" w:type="dxa"/>
          </w:tcPr>
          <w:p w14:paraId="7C49E02D" w14:textId="77777777" w:rsidR="00C208EB" w:rsidRPr="00C208EB" w:rsidRDefault="00C208EB" w:rsidP="00C208EB">
            <w:pPr>
              <w:spacing w:line="360" w:lineRule="auto"/>
              <w:rPr>
                <w:rFonts w:cs="Arial"/>
              </w:rPr>
            </w:pPr>
          </w:p>
        </w:tc>
        <w:tc>
          <w:tcPr>
            <w:tcW w:w="361" w:type="dxa"/>
          </w:tcPr>
          <w:p w14:paraId="392A0D51" w14:textId="77777777" w:rsidR="00C208EB" w:rsidRPr="00C208EB" w:rsidRDefault="00C208EB" w:rsidP="00C208EB">
            <w:pPr>
              <w:spacing w:line="360" w:lineRule="auto"/>
              <w:rPr>
                <w:rFonts w:cs="Arial"/>
              </w:rPr>
            </w:pPr>
          </w:p>
        </w:tc>
        <w:tc>
          <w:tcPr>
            <w:tcW w:w="361" w:type="dxa"/>
          </w:tcPr>
          <w:p w14:paraId="1D4DB6B8" w14:textId="77777777" w:rsidR="00C208EB" w:rsidRPr="00C208EB" w:rsidRDefault="00C208EB" w:rsidP="00C208EB">
            <w:pPr>
              <w:spacing w:line="360" w:lineRule="auto"/>
              <w:rPr>
                <w:rFonts w:cs="Arial"/>
              </w:rPr>
            </w:pPr>
          </w:p>
        </w:tc>
        <w:tc>
          <w:tcPr>
            <w:tcW w:w="362" w:type="dxa"/>
          </w:tcPr>
          <w:p w14:paraId="49675F99" w14:textId="77777777" w:rsidR="00C208EB" w:rsidRPr="00C208EB" w:rsidRDefault="00C208EB" w:rsidP="00C208EB">
            <w:pPr>
              <w:spacing w:line="360" w:lineRule="auto"/>
              <w:rPr>
                <w:rFonts w:cs="Arial"/>
              </w:rPr>
            </w:pPr>
          </w:p>
        </w:tc>
        <w:tc>
          <w:tcPr>
            <w:tcW w:w="352" w:type="dxa"/>
          </w:tcPr>
          <w:p w14:paraId="1DCB579C" w14:textId="77777777" w:rsidR="00C208EB" w:rsidRPr="00C208EB" w:rsidRDefault="00C208EB" w:rsidP="00C208EB">
            <w:pPr>
              <w:spacing w:line="360" w:lineRule="auto"/>
              <w:rPr>
                <w:rFonts w:cs="Arial"/>
              </w:rPr>
            </w:pPr>
          </w:p>
        </w:tc>
        <w:tc>
          <w:tcPr>
            <w:tcW w:w="352" w:type="dxa"/>
          </w:tcPr>
          <w:p w14:paraId="1CECCC26" w14:textId="77777777" w:rsidR="00C208EB" w:rsidRPr="00C208EB" w:rsidRDefault="00C208EB" w:rsidP="00C208EB">
            <w:pPr>
              <w:spacing w:line="360" w:lineRule="auto"/>
              <w:rPr>
                <w:rFonts w:cs="Arial"/>
              </w:rPr>
            </w:pPr>
          </w:p>
        </w:tc>
        <w:tc>
          <w:tcPr>
            <w:tcW w:w="352" w:type="dxa"/>
          </w:tcPr>
          <w:p w14:paraId="4360846D" w14:textId="77777777" w:rsidR="00C208EB" w:rsidRPr="00C208EB" w:rsidRDefault="00C208EB" w:rsidP="00C208EB">
            <w:pPr>
              <w:spacing w:line="360" w:lineRule="auto"/>
              <w:rPr>
                <w:rFonts w:cs="Arial"/>
              </w:rPr>
            </w:pPr>
          </w:p>
        </w:tc>
        <w:tc>
          <w:tcPr>
            <w:tcW w:w="352" w:type="dxa"/>
          </w:tcPr>
          <w:p w14:paraId="68C53365" w14:textId="77777777" w:rsidR="00C208EB" w:rsidRPr="00C208EB" w:rsidRDefault="00C208EB" w:rsidP="00C208EB">
            <w:pPr>
              <w:spacing w:line="360" w:lineRule="auto"/>
              <w:rPr>
                <w:rFonts w:cs="Arial"/>
              </w:rPr>
            </w:pPr>
          </w:p>
        </w:tc>
        <w:tc>
          <w:tcPr>
            <w:tcW w:w="352" w:type="dxa"/>
          </w:tcPr>
          <w:p w14:paraId="705195CF" w14:textId="77777777" w:rsidR="00C208EB" w:rsidRPr="00C208EB" w:rsidRDefault="00C208EB" w:rsidP="00C208EB">
            <w:pPr>
              <w:spacing w:line="360" w:lineRule="auto"/>
              <w:rPr>
                <w:rFonts w:cs="Arial"/>
              </w:rPr>
            </w:pPr>
          </w:p>
        </w:tc>
        <w:tc>
          <w:tcPr>
            <w:tcW w:w="352" w:type="dxa"/>
          </w:tcPr>
          <w:p w14:paraId="04ED2A87" w14:textId="77777777" w:rsidR="00C208EB" w:rsidRPr="00C208EB" w:rsidRDefault="00C208EB" w:rsidP="00C208EB">
            <w:pPr>
              <w:spacing w:line="360" w:lineRule="auto"/>
              <w:rPr>
                <w:rFonts w:cs="Arial"/>
              </w:rPr>
            </w:pPr>
          </w:p>
        </w:tc>
        <w:tc>
          <w:tcPr>
            <w:tcW w:w="352" w:type="dxa"/>
          </w:tcPr>
          <w:p w14:paraId="19852821" w14:textId="77777777" w:rsidR="00C208EB" w:rsidRPr="00C208EB" w:rsidRDefault="00C208EB" w:rsidP="00C208EB">
            <w:pPr>
              <w:spacing w:line="360" w:lineRule="auto"/>
              <w:rPr>
                <w:rFonts w:cs="Arial"/>
              </w:rPr>
            </w:pPr>
          </w:p>
        </w:tc>
        <w:tc>
          <w:tcPr>
            <w:tcW w:w="352" w:type="dxa"/>
          </w:tcPr>
          <w:p w14:paraId="24613E7A" w14:textId="77777777" w:rsidR="00C208EB" w:rsidRPr="00C208EB" w:rsidRDefault="00C208EB" w:rsidP="00C208EB">
            <w:pPr>
              <w:spacing w:line="360" w:lineRule="auto"/>
              <w:rPr>
                <w:rFonts w:cs="Arial"/>
              </w:rPr>
            </w:pPr>
          </w:p>
        </w:tc>
        <w:tc>
          <w:tcPr>
            <w:tcW w:w="352" w:type="dxa"/>
          </w:tcPr>
          <w:p w14:paraId="41A6828C" w14:textId="77777777" w:rsidR="00C208EB" w:rsidRPr="00C208EB" w:rsidRDefault="00C208EB" w:rsidP="00C208EB">
            <w:pPr>
              <w:spacing w:line="360" w:lineRule="auto"/>
              <w:rPr>
                <w:rFonts w:cs="Arial"/>
              </w:rPr>
            </w:pPr>
          </w:p>
        </w:tc>
        <w:tc>
          <w:tcPr>
            <w:tcW w:w="352" w:type="dxa"/>
          </w:tcPr>
          <w:p w14:paraId="2BEAFF7D" w14:textId="77777777" w:rsidR="00C208EB" w:rsidRPr="00C208EB" w:rsidRDefault="00C208EB" w:rsidP="00C208EB">
            <w:pPr>
              <w:spacing w:line="360" w:lineRule="auto"/>
              <w:rPr>
                <w:rFonts w:cs="Arial"/>
              </w:rPr>
            </w:pPr>
          </w:p>
        </w:tc>
        <w:tc>
          <w:tcPr>
            <w:tcW w:w="352" w:type="dxa"/>
          </w:tcPr>
          <w:p w14:paraId="715834F3" w14:textId="7D17645A" w:rsidR="00C208EB" w:rsidRPr="00C208EB" w:rsidRDefault="00C208EB" w:rsidP="00C208EB">
            <w:pPr>
              <w:spacing w:line="360" w:lineRule="auto"/>
              <w:rPr>
                <w:rFonts w:cs="Arial"/>
              </w:rPr>
            </w:pPr>
          </w:p>
        </w:tc>
        <w:tc>
          <w:tcPr>
            <w:tcW w:w="352" w:type="dxa"/>
          </w:tcPr>
          <w:p w14:paraId="5FF4469C" w14:textId="77777777" w:rsidR="00C208EB" w:rsidRPr="00C208EB" w:rsidRDefault="00C208EB" w:rsidP="00C208EB">
            <w:pPr>
              <w:spacing w:line="360" w:lineRule="auto"/>
              <w:rPr>
                <w:rFonts w:cs="Arial"/>
              </w:rPr>
            </w:pPr>
            <w:r w:rsidRPr="00C208EB">
              <w:rPr>
                <w:rFonts w:cs="Arial"/>
              </w:rPr>
              <w:t>X</w:t>
            </w:r>
          </w:p>
        </w:tc>
        <w:tc>
          <w:tcPr>
            <w:tcW w:w="1705" w:type="dxa"/>
          </w:tcPr>
          <w:p w14:paraId="3945C416" w14:textId="77777777" w:rsidR="00C208EB" w:rsidRPr="00C208EB" w:rsidRDefault="00C208EB" w:rsidP="00C208EB">
            <w:pPr>
              <w:spacing w:line="360" w:lineRule="auto"/>
              <w:rPr>
                <w:rFonts w:cs="Arial"/>
              </w:rPr>
            </w:pPr>
            <w:r w:rsidRPr="00C208EB">
              <w:rPr>
                <w:rFonts w:cs="Arial"/>
              </w:rPr>
              <w:t>Planejado</w:t>
            </w:r>
          </w:p>
        </w:tc>
      </w:tr>
      <w:tr w:rsidR="00C208EB" w:rsidRPr="00C208EB" w14:paraId="4B1A0CF6" w14:textId="77777777" w:rsidTr="00692ACC">
        <w:trPr>
          <w:trHeight w:val="339"/>
        </w:trPr>
        <w:tc>
          <w:tcPr>
            <w:tcW w:w="2372" w:type="dxa"/>
          </w:tcPr>
          <w:p w14:paraId="25DC28C7" w14:textId="3DA30672" w:rsidR="00C208EB" w:rsidRPr="00C208EB" w:rsidRDefault="00C208EB" w:rsidP="00440FF8">
            <w:pPr>
              <w:pStyle w:val="CronogramaParagrafo"/>
            </w:pPr>
            <w:r w:rsidRPr="00C208EB">
              <w:t>Implementar inimigos</w:t>
            </w:r>
          </w:p>
        </w:tc>
        <w:tc>
          <w:tcPr>
            <w:tcW w:w="361" w:type="dxa"/>
          </w:tcPr>
          <w:p w14:paraId="0A152E71" w14:textId="77777777" w:rsidR="00C208EB" w:rsidRPr="00C208EB" w:rsidRDefault="00C208EB" w:rsidP="00C208EB">
            <w:pPr>
              <w:spacing w:line="360" w:lineRule="auto"/>
              <w:rPr>
                <w:rFonts w:cs="Arial"/>
              </w:rPr>
            </w:pPr>
          </w:p>
        </w:tc>
        <w:tc>
          <w:tcPr>
            <w:tcW w:w="361" w:type="dxa"/>
          </w:tcPr>
          <w:p w14:paraId="69A357DA" w14:textId="77777777" w:rsidR="00C208EB" w:rsidRPr="00C208EB" w:rsidRDefault="00C208EB" w:rsidP="00C208EB">
            <w:pPr>
              <w:spacing w:line="360" w:lineRule="auto"/>
              <w:rPr>
                <w:rFonts w:cs="Arial"/>
              </w:rPr>
            </w:pPr>
          </w:p>
        </w:tc>
        <w:tc>
          <w:tcPr>
            <w:tcW w:w="361" w:type="dxa"/>
          </w:tcPr>
          <w:p w14:paraId="3A6E25E1" w14:textId="77777777" w:rsidR="00C208EB" w:rsidRPr="00C208EB" w:rsidRDefault="00C208EB" w:rsidP="00C208EB">
            <w:pPr>
              <w:spacing w:line="360" w:lineRule="auto"/>
              <w:rPr>
                <w:rFonts w:cs="Arial"/>
              </w:rPr>
            </w:pPr>
          </w:p>
        </w:tc>
        <w:tc>
          <w:tcPr>
            <w:tcW w:w="362" w:type="dxa"/>
          </w:tcPr>
          <w:p w14:paraId="2EB000DB" w14:textId="77777777" w:rsidR="00C208EB" w:rsidRPr="00C208EB" w:rsidRDefault="00C208EB" w:rsidP="00C208EB">
            <w:pPr>
              <w:spacing w:line="360" w:lineRule="auto"/>
              <w:rPr>
                <w:rFonts w:cs="Arial"/>
              </w:rPr>
            </w:pPr>
          </w:p>
        </w:tc>
        <w:tc>
          <w:tcPr>
            <w:tcW w:w="352" w:type="dxa"/>
          </w:tcPr>
          <w:p w14:paraId="311D9C6A" w14:textId="77777777" w:rsidR="00C208EB" w:rsidRPr="00C208EB" w:rsidRDefault="00C208EB" w:rsidP="00C208EB">
            <w:pPr>
              <w:spacing w:line="360" w:lineRule="auto"/>
              <w:rPr>
                <w:rFonts w:cs="Arial"/>
              </w:rPr>
            </w:pPr>
          </w:p>
        </w:tc>
        <w:tc>
          <w:tcPr>
            <w:tcW w:w="352" w:type="dxa"/>
          </w:tcPr>
          <w:p w14:paraId="58065397" w14:textId="77777777" w:rsidR="00C208EB" w:rsidRPr="00C208EB" w:rsidRDefault="00C208EB" w:rsidP="00C208EB">
            <w:pPr>
              <w:spacing w:line="360" w:lineRule="auto"/>
              <w:rPr>
                <w:rFonts w:cs="Arial"/>
              </w:rPr>
            </w:pPr>
          </w:p>
        </w:tc>
        <w:tc>
          <w:tcPr>
            <w:tcW w:w="352" w:type="dxa"/>
          </w:tcPr>
          <w:p w14:paraId="05C1B3D5" w14:textId="77777777" w:rsidR="00C208EB" w:rsidRPr="00C208EB" w:rsidRDefault="00C208EB" w:rsidP="00C208EB">
            <w:pPr>
              <w:spacing w:line="360" w:lineRule="auto"/>
              <w:rPr>
                <w:rFonts w:cs="Arial"/>
              </w:rPr>
            </w:pPr>
          </w:p>
        </w:tc>
        <w:tc>
          <w:tcPr>
            <w:tcW w:w="352" w:type="dxa"/>
          </w:tcPr>
          <w:p w14:paraId="731C9C09" w14:textId="77777777" w:rsidR="00C208EB" w:rsidRPr="00C208EB" w:rsidRDefault="00C208EB" w:rsidP="00C208EB">
            <w:pPr>
              <w:spacing w:line="360" w:lineRule="auto"/>
              <w:rPr>
                <w:rFonts w:cs="Arial"/>
              </w:rPr>
            </w:pPr>
          </w:p>
        </w:tc>
        <w:tc>
          <w:tcPr>
            <w:tcW w:w="352" w:type="dxa"/>
          </w:tcPr>
          <w:p w14:paraId="2B9B052C" w14:textId="77777777" w:rsidR="00C208EB" w:rsidRPr="00C208EB" w:rsidRDefault="00C208EB" w:rsidP="00C208EB">
            <w:pPr>
              <w:spacing w:line="360" w:lineRule="auto"/>
              <w:rPr>
                <w:rFonts w:cs="Arial"/>
              </w:rPr>
            </w:pPr>
          </w:p>
        </w:tc>
        <w:tc>
          <w:tcPr>
            <w:tcW w:w="352" w:type="dxa"/>
          </w:tcPr>
          <w:p w14:paraId="75224538" w14:textId="77777777" w:rsidR="00C208EB" w:rsidRPr="00C208EB" w:rsidRDefault="00C208EB" w:rsidP="00C208EB">
            <w:pPr>
              <w:spacing w:line="360" w:lineRule="auto"/>
              <w:rPr>
                <w:rFonts w:cs="Arial"/>
              </w:rPr>
            </w:pPr>
          </w:p>
        </w:tc>
        <w:tc>
          <w:tcPr>
            <w:tcW w:w="352" w:type="dxa"/>
          </w:tcPr>
          <w:p w14:paraId="3EC66630" w14:textId="77777777" w:rsidR="00C208EB" w:rsidRPr="00C208EB" w:rsidRDefault="00C208EB" w:rsidP="00C208EB">
            <w:pPr>
              <w:spacing w:line="360" w:lineRule="auto"/>
              <w:rPr>
                <w:rFonts w:cs="Arial"/>
              </w:rPr>
            </w:pPr>
          </w:p>
        </w:tc>
        <w:tc>
          <w:tcPr>
            <w:tcW w:w="352" w:type="dxa"/>
          </w:tcPr>
          <w:p w14:paraId="5C4B0831" w14:textId="77777777" w:rsidR="00C208EB" w:rsidRPr="00C208EB" w:rsidRDefault="00C208EB" w:rsidP="00C208EB">
            <w:pPr>
              <w:spacing w:line="360" w:lineRule="auto"/>
              <w:rPr>
                <w:rFonts w:cs="Arial"/>
              </w:rPr>
            </w:pPr>
          </w:p>
        </w:tc>
        <w:tc>
          <w:tcPr>
            <w:tcW w:w="352" w:type="dxa"/>
          </w:tcPr>
          <w:p w14:paraId="458627F3" w14:textId="77777777" w:rsidR="00C208EB" w:rsidRPr="00C208EB" w:rsidRDefault="00C208EB" w:rsidP="00C208EB">
            <w:pPr>
              <w:spacing w:line="360" w:lineRule="auto"/>
              <w:rPr>
                <w:rFonts w:cs="Arial"/>
              </w:rPr>
            </w:pPr>
          </w:p>
        </w:tc>
        <w:tc>
          <w:tcPr>
            <w:tcW w:w="352" w:type="dxa"/>
          </w:tcPr>
          <w:p w14:paraId="46B7818C" w14:textId="77777777" w:rsidR="00C208EB" w:rsidRPr="00C208EB" w:rsidRDefault="00C208EB" w:rsidP="00C208EB">
            <w:pPr>
              <w:spacing w:line="360" w:lineRule="auto"/>
              <w:rPr>
                <w:rFonts w:cs="Arial"/>
              </w:rPr>
            </w:pPr>
          </w:p>
        </w:tc>
        <w:tc>
          <w:tcPr>
            <w:tcW w:w="352" w:type="dxa"/>
          </w:tcPr>
          <w:p w14:paraId="08F1C3C3" w14:textId="77777777" w:rsidR="00C208EB" w:rsidRPr="00C208EB" w:rsidRDefault="00C208EB" w:rsidP="00C208EB">
            <w:pPr>
              <w:spacing w:line="360" w:lineRule="auto"/>
              <w:rPr>
                <w:rFonts w:cs="Arial"/>
              </w:rPr>
            </w:pPr>
          </w:p>
        </w:tc>
        <w:tc>
          <w:tcPr>
            <w:tcW w:w="352" w:type="dxa"/>
          </w:tcPr>
          <w:p w14:paraId="3DEFB288" w14:textId="77777777" w:rsidR="00C208EB" w:rsidRPr="00C208EB" w:rsidRDefault="00C208EB" w:rsidP="00C208EB">
            <w:pPr>
              <w:spacing w:line="360" w:lineRule="auto"/>
              <w:rPr>
                <w:rFonts w:cs="Arial"/>
              </w:rPr>
            </w:pPr>
            <w:r w:rsidRPr="00C208EB">
              <w:rPr>
                <w:rFonts w:cs="Arial"/>
              </w:rPr>
              <w:t>X</w:t>
            </w:r>
          </w:p>
        </w:tc>
        <w:tc>
          <w:tcPr>
            <w:tcW w:w="1705" w:type="dxa"/>
          </w:tcPr>
          <w:p w14:paraId="2FA0E911" w14:textId="77777777" w:rsidR="00C208EB" w:rsidRPr="00C208EB" w:rsidRDefault="00C208EB" w:rsidP="00C208EB">
            <w:pPr>
              <w:spacing w:line="360" w:lineRule="auto"/>
              <w:rPr>
                <w:rFonts w:cs="Arial"/>
              </w:rPr>
            </w:pPr>
            <w:r w:rsidRPr="00C208EB">
              <w:rPr>
                <w:rFonts w:cs="Arial"/>
              </w:rPr>
              <w:t>Planejado</w:t>
            </w:r>
          </w:p>
        </w:tc>
      </w:tr>
      <w:tr w:rsidR="00C208EB" w:rsidRPr="00C208EB" w14:paraId="1A714C33" w14:textId="77777777" w:rsidTr="00692ACC">
        <w:trPr>
          <w:trHeight w:val="164"/>
        </w:trPr>
        <w:tc>
          <w:tcPr>
            <w:tcW w:w="2372" w:type="dxa"/>
            <w:tcBorders>
              <w:bottom w:val="single" w:sz="4" w:space="0" w:color="auto"/>
            </w:tcBorders>
          </w:tcPr>
          <w:p w14:paraId="417026C3" w14:textId="77777777" w:rsidR="00C208EB" w:rsidRPr="00C208EB" w:rsidRDefault="00C208EB" w:rsidP="00440FF8">
            <w:pPr>
              <w:pStyle w:val="CronogramaParagrafo"/>
            </w:pPr>
            <w:r w:rsidRPr="00C208EB">
              <w:t>Testes Iniciais</w:t>
            </w:r>
          </w:p>
        </w:tc>
        <w:tc>
          <w:tcPr>
            <w:tcW w:w="361" w:type="dxa"/>
          </w:tcPr>
          <w:p w14:paraId="068BE82D" w14:textId="77777777" w:rsidR="00C208EB" w:rsidRPr="00C208EB" w:rsidRDefault="00C208EB" w:rsidP="00C208EB">
            <w:pPr>
              <w:spacing w:line="360" w:lineRule="auto"/>
              <w:rPr>
                <w:rFonts w:cs="Arial"/>
              </w:rPr>
            </w:pPr>
          </w:p>
        </w:tc>
        <w:tc>
          <w:tcPr>
            <w:tcW w:w="361" w:type="dxa"/>
          </w:tcPr>
          <w:p w14:paraId="4056B7F3" w14:textId="77777777" w:rsidR="00C208EB" w:rsidRPr="00C208EB" w:rsidRDefault="00C208EB" w:rsidP="00C208EB">
            <w:pPr>
              <w:spacing w:line="360" w:lineRule="auto"/>
              <w:rPr>
                <w:rFonts w:cs="Arial"/>
              </w:rPr>
            </w:pPr>
          </w:p>
        </w:tc>
        <w:tc>
          <w:tcPr>
            <w:tcW w:w="361" w:type="dxa"/>
          </w:tcPr>
          <w:p w14:paraId="59DBC88E" w14:textId="77777777" w:rsidR="00C208EB" w:rsidRPr="00C208EB" w:rsidRDefault="00C208EB" w:rsidP="00C208EB">
            <w:pPr>
              <w:spacing w:line="360" w:lineRule="auto"/>
              <w:rPr>
                <w:rFonts w:cs="Arial"/>
              </w:rPr>
            </w:pPr>
          </w:p>
        </w:tc>
        <w:tc>
          <w:tcPr>
            <w:tcW w:w="362" w:type="dxa"/>
          </w:tcPr>
          <w:p w14:paraId="5FA9E346" w14:textId="77777777" w:rsidR="00C208EB" w:rsidRPr="00C208EB" w:rsidRDefault="00C208EB" w:rsidP="00C208EB">
            <w:pPr>
              <w:spacing w:line="360" w:lineRule="auto"/>
              <w:rPr>
                <w:rFonts w:cs="Arial"/>
              </w:rPr>
            </w:pPr>
          </w:p>
        </w:tc>
        <w:tc>
          <w:tcPr>
            <w:tcW w:w="352" w:type="dxa"/>
          </w:tcPr>
          <w:p w14:paraId="1380DFA8" w14:textId="77777777" w:rsidR="00C208EB" w:rsidRPr="00C208EB" w:rsidRDefault="00C208EB" w:rsidP="00C208EB">
            <w:pPr>
              <w:spacing w:line="360" w:lineRule="auto"/>
              <w:rPr>
                <w:rFonts w:cs="Arial"/>
              </w:rPr>
            </w:pPr>
          </w:p>
        </w:tc>
        <w:tc>
          <w:tcPr>
            <w:tcW w:w="352" w:type="dxa"/>
          </w:tcPr>
          <w:p w14:paraId="5210E0BC" w14:textId="77777777" w:rsidR="00C208EB" w:rsidRPr="00C208EB" w:rsidRDefault="00C208EB" w:rsidP="00C208EB">
            <w:pPr>
              <w:spacing w:line="360" w:lineRule="auto"/>
              <w:rPr>
                <w:rFonts w:cs="Arial"/>
              </w:rPr>
            </w:pPr>
          </w:p>
        </w:tc>
        <w:tc>
          <w:tcPr>
            <w:tcW w:w="352" w:type="dxa"/>
          </w:tcPr>
          <w:p w14:paraId="6C8A68AE" w14:textId="77777777" w:rsidR="00C208EB" w:rsidRPr="00C208EB" w:rsidRDefault="00C208EB" w:rsidP="00C208EB">
            <w:pPr>
              <w:spacing w:line="360" w:lineRule="auto"/>
              <w:rPr>
                <w:rFonts w:cs="Arial"/>
              </w:rPr>
            </w:pPr>
          </w:p>
        </w:tc>
        <w:tc>
          <w:tcPr>
            <w:tcW w:w="352" w:type="dxa"/>
          </w:tcPr>
          <w:p w14:paraId="14DED9FE" w14:textId="77777777" w:rsidR="00C208EB" w:rsidRPr="00C208EB" w:rsidRDefault="00C208EB" w:rsidP="00C208EB">
            <w:pPr>
              <w:spacing w:line="360" w:lineRule="auto"/>
              <w:rPr>
                <w:rFonts w:cs="Arial"/>
              </w:rPr>
            </w:pPr>
          </w:p>
        </w:tc>
        <w:tc>
          <w:tcPr>
            <w:tcW w:w="352" w:type="dxa"/>
          </w:tcPr>
          <w:p w14:paraId="445DA5A3" w14:textId="77777777" w:rsidR="00C208EB" w:rsidRPr="00C208EB" w:rsidRDefault="00C208EB" w:rsidP="00C208EB">
            <w:pPr>
              <w:spacing w:line="360" w:lineRule="auto"/>
              <w:rPr>
                <w:rFonts w:cs="Arial"/>
              </w:rPr>
            </w:pPr>
          </w:p>
        </w:tc>
        <w:tc>
          <w:tcPr>
            <w:tcW w:w="352" w:type="dxa"/>
          </w:tcPr>
          <w:p w14:paraId="57A8392D" w14:textId="77777777" w:rsidR="00C208EB" w:rsidRPr="00C208EB" w:rsidRDefault="00C208EB" w:rsidP="00C208EB">
            <w:pPr>
              <w:spacing w:line="360" w:lineRule="auto"/>
              <w:rPr>
                <w:rFonts w:cs="Arial"/>
              </w:rPr>
            </w:pPr>
          </w:p>
        </w:tc>
        <w:tc>
          <w:tcPr>
            <w:tcW w:w="352" w:type="dxa"/>
          </w:tcPr>
          <w:p w14:paraId="6BA660D1" w14:textId="77777777" w:rsidR="00C208EB" w:rsidRPr="00C208EB" w:rsidRDefault="00C208EB" w:rsidP="00C208EB">
            <w:pPr>
              <w:spacing w:line="360" w:lineRule="auto"/>
              <w:rPr>
                <w:rFonts w:cs="Arial"/>
              </w:rPr>
            </w:pPr>
          </w:p>
        </w:tc>
        <w:tc>
          <w:tcPr>
            <w:tcW w:w="352" w:type="dxa"/>
          </w:tcPr>
          <w:p w14:paraId="68DD1A39" w14:textId="77777777" w:rsidR="00C208EB" w:rsidRPr="00C208EB" w:rsidRDefault="00C208EB" w:rsidP="00C208EB">
            <w:pPr>
              <w:spacing w:line="360" w:lineRule="auto"/>
              <w:rPr>
                <w:rFonts w:cs="Arial"/>
              </w:rPr>
            </w:pPr>
          </w:p>
        </w:tc>
        <w:tc>
          <w:tcPr>
            <w:tcW w:w="352" w:type="dxa"/>
          </w:tcPr>
          <w:p w14:paraId="0543F6EB" w14:textId="77777777" w:rsidR="00C208EB" w:rsidRPr="00C208EB" w:rsidRDefault="00C208EB" w:rsidP="00C208EB">
            <w:pPr>
              <w:spacing w:line="360" w:lineRule="auto"/>
              <w:rPr>
                <w:rFonts w:cs="Arial"/>
              </w:rPr>
            </w:pPr>
          </w:p>
        </w:tc>
        <w:tc>
          <w:tcPr>
            <w:tcW w:w="352" w:type="dxa"/>
          </w:tcPr>
          <w:p w14:paraId="1B6452AA" w14:textId="77777777" w:rsidR="00C208EB" w:rsidRPr="00C208EB" w:rsidRDefault="00C208EB" w:rsidP="00C208EB">
            <w:pPr>
              <w:spacing w:line="360" w:lineRule="auto"/>
              <w:rPr>
                <w:rFonts w:cs="Arial"/>
              </w:rPr>
            </w:pPr>
          </w:p>
        </w:tc>
        <w:tc>
          <w:tcPr>
            <w:tcW w:w="352" w:type="dxa"/>
          </w:tcPr>
          <w:p w14:paraId="72C40D8F" w14:textId="77777777" w:rsidR="00C208EB" w:rsidRPr="00C208EB" w:rsidRDefault="00C208EB" w:rsidP="00C208EB">
            <w:pPr>
              <w:spacing w:line="360" w:lineRule="auto"/>
              <w:rPr>
                <w:rFonts w:cs="Arial"/>
              </w:rPr>
            </w:pPr>
          </w:p>
        </w:tc>
        <w:tc>
          <w:tcPr>
            <w:tcW w:w="352" w:type="dxa"/>
          </w:tcPr>
          <w:p w14:paraId="664923ED" w14:textId="77777777" w:rsidR="00C208EB" w:rsidRPr="00C208EB" w:rsidRDefault="00C208EB" w:rsidP="00C208EB">
            <w:pPr>
              <w:spacing w:line="360" w:lineRule="auto"/>
              <w:rPr>
                <w:rFonts w:cs="Arial"/>
              </w:rPr>
            </w:pPr>
          </w:p>
        </w:tc>
        <w:tc>
          <w:tcPr>
            <w:tcW w:w="1705" w:type="dxa"/>
          </w:tcPr>
          <w:p w14:paraId="1EF43A67" w14:textId="77777777" w:rsidR="00C208EB" w:rsidRPr="00C208EB" w:rsidRDefault="00C208EB" w:rsidP="00C208EB">
            <w:pPr>
              <w:spacing w:line="360" w:lineRule="auto"/>
              <w:rPr>
                <w:rFonts w:cs="Arial"/>
              </w:rPr>
            </w:pPr>
            <w:r w:rsidRPr="00C208EB">
              <w:rPr>
                <w:rFonts w:cs="Arial"/>
              </w:rPr>
              <w:t>Iniciar</w:t>
            </w:r>
          </w:p>
        </w:tc>
      </w:tr>
    </w:tbl>
    <w:p w14:paraId="7C5679CD" w14:textId="03C44C75" w:rsidR="00554A22" w:rsidRDefault="00554A22">
      <w:pPr>
        <w:pStyle w:val="CapitulosXXX"/>
      </w:pPr>
      <w:del w:id="1638" w:author="Elias De Moraes Fernandes" w:date="2016-03-10T18:31:00Z">
        <w:r w:rsidRPr="00285E93" w:rsidDel="00AD43E5">
          <w:delText xml:space="preserve">Figura </w:delText>
        </w:r>
        <w:r w:rsidR="00EE775F" w:rsidRPr="00285E93" w:rsidDel="00AD43E5">
          <w:delText>1</w:delText>
        </w:r>
        <w:r w:rsidR="009F44F9" w:rsidRPr="00285E93" w:rsidDel="00AD43E5">
          <w:delText>0</w:delText>
        </w:r>
        <w:r w:rsidR="00EE775F" w:rsidRPr="00285E93" w:rsidDel="00AD43E5">
          <w:delText xml:space="preserve"> </w:delText>
        </w:r>
      </w:del>
      <w:ins w:id="1639" w:author="Elias De Moraes Fernandes" w:date="2016-03-10T18:31:00Z">
        <w:r w:rsidR="00AD43E5" w:rsidRPr="00285E93">
          <w:t xml:space="preserve">Figura </w:t>
        </w:r>
        <w:r w:rsidR="00AD43E5" w:rsidRPr="00285E93">
          <w:rPr>
            <w:rPrChange w:id="1640" w:author="Elias De Moraes Fernandes" w:date="2016-03-10T18:31:00Z">
              <w:rPr/>
            </w:rPrChange>
          </w:rPr>
          <w:fldChar w:fldCharType="begin"/>
        </w:r>
        <w:r w:rsidR="00AD43E5" w:rsidRPr="00285E93">
          <w:instrText xml:space="preserve"> SEQ Figura \* ARABIC </w:instrText>
        </w:r>
      </w:ins>
      <w:r w:rsidR="00AD43E5" w:rsidRPr="00285E93">
        <w:rPr>
          <w:rPrChange w:id="1641" w:author="Elias De Moraes Fernandes" w:date="2016-03-10T18:31:00Z">
            <w:rPr/>
          </w:rPrChange>
        </w:rPr>
        <w:fldChar w:fldCharType="separate"/>
      </w:r>
      <w:ins w:id="1642" w:author="Elias De Moraes Fernandes" w:date="2016-03-15T00:12:00Z">
        <w:r w:rsidR="00CF0D48">
          <w:rPr>
            <w:noProof/>
          </w:rPr>
          <w:t>10</w:t>
        </w:r>
      </w:ins>
      <w:ins w:id="1643" w:author="Elias De Moraes Fernandes" w:date="2016-03-10T18:31:00Z">
        <w:r w:rsidR="00AD43E5" w:rsidRPr="00285E93">
          <w:rPr>
            <w:rPrChange w:id="1644" w:author="Elias De Moraes Fernandes" w:date="2016-03-10T18:31:00Z">
              <w:rPr/>
            </w:rPrChange>
          </w:rPr>
          <w:fldChar w:fldCharType="end"/>
        </w:r>
        <w:r w:rsidR="00AD43E5">
          <w:t xml:space="preserve"> </w:t>
        </w:r>
      </w:ins>
      <w:r w:rsidR="00EE775F">
        <w:t>– Cronograma para 4 primeiros meses</w:t>
      </w:r>
    </w:p>
    <w:p w14:paraId="4DA75A37" w14:textId="7415E5F5" w:rsidR="00955AF1" w:rsidRPr="00212F95" w:rsidRDefault="00CC45FE">
      <w:pPr>
        <w:pStyle w:val="CapitulosXXX"/>
      </w:pPr>
      <w:r>
        <w:t>Fonte: Autoria Pr</w:t>
      </w:r>
      <w:r w:rsidR="00554A22">
        <w:t>ópria</w:t>
      </w:r>
    </w:p>
    <w:p w14:paraId="283CD450" w14:textId="77777777" w:rsidR="00DC56C5" w:rsidRDefault="00DC56C5">
      <w:pPr>
        <w:rPr>
          <w:rFonts w:ascii="Arial" w:eastAsia="Times New Roman" w:hAnsi="Arial" w:cs="Arial"/>
          <w:b/>
          <w:color w:val="000000"/>
          <w:sz w:val="24"/>
          <w:szCs w:val="24"/>
        </w:rPr>
      </w:pPr>
      <w:r>
        <w:rPr>
          <w:rFonts w:ascii="Arial" w:eastAsia="Times New Roman" w:hAnsi="Arial" w:cs="Arial"/>
          <w:b/>
          <w:color w:val="000000"/>
          <w:sz w:val="24"/>
          <w:szCs w:val="24"/>
        </w:rPr>
        <w:br w:type="page"/>
      </w:r>
    </w:p>
    <w:p w14:paraId="40A9BCDB" w14:textId="252EFDA0" w:rsidR="007D0D45" w:rsidDel="00D812C9" w:rsidRDefault="009E11C6" w:rsidP="00AB308D">
      <w:pPr>
        <w:spacing w:after="0" w:line="360" w:lineRule="auto"/>
        <w:outlineLvl w:val="0"/>
        <w:rPr>
          <w:del w:id="1645" w:author="Elias De Moraes Fernandes" w:date="2016-03-10T18:11:00Z"/>
          <w:rFonts w:ascii="Arial" w:eastAsia="Times New Roman" w:hAnsi="Arial" w:cs="Arial"/>
          <w:b/>
          <w:color w:val="000000"/>
          <w:sz w:val="24"/>
          <w:szCs w:val="24"/>
        </w:rPr>
      </w:pPr>
      <w:del w:id="1646" w:author="Elias De Moraes Fernandes" w:date="2016-03-10T18:11:00Z">
        <w:r w:rsidDel="00D812C9">
          <w:rPr>
            <w:rFonts w:ascii="Arial" w:eastAsia="Times New Roman" w:hAnsi="Arial" w:cs="Arial"/>
            <w:b/>
            <w:color w:val="000000"/>
            <w:sz w:val="24"/>
            <w:szCs w:val="24"/>
          </w:rPr>
          <w:lastRenderedPageBreak/>
          <w:fldChar w:fldCharType="begin"/>
        </w:r>
        <w:r w:rsidDel="00D812C9">
          <w:rPr>
            <w:rFonts w:ascii="Arial" w:eastAsia="Times New Roman" w:hAnsi="Arial" w:cs="Arial"/>
            <w:b/>
            <w:color w:val="000000"/>
            <w:sz w:val="24"/>
            <w:szCs w:val="24"/>
          </w:rPr>
          <w:delInstrText xml:space="preserve"> REF _Ref445307976 \w \h </w:delInstrText>
        </w:r>
        <w:r w:rsidDel="00D812C9">
          <w:rPr>
            <w:rFonts w:ascii="Arial" w:eastAsia="Times New Roman" w:hAnsi="Arial" w:cs="Arial"/>
            <w:b/>
            <w:color w:val="000000"/>
            <w:sz w:val="24"/>
            <w:szCs w:val="24"/>
          </w:rPr>
        </w:r>
        <w:r w:rsidDel="00D812C9">
          <w:rPr>
            <w:rFonts w:ascii="Arial" w:eastAsia="Times New Roman" w:hAnsi="Arial" w:cs="Arial"/>
            <w:b/>
            <w:color w:val="000000"/>
            <w:sz w:val="24"/>
            <w:szCs w:val="24"/>
          </w:rPr>
          <w:fldChar w:fldCharType="separate"/>
        </w:r>
        <w:r w:rsidR="00B14584" w:rsidDel="00D812C9">
          <w:rPr>
            <w:rFonts w:ascii="Arial" w:eastAsia="Times New Roman" w:hAnsi="Arial" w:cs="Arial"/>
            <w:b/>
            <w:color w:val="000000"/>
            <w:sz w:val="24"/>
            <w:szCs w:val="24"/>
          </w:rPr>
          <w:delText>7</w:delText>
        </w:r>
        <w:r w:rsidDel="00D812C9">
          <w:rPr>
            <w:rFonts w:ascii="Arial" w:eastAsia="Times New Roman" w:hAnsi="Arial" w:cs="Arial"/>
            <w:b/>
            <w:color w:val="000000"/>
            <w:sz w:val="24"/>
            <w:szCs w:val="24"/>
          </w:rPr>
          <w:fldChar w:fldCharType="end"/>
        </w:r>
        <w:r w:rsidDel="00D812C9">
          <w:rPr>
            <w:rFonts w:cs="Arial"/>
            <w:b/>
          </w:rPr>
          <w:tab/>
        </w:r>
        <w:r w:rsidR="007D0D45" w:rsidRPr="007D0D45" w:rsidDel="00D812C9">
          <w:rPr>
            <w:rFonts w:ascii="Arial" w:eastAsia="Times New Roman" w:hAnsi="Arial" w:cs="Arial"/>
            <w:b/>
            <w:color w:val="000000"/>
            <w:sz w:val="24"/>
            <w:szCs w:val="24"/>
          </w:rPr>
          <w:delText>CONSIDERAÇÕES FINAIS</w:delText>
        </w:r>
      </w:del>
    </w:p>
    <w:p w14:paraId="4ABEF573" w14:textId="16C4A417" w:rsidR="007D0D45" w:rsidDel="00D812C9" w:rsidRDefault="007D0D45" w:rsidP="007D0D45">
      <w:pPr>
        <w:spacing w:after="0" w:line="360" w:lineRule="auto"/>
        <w:rPr>
          <w:del w:id="1647" w:author="Elias De Moraes Fernandes" w:date="2016-03-10T18:11:00Z"/>
          <w:rFonts w:ascii="Arial" w:eastAsia="Times New Roman" w:hAnsi="Arial" w:cs="Arial"/>
          <w:b/>
          <w:color w:val="000000"/>
          <w:sz w:val="24"/>
          <w:szCs w:val="24"/>
        </w:rPr>
      </w:pPr>
    </w:p>
    <w:p w14:paraId="1ADB1917" w14:textId="10D7CC57" w:rsidR="007D0D45" w:rsidDel="00D812C9" w:rsidRDefault="007D0D45" w:rsidP="007D0D45">
      <w:pPr>
        <w:spacing w:after="0" w:line="360" w:lineRule="auto"/>
        <w:rPr>
          <w:del w:id="1648" w:author="Elias De Moraes Fernandes" w:date="2016-03-10T18:11:00Z"/>
          <w:rFonts w:ascii="Arial" w:eastAsia="Times New Roman" w:hAnsi="Arial" w:cs="Arial"/>
          <w:b/>
          <w:color w:val="000000"/>
          <w:sz w:val="24"/>
          <w:szCs w:val="24"/>
        </w:rPr>
      </w:pPr>
    </w:p>
    <w:p w14:paraId="625E58CD" w14:textId="5FC3D31B" w:rsidR="007D0D45" w:rsidRPr="007D0D45" w:rsidDel="00D812C9" w:rsidRDefault="006C1416" w:rsidP="007D0D45">
      <w:pPr>
        <w:spacing w:after="0" w:line="360" w:lineRule="auto"/>
        <w:ind w:firstLine="1134"/>
        <w:jc w:val="both"/>
        <w:rPr>
          <w:del w:id="1649" w:author="Elias De Moraes Fernandes" w:date="2016-03-10T18:11:00Z"/>
          <w:rFonts w:ascii="Arial" w:eastAsia="Times New Roman" w:hAnsi="Arial" w:cs="Arial"/>
          <w:color w:val="000000"/>
          <w:sz w:val="24"/>
          <w:szCs w:val="24"/>
        </w:rPr>
      </w:pPr>
      <w:del w:id="1650" w:author="Elias De Moraes Fernandes" w:date="2016-03-10T18:11:00Z">
        <w:r w:rsidDel="00D812C9">
          <w:rPr>
            <w:rFonts w:ascii="Arial" w:eastAsia="Times New Roman" w:hAnsi="Arial" w:cs="Arial"/>
            <w:color w:val="000000"/>
            <w:sz w:val="24"/>
            <w:szCs w:val="24"/>
          </w:rPr>
          <w:delText xml:space="preserve">Esse trabalho se propôs a criar um material didático sólido para o Departamento de </w:delText>
        </w:r>
        <w:r w:rsidR="00FB0BC1" w:rsidDel="00D812C9">
          <w:rPr>
            <w:rFonts w:ascii="Arial" w:eastAsia="Times New Roman" w:hAnsi="Arial" w:cs="Arial"/>
            <w:color w:val="000000"/>
            <w:sz w:val="24"/>
            <w:szCs w:val="24"/>
          </w:rPr>
          <w:delText>Química</w:delText>
        </w:r>
        <w:r w:rsidDel="00D812C9">
          <w:rPr>
            <w:rFonts w:ascii="Arial" w:eastAsia="Times New Roman" w:hAnsi="Arial" w:cs="Arial"/>
            <w:color w:val="000000"/>
            <w:sz w:val="24"/>
            <w:szCs w:val="24"/>
          </w:rPr>
          <w:delText xml:space="preserve"> e Biologia (DQBI) da UTFPR campus Curitiba a fim de auxiliar no ensino dentro </w:delText>
        </w:r>
        <w:r w:rsidR="00FB0BC1" w:rsidDel="00D812C9">
          <w:rPr>
            <w:rFonts w:ascii="Arial" w:eastAsia="Times New Roman" w:hAnsi="Arial" w:cs="Arial"/>
            <w:color w:val="000000"/>
            <w:sz w:val="24"/>
            <w:szCs w:val="24"/>
          </w:rPr>
          <w:delText>Vermitecnologia</w:delText>
        </w:r>
        <w:r w:rsidDel="00D812C9">
          <w:rPr>
            <w:rFonts w:ascii="Arial" w:eastAsia="Times New Roman" w:hAnsi="Arial" w:cs="Arial"/>
            <w:color w:val="000000"/>
            <w:sz w:val="24"/>
            <w:szCs w:val="24"/>
          </w:rPr>
          <w:delText xml:space="preserve"> a usar minhocas como agente principal para fornecimento de húmus de alta qualidade</w:delText>
        </w:r>
        <w:r w:rsidR="007D0D45" w:rsidDel="00D812C9">
          <w:rPr>
            <w:rFonts w:ascii="Arial" w:eastAsia="Times New Roman" w:hAnsi="Arial" w:cs="Arial"/>
            <w:color w:val="000000"/>
            <w:sz w:val="24"/>
            <w:szCs w:val="24"/>
          </w:rPr>
          <w:delText>.</w:delText>
        </w:r>
      </w:del>
    </w:p>
    <w:p w14:paraId="58819B52" w14:textId="23BA4360" w:rsidR="007D0D45" w:rsidDel="00D812C9" w:rsidRDefault="007D0D45">
      <w:pPr>
        <w:jc w:val="center"/>
        <w:rPr>
          <w:del w:id="1651" w:author="Elias De Moraes Fernandes" w:date="2016-03-10T18:11:00Z"/>
          <w:rFonts w:ascii="Arial" w:eastAsia="Times New Roman" w:hAnsi="Arial" w:cs="Arial"/>
          <w:b/>
          <w:color w:val="000000"/>
          <w:sz w:val="24"/>
          <w:szCs w:val="24"/>
        </w:rPr>
        <w:pPrChange w:id="1652" w:author="Elias De Moraes Fernandes" w:date="2016-03-10T18:11:00Z">
          <w:pPr/>
        </w:pPrChange>
      </w:pPr>
      <w:del w:id="1653" w:author="Elias De Moraes Fernandes" w:date="2016-03-10T18:11:00Z">
        <w:r w:rsidDel="00D812C9">
          <w:rPr>
            <w:rFonts w:cs="Arial"/>
            <w:b/>
          </w:rPr>
          <w:br w:type="page"/>
        </w:r>
      </w:del>
    </w:p>
    <w:p w14:paraId="7F307360" w14:textId="77777777" w:rsidR="00686774" w:rsidRDefault="00686774" w:rsidP="00D812C9">
      <w:pPr>
        <w:pStyle w:val="Palavras-chave"/>
        <w:spacing w:after="0"/>
        <w:jc w:val="center"/>
        <w:outlineLvl w:val="0"/>
        <w:rPr>
          <w:rFonts w:cs="Arial"/>
          <w:b/>
        </w:rPr>
      </w:pPr>
      <w:r>
        <w:rPr>
          <w:rFonts w:cs="Arial"/>
          <w:b/>
        </w:rPr>
        <w:t>REFERÊNCIAS</w:t>
      </w:r>
    </w:p>
    <w:p w14:paraId="00C71ADF" w14:textId="77777777" w:rsidR="00686774" w:rsidRDefault="00686774" w:rsidP="009752B1">
      <w:pPr>
        <w:pStyle w:val="Palavras-chave"/>
        <w:spacing w:after="0"/>
        <w:jc w:val="center"/>
        <w:rPr>
          <w:rFonts w:cs="Arial"/>
          <w:b/>
        </w:rPr>
      </w:pPr>
    </w:p>
    <w:p w14:paraId="715E8D30" w14:textId="77777777" w:rsidR="00686774" w:rsidRDefault="00686774" w:rsidP="009752B1">
      <w:pPr>
        <w:pStyle w:val="Palavras-chave"/>
        <w:spacing w:after="0"/>
        <w:jc w:val="center"/>
        <w:rPr>
          <w:rFonts w:cs="Arial"/>
          <w:b/>
        </w:rPr>
      </w:pPr>
    </w:p>
    <w:p w14:paraId="0489E24F" w14:textId="3B9C52EB" w:rsidR="008946AA" w:rsidRPr="005E7D0F" w:rsidRDefault="008946AA" w:rsidP="008946AA">
      <w:pPr>
        <w:pStyle w:val="REFERENCIA"/>
      </w:pPr>
      <w:r w:rsidRPr="005E7D0F">
        <w:t>TAROUCO, L. M. R. ; FABRE, Marie-</w:t>
      </w:r>
      <w:r w:rsidR="00FB0BC1" w:rsidRPr="005E7D0F">
        <w:t>Christine</w:t>
      </w:r>
      <w:r w:rsidRPr="005E7D0F">
        <w:t xml:space="preserve"> Julie Mascarenhas ; ROLAND, Letícia Coelho</w:t>
      </w:r>
      <w:del w:id="1654" w:author="Elias De Moraes Fernandes" w:date="2016-03-15T17:02:00Z">
        <w:r w:rsidRPr="005E7D0F" w:rsidDel="009A5626">
          <w:delText xml:space="preserve"> </w:delText>
        </w:r>
      </w:del>
      <w:r w:rsidRPr="005E7D0F">
        <w:t xml:space="preserve">; KONRATH, Mary Lúcia Pedroso . </w:t>
      </w:r>
      <w:r w:rsidRPr="005E7D0F">
        <w:rPr>
          <w:b/>
        </w:rPr>
        <w:t>Jogos educacionais</w:t>
      </w:r>
      <w:r w:rsidRPr="005E7D0F">
        <w:t xml:space="preserve">. RENOTE. Revista Novas Tecnologias na Educação, Porto Alegre, v. 2, n. 1, p. 1-7, 2004. </w:t>
      </w:r>
    </w:p>
    <w:p w14:paraId="3685D2AB" w14:textId="77777777" w:rsidR="00AF205B" w:rsidRPr="005E7D0F" w:rsidRDefault="00AF205B" w:rsidP="008946AA">
      <w:pPr>
        <w:pStyle w:val="REFERENCIA"/>
      </w:pPr>
    </w:p>
    <w:p w14:paraId="009A8BFD" w14:textId="7615CFBF" w:rsidR="00F0349F" w:rsidRPr="005E7D0F" w:rsidRDefault="00F0349F" w:rsidP="00F0349F">
      <w:pPr>
        <w:pStyle w:val="REFERENCIA"/>
      </w:pPr>
      <w:r w:rsidRPr="005E7D0F">
        <w:t xml:space="preserve">Panorama dos Resíduos Sólidos no Brasil, 2015. </w:t>
      </w:r>
      <w:r w:rsidR="0086047F" w:rsidRPr="005E7D0F">
        <w:t>Disponível</w:t>
      </w:r>
      <w:r w:rsidRPr="005E7D0F">
        <w:t xml:space="preserve"> em: </w:t>
      </w:r>
      <w:del w:id="1655" w:author="Elias De Moraes Fernandes" w:date="2016-03-04T17:42:00Z">
        <w:r w:rsidRPr="005E7D0F" w:rsidDel="00DE2C0A">
          <w:delText>http://www.abrelpe.org.br/Panorama/panorama2014.pdf  Acesso</w:delText>
        </w:r>
      </w:del>
      <w:r w:rsidR="00DE2C0A" w:rsidRPr="005E7D0F">
        <w:t>http://www.abrelpe.org.br/Panorama/panorama2014.pdf Acesso</w:t>
      </w:r>
      <w:r w:rsidRPr="005E7D0F">
        <w:t xml:space="preserve"> em: 21 jan.2016 17:15. </w:t>
      </w:r>
    </w:p>
    <w:p w14:paraId="3E8C2A3F" w14:textId="77777777" w:rsidR="00740DCA" w:rsidRPr="005E7D0F" w:rsidRDefault="00740DCA" w:rsidP="00F0349F">
      <w:pPr>
        <w:pStyle w:val="REFERENCIA"/>
      </w:pPr>
    </w:p>
    <w:p w14:paraId="5678FBF4" w14:textId="58893E6B" w:rsidR="00740DCA" w:rsidRPr="005E7D0F" w:rsidRDefault="005E7D0F" w:rsidP="00740DCA">
      <w:pPr>
        <w:pStyle w:val="REFERENCIA"/>
      </w:pPr>
      <w:r w:rsidRPr="005E7D0F">
        <w:t>Ministério</w:t>
      </w:r>
      <w:r w:rsidR="00740DCA" w:rsidRPr="005E7D0F">
        <w:t xml:space="preserve"> do Meio Ambiente, 2016. Disponível em: http://www.mma.gov.br/responsabilidade-socioambiental/a3p/eixos-tematicos/gestão-adequada-dos-res%C3%ADduos Acesso em: 22 jan.2016 14:04. </w:t>
      </w:r>
    </w:p>
    <w:p w14:paraId="223D8589" w14:textId="09106ED8" w:rsidR="00740DCA" w:rsidRPr="005E7D0F" w:rsidRDefault="00740DCA" w:rsidP="00F0349F">
      <w:pPr>
        <w:pStyle w:val="REFERENCIA"/>
      </w:pPr>
    </w:p>
    <w:p w14:paraId="2B707D87" w14:textId="1920E1E4" w:rsidR="00FF279A" w:rsidRPr="005E7D0F" w:rsidRDefault="00FF279A" w:rsidP="00F0349F">
      <w:pPr>
        <w:pStyle w:val="REFERENCIA"/>
      </w:pPr>
      <w:r w:rsidRPr="005E7D0F">
        <w:t xml:space="preserve">Innovation </w:t>
      </w:r>
      <w:r w:rsidR="005E7D0F" w:rsidRPr="005E7D0F">
        <w:t xml:space="preserve">House Rio (IHR). Disponível em: </w:t>
      </w:r>
      <w:r w:rsidRPr="005E7D0F">
        <w:t>https://innovationhouserio.wordpress.com/2015/09/03/brazilian-gaming-studios/ Acesso em: 22 jan.2016 16:05.</w:t>
      </w:r>
    </w:p>
    <w:p w14:paraId="11A2B970" w14:textId="77777777" w:rsidR="005E7D0F" w:rsidRPr="005E7D0F" w:rsidRDefault="005E7D0F" w:rsidP="00F0349F">
      <w:pPr>
        <w:pStyle w:val="REFERENCIA"/>
      </w:pPr>
    </w:p>
    <w:p w14:paraId="5E7D8D4D" w14:textId="4FC4FC97" w:rsidR="005E7D0F" w:rsidRPr="005E7D0F" w:rsidRDefault="004C3D0F" w:rsidP="005E7D0F">
      <w:pPr>
        <w:pStyle w:val="REFERENCIA"/>
      </w:pPr>
      <w:r w:rsidRPr="00812BEC">
        <w:rPr>
          <w:b/>
        </w:rPr>
        <w:t>The Best Development Platform for Creating Games</w:t>
      </w:r>
      <w:r>
        <w:t xml:space="preserve">. </w:t>
      </w:r>
      <w:r w:rsidR="005E7D0F" w:rsidRPr="005E7D0F">
        <w:t xml:space="preserve">Disponível em: https://unity3d.com/unity Acesso em: </w:t>
      </w:r>
      <w:r w:rsidR="005E7D0F">
        <w:t>03</w:t>
      </w:r>
      <w:r w:rsidR="005E7D0F" w:rsidRPr="005E7D0F">
        <w:t xml:space="preserve"> </w:t>
      </w:r>
      <w:r w:rsidR="005E7D0F">
        <w:t>fev</w:t>
      </w:r>
      <w:r w:rsidR="005E7D0F" w:rsidRPr="005E7D0F">
        <w:t>.2016 16:</w:t>
      </w:r>
      <w:r w:rsidR="005E7D0F">
        <w:t>00</w:t>
      </w:r>
      <w:r w:rsidR="005E7D0F" w:rsidRPr="005E7D0F">
        <w:t>.</w:t>
      </w:r>
    </w:p>
    <w:p w14:paraId="15325C1B" w14:textId="77777777" w:rsidR="00FF279A" w:rsidRPr="005E7D0F" w:rsidRDefault="00FF279A" w:rsidP="00F0349F">
      <w:pPr>
        <w:pStyle w:val="REFERENCIA"/>
      </w:pPr>
    </w:p>
    <w:p w14:paraId="404D960B" w14:textId="341E6A40" w:rsidR="00865644" w:rsidRDefault="00A8044F" w:rsidP="00925E41">
      <w:pPr>
        <w:pStyle w:val="REFERENCIA"/>
      </w:pPr>
      <w:r>
        <w:t xml:space="preserve">Bigg Shark. </w:t>
      </w:r>
      <w:r w:rsidR="00EA6D59" w:rsidRPr="00EA6D59">
        <w:t>Why Using C# with Unity is Better Than Using Boo or JS for Your Mobile Game</w:t>
      </w:r>
      <w:r w:rsidR="00126ED8">
        <w:t>, 2015.</w:t>
      </w:r>
      <w:r w:rsidR="00EA6D59">
        <w:rPr>
          <w:rFonts w:ascii="Roboto" w:hAnsi="Roboto" w:cs="Roboto"/>
          <w:b/>
          <w:bCs/>
          <w:color w:val="545454"/>
          <w:sz w:val="92"/>
          <w:szCs w:val="92"/>
        </w:rPr>
        <w:t xml:space="preserve"> </w:t>
      </w:r>
      <w:r w:rsidR="00865644" w:rsidRPr="005E7D0F">
        <w:t xml:space="preserve">Disponível em: </w:t>
      </w:r>
      <w:r w:rsidR="00865644" w:rsidRPr="00865644">
        <w:t>http://biggshark.com/why-using-c-with-unity-is-better-than-boo-and-js-for-your-next-mobile-game/</w:t>
      </w:r>
      <w:r w:rsidR="00865644">
        <w:t xml:space="preserve"> </w:t>
      </w:r>
      <w:r w:rsidR="00865644" w:rsidRPr="005E7D0F">
        <w:t xml:space="preserve">Acesso em: </w:t>
      </w:r>
      <w:r w:rsidR="00865644">
        <w:t>03</w:t>
      </w:r>
      <w:r w:rsidR="00865644" w:rsidRPr="005E7D0F">
        <w:t xml:space="preserve"> </w:t>
      </w:r>
      <w:r w:rsidR="00865644">
        <w:t>fev</w:t>
      </w:r>
      <w:r w:rsidR="00865644" w:rsidRPr="005E7D0F">
        <w:t>.2016 16:</w:t>
      </w:r>
      <w:r w:rsidR="00865644">
        <w:t>35</w:t>
      </w:r>
    </w:p>
    <w:p w14:paraId="4083F6D2" w14:textId="77777777" w:rsidR="00865644" w:rsidRDefault="00865644" w:rsidP="00925E41">
      <w:pPr>
        <w:pStyle w:val="REFERENCIA"/>
      </w:pPr>
    </w:p>
    <w:p w14:paraId="0D201979" w14:textId="77777777" w:rsidR="00925E41" w:rsidRDefault="00925E41" w:rsidP="00AB308D">
      <w:pPr>
        <w:pStyle w:val="REFERENCIA"/>
        <w:outlineLvl w:val="0"/>
      </w:pPr>
      <w:r w:rsidRPr="005E7D0F">
        <w:t xml:space="preserve">Lévy, P. (1999) “Cibercultura””, São Paulo SP ed.34. </w:t>
      </w:r>
    </w:p>
    <w:p w14:paraId="784B5DED" w14:textId="77777777" w:rsidR="00945015" w:rsidRDefault="00945015" w:rsidP="00925E41">
      <w:pPr>
        <w:pStyle w:val="REFERENCIA"/>
      </w:pPr>
    </w:p>
    <w:p w14:paraId="7E5F4940" w14:textId="7D10C9A8" w:rsidR="00945015" w:rsidRDefault="00D84BE5" w:rsidP="00925E41">
      <w:pPr>
        <w:pStyle w:val="REFERENCIA"/>
      </w:pPr>
      <w:r>
        <w:t xml:space="preserve">LOURENCO, NELSON. </w:t>
      </w:r>
      <w:r w:rsidR="00945015" w:rsidRPr="00812BEC">
        <w:rPr>
          <w:b/>
        </w:rPr>
        <w:t>Manual de Vermicompostagem e Vermicultura para Agricultura Orgânica</w:t>
      </w:r>
      <w:r w:rsidR="00945015">
        <w:t xml:space="preserve">, 2014. Disponível em: </w:t>
      </w:r>
      <w:r w:rsidR="00945015" w:rsidRPr="00945015">
        <w:t>https://books.google.com.br/books?id=AtbrCAAAQBAJ&amp;lpg=PA34&amp;ots=eqzU66c18_&amp;dq=vermitecnologia&amp;pg=PA33#v=onepage&amp;q=vermitecnologia&amp;f=false</w:t>
      </w:r>
      <w:r w:rsidR="00945015">
        <w:t xml:space="preserve"> Acesso em: 04 </w:t>
      </w:r>
      <w:r w:rsidR="00FB0BC1">
        <w:t>fev.</w:t>
      </w:r>
      <w:r w:rsidR="00945015">
        <w:t xml:space="preserve"> 2016 13:15</w:t>
      </w:r>
    </w:p>
    <w:p w14:paraId="51E03070" w14:textId="77777777" w:rsidR="00320E77" w:rsidRDefault="00320E77" w:rsidP="00925E41">
      <w:pPr>
        <w:pStyle w:val="REFERENCIA"/>
      </w:pPr>
    </w:p>
    <w:p w14:paraId="20AF1CA5" w14:textId="288A049C" w:rsidR="00320E77" w:rsidRDefault="00DB5EBF" w:rsidP="00925E41">
      <w:pPr>
        <w:pStyle w:val="REFERENCIA"/>
      </w:pPr>
      <w:r>
        <w:t xml:space="preserve">LEMES, David de Oliveira. </w:t>
      </w:r>
      <w:r w:rsidR="00110181">
        <w:t xml:space="preserve">ABRELIVROS. </w:t>
      </w:r>
      <w:r w:rsidR="00320E77" w:rsidRPr="00812BEC">
        <w:rPr>
          <w:b/>
        </w:rPr>
        <w:t>Artigo: Serious Games – Jogos e Educação</w:t>
      </w:r>
      <w:r w:rsidR="00320E77">
        <w:t xml:space="preserve">. </w:t>
      </w:r>
      <w:r w:rsidR="00320E77" w:rsidRPr="005E7D0F">
        <w:t xml:space="preserve">Disponível em: </w:t>
      </w:r>
      <w:r w:rsidR="00320E77">
        <w:t xml:space="preserve"> </w:t>
      </w:r>
      <w:r w:rsidR="00320E77" w:rsidRPr="00320E77">
        <w:t>http://www.abrelivros.org.br/home/index.php/bienal-2014/resumos-e-fotos/5647-primeiro-resumo</w:t>
      </w:r>
      <w:r w:rsidR="00320E77">
        <w:t xml:space="preserve"> Acesso em: 23 </w:t>
      </w:r>
      <w:r w:rsidR="00FB0BC1">
        <w:t>fev.</w:t>
      </w:r>
      <w:r w:rsidR="00320E77">
        <w:t xml:space="preserve"> 2016 15:11</w:t>
      </w:r>
    </w:p>
    <w:p w14:paraId="19DD2D4F" w14:textId="77777777" w:rsidR="00042D5C" w:rsidRDefault="00042D5C" w:rsidP="00925E41">
      <w:pPr>
        <w:pStyle w:val="REFERENCIA"/>
      </w:pPr>
    </w:p>
    <w:p w14:paraId="1647A7CC" w14:textId="77777777" w:rsidR="00042D5C" w:rsidRDefault="00042D5C">
      <w:pPr>
        <w:pStyle w:val="REFERENCIA"/>
        <w:pPrChange w:id="1656" w:author="Elias De Moraes Fernandes" w:date="2016-03-14T19:56:00Z">
          <w:pPr>
            <w:pStyle w:val="CapitulosXX"/>
            <w:outlineLvl w:val="0"/>
          </w:pPr>
        </w:pPrChange>
      </w:pPr>
      <w:r>
        <w:t xml:space="preserve">PRENSKY, M. Digital Game-Based Learning. St. Paul: Paragon House, 2001. </w:t>
      </w:r>
    </w:p>
    <w:p w14:paraId="551FF681" w14:textId="77777777" w:rsidR="00042D5C" w:rsidRDefault="00042D5C" w:rsidP="00925E41">
      <w:pPr>
        <w:pStyle w:val="REFERENCIA"/>
      </w:pPr>
    </w:p>
    <w:p w14:paraId="5BABCBED" w14:textId="6474E96E" w:rsidR="00D81276" w:rsidRDefault="00D81276" w:rsidP="00925E41">
      <w:pPr>
        <w:pStyle w:val="REFERENCIA"/>
      </w:pPr>
      <w:r>
        <w:t xml:space="preserve">ALVES, LYNN R. G, MINHO, MARCELLE R. S, DINIZ, MARCELO V. C. </w:t>
      </w:r>
      <w:r w:rsidR="00F812F9">
        <w:t xml:space="preserve">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w:t>
      </w:r>
      <w:r w:rsidR="00FB0BC1">
        <w:t>fev.</w:t>
      </w:r>
      <w:r>
        <w:t xml:space="preserve"> 2016 4:30</w:t>
      </w:r>
    </w:p>
    <w:p w14:paraId="60F3C883" w14:textId="77777777" w:rsidR="00FA5D2B" w:rsidRDefault="00FA5D2B" w:rsidP="00925E41">
      <w:pPr>
        <w:pStyle w:val="REFERENCIA"/>
      </w:pPr>
    </w:p>
    <w:p w14:paraId="145A5582" w14:textId="20D60586" w:rsidR="00FA5D2B" w:rsidRPr="00FA5D2B" w:rsidRDefault="00FA5D2B" w:rsidP="00FA5D2B">
      <w:pPr>
        <w:pStyle w:val="REFERENCIA"/>
      </w:pPr>
      <w:r w:rsidRPr="00FA5D2B">
        <w:t>KANSTENSMIDT, C. Revistas eletrônica</w:t>
      </w:r>
      <w:r w:rsidR="00486D6D">
        <w:t xml:space="preserve">s. </w:t>
      </w:r>
      <w:r w:rsidR="00486D6D" w:rsidRPr="00812BEC">
        <w:rPr>
          <w:b/>
        </w:rPr>
        <w:t>Os impactos das Tecnologias d</w:t>
      </w:r>
      <w:r w:rsidRPr="00812BEC">
        <w:rPr>
          <w:b/>
        </w:rPr>
        <w:t>os Jogos Digitais Multijogadores na Jogabilidade Social</w:t>
      </w:r>
      <w:r w:rsidRPr="00FA5D2B">
        <w:t xml:space="preserve">. </w:t>
      </w:r>
    </w:p>
    <w:p w14:paraId="0360386A" w14:textId="7D18BF73" w:rsidR="00FA5D2B" w:rsidRPr="005E7D0F" w:rsidRDefault="00486D6D" w:rsidP="00925E41">
      <w:pPr>
        <w:pStyle w:val="REFERENCIA"/>
      </w:pPr>
      <w:r>
        <w:t xml:space="preserve">Disponível em: </w:t>
      </w:r>
      <w:r w:rsidR="00FA5D2B" w:rsidRPr="00FA5D2B">
        <w:t>http://revistaseletronicas.pucrs.br/ojs/index.php/famecos/article/view/7789/5531</w:t>
      </w:r>
      <w:r w:rsidR="00FA5D2B">
        <w:t xml:space="preserve"> Acesso em: 23 </w:t>
      </w:r>
      <w:r w:rsidR="00FB0BC1">
        <w:t>fev.</w:t>
      </w:r>
      <w:r w:rsidR="00FA5D2B">
        <w:t xml:space="preserve"> 2016 5:45</w:t>
      </w:r>
    </w:p>
    <w:p w14:paraId="38BBA47A" w14:textId="77777777" w:rsidR="008946AA" w:rsidRPr="005E7D0F" w:rsidRDefault="008946AA" w:rsidP="009752B1">
      <w:pPr>
        <w:pStyle w:val="Palavras-chave"/>
        <w:spacing w:after="0"/>
        <w:rPr>
          <w:rFonts w:cs="Arial"/>
        </w:rPr>
      </w:pPr>
    </w:p>
    <w:p w14:paraId="5F25E932" w14:textId="079F2D04" w:rsidR="00486D6D" w:rsidRDefault="00486D6D" w:rsidP="009752B1">
      <w:pPr>
        <w:pStyle w:val="Palavras-chave"/>
        <w:spacing w:after="0"/>
        <w:rPr>
          <w:rFonts w:cs="Arial"/>
        </w:rPr>
      </w:pPr>
      <w:r>
        <w:rPr>
          <w:rFonts w:cs="Arial"/>
        </w:rPr>
        <w:t>STEUER, J. Department of Communication, Stanford</w:t>
      </w:r>
      <w:r w:rsidR="002C1B62">
        <w:rPr>
          <w:rFonts w:cs="Arial"/>
        </w:rPr>
        <w:t xml:space="preserve"> Univer</w:t>
      </w:r>
      <w:r>
        <w:rPr>
          <w:rFonts w:cs="Arial"/>
        </w:rPr>
        <w:t>s</w:t>
      </w:r>
      <w:r w:rsidR="002C1B62">
        <w:rPr>
          <w:rFonts w:cs="Arial"/>
        </w:rPr>
        <w:t>i</w:t>
      </w:r>
      <w:r>
        <w:rPr>
          <w:rFonts w:cs="Arial"/>
        </w:rPr>
        <w:t xml:space="preserve">ty. </w:t>
      </w:r>
      <w:r w:rsidRPr="00812BEC">
        <w:rPr>
          <w:rFonts w:cs="Arial"/>
          <w:b/>
        </w:rPr>
        <w:t>Defining Virtual Reality: Dimension Determining Telepresence</w:t>
      </w:r>
      <w:r>
        <w:rPr>
          <w:rFonts w:cs="Arial"/>
        </w:rPr>
        <w:t xml:space="preserve">. Disponível em: </w:t>
      </w:r>
      <w:r w:rsidRPr="00486D6D">
        <w:rPr>
          <w:rFonts w:cs="Arial"/>
        </w:rPr>
        <w:t>http://www.cybertherapy.info/pages/telepresence.pdf</w:t>
      </w:r>
      <w:r>
        <w:rPr>
          <w:rFonts w:cs="Arial"/>
        </w:rPr>
        <w:t xml:space="preserve"> Acesso em: 23 </w:t>
      </w:r>
      <w:r w:rsidR="00FB0BC1">
        <w:rPr>
          <w:rFonts w:cs="Arial"/>
        </w:rPr>
        <w:t>fev.</w:t>
      </w:r>
      <w:r>
        <w:rPr>
          <w:rFonts w:cs="Arial"/>
        </w:rPr>
        <w:t xml:space="preserve"> 2016 23:10</w:t>
      </w:r>
    </w:p>
    <w:p w14:paraId="585C2FDE" w14:textId="77777777" w:rsidR="00486D6D" w:rsidRDefault="00486D6D" w:rsidP="009752B1">
      <w:pPr>
        <w:pStyle w:val="Palavras-chave"/>
        <w:spacing w:after="0"/>
        <w:rPr>
          <w:rFonts w:cs="Arial"/>
        </w:rPr>
      </w:pPr>
    </w:p>
    <w:p w14:paraId="0EEFCFA8" w14:textId="2AD36305" w:rsidR="004220AD" w:rsidRPr="004220AD" w:rsidRDefault="00F24027" w:rsidP="004220AD">
      <w:pPr>
        <w:pStyle w:val="REFERENCIA"/>
      </w:pPr>
      <w:r w:rsidRPr="00F24027">
        <w:lastRenderedPageBreak/>
        <w:t xml:space="preserve">MASOVER, S. IST-SIS. </w:t>
      </w:r>
      <w:r w:rsidR="004220AD" w:rsidRPr="00F24027">
        <w:rPr>
          <w:b/>
        </w:rPr>
        <w:t>Model-View-Controller:</w:t>
      </w:r>
      <w:r w:rsidR="004220AD" w:rsidRPr="00F24027">
        <w:rPr>
          <w:b/>
        </w:rPr>
        <w:br/>
        <w:t>A Design Pattern for Software</w:t>
      </w:r>
      <w:r w:rsidR="004220AD">
        <w:t xml:space="preserve"> Disponível em: </w:t>
      </w:r>
      <w:r w:rsidR="004220AD" w:rsidRPr="004220AD">
        <w:t>https://ist.berkeley.edu/as-ag/pub/pdf/mvc-seminar.pdf</w:t>
      </w:r>
      <w:r w:rsidR="004220AD">
        <w:t xml:space="preserve"> Acesso em: 24 fev. 2016 12:00</w:t>
      </w:r>
    </w:p>
    <w:p w14:paraId="57A551B4" w14:textId="26791A39" w:rsidR="004220AD" w:rsidRDefault="004220AD" w:rsidP="009752B1">
      <w:pPr>
        <w:pStyle w:val="Palavras-chave"/>
        <w:spacing w:after="0"/>
        <w:rPr>
          <w:rFonts w:cs="Arial"/>
        </w:rPr>
      </w:pPr>
    </w:p>
    <w:p w14:paraId="521D55C1" w14:textId="17342664" w:rsidR="00D2071F" w:rsidRDefault="00D2071F" w:rsidP="009752B1">
      <w:pPr>
        <w:pStyle w:val="Palavras-chave"/>
        <w:spacing w:after="0"/>
        <w:rPr>
          <w:rFonts w:cs="Arial"/>
        </w:rPr>
      </w:pPr>
      <w:r>
        <w:rPr>
          <w:rFonts w:cs="Arial"/>
        </w:rPr>
        <w:t>COSTA, E. DIAS</w:t>
      </w:r>
      <w:r w:rsidRPr="00D2071F">
        <w:t xml:space="preserve">. </w:t>
      </w:r>
      <w:r>
        <w:t xml:space="preserve">Toptal Developers. </w:t>
      </w:r>
      <w:r w:rsidRPr="00D2071F">
        <w:rPr>
          <w:b/>
        </w:rPr>
        <w:t xml:space="preserve">Unity with MVC: How to Level Up Your Game Development </w:t>
      </w:r>
      <w:r>
        <w:t xml:space="preserve">Disponível em: </w:t>
      </w:r>
      <w:r w:rsidR="008C7C21">
        <w:t>http://www.toptal.com/unity-unity3d/unity-with-mvc-how-to-level-up-your-game-development</w:t>
      </w:r>
      <w:r w:rsidR="008C7C21">
        <w:rPr>
          <w:rFonts w:cs="Arial"/>
        </w:rPr>
        <w:t xml:space="preserve"> </w:t>
      </w:r>
      <w:r w:rsidR="008C7C21">
        <w:t>Acesso em: 24 fev. 2016 14:40</w:t>
      </w:r>
    </w:p>
    <w:p w14:paraId="7C3C5CD9" w14:textId="77777777" w:rsidR="004220AD" w:rsidRDefault="004220AD" w:rsidP="009752B1">
      <w:pPr>
        <w:pStyle w:val="Palavras-chave"/>
        <w:spacing w:after="0"/>
        <w:rPr>
          <w:rFonts w:cs="Arial"/>
        </w:rPr>
      </w:pPr>
    </w:p>
    <w:p w14:paraId="5810F122" w14:textId="4AA4DBC4" w:rsidR="009752B1" w:rsidRDefault="008C7C21" w:rsidP="00550555">
      <w:pPr>
        <w:pStyle w:val="Palavras-chave"/>
        <w:spacing w:after="0"/>
      </w:pPr>
      <w:r>
        <w:rPr>
          <w:rFonts w:cs="Arial"/>
        </w:rPr>
        <w:t xml:space="preserve">JAMES, M. </w:t>
      </w:r>
      <w:r w:rsidRPr="008C7C21">
        <w:rPr>
          <w:rFonts w:cs="Arial"/>
          <w:b/>
        </w:rPr>
        <w:t>Scrum Reference Card</w:t>
      </w:r>
      <w:r>
        <w:rPr>
          <w:rFonts w:cs="Arial"/>
        </w:rPr>
        <w:t xml:space="preserve">. Disponível em: http://scrumreferencecard.com/scrum-reference-card/ </w:t>
      </w:r>
      <w:r>
        <w:t>Acesso em: 24 fev. 2016 15:20</w:t>
      </w:r>
    </w:p>
    <w:p w14:paraId="3B9F0933" w14:textId="77777777" w:rsidR="003D5ADE" w:rsidRDefault="003D5ADE" w:rsidP="00550555">
      <w:pPr>
        <w:pStyle w:val="Palavras-chave"/>
        <w:spacing w:after="0"/>
      </w:pPr>
    </w:p>
    <w:p w14:paraId="13BB1FCE" w14:textId="77777777" w:rsidR="003D5ADE" w:rsidRDefault="003D5ADE" w:rsidP="007D161D">
      <w:pPr>
        <w:pStyle w:val="REFERENCIA"/>
      </w:pPr>
      <w:r>
        <w:t xml:space="preserve">Bruner, J. S. (1972), “Nature and uses of immaturity”, </w:t>
      </w:r>
      <w:r w:rsidRPr="007D161D">
        <w:t>American Psychologist</w:t>
      </w:r>
      <w:r>
        <w:t xml:space="preserve">, Vol. 27, No. 8,. In Bruner, J. S., Jolly, A. and Sylva, K. (eds.) (1976), </w:t>
      </w:r>
      <w:r w:rsidRPr="007D161D">
        <w:t>Play. Its role in development and evolution</w:t>
      </w:r>
      <w:r w:rsidRPr="000C20E2">
        <w:t>.</w:t>
      </w:r>
      <w:r>
        <w:t xml:space="preserve"> Penguin Books, New York. </w:t>
      </w:r>
    </w:p>
    <w:p w14:paraId="4FE1FC3E" w14:textId="77777777" w:rsidR="000C20E2" w:rsidRDefault="000C20E2" w:rsidP="007D161D">
      <w:pPr>
        <w:pStyle w:val="REFERENCIA"/>
      </w:pPr>
    </w:p>
    <w:p w14:paraId="30C58285" w14:textId="68349B07" w:rsidR="00AC5448" w:rsidRDefault="000C20E2" w:rsidP="007D161D">
      <w:pPr>
        <w:pStyle w:val="REFERENCIA"/>
      </w:pPr>
      <w:r>
        <w:t xml:space="preserve">FABRICATORE, C. </w:t>
      </w:r>
      <w:r w:rsidRPr="007D161D">
        <w:rPr>
          <w:b/>
        </w:rPr>
        <w:t>Gameplay and Game Mechanics Design</w:t>
      </w:r>
      <w:r w:rsidR="00AC5448" w:rsidRPr="007D161D">
        <w:t xml:space="preserve">. </w:t>
      </w:r>
      <w:r w:rsidR="00315DE8" w:rsidRPr="007D161D">
        <w:t>Gameplay and Game Mechanics Design: A Key to Quality in Videogames</w:t>
      </w:r>
      <w:r w:rsidR="00AC5448">
        <w:t xml:space="preserve"> </w:t>
      </w:r>
    </w:p>
    <w:p w14:paraId="12C4572D" w14:textId="784321C2" w:rsidR="000C20E2" w:rsidRDefault="000C20E2" w:rsidP="007D161D">
      <w:pPr>
        <w:pStyle w:val="REFERENCIA"/>
      </w:pPr>
      <w:r>
        <w:t xml:space="preserve"> </w:t>
      </w:r>
      <w:r w:rsidR="006F230B">
        <w:t xml:space="preserve">Disponível em: </w:t>
      </w:r>
      <w:r w:rsidRPr="000C20E2">
        <w:t>http://www.oecd.org/edu/ceri/39414829.pdf</w:t>
      </w:r>
      <w:r w:rsidR="00AC5448">
        <w:t xml:space="preserve"> Acesso em: </w:t>
      </w:r>
      <w:r w:rsidR="006F230B">
        <w:t xml:space="preserve">04 </w:t>
      </w:r>
      <w:r w:rsidR="00AC5448">
        <w:t>mar. 2016 1</w:t>
      </w:r>
      <w:r w:rsidR="006F230B">
        <w:t>7</w:t>
      </w:r>
      <w:r w:rsidR="00AC5448">
        <w:t>:4</w:t>
      </w:r>
      <w:r w:rsidR="006F230B">
        <w:t>1</w:t>
      </w:r>
    </w:p>
    <w:p w14:paraId="5F30CB4F" w14:textId="77777777" w:rsidR="003D5ADE" w:rsidRDefault="003D5ADE" w:rsidP="00550555">
      <w:pPr>
        <w:pStyle w:val="Palavras-chave"/>
        <w:spacing w:after="0"/>
        <w:rPr>
          <w:ins w:id="1657" w:author="Elias De Moraes Fernandes" w:date="2016-03-10T18:32:00Z"/>
          <w:rFonts w:cs="Arial"/>
        </w:rPr>
      </w:pPr>
    </w:p>
    <w:p w14:paraId="4F553BB7" w14:textId="77777777" w:rsidR="00636043" w:rsidRDefault="00636043" w:rsidP="00550555">
      <w:pPr>
        <w:pStyle w:val="Palavras-chave"/>
        <w:spacing w:after="0"/>
        <w:rPr>
          <w:ins w:id="1658" w:author="Elias De Moraes Fernandes" w:date="2016-03-10T18:32:00Z"/>
          <w:rFonts w:cs="Arial"/>
        </w:rPr>
      </w:pPr>
    </w:p>
    <w:p w14:paraId="0BB47D15" w14:textId="77777777" w:rsidR="00636043" w:rsidRPr="00550555" w:rsidRDefault="00636043" w:rsidP="00550555">
      <w:pPr>
        <w:pStyle w:val="Palavras-chave"/>
        <w:spacing w:after="0"/>
        <w:rPr>
          <w:rFonts w:cs="Arial"/>
        </w:rPr>
      </w:pPr>
    </w:p>
    <w:sectPr w:rsidR="00636043" w:rsidRPr="00550555" w:rsidSect="002214B5">
      <w:headerReference w:type="default" r:id="rId22"/>
      <w:pgSz w:w="11906" w:h="16838"/>
      <w:pgMar w:top="1701" w:right="1134" w:bottom="993" w:left="1701" w:header="709" w:footer="709" w:gutter="0"/>
      <w:pgNumType w:start="6"/>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3" w:author="A" w:date="2016-03-02T23:43:00Z" w:initials="A">
    <w:p w14:paraId="4FE1053A" w14:textId="77777777" w:rsidR="00816A35" w:rsidRDefault="00816A35">
      <w:pPr>
        <w:pStyle w:val="CommentText"/>
      </w:pPr>
      <w:r>
        <w:rPr>
          <w:rStyle w:val="CommentReference"/>
        </w:rPr>
        <w:annotationRef/>
      </w:r>
      <w:r>
        <w:t>Frase muito geral meio jogada sem sentido. Tecnologia? Quais, como assim?</w:t>
      </w:r>
    </w:p>
    <w:p w14:paraId="0692613C" w14:textId="77777777" w:rsidR="00816A35" w:rsidRDefault="00816A35">
      <w:pPr>
        <w:pStyle w:val="CommentText"/>
      </w:pPr>
    </w:p>
    <w:p w14:paraId="7C824129" w14:textId="0107D220" w:rsidR="00816A35" w:rsidRDefault="00816A35">
      <w:pPr>
        <w:pStyle w:val="CommentText"/>
      </w:pPr>
    </w:p>
  </w:comment>
  <w:comment w:id="215" w:author="A" w:date="2016-03-02T23:43:00Z" w:initials="A">
    <w:p w14:paraId="2414B612" w14:textId="48A35D04" w:rsidR="00816A35" w:rsidRDefault="00816A35">
      <w:pPr>
        <w:pStyle w:val="CommentText"/>
      </w:pPr>
      <w:r>
        <w:rPr>
          <w:rStyle w:val="CommentReference"/>
        </w:rPr>
        <w:annotationRef/>
      </w:r>
      <w:r>
        <w:t xml:space="preserve">Nossa, tb, muito genérica </w:t>
      </w:r>
    </w:p>
  </w:comment>
  <w:comment w:id="602" w:author="A" w:date="2016-03-02T23:49:00Z" w:initials="A">
    <w:p w14:paraId="59D5D2A0" w14:textId="14B32894" w:rsidR="00816A35" w:rsidRDefault="00816A35">
      <w:pPr>
        <w:pStyle w:val="CommentText"/>
      </w:pPr>
      <w:r>
        <w:rPr>
          <w:rStyle w:val="CommentReference"/>
        </w:rPr>
        <w:annotationRef/>
      </w:r>
      <w:r>
        <w:t>Referência</w:t>
      </w:r>
    </w:p>
  </w:comment>
  <w:comment w:id="936" w:author="A" w:date="2016-03-10T15:02:00Z" w:initials="A">
    <w:p w14:paraId="76CC5BA6" w14:textId="2716073E" w:rsidR="00816A35" w:rsidRDefault="00816A35">
      <w:pPr>
        <w:pStyle w:val="CommentText"/>
      </w:pPr>
      <w:r>
        <w:rPr>
          <w:rStyle w:val="CommentReference"/>
        </w:rPr>
        <w:annotationRef/>
      </w:r>
      <w:r>
        <w:t>Onde vc definiu isso, explicar o termo</w:t>
      </w:r>
    </w:p>
  </w:comment>
  <w:comment w:id="987" w:author="A" w:date="2016-03-10T15:02:00Z" w:initials="A">
    <w:p w14:paraId="18B2B816" w14:textId="65E33456" w:rsidR="00816A35" w:rsidRDefault="00816A35">
      <w:pPr>
        <w:pStyle w:val="CommentText"/>
      </w:pPr>
      <w:r>
        <w:rPr>
          <w:rStyle w:val="CommentReference"/>
        </w:rPr>
        <w:annotationRef/>
      </w:r>
      <w:r>
        <w:t>Predadores?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824129" w15:done="0"/>
  <w15:commentEx w15:paraId="2414B612" w15:done="0"/>
  <w15:commentEx w15:paraId="59D5D2A0" w15:done="0"/>
  <w15:commentEx w15:paraId="76CC5BA6" w15:done="0"/>
  <w15:commentEx w15:paraId="18B2B81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1F740C" w14:textId="77777777" w:rsidR="006202E9" w:rsidRDefault="006202E9" w:rsidP="006A27E6">
      <w:pPr>
        <w:spacing w:after="0" w:line="240" w:lineRule="auto"/>
      </w:pPr>
      <w:r>
        <w:separator/>
      </w:r>
    </w:p>
  </w:endnote>
  <w:endnote w:type="continuationSeparator" w:id="0">
    <w:p w14:paraId="15C8538C" w14:textId="77777777" w:rsidR="006202E9" w:rsidRDefault="006202E9" w:rsidP="006A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Roboto">
    <w:panose1 w:val="00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FEC188" w14:textId="77777777" w:rsidR="006202E9" w:rsidRDefault="006202E9" w:rsidP="006A27E6">
      <w:pPr>
        <w:spacing w:after="0" w:line="240" w:lineRule="auto"/>
      </w:pPr>
      <w:r>
        <w:separator/>
      </w:r>
    </w:p>
  </w:footnote>
  <w:footnote w:type="continuationSeparator" w:id="0">
    <w:p w14:paraId="47425F03" w14:textId="77777777" w:rsidR="006202E9" w:rsidRDefault="006202E9" w:rsidP="006A27E6">
      <w:pPr>
        <w:spacing w:after="0" w:line="240" w:lineRule="auto"/>
      </w:pPr>
      <w:r>
        <w:continuationSeparator/>
      </w:r>
    </w:p>
  </w:footnote>
  <w:footnote w:id="1">
    <w:p w14:paraId="0C7E24E0" w14:textId="79144A4A" w:rsidR="00816A35" w:rsidRPr="00A93242" w:rsidRDefault="00816A35">
      <w:pPr>
        <w:pStyle w:val="ParagrafoPosTitulo"/>
        <w:rPr>
          <w:sz w:val="22"/>
          <w:szCs w:val="22"/>
          <w:rPrChange w:id="754" w:author="Elias De Moraes Fernandes" w:date="2016-03-11T18:09:00Z">
            <w:rPr/>
          </w:rPrChange>
        </w:rPr>
        <w:pPrChange w:id="755" w:author="Elias De Moraes Fernandes" w:date="2016-03-04T09:58:00Z">
          <w:pPr>
            <w:pStyle w:val="FootnoteText"/>
          </w:pPr>
        </w:pPrChange>
      </w:pPr>
      <w:del w:id="756" w:author="Elias De Moraes Fernandes" w:date="2016-03-11T18:11:00Z">
        <w:r w:rsidRPr="00A93242" w:rsidDel="007A092B">
          <w:rPr>
            <w:rStyle w:val="FootnoteReference"/>
            <w:sz w:val="22"/>
            <w:szCs w:val="22"/>
            <w:rPrChange w:id="757" w:author="Elias De Moraes Fernandes" w:date="2016-03-11T18:09:00Z">
              <w:rPr>
                <w:rStyle w:val="FootnoteReference"/>
              </w:rPr>
            </w:rPrChange>
          </w:rPr>
          <w:footnoteRef/>
        </w:r>
        <w:r w:rsidRPr="00A93242" w:rsidDel="007A092B">
          <w:rPr>
            <w:sz w:val="22"/>
            <w:szCs w:val="22"/>
            <w:rPrChange w:id="758" w:author="Elias De Moraes Fernandes" w:date="2016-03-11T18:09:00Z">
              <w:rPr/>
            </w:rPrChange>
          </w:rPr>
          <w:delText xml:space="preserve"> Tradução para português do artigo citado</w:delText>
        </w:r>
      </w:del>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816A35" w:rsidRDefault="00816A35" w:rsidP="006A0AEE">
    <w:pPr>
      <w:pStyle w:val="Header"/>
      <w:framePr w:wrap="none" w:vAnchor="text" w:hAnchor="margin" w:xAlign="right" w:y="1"/>
      <w:rPr>
        <w:ins w:id="204" w:author="Elias De Moraes Fernandes" w:date="2016-03-03T11:02:00Z"/>
        <w:rStyle w:val="PageNumber"/>
      </w:rPr>
    </w:pPr>
    <w:ins w:id="205" w:author="Elias De Moraes Fernandes" w:date="2016-03-03T11:02:00Z">
      <w:r>
        <w:rPr>
          <w:rStyle w:val="PageNumber"/>
        </w:rPr>
        <w:fldChar w:fldCharType="begin"/>
      </w:r>
      <w:r>
        <w:rPr>
          <w:rStyle w:val="PageNumber"/>
        </w:rPr>
        <w:instrText xml:space="preserve">PAGE  </w:instrText>
      </w:r>
      <w:r>
        <w:rPr>
          <w:rStyle w:val="PageNumber"/>
        </w:rPr>
        <w:fldChar w:fldCharType="end"/>
      </w:r>
    </w:ins>
  </w:p>
  <w:p w14:paraId="668AB0EB" w14:textId="77777777" w:rsidR="00816A35" w:rsidRDefault="00816A35">
    <w:pPr>
      <w:pStyle w:val="Header"/>
      <w:ind w:right="360"/>
      <w:pPrChange w:id="206" w:author="Elias De Moraes Fernandes" w:date="2016-03-03T11:02: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816A35" w:rsidRDefault="00816A35">
    <w:pPr>
      <w:pStyle w:val="Header"/>
      <w:jc w:val="right"/>
    </w:pPr>
  </w:p>
  <w:p w14:paraId="44190DB4" w14:textId="77777777" w:rsidR="00816A35" w:rsidRDefault="00816A3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816A35" w:rsidRDefault="00816A35" w:rsidP="006A0AEE">
    <w:pPr>
      <w:pStyle w:val="Header"/>
      <w:framePr w:wrap="none" w:vAnchor="text" w:hAnchor="margin" w:xAlign="right" w:y="1"/>
      <w:rPr>
        <w:ins w:id="1659" w:author="Elias De Moraes Fernandes" w:date="2016-03-03T11:02:00Z"/>
        <w:rStyle w:val="PageNumber"/>
      </w:rPr>
    </w:pPr>
    <w:ins w:id="1660" w:author="Elias De Moraes Fernandes" w:date="2016-03-03T11:02:00Z">
      <w:r>
        <w:rPr>
          <w:rStyle w:val="PageNumber"/>
        </w:rPr>
        <w:fldChar w:fldCharType="begin"/>
      </w:r>
      <w:r>
        <w:rPr>
          <w:rStyle w:val="PageNumber"/>
        </w:rPr>
        <w:instrText xml:space="preserve">PAGE  </w:instrText>
      </w:r>
    </w:ins>
    <w:r>
      <w:rPr>
        <w:rStyle w:val="PageNumber"/>
      </w:rPr>
      <w:fldChar w:fldCharType="separate"/>
    </w:r>
    <w:r w:rsidR="00386F00">
      <w:rPr>
        <w:rStyle w:val="PageNumber"/>
        <w:noProof/>
      </w:rPr>
      <w:t>19</w:t>
    </w:r>
    <w:ins w:id="1661" w:author="Elias De Moraes Fernandes" w:date="2016-03-03T11:02:00Z">
      <w:r>
        <w:rPr>
          <w:rStyle w:val="PageNumber"/>
        </w:rPr>
        <w:fldChar w:fldCharType="end"/>
      </w:r>
    </w:ins>
  </w:p>
  <w:p w14:paraId="0C03BB06" w14:textId="5BB5C435" w:rsidR="00816A35" w:rsidRDefault="00816A35">
    <w:pPr>
      <w:pStyle w:val="Header"/>
      <w:ind w:right="360"/>
      <w:jc w:val="right"/>
      <w:pPrChange w:id="1662" w:author="Elias De Moraes Fernandes" w:date="2016-03-03T11:02:00Z">
        <w:pPr>
          <w:pStyle w:val="Header"/>
          <w:jc w:val="right"/>
        </w:pPr>
      </w:pPrChange>
    </w:pPr>
  </w:p>
  <w:p w14:paraId="062A79AC" w14:textId="77777777" w:rsidR="00816A35" w:rsidRDefault="00816A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B1058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nsid w:val="61DA3C05"/>
    <w:multiLevelType w:val="multilevel"/>
    <w:tmpl w:val="38C064FA"/>
    <w:lvl w:ilvl="0">
      <w:start w:val="1"/>
      <w:numFmt w:val="decimal"/>
      <w:lvlText w:val="%1"/>
      <w:lvlJc w:val="left"/>
      <w:pPr>
        <w:ind w:left="400" w:hanging="400"/>
      </w:pPr>
      <w:rPr>
        <w:rFonts w:hint="default"/>
        <w:b/>
      </w:rPr>
    </w:lvl>
    <w:lvl w:ilvl="1">
      <w:start w:val="1"/>
      <w:numFmt w:val="decimal"/>
      <w:pStyle w:val="Style1"/>
      <w:lvlText w:val="%1.%2"/>
      <w:lvlJc w:val="left"/>
      <w:pPr>
        <w:ind w:left="400" w:hanging="400"/>
      </w:pPr>
      <w:rPr>
        <w:rFonts w:hint="default"/>
        <w:b/>
      </w:rPr>
    </w:lvl>
    <w:lvl w:ilvl="2">
      <w:start w:val="1"/>
      <w:numFmt w:val="decimal"/>
      <w:pStyle w:val="Style3"/>
      <w:lvlText w:val="%1.%2.%3"/>
      <w:lvlJc w:val="left"/>
      <w:pPr>
        <w:ind w:left="400" w:hanging="400"/>
      </w:pPr>
      <w:rPr>
        <w:rFonts w:hint="default"/>
        <w:b/>
      </w:rPr>
    </w:lvl>
    <w:lvl w:ilvl="3">
      <w:start w:val="1"/>
      <w:numFmt w:val="decimal"/>
      <w:pStyle w:val="Style2"/>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8">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9">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2">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11"/>
  </w:num>
  <w:num w:numId="4">
    <w:abstractNumId w:val="12"/>
  </w:num>
  <w:num w:numId="5">
    <w:abstractNumId w:val="2"/>
  </w:num>
  <w:num w:numId="6">
    <w:abstractNumId w:val="7"/>
  </w:num>
  <w:num w:numId="7">
    <w:abstractNumId w:val="4"/>
  </w:num>
  <w:num w:numId="8">
    <w:abstractNumId w:val="1"/>
  </w:num>
  <w:num w:numId="9">
    <w:abstractNumId w:val="8"/>
  </w:num>
  <w:num w:numId="10">
    <w:abstractNumId w:val="10"/>
  </w:num>
  <w:num w:numId="11">
    <w:abstractNumId w:val="9"/>
  </w:num>
  <w:num w:numId="12">
    <w:abstractNumId w:val="6"/>
  </w:num>
  <w:num w:numId="13">
    <w:abstractNumId w:val="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revisionView w:markup="0"/>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3C1"/>
    <w:rsid w:val="00000C4B"/>
    <w:rsid w:val="00006095"/>
    <w:rsid w:val="000107F3"/>
    <w:rsid w:val="00015874"/>
    <w:rsid w:val="00016B8B"/>
    <w:rsid w:val="0002122B"/>
    <w:rsid w:val="00021261"/>
    <w:rsid w:val="0002143E"/>
    <w:rsid w:val="00026B7C"/>
    <w:rsid w:val="00030990"/>
    <w:rsid w:val="00033CE0"/>
    <w:rsid w:val="00034C38"/>
    <w:rsid w:val="000350CB"/>
    <w:rsid w:val="000379C6"/>
    <w:rsid w:val="00042D5C"/>
    <w:rsid w:val="00043E04"/>
    <w:rsid w:val="000442CB"/>
    <w:rsid w:val="00045817"/>
    <w:rsid w:val="000501E8"/>
    <w:rsid w:val="0005565C"/>
    <w:rsid w:val="000573F7"/>
    <w:rsid w:val="000613A0"/>
    <w:rsid w:val="00062620"/>
    <w:rsid w:val="00062FA2"/>
    <w:rsid w:val="0006570A"/>
    <w:rsid w:val="00072A38"/>
    <w:rsid w:val="00075716"/>
    <w:rsid w:val="00076879"/>
    <w:rsid w:val="00077754"/>
    <w:rsid w:val="00080386"/>
    <w:rsid w:val="00081A71"/>
    <w:rsid w:val="00082D0E"/>
    <w:rsid w:val="00093C07"/>
    <w:rsid w:val="000A2C5D"/>
    <w:rsid w:val="000A39BC"/>
    <w:rsid w:val="000B02AD"/>
    <w:rsid w:val="000C0236"/>
    <w:rsid w:val="000C20E2"/>
    <w:rsid w:val="000C23F1"/>
    <w:rsid w:val="000C5235"/>
    <w:rsid w:val="000C691D"/>
    <w:rsid w:val="000D15AF"/>
    <w:rsid w:val="000D2503"/>
    <w:rsid w:val="000D3D3A"/>
    <w:rsid w:val="000D5F22"/>
    <w:rsid w:val="000D76F8"/>
    <w:rsid w:val="000E0466"/>
    <w:rsid w:val="000E3DCF"/>
    <w:rsid w:val="000E5204"/>
    <w:rsid w:val="000F0292"/>
    <w:rsid w:val="000F1238"/>
    <w:rsid w:val="000F6759"/>
    <w:rsid w:val="000F7833"/>
    <w:rsid w:val="00100F6D"/>
    <w:rsid w:val="001073C3"/>
    <w:rsid w:val="00110181"/>
    <w:rsid w:val="001102EB"/>
    <w:rsid w:val="001107E0"/>
    <w:rsid w:val="001110E4"/>
    <w:rsid w:val="0011436A"/>
    <w:rsid w:val="00115823"/>
    <w:rsid w:val="00116200"/>
    <w:rsid w:val="001201E8"/>
    <w:rsid w:val="00122342"/>
    <w:rsid w:val="00126ED8"/>
    <w:rsid w:val="00127741"/>
    <w:rsid w:val="00130E42"/>
    <w:rsid w:val="00132093"/>
    <w:rsid w:val="00133BB2"/>
    <w:rsid w:val="00134F33"/>
    <w:rsid w:val="00141690"/>
    <w:rsid w:val="001416E0"/>
    <w:rsid w:val="00142456"/>
    <w:rsid w:val="00143111"/>
    <w:rsid w:val="00143420"/>
    <w:rsid w:val="00144FE3"/>
    <w:rsid w:val="00152E30"/>
    <w:rsid w:val="001544A0"/>
    <w:rsid w:val="00155384"/>
    <w:rsid w:val="00155FBC"/>
    <w:rsid w:val="00156481"/>
    <w:rsid w:val="001618D8"/>
    <w:rsid w:val="00161AE1"/>
    <w:rsid w:val="00162A09"/>
    <w:rsid w:val="00164174"/>
    <w:rsid w:val="001667A9"/>
    <w:rsid w:val="00170A25"/>
    <w:rsid w:val="00171F7F"/>
    <w:rsid w:val="00172857"/>
    <w:rsid w:val="00173CE2"/>
    <w:rsid w:val="00174242"/>
    <w:rsid w:val="00187079"/>
    <w:rsid w:val="00194CEB"/>
    <w:rsid w:val="00196015"/>
    <w:rsid w:val="001A1303"/>
    <w:rsid w:val="001A3782"/>
    <w:rsid w:val="001A3BD2"/>
    <w:rsid w:val="001A4E02"/>
    <w:rsid w:val="001A51FB"/>
    <w:rsid w:val="001A7569"/>
    <w:rsid w:val="001B352D"/>
    <w:rsid w:val="001C049E"/>
    <w:rsid w:val="001C0E8F"/>
    <w:rsid w:val="001C2673"/>
    <w:rsid w:val="001C2719"/>
    <w:rsid w:val="001C280D"/>
    <w:rsid w:val="001C3DB2"/>
    <w:rsid w:val="001C3E88"/>
    <w:rsid w:val="001D0B31"/>
    <w:rsid w:val="001D261C"/>
    <w:rsid w:val="001D2821"/>
    <w:rsid w:val="001D2E54"/>
    <w:rsid w:val="001D3349"/>
    <w:rsid w:val="001D4067"/>
    <w:rsid w:val="001D4467"/>
    <w:rsid w:val="001D506B"/>
    <w:rsid w:val="001D50DF"/>
    <w:rsid w:val="001D590A"/>
    <w:rsid w:val="001D5F52"/>
    <w:rsid w:val="001D6254"/>
    <w:rsid w:val="001E169D"/>
    <w:rsid w:val="001E358E"/>
    <w:rsid w:val="001E61FF"/>
    <w:rsid w:val="001E6E7A"/>
    <w:rsid w:val="001E6EC5"/>
    <w:rsid w:val="001E7654"/>
    <w:rsid w:val="001F3145"/>
    <w:rsid w:val="001F330A"/>
    <w:rsid w:val="001F404B"/>
    <w:rsid w:val="001F4994"/>
    <w:rsid w:val="001F5524"/>
    <w:rsid w:val="001F67B7"/>
    <w:rsid w:val="00204B21"/>
    <w:rsid w:val="002057AB"/>
    <w:rsid w:val="00206AE7"/>
    <w:rsid w:val="00207B4F"/>
    <w:rsid w:val="00210257"/>
    <w:rsid w:val="002110AE"/>
    <w:rsid w:val="00211D8A"/>
    <w:rsid w:val="00212F95"/>
    <w:rsid w:val="002131C4"/>
    <w:rsid w:val="002214B5"/>
    <w:rsid w:val="00221B7C"/>
    <w:rsid w:val="00224F91"/>
    <w:rsid w:val="002278E0"/>
    <w:rsid w:val="00227D5F"/>
    <w:rsid w:val="00230E47"/>
    <w:rsid w:val="00231BFC"/>
    <w:rsid w:val="0024113E"/>
    <w:rsid w:val="0024196A"/>
    <w:rsid w:val="00241DDC"/>
    <w:rsid w:val="00243078"/>
    <w:rsid w:val="00243272"/>
    <w:rsid w:val="00243A80"/>
    <w:rsid w:val="00251A4C"/>
    <w:rsid w:val="0025715F"/>
    <w:rsid w:val="00260ADD"/>
    <w:rsid w:val="00266641"/>
    <w:rsid w:val="0026684E"/>
    <w:rsid w:val="00266C83"/>
    <w:rsid w:val="00267CF7"/>
    <w:rsid w:val="00270E9D"/>
    <w:rsid w:val="00271D9A"/>
    <w:rsid w:val="00273BEF"/>
    <w:rsid w:val="00280AFD"/>
    <w:rsid w:val="002822F8"/>
    <w:rsid w:val="00282376"/>
    <w:rsid w:val="00282CEE"/>
    <w:rsid w:val="00285E93"/>
    <w:rsid w:val="00286263"/>
    <w:rsid w:val="002914CC"/>
    <w:rsid w:val="0029155F"/>
    <w:rsid w:val="00291FB7"/>
    <w:rsid w:val="002921DD"/>
    <w:rsid w:val="0029436B"/>
    <w:rsid w:val="0029456F"/>
    <w:rsid w:val="00295885"/>
    <w:rsid w:val="00295E61"/>
    <w:rsid w:val="002966DF"/>
    <w:rsid w:val="002A00FD"/>
    <w:rsid w:val="002A062E"/>
    <w:rsid w:val="002A249B"/>
    <w:rsid w:val="002A254B"/>
    <w:rsid w:val="002A3650"/>
    <w:rsid w:val="002A7A93"/>
    <w:rsid w:val="002B00AC"/>
    <w:rsid w:val="002B046A"/>
    <w:rsid w:val="002B33BD"/>
    <w:rsid w:val="002C1B62"/>
    <w:rsid w:val="002C1FF2"/>
    <w:rsid w:val="002C22C5"/>
    <w:rsid w:val="002C39E6"/>
    <w:rsid w:val="002C5C1E"/>
    <w:rsid w:val="002C681E"/>
    <w:rsid w:val="002C6C3E"/>
    <w:rsid w:val="002D4AFB"/>
    <w:rsid w:val="002D5121"/>
    <w:rsid w:val="002D5BC2"/>
    <w:rsid w:val="002E00B0"/>
    <w:rsid w:val="002E0DBE"/>
    <w:rsid w:val="002E1958"/>
    <w:rsid w:val="002E3E4D"/>
    <w:rsid w:val="002E67A4"/>
    <w:rsid w:val="002E7E2D"/>
    <w:rsid w:val="002F1C58"/>
    <w:rsid w:val="002F3F92"/>
    <w:rsid w:val="002F5241"/>
    <w:rsid w:val="002F5797"/>
    <w:rsid w:val="002F71BF"/>
    <w:rsid w:val="00304C30"/>
    <w:rsid w:val="00304C90"/>
    <w:rsid w:val="003054FC"/>
    <w:rsid w:val="00307123"/>
    <w:rsid w:val="00310239"/>
    <w:rsid w:val="00310C78"/>
    <w:rsid w:val="003159B4"/>
    <w:rsid w:val="00315DE8"/>
    <w:rsid w:val="00320E77"/>
    <w:rsid w:val="00323B68"/>
    <w:rsid w:val="00325B3D"/>
    <w:rsid w:val="003276F2"/>
    <w:rsid w:val="00327943"/>
    <w:rsid w:val="00331B8A"/>
    <w:rsid w:val="0033231E"/>
    <w:rsid w:val="00334896"/>
    <w:rsid w:val="003349A9"/>
    <w:rsid w:val="00341BB4"/>
    <w:rsid w:val="00342D31"/>
    <w:rsid w:val="00343C19"/>
    <w:rsid w:val="00346184"/>
    <w:rsid w:val="00347C8F"/>
    <w:rsid w:val="00352E9E"/>
    <w:rsid w:val="00356C9F"/>
    <w:rsid w:val="00357476"/>
    <w:rsid w:val="003610EE"/>
    <w:rsid w:val="00361A59"/>
    <w:rsid w:val="00363AEC"/>
    <w:rsid w:val="0036533A"/>
    <w:rsid w:val="00366CDF"/>
    <w:rsid w:val="00372B0E"/>
    <w:rsid w:val="00374061"/>
    <w:rsid w:val="003740B8"/>
    <w:rsid w:val="0037571A"/>
    <w:rsid w:val="00382069"/>
    <w:rsid w:val="003820C0"/>
    <w:rsid w:val="00384B2D"/>
    <w:rsid w:val="00386481"/>
    <w:rsid w:val="00386F00"/>
    <w:rsid w:val="003903A4"/>
    <w:rsid w:val="00392AF0"/>
    <w:rsid w:val="003931A1"/>
    <w:rsid w:val="003933DC"/>
    <w:rsid w:val="00394CCB"/>
    <w:rsid w:val="003954DD"/>
    <w:rsid w:val="00395788"/>
    <w:rsid w:val="00396021"/>
    <w:rsid w:val="00396B8C"/>
    <w:rsid w:val="00397D03"/>
    <w:rsid w:val="003A1675"/>
    <w:rsid w:val="003A3D16"/>
    <w:rsid w:val="003A6DC4"/>
    <w:rsid w:val="003B0AD1"/>
    <w:rsid w:val="003B1C13"/>
    <w:rsid w:val="003B1EC0"/>
    <w:rsid w:val="003B24B5"/>
    <w:rsid w:val="003B607D"/>
    <w:rsid w:val="003B7123"/>
    <w:rsid w:val="003B7DC4"/>
    <w:rsid w:val="003C0982"/>
    <w:rsid w:val="003C78DA"/>
    <w:rsid w:val="003D1645"/>
    <w:rsid w:val="003D1D08"/>
    <w:rsid w:val="003D2A3E"/>
    <w:rsid w:val="003D3C46"/>
    <w:rsid w:val="003D5ADE"/>
    <w:rsid w:val="003D5AE7"/>
    <w:rsid w:val="003D6610"/>
    <w:rsid w:val="003D7A6B"/>
    <w:rsid w:val="003E0D86"/>
    <w:rsid w:val="003E3A5E"/>
    <w:rsid w:val="003F0E71"/>
    <w:rsid w:val="003F2AE4"/>
    <w:rsid w:val="003F2FF8"/>
    <w:rsid w:val="003F3C5F"/>
    <w:rsid w:val="003F4C07"/>
    <w:rsid w:val="003F570E"/>
    <w:rsid w:val="003F641B"/>
    <w:rsid w:val="003F7E48"/>
    <w:rsid w:val="0040210C"/>
    <w:rsid w:val="0040213C"/>
    <w:rsid w:val="00403E51"/>
    <w:rsid w:val="00405814"/>
    <w:rsid w:val="00407301"/>
    <w:rsid w:val="00412DB5"/>
    <w:rsid w:val="00413A6D"/>
    <w:rsid w:val="004163C9"/>
    <w:rsid w:val="004173D4"/>
    <w:rsid w:val="004214F4"/>
    <w:rsid w:val="004220AD"/>
    <w:rsid w:val="004256F7"/>
    <w:rsid w:val="00432381"/>
    <w:rsid w:val="00434F30"/>
    <w:rsid w:val="00440D85"/>
    <w:rsid w:val="00440FF8"/>
    <w:rsid w:val="0045102D"/>
    <w:rsid w:val="00451107"/>
    <w:rsid w:val="00461020"/>
    <w:rsid w:val="00464AE8"/>
    <w:rsid w:val="0047047E"/>
    <w:rsid w:val="00473356"/>
    <w:rsid w:val="004766C4"/>
    <w:rsid w:val="0048311E"/>
    <w:rsid w:val="00484212"/>
    <w:rsid w:val="00486D6D"/>
    <w:rsid w:val="004873E2"/>
    <w:rsid w:val="00487727"/>
    <w:rsid w:val="004923E0"/>
    <w:rsid w:val="0049265C"/>
    <w:rsid w:val="004935DE"/>
    <w:rsid w:val="0049447C"/>
    <w:rsid w:val="004944CB"/>
    <w:rsid w:val="0049475B"/>
    <w:rsid w:val="004949B2"/>
    <w:rsid w:val="00495A81"/>
    <w:rsid w:val="00496BB6"/>
    <w:rsid w:val="004A02D7"/>
    <w:rsid w:val="004B114B"/>
    <w:rsid w:val="004B3C37"/>
    <w:rsid w:val="004B4A92"/>
    <w:rsid w:val="004C2A1E"/>
    <w:rsid w:val="004C3D0F"/>
    <w:rsid w:val="004C54B5"/>
    <w:rsid w:val="004C579A"/>
    <w:rsid w:val="004C6208"/>
    <w:rsid w:val="004C6697"/>
    <w:rsid w:val="004D2510"/>
    <w:rsid w:val="004D3017"/>
    <w:rsid w:val="004D6164"/>
    <w:rsid w:val="004D794B"/>
    <w:rsid w:val="004E1402"/>
    <w:rsid w:val="004E4C22"/>
    <w:rsid w:val="004E6F1F"/>
    <w:rsid w:val="004E7966"/>
    <w:rsid w:val="004F025C"/>
    <w:rsid w:val="004F1D35"/>
    <w:rsid w:val="004F42B9"/>
    <w:rsid w:val="004F4499"/>
    <w:rsid w:val="004F5765"/>
    <w:rsid w:val="004F6FBC"/>
    <w:rsid w:val="005011AD"/>
    <w:rsid w:val="00501359"/>
    <w:rsid w:val="005039C8"/>
    <w:rsid w:val="0050533A"/>
    <w:rsid w:val="0050762D"/>
    <w:rsid w:val="00512647"/>
    <w:rsid w:val="00513AAE"/>
    <w:rsid w:val="00517B7B"/>
    <w:rsid w:val="00530E93"/>
    <w:rsid w:val="00531BA1"/>
    <w:rsid w:val="00534E9B"/>
    <w:rsid w:val="00540A29"/>
    <w:rsid w:val="00541D71"/>
    <w:rsid w:val="00544455"/>
    <w:rsid w:val="00550555"/>
    <w:rsid w:val="005510F5"/>
    <w:rsid w:val="00554A22"/>
    <w:rsid w:val="00556197"/>
    <w:rsid w:val="00557DC1"/>
    <w:rsid w:val="005631FB"/>
    <w:rsid w:val="00563EE0"/>
    <w:rsid w:val="00564A18"/>
    <w:rsid w:val="005655E6"/>
    <w:rsid w:val="00565F06"/>
    <w:rsid w:val="00567929"/>
    <w:rsid w:val="00572C39"/>
    <w:rsid w:val="00575868"/>
    <w:rsid w:val="00575DFC"/>
    <w:rsid w:val="005762BE"/>
    <w:rsid w:val="00576F45"/>
    <w:rsid w:val="00581E64"/>
    <w:rsid w:val="005842BF"/>
    <w:rsid w:val="00584869"/>
    <w:rsid w:val="005872AB"/>
    <w:rsid w:val="00590FED"/>
    <w:rsid w:val="00594F4F"/>
    <w:rsid w:val="005A42B1"/>
    <w:rsid w:val="005A5C63"/>
    <w:rsid w:val="005A7195"/>
    <w:rsid w:val="005B12A1"/>
    <w:rsid w:val="005B1A58"/>
    <w:rsid w:val="005B1D97"/>
    <w:rsid w:val="005B30C7"/>
    <w:rsid w:val="005B5168"/>
    <w:rsid w:val="005B7A78"/>
    <w:rsid w:val="005C1E94"/>
    <w:rsid w:val="005C53A0"/>
    <w:rsid w:val="005C7D04"/>
    <w:rsid w:val="005D0873"/>
    <w:rsid w:val="005D10A3"/>
    <w:rsid w:val="005D1802"/>
    <w:rsid w:val="005D4AE4"/>
    <w:rsid w:val="005E0A0C"/>
    <w:rsid w:val="005E4BA9"/>
    <w:rsid w:val="005E5318"/>
    <w:rsid w:val="005E7D0F"/>
    <w:rsid w:val="005E7F8F"/>
    <w:rsid w:val="005F2F0D"/>
    <w:rsid w:val="005F3672"/>
    <w:rsid w:val="005F3F13"/>
    <w:rsid w:val="005F78B1"/>
    <w:rsid w:val="0060456B"/>
    <w:rsid w:val="0060571E"/>
    <w:rsid w:val="00605D3E"/>
    <w:rsid w:val="00605DA7"/>
    <w:rsid w:val="00605E47"/>
    <w:rsid w:val="006075C8"/>
    <w:rsid w:val="00614385"/>
    <w:rsid w:val="00615921"/>
    <w:rsid w:val="006202E9"/>
    <w:rsid w:val="0062236D"/>
    <w:rsid w:val="00624EED"/>
    <w:rsid w:val="00634A30"/>
    <w:rsid w:val="00635337"/>
    <w:rsid w:val="00635C83"/>
    <w:rsid w:val="00636043"/>
    <w:rsid w:val="00637FF2"/>
    <w:rsid w:val="00646C59"/>
    <w:rsid w:val="00646C6D"/>
    <w:rsid w:val="006507ED"/>
    <w:rsid w:val="0065099A"/>
    <w:rsid w:val="00651C77"/>
    <w:rsid w:val="0065333A"/>
    <w:rsid w:val="00660087"/>
    <w:rsid w:val="00660A27"/>
    <w:rsid w:val="006613FF"/>
    <w:rsid w:val="00661489"/>
    <w:rsid w:val="00664226"/>
    <w:rsid w:val="00664DAC"/>
    <w:rsid w:val="00671143"/>
    <w:rsid w:val="0067383A"/>
    <w:rsid w:val="00673C87"/>
    <w:rsid w:val="00673D87"/>
    <w:rsid w:val="0068283F"/>
    <w:rsid w:val="00683320"/>
    <w:rsid w:val="00683562"/>
    <w:rsid w:val="00683B5A"/>
    <w:rsid w:val="00685934"/>
    <w:rsid w:val="00686774"/>
    <w:rsid w:val="006910B3"/>
    <w:rsid w:val="00691DAB"/>
    <w:rsid w:val="00691E7E"/>
    <w:rsid w:val="00692ACC"/>
    <w:rsid w:val="0069373E"/>
    <w:rsid w:val="00694E9E"/>
    <w:rsid w:val="00695393"/>
    <w:rsid w:val="00695CB0"/>
    <w:rsid w:val="006A0AEE"/>
    <w:rsid w:val="006A27E6"/>
    <w:rsid w:val="006A48A6"/>
    <w:rsid w:val="006A58BA"/>
    <w:rsid w:val="006A7489"/>
    <w:rsid w:val="006A7859"/>
    <w:rsid w:val="006B36BE"/>
    <w:rsid w:val="006C1416"/>
    <w:rsid w:val="006C3766"/>
    <w:rsid w:val="006C5521"/>
    <w:rsid w:val="006C5F81"/>
    <w:rsid w:val="006C6C4B"/>
    <w:rsid w:val="006C757C"/>
    <w:rsid w:val="006D0759"/>
    <w:rsid w:val="006D242F"/>
    <w:rsid w:val="006D29E8"/>
    <w:rsid w:val="006D333F"/>
    <w:rsid w:val="006D4CE1"/>
    <w:rsid w:val="006D54EA"/>
    <w:rsid w:val="006D620A"/>
    <w:rsid w:val="006E2115"/>
    <w:rsid w:val="006E243B"/>
    <w:rsid w:val="006E4AEC"/>
    <w:rsid w:val="006E4F6A"/>
    <w:rsid w:val="006E5050"/>
    <w:rsid w:val="006E5257"/>
    <w:rsid w:val="006E5726"/>
    <w:rsid w:val="006E732C"/>
    <w:rsid w:val="006F07A3"/>
    <w:rsid w:val="006F1EC6"/>
    <w:rsid w:val="006F230B"/>
    <w:rsid w:val="006F321D"/>
    <w:rsid w:val="006F3EEC"/>
    <w:rsid w:val="006F41A1"/>
    <w:rsid w:val="0070045A"/>
    <w:rsid w:val="00701488"/>
    <w:rsid w:val="00703EA3"/>
    <w:rsid w:val="00704734"/>
    <w:rsid w:val="00710336"/>
    <w:rsid w:val="007145D6"/>
    <w:rsid w:val="00714ED9"/>
    <w:rsid w:val="007162DB"/>
    <w:rsid w:val="00721088"/>
    <w:rsid w:val="0072237A"/>
    <w:rsid w:val="00726BBD"/>
    <w:rsid w:val="007274C4"/>
    <w:rsid w:val="007279C7"/>
    <w:rsid w:val="0073283B"/>
    <w:rsid w:val="00734185"/>
    <w:rsid w:val="007347E6"/>
    <w:rsid w:val="00734EB6"/>
    <w:rsid w:val="00740DCA"/>
    <w:rsid w:val="00746A5B"/>
    <w:rsid w:val="00747D55"/>
    <w:rsid w:val="00750358"/>
    <w:rsid w:val="007509DD"/>
    <w:rsid w:val="00751B4C"/>
    <w:rsid w:val="00755B36"/>
    <w:rsid w:val="00756DC5"/>
    <w:rsid w:val="00760003"/>
    <w:rsid w:val="007610AA"/>
    <w:rsid w:val="007620EB"/>
    <w:rsid w:val="00762C2D"/>
    <w:rsid w:val="00764B06"/>
    <w:rsid w:val="007650B0"/>
    <w:rsid w:val="007723FE"/>
    <w:rsid w:val="00772612"/>
    <w:rsid w:val="00773510"/>
    <w:rsid w:val="00774F54"/>
    <w:rsid w:val="00775911"/>
    <w:rsid w:val="00777747"/>
    <w:rsid w:val="00781FF1"/>
    <w:rsid w:val="00784559"/>
    <w:rsid w:val="00784AF4"/>
    <w:rsid w:val="00787AE0"/>
    <w:rsid w:val="007925D6"/>
    <w:rsid w:val="0079477C"/>
    <w:rsid w:val="00795D3E"/>
    <w:rsid w:val="007A092B"/>
    <w:rsid w:val="007A4294"/>
    <w:rsid w:val="007A69DA"/>
    <w:rsid w:val="007B340D"/>
    <w:rsid w:val="007B53D4"/>
    <w:rsid w:val="007C13E5"/>
    <w:rsid w:val="007C5AD9"/>
    <w:rsid w:val="007C725B"/>
    <w:rsid w:val="007D0D45"/>
    <w:rsid w:val="007D161D"/>
    <w:rsid w:val="007D4302"/>
    <w:rsid w:val="007D6483"/>
    <w:rsid w:val="007D6F69"/>
    <w:rsid w:val="007E0FFC"/>
    <w:rsid w:val="007E29FE"/>
    <w:rsid w:val="007E5901"/>
    <w:rsid w:val="007E597A"/>
    <w:rsid w:val="007F2DEB"/>
    <w:rsid w:val="007F6652"/>
    <w:rsid w:val="00802728"/>
    <w:rsid w:val="008034F9"/>
    <w:rsid w:val="00804488"/>
    <w:rsid w:val="00810E06"/>
    <w:rsid w:val="0081283A"/>
    <w:rsid w:val="00812BEC"/>
    <w:rsid w:val="00814BCE"/>
    <w:rsid w:val="00816A35"/>
    <w:rsid w:val="00823FD6"/>
    <w:rsid w:val="00823FF9"/>
    <w:rsid w:val="00827A34"/>
    <w:rsid w:val="00827FE2"/>
    <w:rsid w:val="008309A4"/>
    <w:rsid w:val="00832303"/>
    <w:rsid w:val="008401C8"/>
    <w:rsid w:val="00840F3C"/>
    <w:rsid w:val="00843BA8"/>
    <w:rsid w:val="0084648D"/>
    <w:rsid w:val="00847040"/>
    <w:rsid w:val="00847D50"/>
    <w:rsid w:val="00852125"/>
    <w:rsid w:val="00854EA5"/>
    <w:rsid w:val="0085729D"/>
    <w:rsid w:val="0086047F"/>
    <w:rsid w:val="008625EB"/>
    <w:rsid w:val="008629D4"/>
    <w:rsid w:val="00862ADD"/>
    <w:rsid w:val="00865644"/>
    <w:rsid w:val="00865D5D"/>
    <w:rsid w:val="008669D3"/>
    <w:rsid w:val="008676ED"/>
    <w:rsid w:val="00867A1B"/>
    <w:rsid w:val="00870233"/>
    <w:rsid w:val="0087241F"/>
    <w:rsid w:val="00873BAE"/>
    <w:rsid w:val="00874399"/>
    <w:rsid w:val="00876175"/>
    <w:rsid w:val="00877189"/>
    <w:rsid w:val="00883C32"/>
    <w:rsid w:val="00884C1C"/>
    <w:rsid w:val="00885030"/>
    <w:rsid w:val="00891CBC"/>
    <w:rsid w:val="00893994"/>
    <w:rsid w:val="008946AA"/>
    <w:rsid w:val="00895087"/>
    <w:rsid w:val="00896549"/>
    <w:rsid w:val="008A2C94"/>
    <w:rsid w:val="008B0379"/>
    <w:rsid w:val="008B1584"/>
    <w:rsid w:val="008B435E"/>
    <w:rsid w:val="008C07E4"/>
    <w:rsid w:val="008C4F63"/>
    <w:rsid w:val="008C601E"/>
    <w:rsid w:val="008C7C21"/>
    <w:rsid w:val="008D0648"/>
    <w:rsid w:val="008D2264"/>
    <w:rsid w:val="008D28A8"/>
    <w:rsid w:val="008E2AE4"/>
    <w:rsid w:val="008E2C83"/>
    <w:rsid w:val="008E4566"/>
    <w:rsid w:val="008E705B"/>
    <w:rsid w:val="008E7CE9"/>
    <w:rsid w:val="008F2D50"/>
    <w:rsid w:val="008F34ED"/>
    <w:rsid w:val="008F4D72"/>
    <w:rsid w:val="008F5216"/>
    <w:rsid w:val="008F54B5"/>
    <w:rsid w:val="008F55B6"/>
    <w:rsid w:val="009013F2"/>
    <w:rsid w:val="009018F1"/>
    <w:rsid w:val="00902863"/>
    <w:rsid w:val="00902944"/>
    <w:rsid w:val="00902C07"/>
    <w:rsid w:val="009067A4"/>
    <w:rsid w:val="009067D8"/>
    <w:rsid w:val="00906FF5"/>
    <w:rsid w:val="009070D3"/>
    <w:rsid w:val="00910A20"/>
    <w:rsid w:val="00910F62"/>
    <w:rsid w:val="0091155E"/>
    <w:rsid w:val="00913C95"/>
    <w:rsid w:val="009166F9"/>
    <w:rsid w:val="00916EBA"/>
    <w:rsid w:val="00916FC7"/>
    <w:rsid w:val="00921285"/>
    <w:rsid w:val="00925E41"/>
    <w:rsid w:val="00931214"/>
    <w:rsid w:val="0093370A"/>
    <w:rsid w:val="00933A0B"/>
    <w:rsid w:val="0093493A"/>
    <w:rsid w:val="009378BA"/>
    <w:rsid w:val="00945015"/>
    <w:rsid w:val="00945E91"/>
    <w:rsid w:val="00950D26"/>
    <w:rsid w:val="00952A00"/>
    <w:rsid w:val="00955AF1"/>
    <w:rsid w:val="00955CDC"/>
    <w:rsid w:val="0095755F"/>
    <w:rsid w:val="009640F0"/>
    <w:rsid w:val="0096500B"/>
    <w:rsid w:val="00965AD2"/>
    <w:rsid w:val="00973682"/>
    <w:rsid w:val="0097474C"/>
    <w:rsid w:val="00974AE7"/>
    <w:rsid w:val="009752B1"/>
    <w:rsid w:val="00976B62"/>
    <w:rsid w:val="009807B0"/>
    <w:rsid w:val="00981447"/>
    <w:rsid w:val="009823B2"/>
    <w:rsid w:val="00983458"/>
    <w:rsid w:val="00983927"/>
    <w:rsid w:val="00985E15"/>
    <w:rsid w:val="00991A68"/>
    <w:rsid w:val="00991B38"/>
    <w:rsid w:val="00993EFD"/>
    <w:rsid w:val="00994539"/>
    <w:rsid w:val="00996723"/>
    <w:rsid w:val="009A2BB1"/>
    <w:rsid w:val="009A3FCD"/>
    <w:rsid w:val="009A5626"/>
    <w:rsid w:val="009A66D9"/>
    <w:rsid w:val="009B2887"/>
    <w:rsid w:val="009B4AF7"/>
    <w:rsid w:val="009B6A8A"/>
    <w:rsid w:val="009C0A5F"/>
    <w:rsid w:val="009C6102"/>
    <w:rsid w:val="009D0407"/>
    <w:rsid w:val="009D0408"/>
    <w:rsid w:val="009D12F7"/>
    <w:rsid w:val="009D3E02"/>
    <w:rsid w:val="009D5880"/>
    <w:rsid w:val="009D7A00"/>
    <w:rsid w:val="009E058F"/>
    <w:rsid w:val="009E11C6"/>
    <w:rsid w:val="009E2947"/>
    <w:rsid w:val="009E3135"/>
    <w:rsid w:val="009E3297"/>
    <w:rsid w:val="009E3F2A"/>
    <w:rsid w:val="009E4F70"/>
    <w:rsid w:val="009E50CF"/>
    <w:rsid w:val="009E6407"/>
    <w:rsid w:val="009E69D4"/>
    <w:rsid w:val="009E7F40"/>
    <w:rsid w:val="009F01AA"/>
    <w:rsid w:val="009F12BA"/>
    <w:rsid w:val="009F15B9"/>
    <w:rsid w:val="009F16C9"/>
    <w:rsid w:val="009F44F9"/>
    <w:rsid w:val="009F7433"/>
    <w:rsid w:val="00A03758"/>
    <w:rsid w:val="00A052AD"/>
    <w:rsid w:val="00A060B8"/>
    <w:rsid w:val="00A06315"/>
    <w:rsid w:val="00A104E2"/>
    <w:rsid w:val="00A1100C"/>
    <w:rsid w:val="00A120C8"/>
    <w:rsid w:val="00A1483C"/>
    <w:rsid w:val="00A15E8A"/>
    <w:rsid w:val="00A16219"/>
    <w:rsid w:val="00A17095"/>
    <w:rsid w:val="00A1765A"/>
    <w:rsid w:val="00A248F3"/>
    <w:rsid w:val="00A26640"/>
    <w:rsid w:val="00A26AE7"/>
    <w:rsid w:val="00A32054"/>
    <w:rsid w:val="00A33C57"/>
    <w:rsid w:val="00A40642"/>
    <w:rsid w:val="00A418E8"/>
    <w:rsid w:val="00A42930"/>
    <w:rsid w:val="00A434EE"/>
    <w:rsid w:val="00A43739"/>
    <w:rsid w:val="00A463B9"/>
    <w:rsid w:val="00A516C6"/>
    <w:rsid w:val="00A51F16"/>
    <w:rsid w:val="00A538C9"/>
    <w:rsid w:val="00A5567C"/>
    <w:rsid w:val="00A55CEA"/>
    <w:rsid w:val="00A56989"/>
    <w:rsid w:val="00A57241"/>
    <w:rsid w:val="00A607A3"/>
    <w:rsid w:val="00A60A1A"/>
    <w:rsid w:val="00A61BCA"/>
    <w:rsid w:val="00A65199"/>
    <w:rsid w:val="00A6748C"/>
    <w:rsid w:val="00A703A8"/>
    <w:rsid w:val="00A71724"/>
    <w:rsid w:val="00A724C7"/>
    <w:rsid w:val="00A74E2E"/>
    <w:rsid w:val="00A8044F"/>
    <w:rsid w:val="00A81567"/>
    <w:rsid w:val="00A81F04"/>
    <w:rsid w:val="00A830B8"/>
    <w:rsid w:val="00A85B81"/>
    <w:rsid w:val="00A87CEE"/>
    <w:rsid w:val="00A87DF6"/>
    <w:rsid w:val="00A90616"/>
    <w:rsid w:val="00A92BB9"/>
    <w:rsid w:val="00A93242"/>
    <w:rsid w:val="00A97AB7"/>
    <w:rsid w:val="00AA0F08"/>
    <w:rsid w:val="00AA261A"/>
    <w:rsid w:val="00AA690C"/>
    <w:rsid w:val="00AB0A1B"/>
    <w:rsid w:val="00AB1CEB"/>
    <w:rsid w:val="00AB308D"/>
    <w:rsid w:val="00AB5288"/>
    <w:rsid w:val="00AB7FDB"/>
    <w:rsid w:val="00AC3138"/>
    <w:rsid w:val="00AC45C9"/>
    <w:rsid w:val="00AC4776"/>
    <w:rsid w:val="00AC4906"/>
    <w:rsid w:val="00AC5407"/>
    <w:rsid w:val="00AC5448"/>
    <w:rsid w:val="00AC57E1"/>
    <w:rsid w:val="00AC5B2D"/>
    <w:rsid w:val="00AD0A1F"/>
    <w:rsid w:val="00AD1CE3"/>
    <w:rsid w:val="00AD241F"/>
    <w:rsid w:val="00AD3302"/>
    <w:rsid w:val="00AD3ABA"/>
    <w:rsid w:val="00AD43E5"/>
    <w:rsid w:val="00AD507F"/>
    <w:rsid w:val="00AD7BD1"/>
    <w:rsid w:val="00AE31F1"/>
    <w:rsid w:val="00AE734E"/>
    <w:rsid w:val="00AF0429"/>
    <w:rsid w:val="00AF1985"/>
    <w:rsid w:val="00AF205B"/>
    <w:rsid w:val="00AF5D3C"/>
    <w:rsid w:val="00B039E3"/>
    <w:rsid w:val="00B03AC5"/>
    <w:rsid w:val="00B044BA"/>
    <w:rsid w:val="00B10BFC"/>
    <w:rsid w:val="00B111F2"/>
    <w:rsid w:val="00B121B7"/>
    <w:rsid w:val="00B13941"/>
    <w:rsid w:val="00B14584"/>
    <w:rsid w:val="00B14C62"/>
    <w:rsid w:val="00B15D59"/>
    <w:rsid w:val="00B214C3"/>
    <w:rsid w:val="00B3009B"/>
    <w:rsid w:val="00B309C5"/>
    <w:rsid w:val="00B319FC"/>
    <w:rsid w:val="00B36D5F"/>
    <w:rsid w:val="00B42484"/>
    <w:rsid w:val="00B433A8"/>
    <w:rsid w:val="00B518A4"/>
    <w:rsid w:val="00B5742F"/>
    <w:rsid w:val="00B5745D"/>
    <w:rsid w:val="00B575F1"/>
    <w:rsid w:val="00B61CB9"/>
    <w:rsid w:val="00B64A89"/>
    <w:rsid w:val="00B6659E"/>
    <w:rsid w:val="00B66ED9"/>
    <w:rsid w:val="00B70B01"/>
    <w:rsid w:val="00B710FB"/>
    <w:rsid w:val="00B722B8"/>
    <w:rsid w:val="00B73B19"/>
    <w:rsid w:val="00B75A14"/>
    <w:rsid w:val="00B77106"/>
    <w:rsid w:val="00B779C0"/>
    <w:rsid w:val="00B8207A"/>
    <w:rsid w:val="00B858F4"/>
    <w:rsid w:val="00B900E5"/>
    <w:rsid w:val="00B90351"/>
    <w:rsid w:val="00B904EE"/>
    <w:rsid w:val="00B934C3"/>
    <w:rsid w:val="00B94441"/>
    <w:rsid w:val="00B946BC"/>
    <w:rsid w:val="00BA05FA"/>
    <w:rsid w:val="00BA117D"/>
    <w:rsid w:val="00BA24EF"/>
    <w:rsid w:val="00BA52B2"/>
    <w:rsid w:val="00BB5E3F"/>
    <w:rsid w:val="00BB7F23"/>
    <w:rsid w:val="00BC261F"/>
    <w:rsid w:val="00BC34B5"/>
    <w:rsid w:val="00BC6F46"/>
    <w:rsid w:val="00BC7D8A"/>
    <w:rsid w:val="00BD03F6"/>
    <w:rsid w:val="00BD49E4"/>
    <w:rsid w:val="00BD5E23"/>
    <w:rsid w:val="00BD667C"/>
    <w:rsid w:val="00BE606B"/>
    <w:rsid w:val="00BF1402"/>
    <w:rsid w:val="00BF3A28"/>
    <w:rsid w:val="00BF4C55"/>
    <w:rsid w:val="00BF5D10"/>
    <w:rsid w:val="00BF5D2D"/>
    <w:rsid w:val="00BF7A26"/>
    <w:rsid w:val="00C02C81"/>
    <w:rsid w:val="00C04722"/>
    <w:rsid w:val="00C077DF"/>
    <w:rsid w:val="00C1119C"/>
    <w:rsid w:val="00C1253B"/>
    <w:rsid w:val="00C126F0"/>
    <w:rsid w:val="00C208EB"/>
    <w:rsid w:val="00C217C1"/>
    <w:rsid w:val="00C24661"/>
    <w:rsid w:val="00C24CD9"/>
    <w:rsid w:val="00C30939"/>
    <w:rsid w:val="00C30A49"/>
    <w:rsid w:val="00C30C6D"/>
    <w:rsid w:val="00C3369B"/>
    <w:rsid w:val="00C35C15"/>
    <w:rsid w:val="00C402AD"/>
    <w:rsid w:val="00C40FF3"/>
    <w:rsid w:val="00C45349"/>
    <w:rsid w:val="00C45C34"/>
    <w:rsid w:val="00C50759"/>
    <w:rsid w:val="00C50E56"/>
    <w:rsid w:val="00C51AD2"/>
    <w:rsid w:val="00C541CD"/>
    <w:rsid w:val="00C56813"/>
    <w:rsid w:val="00C6459F"/>
    <w:rsid w:val="00C64DFC"/>
    <w:rsid w:val="00C6597D"/>
    <w:rsid w:val="00C663BC"/>
    <w:rsid w:val="00C70CC5"/>
    <w:rsid w:val="00C7124D"/>
    <w:rsid w:val="00C723EB"/>
    <w:rsid w:val="00C72525"/>
    <w:rsid w:val="00C7261C"/>
    <w:rsid w:val="00C7380D"/>
    <w:rsid w:val="00C76E78"/>
    <w:rsid w:val="00C76F78"/>
    <w:rsid w:val="00C77D50"/>
    <w:rsid w:val="00C80DDE"/>
    <w:rsid w:val="00C827F0"/>
    <w:rsid w:val="00C86C1A"/>
    <w:rsid w:val="00C9033A"/>
    <w:rsid w:val="00C90552"/>
    <w:rsid w:val="00C913AE"/>
    <w:rsid w:val="00C91647"/>
    <w:rsid w:val="00C92896"/>
    <w:rsid w:val="00C93E12"/>
    <w:rsid w:val="00C93F58"/>
    <w:rsid w:val="00C94268"/>
    <w:rsid w:val="00C97959"/>
    <w:rsid w:val="00CA0645"/>
    <w:rsid w:val="00CA1250"/>
    <w:rsid w:val="00CA2B2B"/>
    <w:rsid w:val="00CA3B62"/>
    <w:rsid w:val="00CA7575"/>
    <w:rsid w:val="00CA774F"/>
    <w:rsid w:val="00CB1004"/>
    <w:rsid w:val="00CB3148"/>
    <w:rsid w:val="00CB65FA"/>
    <w:rsid w:val="00CB71EB"/>
    <w:rsid w:val="00CC15BB"/>
    <w:rsid w:val="00CC3153"/>
    <w:rsid w:val="00CC37DA"/>
    <w:rsid w:val="00CC3F02"/>
    <w:rsid w:val="00CC45FE"/>
    <w:rsid w:val="00CC67B5"/>
    <w:rsid w:val="00CC7D52"/>
    <w:rsid w:val="00CD61DA"/>
    <w:rsid w:val="00CD6233"/>
    <w:rsid w:val="00CD6DB5"/>
    <w:rsid w:val="00CE0940"/>
    <w:rsid w:val="00CE3814"/>
    <w:rsid w:val="00CE45E0"/>
    <w:rsid w:val="00CE5A59"/>
    <w:rsid w:val="00CE7C54"/>
    <w:rsid w:val="00CF0D48"/>
    <w:rsid w:val="00CF4618"/>
    <w:rsid w:val="00CF488C"/>
    <w:rsid w:val="00CF4E56"/>
    <w:rsid w:val="00CF6EA2"/>
    <w:rsid w:val="00CF7A94"/>
    <w:rsid w:val="00D03C6C"/>
    <w:rsid w:val="00D03E5D"/>
    <w:rsid w:val="00D0468B"/>
    <w:rsid w:val="00D054EB"/>
    <w:rsid w:val="00D068DB"/>
    <w:rsid w:val="00D13D5C"/>
    <w:rsid w:val="00D1625E"/>
    <w:rsid w:val="00D1660E"/>
    <w:rsid w:val="00D16F6F"/>
    <w:rsid w:val="00D2071F"/>
    <w:rsid w:val="00D212F5"/>
    <w:rsid w:val="00D253E7"/>
    <w:rsid w:val="00D25EDA"/>
    <w:rsid w:val="00D33E78"/>
    <w:rsid w:val="00D3400F"/>
    <w:rsid w:val="00D365C7"/>
    <w:rsid w:val="00D41CA5"/>
    <w:rsid w:val="00D421DC"/>
    <w:rsid w:val="00D500B3"/>
    <w:rsid w:val="00D51153"/>
    <w:rsid w:val="00D51BA2"/>
    <w:rsid w:val="00D53553"/>
    <w:rsid w:val="00D54088"/>
    <w:rsid w:val="00D548AF"/>
    <w:rsid w:val="00D55C2C"/>
    <w:rsid w:val="00D60939"/>
    <w:rsid w:val="00D6291B"/>
    <w:rsid w:val="00D63311"/>
    <w:rsid w:val="00D65D22"/>
    <w:rsid w:val="00D67BCB"/>
    <w:rsid w:val="00D74417"/>
    <w:rsid w:val="00D75DB5"/>
    <w:rsid w:val="00D75DB6"/>
    <w:rsid w:val="00D76B1F"/>
    <w:rsid w:val="00D76F78"/>
    <w:rsid w:val="00D77CFB"/>
    <w:rsid w:val="00D81276"/>
    <w:rsid w:val="00D812C9"/>
    <w:rsid w:val="00D827A0"/>
    <w:rsid w:val="00D84BE5"/>
    <w:rsid w:val="00D85C98"/>
    <w:rsid w:val="00D864A3"/>
    <w:rsid w:val="00D90C9B"/>
    <w:rsid w:val="00D921D8"/>
    <w:rsid w:val="00D934F5"/>
    <w:rsid w:val="00D9512A"/>
    <w:rsid w:val="00D952A8"/>
    <w:rsid w:val="00DA0596"/>
    <w:rsid w:val="00DA2976"/>
    <w:rsid w:val="00DA5629"/>
    <w:rsid w:val="00DA71A5"/>
    <w:rsid w:val="00DA7F6A"/>
    <w:rsid w:val="00DB400B"/>
    <w:rsid w:val="00DB5EBF"/>
    <w:rsid w:val="00DB6684"/>
    <w:rsid w:val="00DB7990"/>
    <w:rsid w:val="00DB7A70"/>
    <w:rsid w:val="00DB7C6E"/>
    <w:rsid w:val="00DC2051"/>
    <w:rsid w:val="00DC3130"/>
    <w:rsid w:val="00DC551A"/>
    <w:rsid w:val="00DC56C5"/>
    <w:rsid w:val="00DC7A2A"/>
    <w:rsid w:val="00DD168D"/>
    <w:rsid w:val="00DD285C"/>
    <w:rsid w:val="00DD2B3C"/>
    <w:rsid w:val="00DD318A"/>
    <w:rsid w:val="00DD619F"/>
    <w:rsid w:val="00DD799A"/>
    <w:rsid w:val="00DE0405"/>
    <w:rsid w:val="00DE2C0A"/>
    <w:rsid w:val="00DE54F3"/>
    <w:rsid w:val="00DE5B0B"/>
    <w:rsid w:val="00DE7BDC"/>
    <w:rsid w:val="00DF2F35"/>
    <w:rsid w:val="00DF36D9"/>
    <w:rsid w:val="00DF41E8"/>
    <w:rsid w:val="00E0218D"/>
    <w:rsid w:val="00E02AEB"/>
    <w:rsid w:val="00E034D6"/>
    <w:rsid w:val="00E04C66"/>
    <w:rsid w:val="00E070EA"/>
    <w:rsid w:val="00E10CED"/>
    <w:rsid w:val="00E11CCA"/>
    <w:rsid w:val="00E15855"/>
    <w:rsid w:val="00E16FE1"/>
    <w:rsid w:val="00E2072A"/>
    <w:rsid w:val="00E3122A"/>
    <w:rsid w:val="00E3214C"/>
    <w:rsid w:val="00E35585"/>
    <w:rsid w:val="00E3573B"/>
    <w:rsid w:val="00E4284A"/>
    <w:rsid w:val="00E4333D"/>
    <w:rsid w:val="00E46957"/>
    <w:rsid w:val="00E500EB"/>
    <w:rsid w:val="00E50BC6"/>
    <w:rsid w:val="00E518F5"/>
    <w:rsid w:val="00E52A61"/>
    <w:rsid w:val="00E53B52"/>
    <w:rsid w:val="00E60E9E"/>
    <w:rsid w:val="00E6425B"/>
    <w:rsid w:val="00E70ACE"/>
    <w:rsid w:val="00E72292"/>
    <w:rsid w:val="00E72675"/>
    <w:rsid w:val="00E73129"/>
    <w:rsid w:val="00E74C4F"/>
    <w:rsid w:val="00E7776F"/>
    <w:rsid w:val="00E8060C"/>
    <w:rsid w:val="00E80E21"/>
    <w:rsid w:val="00E8497E"/>
    <w:rsid w:val="00E86549"/>
    <w:rsid w:val="00E87B80"/>
    <w:rsid w:val="00E90F59"/>
    <w:rsid w:val="00E94738"/>
    <w:rsid w:val="00EA0ED4"/>
    <w:rsid w:val="00EA19DA"/>
    <w:rsid w:val="00EA1C0E"/>
    <w:rsid w:val="00EA4D36"/>
    <w:rsid w:val="00EA6D59"/>
    <w:rsid w:val="00EA7F82"/>
    <w:rsid w:val="00EB06E2"/>
    <w:rsid w:val="00EB1198"/>
    <w:rsid w:val="00EB1B6C"/>
    <w:rsid w:val="00EB326C"/>
    <w:rsid w:val="00EB4BD8"/>
    <w:rsid w:val="00EB523D"/>
    <w:rsid w:val="00EB72D0"/>
    <w:rsid w:val="00EC12A1"/>
    <w:rsid w:val="00EC364A"/>
    <w:rsid w:val="00EC5E43"/>
    <w:rsid w:val="00EC64A4"/>
    <w:rsid w:val="00ED08EB"/>
    <w:rsid w:val="00ED18B9"/>
    <w:rsid w:val="00ED2CD0"/>
    <w:rsid w:val="00ED457F"/>
    <w:rsid w:val="00EE0226"/>
    <w:rsid w:val="00EE0707"/>
    <w:rsid w:val="00EE2F0F"/>
    <w:rsid w:val="00EE441E"/>
    <w:rsid w:val="00EE775F"/>
    <w:rsid w:val="00EE7A94"/>
    <w:rsid w:val="00EF03BD"/>
    <w:rsid w:val="00EF06FC"/>
    <w:rsid w:val="00EF0D15"/>
    <w:rsid w:val="00EF16D3"/>
    <w:rsid w:val="00EF35FA"/>
    <w:rsid w:val="00F012A3"/>
    <w:rsid w:val="00F01EAB"/>
    <w:rsid w:val="00F0349F"/>
    <w:rsid w:val="00F07932"/>
    <w:rsid w:val="00F07A76"/>
    <w:rsid w:val="00F133F0"/>
    <w:rsid w:val="00F152ED"/>
    <w:rsid w:val="00F153BA"/>
    <w:rsid w:val="00F16363"/>
    <w:rsid w:val="00F16D49"/>
    <w:rsid w:val="00F20616"/>
    <w:rsid w:val="00F24027"/>
    <w:rsid w:val="00F30B53"/>
    <w:rsid w:val="00F31746"/>
    <w:rsid w:val="00F3301B"/>
    <w:rsid w:val="00F34AD2"/>
    <w:rsid w:val="00F475C7"/>
    <w:rsid w:val="00F53DCF"/>
    <w:rsid w:val="00F540E0"/>
    <w:rsid w:val="00F544F8"/>
    <w:rsid w:val="00F550FB"/>
    <w:rsid w:val="00F569E1"/>
    <w:rsid w:val="00F63596"/>
    <w:rsid w:val="00F63A6C"/>
    <w:rsid w:val="00F6471E"/>
    <w:rsid w:val="00F64BE2"/>
    <w:rsid w:val="00F65605"/>
    <w:rsid w:val="00F65F2D"/>
    <w:rsid w:val="00F7373F"/>
    <w:rsid w:val="00F77A5D"/>
    <w:rsid w:val="00F80583"/>
    <w:rsid w:val="00F80F7B"/>
    <w:rsid w:val="00F812F9"/>
    <w:rsid w:val="00F82624"/>
    <w:rsid w:val="00F833A5"/>
    <w:rsid w:val="00F85CF2"/>
    <w:rsid w:val="00F87D84"/>
    <w:rsid w:val="00F87F40"/>
    <w:rsid w:val="00F92795"/>
    <w:rsid w:val="00F94F60"/>
    <w:rsid w:val="00F961E2"/>
    <w:rsid w:val="00FA05B3"/>
    <w:rsid w:val="00FA1248"/>
    <w:rsid w:val="00FA1F26"/>
    <w:rsid w:val="00FA5C82"/>
    <w:rsid w:val="00FA5D2B"/>
    <w:rsid w:val="00FA6D10"/>
    <w:rsid w:val="00FB0BC1"/>
    <w:rsid w:val="00FB3ECD"/>
    <w:rsid w:val="00FB5B7C"/>
    <w:rsid w:val="00FB5C58"/>
    <w:rsid w:val="00FC1860"/>
    <w:rsid w:val="00FC3D65"/>
    <w:rsid w:val="00FC5658"/>
    <w:rsid w:val="00FC614F"/>
    <w:rsid w:val="00FC7517"/>
    <w:rsid w:val="00FC765B"/>
    <w:rsid w:val="00FD13D5"/>
    <w:rsid w:val="00FD27C0"/>
    <w:rsid w:val="00FD2D13"/>
    <w:rsid w:val="00FD6875"/>
    <w:rsid w:val="00FE0575"/>
    <w:rsid w:val="00FE1B6D"/>
    <w:rsid w:val="00FE2ECA"/>
    <w:rsid w:val="00FE706D"/>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1E6EC5"/>
    <w:pPr>
      <w:keepNext/>
      <w:keepLines/>
      <w:spacing w:before="480" w:after="60" w:line="240" w:lineRule="auto"/>
      <w:jc w:val="both"/>
      <w:outlineLvl w:val="0"/>
    </w:pPr>
    <w:rPr>
      <w:rFonts w:ascii="Cambria" w:eastAsia="Times New Roman" w:hAnsi="Cambria" w:cs="Times New Roman"/>
      <w:b/>
      <w:bCs/>
      <w:color w:val="365F91"/>
      <w:sz w:val="28"/>
      <w:szCs w:val="28"/>
    </w:rPr>
  </w:style>
  <w:style w:type="paragraph" w:styleId="Heading6">
    <w:name w:val="heading 6"/>
    <w:basedOn w:val="Normal"/>
    <w:next w:val="Normal"/>
    <w:link w:val="Heading6Char"/>
    <w:uiPriority w:val="99"/>
    <w:qFormat/>
    <w:rsid w:val="00B73B19"/>
    <w:pPr>
      <w:spacing w:before="240" w:after="60" w:line="240" w:lineRule="auto"/>
      <w:jc w:val="both"/>
      <w:outlineLvl w:val="5"/>
    </w:pPr>
    <w:rPr>
      <w:rFonts w:ascii="Times New Roman" w:eastAsia="Times New Roman" w:hAnsi="Times New Roman" w:cs="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paragraph" w:styleId="BalloonText">
    <w:name w:val="Balloon Text"/>
    <w:basedOn w:val="Normal"/>
    <w:link w:val="BalloonTextChar"/>
    <w:uiPriority w:val="99"/>
    <w:semiHidden/>
    <w:unhideWhenUsed/>
    <w:rsid w:val="001E6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EC5"/>
    <w:rPr>
      <w:rFonts w:ascii="Tahoma" w:hAnsi="Tahoma" w:cs="Tahoma"/>
      <w:sz w:val="16"/>
      <w:szCs w:val="16"/>
    </w:rPr>
  </w:style>
  <w:style w:type="paragraph" w:customStyle="1" w:styleId="Titulo6">
    <w:name w:val="Titulo 6"/>
    <w:aliases w:val="Elementos pré-textuais"/>
    <w:basedOn w:val="Normal"/>
    <w:next w:val="Normal"/>
    <w:uiPriority w:val="99"/>
    <w:rsid w:val="006A48A6"/>
    <w:pPr>
      <w:spacing w:before="60" w:after="600" w:line="360" w:lineRule="auto"/>
      <w:jc w:val="center"/>
    </w:pPr>
    <w:rPr>
      <w:rFonts w:ascii="Arial" w:eastAsia="Times New Roman" w:hAnsi="Arial" w:cs="Times New Roman"/>
      <w:b/>
      <w:caps/>
      <w:color w:val="000000"/>
      <w:sz w:val="24"/>
      <w:szCs w:val="24"/>
    </w:rPr>
  </w:style>
  <w:style w:type="paragraph" w:customStyle="1" w:styleId="Formataodoresumo">
    <w:name w:val="Formatação do resumo"/>
    <w:basedOn w:val="Normal"/>
    <w:uiPriority w:val="99"/>
    <w:rsid w:val="006A48A6"/>
    <w:pPr>
      <w:spacing w:after="300" w:line="240" w:lineRule="auto"/>
      <w:jc w:val="both"/>
    </w:pPr>
    <w:rPr>
      <w:rFonts w:ascii="Arial" w:eastAsia="Times New Roman" w:hAnsi="Arial" w:cs="Times New Roman"/>
      <w:color w:val="000000"/>
      <w:sz w:val="24"/>
      <w:szCs w:val="24"/>
    </w:rPr>
  </w:style>
  <w:style w:type="paragraph" w:customStyle="1" w:styleId="Palavras-chave">
    <w:name w:val="Palavras-chave"/>
    <w:basedOn w:val="Formataodoresumo"/>
    <w:uiPriority w:val="99"/>
    <w:rsid w:val="006A48A6"/>
    <w:pPr>
      <w:jc w:val="left"/>
    </w:pPr>
  </w:style>
  <w:style w:type="paragraph" w:customStyle="1" w:styleId="FormataodasReferncias">
    <w:name w:val="Formatação das Referências"/>
    <w:basedOn w:val="Normal"/>
    <w:uiPriority w:val="99"/>
    <w:rsid w:val="006A48A6"/>
    <w:pPr>
      <w:spacing w:before="60" w:after="600" w:line="240" w:lineRule="auto"/>
    </w:pPr>
    <w:rPr>
      <w:rFonts w:ascii="Arial" w:eastAsia="Times New Roman" w:hAnsi="Arial" w:cs="Times New Roman"/>
      <w:sz w:val="24"/>
      <w:szCs w:val="24"/>
    </w:rPr>
  </w:style>
  <w:style w:type="table" w:styleId="TableGrid">
    <w:name w:val="Table Grid"/>
    <w:basedOn w:val="TableNormal"/>
    <w:uiPriority w:val="59"/>
    <w:rsid w:val="00810E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after="0" w:line="360" w:lineRule="auto"/>
      <w:ind w:firstLine="851"/>
      <w:jc w:val="both"/>
    </w:pPr>
    <w:rPr>
      <w:rFonts w:ascii="Arial" w:eastAsia="Times New Roman" w:hAnsi="Arial" w:cs="Times New Roman"/>
      <w:color w:val="000000"/>
      <w:sz w:val="24"/>
      <w:szCs w:val="24"/>
    </w:rPr>
  </w:style>
  <w:style w:type="paragraph" w:styleId="Header">
    <w:name w:val="header"/>
    <w:basedOn w:val="Normal"/>
    <w:link w:val="HeaderChar"/>
    <w:uiPriority w:val="99"/>
    <w:unhideWhenUsed/>
    <w:rsid w:val="006A27E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A27E6"/>
  </w:style>
  <w:style w:type="paragraph" w:styleId="Footer">
    <w:name w:val="footer"/>
    <w:basedOn w:val="Normal"/>
    <w:link w:val="FooterChar"/>
    <w:uiPriority w:val="99"/>
    <w:unhideWhenUsed/>
    <w:rsid w:val="006A27E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A27E6"/>
  </w:style>
  <w:style w:type="paragraph" w:customStyle="1" w:styleId="PargrafoparaIlustraes">
    <w:name w:val="Parágrafo para Ilustrações"/>
    <w:basedOn w:val="Normal"/>
    <w:next w:val="Caption"/>
    <w:uiPriority w:val="99"/>
    <w:rsid w:val="008401C8"/>
    <w:pPr>
      <w:keepNext/>
      <w:keepLines/>
      <w:spacing w:before="60" w:after="60" w:line="240" w:lineRule="auto"/>
      <w:jc w:val="center"/>
    </w:pPr>
    <w:rPr>
      <w:rFonts w:ascii="Arial" w:eastAsia="Times New Roman" w:hAnsi="Arial" w:cs="Times New Roman"/>
      <w:color w:val="000000"/>
      <w:sz w:val="20"/>
      <w:szCs w:val="24"/>
    </w:rPr>
  </w:style>
  <w:style w:type="paragraph" w:styleId="Caption">
    <w:name w:val="caption"/>
    <w:basedOn w:val="Normal"/>
    <w:next w:val="Normal"/>
    <w:uiPriority w:val="35"/>
    <w:unhideWhenUsed/>
    <w:qFormat/>
    <w:rsid w:val="008401C8"/>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A2C94"/>
    <w:rPr>
      <w:color w:val="808080"/>
    </w:rPr>
  </w:style>
  <w:style w:type="paragraph" w:styleId="NormalWeb">
    <w:name w:val="Normal (Web)"/>
    <w:basedOn w:val="Normal"/>
    <w:uiPriority w:val="99"/>
    <w:semiHidden/>
    <w:unhideWhenUsed/>
    <w:rsid w:val="00895087"/>
    <w:pPr>
      <w:spacing w:before="100" w:beforeAutospacing="1" w:after="100" w:afterAutospacing="1" w:line="240" w:lineRule="auto"/>
    </w:pPr>
    <w:rPr>
      <w:rFonts w:ascii="Times New Roman" w:hAnsi="Times New Roman" w:cs="Times New Roman"/>
      <w:sz w:val="24"/>
      <w:szCs w:val="24"/>
    </w:rPr>
  </w:style>
  <w:style w:type="paragraph" w:customStyle="1" w:styleId="CapitulosXX">
    <w:name w:val="Capitulos X.X"/>
    <w:basedOn w:val="Formataodoresumo"/>
    <w:autoRedefine/>
    <w:qFormat/>
    <w:rsid w:val="00814BCE"/>
    <w:pPr>
      <w:spacing w:before="240" w:after="0" w:line="360" w:lineRule="auto"/>
      <w:ind w:firstLine="992"/>
      <w:contextualSpacing/>
      <w:pPrChange w:id="0" w:author="Elias De Moraes Fernandes" w:date="2016-03-11T18:08:00Z">
        <w:pPr>
          <w:jc w:val="both"/>
        </w:pPr>
      </w:pPrChange>
    </w:pPr>
    <w:rPr>
      <w:rFonts w:cs="Arial"/>
      <w:sz w:val="22"/>
      <w:rPrChange w:id="0" w:author="Elias De Moraes Fernandes" w:date="2016-03-11T18:08:00Z">
        <w:rPr>
          <w:rFonts w:ascii="Arial" w:hAnsi="Arial" w:cs="Arial"/>
          <w:color w:val="000000"/>
          <w:sz w:val="24"/>
          <w:szCs w:val="24"/>
          <w:lang w:val="en-US" w:eastAsia="en-US" w:bidi="ar-SA"/>
        </w:rPr>
      </w:rPrChange>
    </w:rPr>
  </w:style>
  <w:style w:type="paragraph" w:customStyle="1" w:styleId="Introdespacamento">
    <w:name w:val="Introd + espacamento"/>
    <w:basedOn w:val="Palavras-chave"/>
    <w:qFormat/>
    <w:rsid w:val="008946AA"/>
    <w:pPr>
      <w:spacing w:after="0" w:line="360" w:lineRule="auto"/>
      <w:ind w:firstLine="1134"/>
      <w:jc w:val="both"/>
    </w:pPr>
  </w:style>
  <w:style w:type="paragraph" w:customStyle="1" w:styleId="REFERENCIA">
    <w:name w:val="REFERENCIA"/>
    <w:basedOn w:val="Palavras-chave"/>
    <w:qFormat/>
    <w:rsid w:val="009A5626"/>
    <w:pPr>
      <w:spacing w:after="0"/>
      <w:pPrChange w:id="1" w:author="Elias De Moraes Fernandes" w:date="2016-03-15T17:02:00Z">
        <w:pPr/>
      </w:pPrChange>
    </w:pPr>
    <w:rPr>
      <w:rFonts w:cs="Arial"/>
      <w:sz w:val="22"/>
      <w:rPrChange w:id="1" w:author="Elias De Moraes Fernandes" w:date="2016-03-15T17:02:00Z">
        <w:rPr>
          <w:rFonts w:ascii="Arial" w:hAnsi="Arial" w:cs="Arial"/>
          <w:color w:val="000000"/>
          <w:sz w:val="24"/>
          <w:szCs w:val="24"/>
          <w:lang w:val="en-US" w:eastAsia="en-US" w:bidi="ar-SA"/>
        </w:rPr>
      </w:rPrChange>
    </w:rPr>
  </w:style>
  <w:style w:type="character" w:styleId="SubtleEmphasis">
    <w:name w:val="Subtle Emphasis"/>
    <w:basedOn w:val="DefaultParagraphFont"/>
    <w:uiPriority w:val="19"/>
    <w:qFormat/>
    <w:rsid w:val="00AF205B"/>
    <w:rPr>
      <w:i/>
      <w:iCs/>
      <w:color w:val="404040" w:themeColor="text1" w:themeTint="BF"/>
    </w:rPr>
  </w:style>
  <w:style w:type="character" w:styleId="Hyperlink">
    <w:name w:val="Hyperlink"/>
    <w:basedOn w:val="DefaultParagraphFont"/>
    <w:uiPriority w:val="99"/>
    <w:unhideWhenUsed/>
    <w:rsid w:val="00F0349F"/>
    <w:rPr>
      <w:color w:val="0000FF" w:themeColor="hyperlink"/>
      <w:u w:val="single"/>
    </w:rPr>
  </w:style>
  <w:style w:type="character" w:styleId="FollowedHyperlink">
    <w:name w:val="FollowedHyperlink"/>
    <w:basedOn w:val="DefaultParagraphFont"/>
    <w:uiPriority w:val="99"/>
    <w:semiHidden/>
    <w:unhideWhenUsed/>
    <w:rsid w:val="00740DCA"/>
    <w:rPr>
      <w:color w:val="800080" w:themeColor="followedHyperlink"/>
      <w:u w:val="single"/>
    </w:rPr>
  </w:style>
  <w:style w:type="paragraph" w:styleId="ListParagraph">
    <w:name w:val="List Paragraph"/>
    <w:basedOn w:val="Normal"/>
    <w:uiPriority w:val="34"/>
    <w:qFormat/>
    <w:rsid w:val="004C6697"/>
    <w:pPr>
      <w:ind w:left="720"/>
      <w:contextualSpacing/>
    </w:pPr>
  </w:style>
  <w:style w:type="paragraph" w:customStyle="1" w:styleId="ParagrafoPosTitulo">
    <w:name w:val="Paragrafo Pos Titulo"/>
    <w:basedOn w:val="Palavras-chave"/>
    <w:qFormat/>
    <w:rsid w:val="00394CCB"/>
    <w:pPr>
      <w:spacing w:after="0"/>
      <w:ind w:firstLine="167"/>
    </w:pPr>
    <w:rPr>
      <w:rFonts w:cs="Arial"/>
    </w:rPr>
  </w:style>
  <w:style w:type="paragraph" w:customStyle="1" w:styleId="Style1">
    <w:name w:val="Style1"/>
    <w:basedOn w:val="Palavras-chave"/>
    <w:qFormat/>
    <w:rsid w:val="007279C7"/>
    <w:pPr>
      <w:numPr>
        <w:ilvl w:val="1"/>
        <w:numId w:val="6"/>
      </w:numPr>
      <w:tabs>
        <w:tab w:val="left" w:pos="709"/>
        <w:tab w:val="left" w:pos="992"/>
      </w:tabs>
      <w:spacing w:before="120" w:after="120"/>
      <w:ind w:left="0" w:firstLine="0"/>
      <w:jc w:val="both"/>
      <w:pPrChange w:id="2" w:author="Elias De Moraes Fernandes" w:date="2016-03-11T17:21:00Z">
        <w:pPr>
          <w:numPr>
            <w:ilvl w:val="1"/>
            <w:numId w:val="6"/>
          </w:numPr>
          <w:tabs>
            <w:tab w:val="left" w:pos="992"/>
          </w:tabs>
          <w:spacing w:after="120"/>
          <w:ind w:left="400" w:hanging="400"/>
          <w:jc w:val="both"/>
        </w:pPr>
      </w:pPrChange>
    </w:pPr>
    <w:rPr>
      <w:rFonts w:cs="Arial"/>
      <w:b/>
      <w:rPrChange w:id="2" w:author="Elias De Moraes Fernandes" w:date="2016-03-11T17:21:00Z">
        <w:rPr>
          <w:rFonts w:ascii="Arial" w:hAnsi="Arial" w:cs="Arial"/>
          <w:b/>
          <w:color w:val="000000"/>
          <w:sz w:val="24"/>
          <w:szCs w:val="24"/>
          <w:lang w:val="en-US" w:eastAsia="en-US" w:bidi="ar-SA"/>
        </w:rPr>
      </w:rPrChange>
    </w:rPr>
  </w:style>
  <w:style w:type="paragraph" w:customStyle="1" w:styleId="CronogramaParagrafo">
    <w:name w:val="Cronograma Paragrafo"/>
    <w:basedOn w:val="Normal"/>
    <w:qFormat/>
    <w:rsid w:val="00440FF8"/>
    <w:pPr>
      <w:spacing w:after="0" w:line="240" w:lineRule="auto"/>
    </w:pPr>
    <w:rPr>
      <w:rFonts w:cs="Arial"/>
    </w:rPr>
  </w:style>
  <w:style w:type="paragraph" w:customStyle="1" w:styleId="CapitulosXXX">
    <w:name w:val="Capitulos X.X.X"/>
    <w:basedOn w:val="Palavras-chave"/>
    <w:autoRedefine/>
    <w:qFormat/>
    <w:rsid w:val="00816A35"/>
    <w:pPr>
      <w:keepNext/>
      <w:spacing w:before="240" w:after="120" w:line="360" w:lineRule="auto"/>
      <w:ind w:firstLine="993"/>
      <w:contextualSpacing/>
      <w:pPrChange w:id="3" w:author="Elias De Moraes Fernandes" w:date="2016-03-15T21:40:00Z">
        <w:pPr>
          <w:spacing w:line="360" w:lineRule="auto"/>
          <w:jc w:val="both"/>
        </w:pPr>
      </w:pPrChange>
    </w:pPr>
    <w:rPr>
      <w:rFonts w:cs="Arial"/>
      <w:sz w:val="22"/>
      <w:rPrChange w:id="3" w:author="Elias De Moraes Fernandes" w:date="2016-03-15T21:40:00Z">
        <w:rPr>
          <w:rFonts w:ascii="Arial" w:hAnsi="Arial" w:cs="Arial"/>
          <w:color w:val="000000"/>
          <w:sz w:val="24"/>
          <w:szCs w:val="24"/>
          <w:lang w:val="pt-BR" w:eastAsia="en-US" w:bidi="ar-SA"/>
        </w:rPr>
      </w:rPrChange>
    </w:rPr>
  </w:style>
  <w:style w:type="paragraph" w:styleId="DocumentMap">
    <w:name w:val="Document Map"/>
    <w:basedOn w:val="Normal"/>
    <w:link w:val="DocumentMapChar"/>
    <w:uiPriority w:val="99"/>
    <w:semiHidden/>
    <w:unhideWhenUsed/>
    <w:rsid w:val="00EF06FC"/>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EF06FC"/>
    <w:rPr>
      <w:rFonts w:ascii="Times New Roman" w:hAnsi="Times New Roman" w:cs="Times New Roman"/>
      <w:sz w:val="24"/>
      <w:szCs w:val="24"/>
    </w:rPr>
  </w:style>
  <w:style w:type="paragraph" w:styleId="Revision">
    <w:name w:val="Revision"/>
    <w:hidden/>
    <w:uiPriority w:val="99"/>
    <w:semiHidden/>
    <w:rsid w:val="00EF06FC"/>
    <w:pPr>
      <w:spacing w:after="0" w:line="240" w:lineRule="auto"/>
    </w:pPr>
  </w:style>
  <w:style w:type="paragraph" w:styleId="FootnoteText">
    <w:name w:val="footnote text"/>
    <w:basedOn w:val="Normal"/>
    <w:link w:val="FootnoteTextChar"/>
    <w:uiPriority w:val="99"/>
    <w:unhideWhenUsed/>
    <w:rsid w:val="003F7E48"/>
    <w:pPr>
      <w:spacing w:after="0" w:line="240" w:lineRule="auto"/>
    </w:pPr>
    <w:rPr>
      <w:sz w:val="24"/>
      <w:szCs w:val="24"/>
    </w:rPr>
  </w:style>
  <w:style w:type="character" w:customStyle="1" w:styleId="FootnoteTextChar">
    <w:name w:val="Footnote Text Char"/>
    <w:basedOn w:val="DefaultParagraphFont"/>
    <w:link w:val="FootnoteText"/>
    <w:uiPriority w:val="99"/>
    <w:rsid w:val="003F7E48"/>
    <w:rPr>
      <w:sz w:val="24"/>
      <w:szCs w:val="24"/>
    </w:rPr>
  </w:style>
  <w:style w:type="character" w:styleId="FootnoteReference">
    <w:name w:val="footnote reference"/>
    <w:basedOn w:val="DefaultParagraphFont"/>
    <w:uiPriority w:val="99"/>
    <w:unhideWhenUsed/>
    <w:rsid w:val="003F7E48"/>
    <w:rPr>
      <w:vertAlign w:val="superscript"/>
    </w:rPr>
  </w:style>
  <w:style w:type="paragraph" w:styleId="TOCHeading">
    <w:name w:val="TOC Heading"/>
    <w:basedOn w:val="Heading1"/>
    <w:next w:val="Normal"/>
    <w:uiPriority w:val="39"/>
    <w:unhideWhenUsed/>
    <w:qFormat/>
    <w:rsid w:val="003159B4"/>
    <w:pPr>
      <w:spacing w:after="0" w:line="276" w:lineRule="auto"/>
      <w:jc w:val="left"/>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3159B4"/>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3159B4"/>
    <w:pPr>
      <w:spacing w:after="0"/>
    </w:pPr>
  </w:style>
  <w:style w:type="paragraph" w:styleId="TOC3">
    <w:name w:val="toc 3"/>
    <w:basedOn w:val="Normal"/>
    <w:next w:val="Normal"/>
    <w:autoRedefine/>
    <w:uiPriority w:val="39"/>
    <w:unhideWhenUsed/>
    <w:rsid w:val="003159B4"/>
    <w:pPr>
      <w:spacing w:after="0"/>
      <w:ind w:left="220"/>
    </w:pPr>
    <w:rPr>
      <w:i/>
    </w:rPr>
  </w:style>
  <w:style w:type="paragraph" w:styleId="TOC4">
    <w:name w:val="toc 4"/>
    <w:basedOn w:val="Normal"/>
    <w:next w:val="Normal"/>
    <w:autoRedefine/>
    <w:uiPriority w:val="39"/>
    <w:unhideWhenUsed/>
    <w:rsid w:val="003159B4"/>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3159B4"/>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3159B4"/>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3159B4"/>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3159B4"/>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3159B4"/>
    <w:pPr>
      <w:pBdr>
        <w:between w:val="double" w:sz="6" w:space="0" w:color="auto"/>
      </w:pBdr>
      <w:spacing w:after="0"/>
      <w:ind w:left="1540"/>
    </w:pPr>
    <w:rPr>
      <w:sz w:val="20"/>
      <w:szCs w:val="20"/>
    </w:rPr>
  </w:style>
  <w:style w:type="character" w:styleId="CommentReference">
    <w:name w:val="annotation reference"/>
    <w:basedOn w:val="DefaultParagraphFont"/>
    <w:uiPriority w:val="99"/>
    <w:semiHidden/>
    <w:unhideWhenUsed/>
    <w:rsid w:val="00062FA2"/>
    <w:rPr>
      <w:sz w:val="18"/>
      <w:szCs w:val="18"/>
    </w:rPr>
  </w:style>
  <w:style w:type="paragraph" w:styleId="CommentText">
    <w:name w:val="annotation text"/>
    <w:basedOn w:val="Normal"/>
    <w:link w:val="CommentTextChar"/>
    <w:uiPriority w:val="99"/>
    <w:semiHidden/>
    <w:unhideWhenUsed/>
    <w:rsid w:val="00062FA2"/>
    <w:pPr>
      <w:spacing w:line="240" w:lineRule="auto"/>
    </w:pPr>
    <w:rPr>
      <w:sz w:val="24"/>
      <w:szCs w:val="24"/>
    </w:rPr>
  </w:style>
  <w:style w:type="character" w:customStyle="1" w:styleId="CommentTextChar">
    <w:name w:val="Comment Text Char"/>
    <w:basedOn w:val="DefaultParagraphFont"/>
    <w:link w:val="CommentText"/>
    <w:uiPriority w:val="99"/>
    <w:semiHidden/>
    <w:rsid w:val="00062FA2"/>
    <w:rPr>
      <w:sz w:val="24"/>
      <w:szCs w:val="24"/>
    </w:rPr>
  </w:style>
  <w:style w:type="paragraph" w:styleId="CommentSubject">
    <w:name w:val="annotation subject"/>
    <w:basedOn w:val="CommentText"/>
    <w:next w:val="CommentText"/>
    <w:link w:val="CommentSubjectChar"/>
    <w:uiPriority w:val="99"/>
    <w:semiHidden/>
    <w:unhideWhenUsed/>
    <w:rsid w:val="00062FA2"/>
    <w:rPr>
      <w:b/>
      <w:bCs/>
      <w:sz w:val="20"/>
      <w:szCs w:val="20"/>
    </w:rPr>
  </w:style>
  <w:style w:type="character" w:customStyle="1" w:styleId="CommentSubjectChar">
    <w:name w:val="Comment Subject Char"/>
    <w:basedOn w:val="CommentTextChar"/>
    <w:link w:val="CommentSubject"/>
    <w:uiPriority w:val="99"/>
    <w:semiHidden/>
    <w:rsid w:val="00062FA2"/>
    <w:rPr>
      <w:b/>
      <w:bCs/>
      <w:sz w:val="20"/>
      <w:szCs w:val="20"/>
    </w:rPr>
  </w:style>
  <w:style w:type="character" w:styleId="PageNumber">
    <w:name w:val="page number"/>
    <w:basedOn w:val="DefaultParagraphFont"/>
    <w:uiPriority w:val="99"/>
    <w:semiHidden/>
    <w:unhideWhenUsed/>
    <w:rsid w:val="00DC2051"/>
  </w:style>
  <w:style w:type="paragraph" w:customStyle="1" w:styleId="Style2">
    <w:name w:val="Style2"/>
    <w:basedOn w:val="Style1"/>
    <w:qFormat/>
    <w:rsid w:val="00854EA5"/>
    <w:pPr>
      <w:numPr>
        <w:ilvl w:val="3"/>
      </w:numPr>
    </w:pPr>
    <w:rPr>
      <w:b w:val="0"/>
    </w:rPr>
  </w:style>
  <w:style w:type="paragraph" w:customStyle="1" w:styleId="Style3">
    <w:name w:val="Style3"/>
    <w:basedOn w:val="Style1"/>
    <w:qFormat/>
    <w:rsid w:val="00854EA5"/>
    <w:pPr>
      <w:numPr>
        <w:ilvl w:val="2"/>
      </w:numPr>
    </w:pPr>
    <w:rPr>
      <w:b w:val="0"/>
    </w:rPr>
  </w:style>
  <w:style w:type="paragraph" w:styleId="TableofFigures">
    <w:name w:val="table of figures"/>
    <w:basedOn w:val="Normal"/>
    <w:next w:val="Normal"/>
    <w:uiPriority w:val="99"/>
    <w:unhideWhenUsed/>
    <w:rsid w:val="000573F7"/>
    <w:pPr>
      <w:spacing w:after="0"/>
      <w:ind w:left="440" w:hanging="440"/>
    </w:pPr>
    <w:rPr>
      <w:rFonts w:cstheme="minorHAnsi"/>
      <w:smallCaps/>
      <w:sz w:val="20"/>
      <w:szCs w:val="20"/>
    </w:rPr>
  </w:style>
  <w:style w:type="paragraph" w:styleId="Index1">
    <w:name w:val="index 1"/>
    <w:basedOn w:val="Normal"/>
    <w:next w:val="Normal"/>
    <w:autoRedefine/>
    <w:uiPriority w:val="99"/>
    <w:unhideWhenUsed/>
    <w:rsid w:val="00636043"/>
    <w:pPr>
      <w:ind w:left="220" w:hanging="220"/>
    </w:pPr>
  </w:style>
  <w:style w:type="paragraph" w:styleId="Index2">
    <w:name w:val="index 2"/>
    <w:basedOn w:val="Normal"/>
    <w:next w:val="Normal"/>
    <w:autoRedefine/>
    <w:uiPriority w:val="99"/>
    <w:unhideWhenUsed/>
    <w:rsid w:val="00636043"/>
    <w:pPr>
      <w:ind w:left="440" w:hanging="220"/>
    </w:pPr>
  </w:style>
  <w:style w:type="paragraph" w:styleId="Index3">
    <w:name w:val="index 3"/>
    <w:basedOn w:val="Normal"/>
    <w:next w:val="Normal"/>
    <w:autoRedefine/>
    <w:uiPriority w:val="99"/>
    <w:unhideWhenUsed/>
    <w:rsid w:val="00636043"/>
    <w:pPr>
      <w:ind w:left="660" w:hanging="220"/>
    </w:pPr>
  </w:style>
  <w:style w:type="paragraph" w:styleId="Index4">
    <w:name w:val="index 4"/>
    <w:basedOn w:val="Normal"/>
    <w:next w:val="Normal"/>
    <w:autoRedefine/>
    <w:uiPriority w:val="99"/>
    <w:unhideWhenUsed/>
    <w:rsid w:val="00636043"/>
    <w:pPr>
      <w:ind w:left="880" w:hanging="220"/>
    </w:pPr>
  </w:style>
  <w:style w:type="paragraph" w:styleId="Index5">
    <w:name w:val="index 5"/>
    <w:basedOn w:val="Normal"/>
    <w:next w:val="Normal"/>
    <w:autoRedefine/>
    <w:uiPriority w:val="99"/>
    <w:unhideWhenUsed/>
    <w:rsid w:val="00636043"/>
    <w:pPr>
      <w:ind w:left="1100" w:hanging="220"/>
    </w:pPr>
  </w:style>
  <w:style w:type="paragraph" w:styleId="Index6">
    <w:name w:val="index 6"/>
    <w:basedOn w:val="Normal"/>
    <w:next w:val="Normal"/>
    <w:autoRedefine/>
    <w:uiPriority w:val="99"/>
    <w:unhideWhenUsed/>
    <w:rsid w:val="00636043"/>
    <w:pPr>
      <w:ind w:left="1320" w:hanging="220"/>
    </w:pPr>
  </w:style>
  <w:style w:type="paragraph" w:styleId="Index7">
    <w:name w:val="index 7"/>
    <w:basedOn w:val="Normal"/>
    <w:next w:val="Normal"/>
    <w:autoRedefine/>
    <w:uiPriority w:val="99"/>
    <w:unhideWhenUsed/>
    <w:rsid w:val="00636043"/>
    <w:pPr>
      <w:ind w:left="1540" w:hanging="220"/>
    </w:pPr>
  </w:style>
  <w:style w:type="paragraph" w:styleId="Index8">
    <w:name w:val="index 8"/>
    <w:basedOn w:val="Normal"/>
    <w:next w:val="Normal"/>
    <w:autoRedefine/>
    <w:uiPriority w:val="99"/>
    <w:unhideWhenUsed/>
    <w:rsid w:val="00636043"/>
    <w:pPr>
      <w:ind w:left="1760" w:hanging="220"/>
    </w:pPr>
  </w:style>
  <w:style w:type="paragraph" w:styleId="Index9">
    <w:name w:val="index 9"/>
    <w:basedOn w:val="Normal"/>
    <w:next w:val="Normal"/>
    <w:autoRedefine/>
    <w:uiPriority w:val="99"/>
    <w:unhideWhenUsed/>
    <w:rsid w:val="00636043"/>
    <w:pPr>
      <w:ind w:left="1980" w:hanging="220"/>
    </w:pPr>
  </w:style>
  <w:style w:type="paragraph" w:styleId="IndexHeading">
    <w:name w:val="index heading"/>
    <w:basedOn w:val="Normal"/>
    <w:next w:val="Index1"/>
    <w:uiPriority w:val="99"/>
    <w:unhideWhenUsed/>
    <w:rsid w:val="00636043"/>
  </w:style>
  <w:style w:type="paragraph" w:customStyle="1" w:styleId="Capitulos">
    <w:name w:val="Capitulos"/>
    <w:basedOn w:val="Palavras-chave"/>
    <w:next w:val="CapitulosXXX"/>
    <w:autoRedefine/>
    <w:qFormat/>
    <w:rsid w:val="00D53553"/>
    <w:pPr>
      <w:spacing w:before="240" w:after="0" w:line="360" w:lineRule="auto"/>
      <w:ind w:firstLine="851"/>
      <w:contextualSpacing/>
      <w:jc w:val="both"/>
      <w:pPrChange w:id="4" w:author="Elias De Moraes Fernandes" w:date="2016-03-11T18:06:00Z">
        <w:pPr>
          <w:spacing w:line="360" w:lineRule="auto"/>
          <w:jc w:val="both"/>
        </w:pPr>
      </w:pPrChange>
    </w:pPr>
    <w:rPr>
      <w:sz w:val="22"/>
      <w:lang w:val="pt-BR"/>
      <w:rPrChange w:id="4" w:author="Elias De Moraes Fernandes" w:date="2016-03-11T18:06:00Z">
        <w:rPr>
          <w:rFonts w:ascii="Arial" w:hAnsi="Arial"/>
          <w:color w:val="000000"/>
          <w:sz w:val="24"/>
          <w:szCs w:val="24"/>
          <w:lang w:val="en-US" w:eastAsia="en-US" w:bidi="ar-SA"/>
        </w:rPr>
      </w:rPrChange>
    </w:rPr>
  </w:style>
  <w:style w:type="paragraph" w:customStyle="1" w:styleId="StyleXXX">
    <w:name w:val="Style X.X.X"/>
    <w:basedOn w:val="Palavras-chave"/>
    <w:qFormat/>
    <w:rsid w:val="00AA0F08"/>
    <w:pPr>
      <w:spacing w:before="120" w:after="0" w:line="360" w:lineRule="auto"/>
      <w:ind w:left="397" w:firstLine="284"/>
      <w:jc w:val="both"/>
    </w:pPr>
    <w:rPr>
      <w:rFonts w:cs="Arial"/>
    </w:rPr>
  </w:style>
  <w:style w:type="paragraph" w:customStyle="1" w:styleId="StyleXX">
    <w:name w:val="Style X.X"/>
    <w:basedOn w:val="Palavras-chave"/>
    <w:qFormat/>
    <w:rsid w:val="00AA0F08"/>
    <w:pPr>
      <w:spacing w:after="0" w:line="360" w:lineRule="auto"/>
      <w:ind w:left="400"/>
      <w:jc w:val="both"/>
    </w:pPr>
    <w:rPr>
      <w:rFonts w:cs="Arial"/>
      <w:b/>
    </w:rPr>
  </w:style>
  <w:style w:type="paragraph" w:customStyle="1" w:styleId="StyleX">
    <w:name w:val="Style X"/>
    <w:basedOn w:val="Palavras-chave"/>
    <w:qFormat/>
    <w:rsid w:val="00AA0F08"/>
    <w:pPr>
      <w:spacing w:after="0" w:line="360" w:lineRule="auto"/>
      <w:ind w:left="142"/>
      <w:jc w:val="both"/>
    </w:pPr>
    <w:rPr>
      <w:rFonts w:cs="Arial"/>
      <w:b/>
    </w:rPr>
  </w:style>
  <w:style w:type="paragraph" w:styleId="EndnoteText">
    <w:name w:val="endnote text"/>
    <w:basedOn w:val="Normal"/>
    <w:link w:val="EndnoteTextChar"/>
    <w:uiPriority w:val="99"/>
    <w:unhideWhenUsed/>
    <w:rsid w:val="007A092B"/>
    <w:pPr>
      <w:spacing w:after="0" w:line="240" w:lineRule="auto"/>
    </w:pPr>
    <w:rPr>
      <w:sz w:val="24"/>
      <w:szCs w:val="24"/>
    </w:rPr>
  </w:style>
  <w:style w:type="character" w:customStyle="1" w:styleId="EndnoteTextChar">
    <w:name w:val="Endnote Text Char"/>
    <w:basedOn w:val="DefaultParagraphFont"/>
    <w:link w:val="EndnoteText"/>
    <w:uiPriority w:val="99"/>
    <w:rsid w:val="007A092B"/>
    <w:rPr>
      <w:sz w:val="24"/>
      <w:szCs w:val="24"/>
    </w:rPr>
  </w:style>
  <w:style w:type="character" w:styleId="EndnoteReference">
    <w:name w:val="endnote reference"/>
    <w:basedOn w:val="DefaultParagraphFont"/>
    <w:uiPriority w:val="99"/>
    <w:unhideWhenUsed/>
    <w:rsid w:val="007A09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eader" Target="header3.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jpeg"/><Relationship Id="rId13" Type="http://schemas.openxmlformats.org/officeDocument/2006/relationships/image" Target="media/image2.gif"/><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D90AB6-4FC6-1844-89E6-A43D819F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29</Pages>
  <Words>7544</Words>
  <Characters>43005</Characters>
  <Application>Microsoft Macintosh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UTFPR</Company>
  <LinksUpToDate>false</LinksUpToDate>
  <CharactersWithSpaces>50449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27</cp:revision>
  <cp:lastPrinted>2016-03-15T03:12:00Z</cp:lastPrinted>
  <dcterms:created xsi:type="dcterms:W3CDTF">2016-03-15T03:12:00Z</dcterms:created>
  <dcterms:modified xsi:type="dcterms:W3CDTF">2016-03-16T14:09:00Z</dcterms:modified>
</cp:coreProperties>
</file>