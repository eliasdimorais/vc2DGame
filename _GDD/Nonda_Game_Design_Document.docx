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1CA1673B" w:rsidR="00101E1F" w:rsidRPr="00996951" w:rsidRDefault="008A0A81">
      <w:pPr>
        <w:rPr>
          <w:rFonts w:ascii="Arial" w:hAnsi="Arial" w:cs="Arial"/>
          <w:lang w:val="pt-BR"/>
          <w:rPrChange w:id="0" w:author="Elias de Moraes Fernandes" w:date="2016-07-07T10:33:00Z">
            <w:rPr>
              <w:lang w:val="pt-BR"/>
            </w:rPr>
          </w:rPrChange>
        </w:rPr>
      </w:pPr>
      <w:r w:rsidRPr="00996951">
        <w:rPr>
          <w:rFonts w:ascii="Arial" w:hAnsi="Arial" w:cs="Arial"/>
          <w:lang w:val="pt-BR"/>
          <w:rPrChange w:id="1" w:author="Elias de Moraes Fernandes" w:date="2016-07-07T10:33:00Z">
            <w:rPr>
              <w:lang w:val="pt-BR"/>
            </w:rPr>
          </w:rPrChange>
        </w:rPr>
        <w:tab/>
      </w:r>
    </w:p>
    <w:p w14:paraId="29714C24" w14:textId="77777777" w:rsidR="00C9767E" w:rsidRPr="00996951" w:rsidRDefault="00C9767E">
      <w:pPr>
        <w:rPr>
          <w:rFonts w:ascii="Arial" w:hAnsi="Arial" w:cs="Arial"/>
          <w:lang w:val="pt-BR"/>
          <w:rPrChange w:id="2" w:author="Elias de Moraes Fernandes" w:date="2016-07-07T10:33:00Z">
            <w:rPr>
              <w:lang w:val="pt-BR"/>
            </w:rPr>
          </w:rPrChange>
        </w:rPr>
      </w:pPr>
    </w:p>
    <w:p w14:paraId="7A82BC31" w14:textId="77777777" w:rsidR="00C9767E" w:rsidRPr="00996951" w:rsidRDefault="00C9767E">
      <w:pPr>
        <w:rPr>
          <w:rFonts w:ascii="Arial" w:hAnsi="Arial" w:cs="Arial"/>
          <w:lang w:val="pt-BR"/>
          <w:rPrChange w:id="3" w:author="Elias de Moraes Fernandes" w:date="2016-07-07T10:33:00Z">
            <w:rPr>
              <w:lang w:val="pt-BR"/>
            </w:rPr>
          </w:rPrChange>
        </w:rPr>
      </w:pPr>
    </w:p>
    <w:p w14:paraId="047AB012" w14:textId="77777777" w:rsidR="00C9767E" w:rsidRPr="00996951" w:rsidRDefault="00C9767E">
      <w:pPr>
        <w:rPr>
          <w:rFonts w:ascii="Arial" w:hAnsi="Arial" w:cs="Arial"/>
          <w:lang w:val="pt-BR"/>
          <w:rPrChange w:id="4" w:author="Elias de Moraes Fernandes" w:date="2016-07-07T10:33:00Z">
            <w:rPr>
              <w:lang w:val="pt-BR"/>
            </w:rPr>
          </w:rPrChange>
        </w:rPr>
      </w:pPr>
    </w:p>
    <w:p w14:paraId="71C15736" w14:textId="77777777" w:rsidR="00C9767E" w:rsidRPr="00996951" w:rsidRDefault="00C9767E">
      <w:pPr>
        <w:rPr>
          <w:rFonts w:ascii="Arial" w:hAnsi="Arial" w:cs="Arial"/>
          <w:lang w:val="pt-BR"/>
          <w:rPrChange w:id="5" w:author="Elias de Moraes Fernandes" w:date="2016-07-07T10:33:00Z">
            <w:rPr>
              <w:lang w:val="pt-BR"/>
            </w:rPr>
          </w:rPrChange>
        </w:rPr>
      </w:pPr>
    </w:p>
    <w:p w14:paraId="213BA70F" w14:textId="77777777" w:rsidR="00C9767E" w:rsidRPr="00996951" w:rsidRDefault="00C9767E">
      <w:pPr>
        <w:rPr>
          <w:rFonts w:ascii="Arial" w:hAnsi="Arial" w:cs="Arial"/>
          <w:lang w:val="pt-BR"/>
          <w:rPrChange w:id="6" w:author="Elias de Moraes Fernandes" w:date="2016-07-07T10:33:00Z">
            <w:rPr>
              <w:lang w:val="pt-BR"/>
            </w:rPr>
          </w:rPrChange>
        </w:rPr>
      </w:pPr>
    </w:p>
    <w:p w14:paraId="0884A86B" w14:textId="77777777" w:rsidR="00C9767E" w:rsidRPr="00996951" w:rsidRDefault="00C9767E">
      <w:pPr>
        <w:rPr>
          <w:rFonts w:ascii="Arial" w:hAnsi="Arial" w:cs="Arial"/>
          <w:lang w:val="pt-BR"/>
          <w:rPrChange w:id="7" w:author="Elias de Moraes Fernandes" w:date="2016-07-07T10:33:00Z">
            <w:rPr>
              <w:lang w:val="pt-BR"/>
            </w:rPr>
          </w:rPrChange>
        </w:rPr>
      </w:pPr>
    </w:p>
    <w:p w14:paraId="643DCCA9" w14:textId="77777777" w:rsidR="00C9767E" w:rsidRPr="00996951" w:rsidRDefault="00C9767E">
      <w:pPr>
        <w:rPr>
          <w:rFonts w:ascii="Arial" w:hAnsi="Arial" w:cs="Arial"/>
          <w:lang w:val="pt-BR"/>
          <w:rPrChange w:id="8" w:author="Elias de Moraes Fernandes" w:date="2016-07-07T10:33:00Z">
            <w:rPr>
              <w:lang w:val="pt-BR"/>
            </w:rPr>
          </w:rPrChange>
        </w:rPr>
      </w:pPr>
    </w:p>
    <w:p w14:paraId="31E16DA6" w14:textId="7326B7C3" w:rsidR="00C9767E" w:rsidRPr="00996951" w:rsidDel="00F96AE7" w:rsidRDefault="00C9767E">
      <w:pPr>
        <w:rPr>
          <w:del w:id="9" w:author="Elias de Moraes Fernandes" w:date="2016-07-07T12:02:00Z"/>
          <w:rFonts w:ascii="Arial" w:hAnsi="Arial" w:cs="Arial"/>
          <w:lang w:val="pt-BR"/>
          <w:rPrChange w:id="10" w:author="Elias de Moraes Fernandes" w:date="2016-07-07T10:33:00Z">
            <w:rPr>
              <w:del w:id="11" w:author="Elias de Moraes Fernandes" w:date="2016-07-07T12:02:00Z"/>
              <w:lang w:val="pt-BR"/>
            </w:rPr>
          </w:rPrChange>
        </w:rPr>
      </w:pPr>
    </w:p>
    <w:p w14:paraId="3038559E" w14:textId="77777777" w:rsidR="00C9767E" w:rsidRPr="00996951" w:rsidRDefault="00C9767E">
      <w:pPr>
        <w:rPr>
          <w:rFonts w:ascii="Arial" w:hAnsi="Arial" w:cs="Arial"/>
          <w:lang w:val="pt-BR"/>
          <w:rPrChange w:id="12" w:author="Elias de Moraes Fernandes" w:date="2016-07-07T10:33:00Z">
            <w:rPr>
              <w:lang w:val="pt-BR"/>
            </w:rPr>
          </w:rPrChange>
        </w:rPr>
      </w:pPr>
    </w:p>
    <w:p w14:paraId="7C395FD8" w14:textId="1D110A12" w:rsidR="00C9767E" w:rsidRPr="00996951" w:rsidRDefault="00FF5CFF" w:rsidP="00C9767E">
      <w:pPr>
        <w:jc w:val="center"/>
        <w:rPr>
          <w:rFonts w:ascii="Arial" w:hAnsi="Arial" w:cs="Arial"/>
          <w:b/>
          <w:sz w:val="56"/>
          <w:lang w:val="pt-BR"/>
          <w:rPrChange w:id="13" w:author="Elias de Moraes Fernandes" w:date="2016-07-07T10:33:00Z">
            <w:rPr>
              <w:b/>
              <w:sz w:val="56"/>
              <w:lang w:val="pt-BR"/>
            </w:rPr>
          </w:rPrChange>
        </w:rPr>
      </w:pPr>
      <w:r w:rsidRPr="00996951">
        <w:rPr>
          <w:rFonts w:ascii="Arial" w:hAnsi="Arial" w:cs="Arial"/>
          <w:b/>
          <w:sz w:val="56"/>
          <w:lang w:val="pt-BR"/>
          <w:rPrChange w:id="14" w:author="Elias de Moraes Fernandes" w:date="2016-07-07T10:33:00Z">
            <w:rPr>
              <w:b/>
              <w:sz w:val="56"/>
              <w:lang w:val="pt-BR"/>
            </w:rPr>
          </w:rPrChange>
        </w:rPr>
        <w:t>NONDA</w:t>
      </w:r>
    </w:p>
    <w:p w14:paraId="401ECC51" w14:textId="77777777" w:rsidR="00C9767E" w:rsidRPr="00996951" w:rsidRDefault="00C9767E" w:rsidP="00C9767E">
      <w:pPr>
        <w:jc w:val="center"/>
        <w:rPr>
          <w:rFonts w:ascii="Arial" w:hAnsi="Arial" w:cs="Arial"/>
          <w:sz w:val="32"/>
          <w:lang w:val="pt-BR"/>
          <w:rPrChange w:id="15" w:author="Elias de Moraes Fernandes" w:date="2016-07-07T10:33:00Z">
            <w:rPr>
              <w:sz w:val="32"/>
              <w:lang w:val="pt-BR"/>
            </w:rPr>
          </w:rPrChange>
        </w:rPr>
      </w:pPr>
      <w:r w:rsidRPr="00996951">
        <w:rPr>
          <w:rFonts w:ascii="Arial" w:hAnsi="Arial" w:cs="Arial"/>
          <w:sz w:val="32"/>
          <w:lang w:val="pt-BR"/>
          <w:rPrChange w:id="16" w:author="Elias de Moraes Fernandes" w:date="2016-07-07T10:33:00Z">
            <w:rPr>
              <w:sz w:val="32"/>
              <w:lang w:val="pt-BR"/>
            </w:rPr>
          </w:rPrChange>
        </w:rPr>
        <w:t>Game Design Document</w:t>
      </w:r>
    </w:p>
    <w:p w14:paraId="78911A29" w14:textId="2FE4E938" w:rsidR="00C9767E" w:rsidRPr="00996951" w:rsidRDefault="00C9767E" w:rsidP="00C9767E">
      <w:pPr>
        <w:jc w:val="center"/>
        <w:rPr>
          <w:rFonts w:ascii="Arial" w:hAnsi="Arial" w:cs="Arial"/>
          <w:sz w:val="32"/>
          <w:lang w:val="pt-BR"/>
          <w:rPrChange w:id="17" w:author="Elias de Moraes Fernandes" w:date="2016-07-07T10:33:00Z">
            <w:rPr>
              <w:sz w:val="32"/>
              <w:lang w:val="pt-BR"/>
            </w:rPr>
          </w:rPrChange>
        </w:rPr>
      </w:pPr>
      <w:r w:rsidRPr="00996951">
        <w:rPr>
          <w:rFonts w:ascii="Arial" w:hAnsi="Arial" w:cs="Arial"/>
          <w:sz w:val="32"/>
          <w:lang w:val="pt-BR"/>
          <w:rPrChange w:id="18" w:author="Elias de Moraes Fernandes" w:date="2016-07-07T10:33:00Z">
            <w:rPr>
              <w:sz w:val="32"/>
              <w:lang w:val="pt-BR"/>
            </w:rPr>
          </w:rPrChange>
        </w:rPr>
        <w:t>Vers</w:t>
      </w:r>
      <w:r w:rsidRPr="00996951">
        <w:rPr>
          <w:rFonts w:ascii="Arial" w:eastAsia="Calibri" w:hAnsi="Arial" w:cs="Arial"/>
          <w:sz w:val="32"/>
          <w:lang w:val="pt-BR"/>
          <w:rPrChange w:id="19" w:author="Elias de Moraes Fernandes" w:date="2016-07-07T10:33:00Z">
            <w:rPr>
              <w:sz w:val="32"/>
              <w:lang w:val="pt-BR"/>
            </w:rPr>
          </w:rPrChange>
        </w:rPr>
        <w:t>ão:</w:t>
      </w:r>
      <w:r w:rsidRPr="00996951">
        <w:rPr>
          <w:rFonts w:ascii="Arial" w:hAnsi="Arial" w:cs="Arial"/>
          <w:sz w:val="32"/>
          <w:lang w:val="pt-BR"/>
          <w:rPrChange w:id="20" w:author="Elias de Moraes Fernandes" w:date="2016-07-07T10:33:00Z">
            <w:rPr>
              <w:sz w:val="32"/>
              <w:lang w:val="pt-BR"/>
            </w:rPr>
          </w:rPrChange>
        </w:rPr>
        <w:t xml:space="preserve"> </w:t>
      </w:r>
      <w:del w:id="21" w:author="Elias De Moraes Fernandes" w:date="2016-03-16T11:22:00Z">
        <w:r w:rsidRPr="00996951" w:rsidDel="00B46CD9">
          <w:rPr>
            <w:rFonts w:ascii="Arial" w:hAnsi="Arial" w:cs="Arial"/>
            <w:sz w:val="32"/>
            <w:lang w:val="pt-BR"/>
            <w:rPrChange w:id="22" w:author="Elias de Moraes Fernandes" w:date="2016-07-07T10:33:00Z">
              <w:rPr>
                <w:sz w:val="32"/>
                <w:lang w:val="pt-BR"/>
              </w:rPr>
            </w:rPrChange>
          </w:rPr>
          <w:delText>1.</w:delText>
        </w:r>
        <w:r w:rsidR="007F4749" w:rsidRPr="00996951" w:rsidDel="00B46CD9">
          <w:rPr>
            <w:rFonts w:ascii="Arial" w:hAnsi="Arial" w:cs="Arial"/>
            <w:sz w:val="32"/>
            <w:lang w:val="pt-BR"/>
            <w:rPrChange w:id="23" w:author="Elias de Moraes Fernandes" w:date="2016-07-07T10:33:00Z">
              <w:rPr>
                <w:sz w:val="32"/>
                <w:lang w:val="pt-BR"/>
              </w:rPr>
            </w:rPrChange>
          </w:rPr>
          <w:delText>1</w:delText>
        </w:r>
      </w:del>
      <w:ins w:id="24" w:author="Elias De Moraes Fernandes" w:date="2016-03-16T11:22:00Z">
        <w:del w:id="25" w:author="Elias De Moraes Fernandes" w:date="2016-06-09T15:05:00Z">
          <w:r w:rsidR="00B46CD9" w:rsidRPr="00996951" w:rsidDel="0042094F">
            <w:rPr>
              <w:rFonts w:ascii="Arial" w:hAnsi="Arial" w:cs="Arial"/>
              <w:sz w:val="32"/>
              <w:lang w:val="pt-BR"/>
              <w:rPrChange w:id="26" w:author="Elias de Moraes Fernandes" w:date="2016-07-07T10:33:00Z">
                <w:rPr>
                  <w:sz w:val="32"/>
                  <w:lang w:val="pt-BR"/>
                </w:rPr>
              </w:rPrChange>
            </w:rPr>
            <w:delText>2</w:delText>
          </w:r>
        </w:del>
      </w:ins>
      <w:ins w:id="27" w:author="Elias De Moraes Fernandes" w:date="2016-06-09T15:05:00Z">
        <w:r w:rsidR="0042094F" w:rsidRPr="00996951">
          <w:rPr>
            <w:rFonts w:ascii="Arial" w:hAnsi="Arial" w:cs="Arial"/>
            <w:sz w:val="32"/>
            <w:lang w:val="pt-BR"/>
            <w:rPrChange w:id="28" w:author="Elias de Moraes Fernandes" w:date="2016-07-07T10:33:00Z">
              <w:rPr>
                <w:sz w:val="32"/>
                <w:lang w:val="pt-BR"/>
              </w:rPr>
            </w:rPrChange>
          </w:rPr>
          <w:t>3</w:t>
        </w:r>
      </w:ins>
      <w:ins w:id="29" w:author="Elias De Moraes Fernandes" w:date="2016-03-16T11:22:00Z">
        <w:r w:rsidR="00B46CD9" w:rsidRPr="00996951">
          <w:rPr>
            <w:rFonts w:ascii="Arial" w:hAnsi="Arial" w:cs="Arial"/>
            <w:sz w:val="32"/>
            <w:lang w:val="pt-BR"/>
            <w:rPrChange w:id="30" w:author="Elias de Moraes Fernandes" w:date="2016-07-07T10:33:00Z">
              <w:rPr>
                <w:sz w:val="32"/>
                <w:lang w:val="pt-BR"/>
              </w:rPr>
            </w:rPrChange>
          </w:rPr>
          <w:t>.0</w:t>
        </w:r>
      </w:ins>
      <w:ins w:id="31" w:author="Elias De Moraes Fernandes" w:date="2016-06-09T15:05:00Z">
        <w:r w:rsidR="0042094F" w:rsidRPr="00996951">
          <w:rPr>
            <w:rFonts w:ascii="Arial" w:hAnsi="Arial" w:cs="Arial"/>
            <w:sz w:val="32"/>
            <w:lang w:val="pt-BR"/>
            <w:rPrChange w:id="32" w:author="Elias de Moraes Fernandes" w:date="2016-07-07T10:33:00Z">
              <w:rPr>
                <w:sz w:val="32"/>
                <w:lang w:val="pt-BR"/>
              </w:rPr>
            </w:rPrChange>
          </w:rPr>
          <w:t xml:space="preserve"> (alterada 09/06/2016)</w:t>
        </w:r>
      </w:ins>
    </w:p>
    <w:p w14:paraId="71A595D2" w14:textId="77777777" w:rsidR="00C9767E" w:rsidRPr="00996951" w:rsidRDefault="00C9767E" w:rsidP="00C9767E">
      <w:pPr>
        <w:jc w:val="center"/>
        <w:rPr>
          <w:rFonts w:ascii="Arial" w:hAnsi="Arial" w:cs="Arial"/>
          <w:sz w:val="32"/>
          <w:lang w:val="pt-BR"/>
          <w:rPrChange w:id="33" w:author="Elias de Moraes Fernandes" w:date="2016-07-07T10:33:00Z">
            <w:rPr>
              <w:sz w:val="32"/>
              <w:lang w:val="pt-BR"/>
            </w:rPr>
          </w:rPrChange>
        </w:rPr>
      </w:pPr>
    </w:p>
    <w:p w14:paraId="78718E19" w14:textId="77777777" w:rsidR="00C9767E" w:rsidRPr="00996951" w:rsidRDefault="00C9767E" w:rsidP="00C9767E">
      <w:pPr>
        <w:jc w:val="center"/>
        <w:rPr>
          <w:rFonts w:ascii="Arial" w:hAnsi="Arial" w:cs="Arial"/>
          <w:sz w:val="32"/>
          <w:lang w:val="pt-BR"/>
          <w:rPrChange w:id="34" w:author="Elias de Moraes Fernandes" w:date="2016-07-07T10:33:00Z">
            <w:rPr>
              <w:sz w:val="32"/>
              <w:lang w:val="pt-BR"/>
            </w:rPr>
          </w:rPrChange>
        </w:rPr>
      </w:pPr>
    </w:p>
    <w:p w14:paraId="37655C2E" w14:textId="77777777" w:rsidR="00C9767E" w:rsidRPr="00996951" w:rsidRDefault="00C9767E" w:rsidP="00CD7447">
      <w:pPr>
        <w:ind w:left="1985"/>
        <w:rPr>
          <w:rFonts w:ascii="Arial" w:hAnsi="Arial" w:cs="Arial"/>
          <w:b/>
          <w:sz w:val="32"/>
          <w:lang w:val="pt-BR"/>
          <w:rPrChange w:id="35" w:author="Elias de Moraes Fernandes" w:date="2016-07-07T10:33:00Z">
            <w:rPr>
              <w:b/>
              <w:sz w:val="32"/>
              <w:lang w:val="pt-BR"/>
            </w:rPr>
          </w:rPrChange>
        </w:rPr>
      </w:pPr>
      <w:r w:rsidRPr="00996951">
        <w:rPr>
          <w:rFonts w:ascii="Arial" w:hAnsi="Arial" w:cs="Arial"/>
          <w:b/>
          <w:sz w:val="32"/>
          <w:lang w:val="pt-BR"/>
          <w:rPrChange w:id="36" w:author="Elias de Moraes Fernandes" w:date="2016-07-07T10:33:00Z">
            <w:rPr>
              <w:b/>
              <w:sz w:val="32"/>
              <w:lang w:val="pt-BR"/>
            </w:rPr>
          </w:rPrChange>
        </w:rPr>
        <w:t>Autores:</w:t>
      </w:r>
    </w:p>
    <w:p w14:paraId="468E175E" w14:textId="77777777" w:rsidR="00C9767E" w:rsidRPr="00996951" w:rsidRDefault="00945127" w:rsidP="00CD7447">
      <w:pPr>
        <w:spacing w:after="0"/>
        <w:ind w:left="1985"/>
        <w:rPr>
          <w:rFonts w:ascii="Arial" w:hAnsi="Arial" w:cs="Arial"/>
          <w:sz w:val="32"/>
          <w:lang w:val="pt-BR"/>
          <w:rPrChange w:id="37" w:author="Elias de Moraes Fernandes" w:date="2016-07-07T10:33:00Z">
            <w:rPr>
              <w:sz w:val="32"/>
              <w:lang w:val="pt-BR"/>
            </w:rPr>
          </w:rPrChange>
        </w:rPr>
      </w:pPr>
      <w:r w:rsidRPr="00996951">
        <w:rPr>
          <w:rFonts w:ascii="Arial" w:hAnsi="Arial" w:cs="Arial"/>
          <w:sz w:val="32"/>
          <w:lang w:val="pt-BR"/>
          <w:rPrChange w:id="38" w:author="Elias de Moraes Fernandes" w:date="2016-07-07T10:33:00Z">
            <w:rPr>
              <w:sz w:val="32"/>
              <w:lang w:val="pt-BR"/>
            </w:rPr>
          </w:rPrChange>
        </w:rPr>
        <w:t>Elias de Moraes Fernandes</w:t>
      </w:r>
    </w:p>
    <w:p w14:paraId="1CCC685A" w14:textId="77777777" w:rsidR="00C9767E" w:rsidRPr="00996951" w:rsidRDefault="00C9767E" w:rsidP="00C9767E">
      <w:pPr>
        <w:rPr>
          <w:rFonts w:ascii="Arial" w:hAnsi="Arial" w:cs="Arial"/>
          <w:sz w:val="32"/>
          <w:lang w:val="pt-BR"/>
          <w:rPrChange w:id="39" w:author="Elias de Moraes Fernandes" w:date="2016-07-07T10:33:00Z">
            <w:rPr>
              <w:sz w:val="32"/>
              <w:lang w:val="pt-BR"/>
            </w:rPr>
          </w:rPrChange>
        </w:rPr>
      </w:pPr>
    </w:p>
    <w:p w14:paraId="36F18136" w14:textId="77777777" w:rsidR="00F27980" w:rsidRPr="00996951" w:rsidRDefault="00F27980" w:rsidP="00C9767E">
      <w:pPr>
        <w:rPr>
          <w:rFonts w:ascii="Arial" w:hAnsi="Arial" w:cs="Arial"/>
          <w:b/>
          <w:sz w:val="48"/>
          <w:lang w:val="pt-BR"/>
          <w:rPrChange w:id="40" w:author="Elias de Moraes Fernandes" w:date="2016-07-07T10:33:00Z">
            <w:rPr>
              <w:b/>
              <w:sz w:val="48"/>
              <w:lang w:val="pt-BR"/>
            </w:rPr>
          </w:rPrChange>
        </w:rPr>
      </w:pPr>
    </w:p>
    <w:p w14:paraId="69F6B56E" w14:textId="77777777" w:rsidR="00F27980" w:rsidRDefault="00F27980" w:rsidP="0040102B">
      <w:pPr>
        <w:spacing w:after="0"/>
        <w:jc w:val="center"/>
        <w:rPr>
          <w:ins w:id="41" w:author="Elias de Moraes Fernandes" w:date="2016-07-07T12:02:00Z"/>
          <w:rFonts w:ascii="Arial" w:hAnsi="Arial" w:cs="Arial"/>
          <w:sz w:val="32"/>
          <w:lang w:val="pt-BR"/>
        </w:rPr>
      </w:pPr>
    </w:p>
    <w:p w14:paraId="2F649C11" w14:textId="77777777" w:rsidR="00F96AE7" w:rsidRDefault="00F96AE7" w:rsidP="0040102B">
      <w:pPr>
        <w:spacing w:after="0"/>
        <w:jc w:val="center"/>
        <w:rPr>
          <w:ins w:id="42" w:author="Elias de Moraes Fernandes" w:date="2016-07-07T12:02:00Z"/>
          <w:rFonts w:ascii="Arial" w:hAnsi="Arial" w:cs="Arial"/>
          <w:sz w:val="32"/>
          <w:lang w:val="pt-BR"/>
        </w:rPr>
      </w:pPr>
    </w:p>
    <w:p w14:paraId="27C080D2" w14:textId="77777777" w:rsidR="00F96AE7" w:rsidRPr="00996951" w:rsidRDefault="00F96AE7" w:rsidP="0040102B">
      <w:pPr>
        <w:spacing w:after="0"/>
        <w:jc w:val="center"/>
        <w:rPr>
          <w:rFonts w:ascii="Arial" w:hAnsi="Arial" w:cs="Arial"/>
          <w:sz w:val="32"/>
          <w:lang w:val="pt-BR"/>
          <w:rPrChange w:id="43" w:author="Elias de Moraes Fernandes" w:date="2016-07-07T10:33:00Z">
            <w:rPr>
              <w:sz w:val="32"/>
              <w:lang w:val="pt-BR"/>
            </w:rPr>
          </w:rPrChange>
        </w:rPr>
      </w:pPr>
    </w:p>
    <w:p w14:paraId="6315EC7F" w14:textId="77777777" w:rsidR="00F96AE7" w:rsidRDefault="00F96AE7" w:rsidP="0040102B">
      <w:pPr>
        <w:spacing w:after="0"/>
        <w:jc w:val="center"/>
        <w:rPr>
          <w:ins w:id="44" w:author="Elias de Moraes Fernandes" w:date="2016-07-07T12:02:00Z"/>
          <w:rFonts w:ascii="Arial" w:hAnsi="Arial" w:cs="Arial"/>
          <w:sz w:val="32"/>
          <w:lang w:val="pt-BR"/>
        </w:rPr>
      </w:pPr>
    </w:p>
    <w:p w14:paraId="68CBFD7D" w14:textId="77777777" w:rsidR="0040102B" w:rsidRPr="009C5A19" w:rsidRDefault="00945127" w:rsidP="0040102B">
      <w:pPr>
        <w:spacing w:after="0"/>
        <w:jc w:val="center"/>
        <w:rPr>
          <w:rFonts w:ascii="Arial" w:hAnsi="Arial" w:cs="Arial"/>
          <w:sz w:val="20"/>
          <w:szCs w:val="20"/>
          <w:lang w:val="pt-BR"/>
          <w:rPrChange w:id="45" w:author="Elias de Moraes Fernandes" w:date="2016-07-07T12:03:00Z">
            <w:rPr>
              <w:sz w:val="32"/>
              <w:lang w:val="pt-BR"/>
            </w:rPr>
          </w:rPrChange>
        </w:rPr>
      </w:pPr>
      <w:r w:rsidRPr="009C5A19">
        <w:rPr>
          <w:rFonts w:ascii="Arial" w:hAnsi="Arial" w:cs="Arial"/>
          <w:sz w:val="20"/>
          <w:szCs w:val="20"/>
          <w:lang w:val="pt-BR"/>
          <w:rPrChange w:id="46" w:author="Elias de Moraes Fernandes" w:date="2016-07-07T12:03:00Z">
            <w:rPr>
              <w:sz w:val="32"/>
              <w:lang w:val="pt-BR"/>
            </w:rPr>
          </w:rPrChange>
        </w:rPr>
        <w:t>Paran</w:t>
      </w:r>
      <w:r w:rsidRPr="009C5A19">
        <w:rPr>
          <w:rFonts w:ascii="Arial" w:eastAsia="Calibri" w:hAnsi="Arial" w:cs="Arial"/>
          <w:sz w:val="20"/>
          <w:szCs w:val="20"/>
          <w:lang w:val="pt-BR"/>
          <w:rPrChange w:id="47" w:author="Elias de Moraes Fernandes" w:date="2016-07-07T12:03:00Z">
            <w:rPr>
              <w:sz w:val="32"/>
              <w:lang w:val="pt-BR"/>
            </w:rPr>
          </w:rPrChange>
        </w:rPr>
        <w:t>á</w:t>
      </w:r>
    </w:p>
    <w:p w14:paraId="74C89879" w14:textId="77777777" w:rsidR="00C9767E" w:rsidRPr="009C5A19" w:rsidRDefault="00945127" w:rsidP="0040102B">
      <w:pPr>
        <w:spacing w:after="0"/>
        <w:jc w:val="center"/>
        <w:rPr>
          <w:rFonts w:ascii="Arial" w:hAnsi="Arial" w:cs="Arial"/>
          <w:sz w:val="20"/>
          <w:szCs w:val="20"/>
          <w:lang w:val="pt-BR"/>
          <w:rPrChange w:id="48" w:author="Elias de Moraes Fernandes" w:date="2016-07-07T12:03:00Z">
            <w:rPr>
              <w:sz w:val="32"/>
              <w:lang w:val="pt-BR"/>
            </w:rPr>
          </w:rPrChange>
        </w:rPr>
      </w:pPr>
      <w:r w:rsidRPr="009C5A19">
        <w:rPr>
          <w:rFonts w:ascii="Arial" w:hAnsi="Arial" w:cs="Arial"/>
          <w:sz w:val="20"/>
          <w:szCs w:val="20"/>
          <w:lang w:val="pt-BR"/>
          <w:rPrChange w:id="49" w:author="Elias de Moraes Fernandes" w:date="2016-07-07T12:03:00Z">
            <w:rPr>
              <w:sz w:val="32"/>
              <w:lang w:val="pt-BR"/>
            </w:rPr>
          </w:rPrChange>
        </w:rPr>
        <w:t>Dezembro</w:t>
      </w:r>
      <w:r w:rsidR="0040102B" w:rsidRPr="009C5A19">
        <w:rPr>
          <w:rFonts w:ascii="Arial" w:hAnsi="Arial" w:cs="Arial"/>
          <w:sz w:val="20"/>
          <w:szCs w:val="20"/>
          <w:lang w:val="pt-BR"/>
          <w:rPrChange w:id="50" w:author="Elias de Moraes Fernandes" w:date="2016-07-07T12:03:00Z">
            <w:rPr>
              <w:sz w:val="32"/>
              <w:lang w:val="pt-BR"/>
            </w:rPr>
          </w:rPrChange>
        </w:rPr>
        <w:t xml:space="preserve"> de 201</w:t>
      </w:r>
      <w:r w:rsidRPr="009C5A19">
        <w:rPr>
          <w:rFonts w:ascii="Arial" w:hAnsi="Arial" w:cs="Arial"/>
          <w:sz w:val="20"/>
          <w:szCs w:val="20"/>
          <w:lang w:val="pt-BR"/>
          <w:rPrChange w:id="51" w:author="Elias de Moraes Fernandes" w:date="2016-07-07T12:03:00Z">
            <w:rPr>
              <w:sz w:val="32"/>
              <w:lang w:val="pt-BR"/>
            </w:rPr>
          </w:rPrChange>
        </w:rPr>
        <w:t>5</w:t>
      </w:r>
    </w:p>
    <w:p w14:paraId="4E8E41A8" w14:textId="77777777" w:rsidR="005E6EDF" w:rsidRPr="00996951" w:rsidRDefault="005E6EDF" w:rsidP="005E6EDF">
      <w:pPr>
        <w:tabs>
          <w:tab w:val="left" w:pos="7672"/>
        </w:tabs>
        <w:jc w:val="center"/>
        <w:rPr>
          <w:rFonts w:ascii="Arial" w:hAnsi="Arial" w:cs="Arial"/>
          <w:sz w:val="36"/>
          <w:lang w:val="pt-BR"/>
          <w:rPrChange w:id="52" w:author="Elias de Moraes Fernandes" w:date="2016-07-07T10:33:00Z">
            <w:rPr>
              <w:sz w:val="36"/>
              <w:lang w:val="pt-BR"/>
            </w:rPr>
          </w:rPrChange>
        </w:rPr>
      </w:pPr>
      <w:r w:rsidRPr="00996951">
        <w:rPr>
          <w:rFonts w:ascii="Arial" w:eastAsia="Calibri" w:hAnsi="Arial" w:cs="Arial"/>
          <w:sz w:val="36"/>
          <w:lang w:val="pt-BR"/>
          <w:rPrChange w:id="53" w:author="Elias de Moraes Fernandes" w:date="2016-07-07T10:33:00Z">
            <w:rPr>
              <w:sz w:val="36"/>
              <w:lang w:val="pt-BR"/>
            </w:rPr>
          </w:rPrChange>
        </w:rPr>
        <w:lastRenderedPageBreak/>
        <w:t>Índice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  <w:rPrChange w:id="54" w:author="Elias de Moraes Fernandes" w:date="2016-07-07T10:33:00Z"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rPrChange>
        </w:rPr>
        <w:id w:val="1284081594"/>
        <w:docPartObj>
          <w:docPartGallery w:val="Table of Contents"/>
          <w:docPartUnique/>
        </w:docPartObj>
      </w:sdtPr>
      <w:sdtEndPr>
        <w:rPr>
          <w:noProof/>
          <w:rPrChange w:id="55" w:author="Elias de Moraes Fernandes" w:date="2016-07-07T10:33:00Z">
            <w:rPr/>
          </w:rPrChange>
        </w:rPr>
      </w:sdtEndPr>
      <w:sdtContent>
        <w:p w14:paraId="4279B2DB" w14:textId="77777777" w:rsidR="0077658F" w:rsidRPr="00996951" w:rsidRDefault="0077658F">
          <w:pPr>
            <w:pStyle w:val="TOCHeading"/>
            <w:rPr>
              <w:rFonts w:ascii="Arial" w:hAnsi="Arial" w:cs="Arial"/>
              <w:rPrChange w:id="56" w:author="Elias de Moraes Fernandes" w:date="2016-07-07T10:33:00Z">
                <w:rPr/>
              </w:rPrChange>
            </w:rPr>
          </w:pPr>
        </w:p>
        <w:p w14:paraId="49384806" w14:textId="77777777" w:rsidR="009C70B0" w:rsidRPr="00996951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57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58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59" w:author="Elias de Moraes Fernandes" w:date="2016-07-07T10:33:00Z">
                <w:rPr/>
              </w:rPrChange>
            </w:rPr>
            <w:instrText xml:space="preserve"> TOC \o "1-3" \h \z \u </w:instrText>
          </w:r>
          <w:r w:rsidRPr="00996951">
            <w:rPr>
              <w:rFonts w:ascii="Arial" w:hAnsi="Arial" w:cs="Arial"/>
              <w:rPrChange w:id="60" w:author="Elias de Moraes Fernandes" w:date="2016-07-07T10:33:00Z">
                <w:rPr/>
              </w:rPrChange>
            </w:rPr>
            <w:fldChar w:fldCharType="separate"/>
          </w:r>
          <w:r w:rsidR="00164752" w:rsidRPr="00996951">
            <w:rPr>
              <w:rFonts w:ascii="Arial" w:hAnsi="Arial" w:cs="Arial"/>
              <w:rPrChange w:id="61" w:author="Elias de Moraes Fernandes" w:date="2016-07-07T10:33:00Z">
                <w:rPr/>
              </w:rPrChange>
            </w:rPr>
            <w:fldChar w:fldCharType="begin"/>
          </w:r>
          <w:r w:rsidR="00164752" w:rsidRPr="00996951">
            <w:rPr>
              <w:rFonts w:ascii="Arial" w:hAnsi="Arial" w:cs="Arial"/>
              <w:rPrChange w:id="62" w:author="Elias de Moraes Fernandes" w:date="2016-07-07T10:33:00Z">
                <w:rPr/>
              </w:rPrChange>
            </w:rPr>
            <w:instrText xml:space="preserve"> HYPERLINK \l "_Toc442190679" </w:instrText>
          </w:r>
          <w:r w:rsidR="00164752" w:rsidRPr="00996951">
            <w:rPr>
              <w:rFonts w:ascii="Arial" w:hAnsi="Arial" w:cs="Arial"/>
              <w:rPrChange w:id="63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64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1.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65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66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Hist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67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ória</w:t>
          </w:r>
          <w:r w:rsidR="009C70B0" w:rsidRPr="00996951">
            <w:rPr>
              <w:rFonts w:ascii="Arial" w:hAnsi="Arial" w:cs="Arial"/>
              <w:noProof/>
              <w:webHidden/>
              <w:rPrChange w:id="68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69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70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_Toc442190679 \h </w:instrText>
          </w:r>
          <w:r w:rsidR="009C70B0" w:rsidRPr="00996951">
            <w:rPr>
              <w:rFonts w:ascii="Arial" w:hAnsi="Arial" w:cs="Arial"/>
              <w:noProof/>
              <w:webHidden/>
              <w:rPrChange w:id="71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72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r w:rsidR="00D71A67" w:rsidRPr="00996951">
            <w:rPr>
              <w:rFonts w:ascii="Arial" w:hAnsi="Arial" w:cs="Arial"/>
              <w:noProof/>
              <w:webHidden/>
              <w:rPrChange w:id="73" w:author="Elias de Moraes Fernandes" w:date="2016-07-07T10:33:00Z">
                <w:rPr>
                  <w:noProof/>
                  <w:webHidden/>
                </w:rPr>
              </w:rPrChange>
            </w:rPr>
            <w:t>3</w:t>
          </w:r>
          <w:r w:rsidR="009C70B0" w:rsidRPr="00996951">
            <w:rPr>
              <w:rFonts w:ascii="Arial" w:hAnsi="Arial" w:cs="Arial"/>
              <w:noProof/>
              <w:webHidden/>
              <w:rPrChange w:id="74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="00164752" w:rsidRPr="00996951">
            <w:rPr>
              <w:rFonts w:ascii="Arial" w:hAnsi="Arial" w:cs="Arial"/>
              <w:noProof/>
              <w:rPrChange w:id="75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0F2FDC8F" w14:textId="77777777" w:rsidR="009C70B0" w:rsidRPr="00996951" w:rsidRDefault="00164752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76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77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78" w:author="Elias de Moraes Fernandes" w:date="2016-07-07T10:33:00Z">
                <w:rPr/>
              </w:rPrChange>
            </w:rPr>
            <w:instrText xml:space="preserve"> HYPERLINK \l "_Toc442190680" </w:instrText>
          </w:r>
          <w:r w:rsidRPr="00996951">
            <w:rPr>
              <w:rFonts w:ascii="Arial" w:hAnsi="Arial" w:cs="Arial"/>
              <w:rPrChange w:id="79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80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2.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81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82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Gameplay</w:t>
          </w:r>
          <w:r w:rsidR="009C70B0" w:rsidRPr="00996951">
            <w:rPr>
              <w:rFonts w:ascii="Arial" w:hAnsi="Arial" w:cs="Arial"/>
              <w:noProof/>
              <w:webHidden/>
              <w:rPrChange w:id="83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84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85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_Toc442190680 \h </w:instrText>
          </w:r>
          <w:r w:rsidR="009C70B0" w:rsidRPr="00996951">
            <w:rPr>
              <w:rFonts w:ascii="Arial" w:hAnsi="Arial" w:cs="Arial"/>
              <w:noProof/>
              <w:webHidden/>
              <w:rPrChange w:id="86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87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r w:rsidR="00D71A67" w:rsidRPr="00996951">
            <w:rPr>
              <w:rFonts w:ascii="Arial" w:hAnsi="Arial" w:cs="Arial"/>
              <w:noProof/>
              <w:webHidden/>
              <w:rPrChange w:id="88" w:author="Elias de Moraes Fernandes" w:date="2016-07-07T10:33:00Z">
                <w:rPr>
                  <w:noProof/>
                  <w:webHidden/>
                </w:rPr>
              </w:rPrChange>
            </w:rPr>
            <w:t>5</w:t>
          </w:r>
          <w:r w:rsidR="009C70B0" w:rsidRPr="00996951">
            <w:rPr>
              <w:rFonts w:ascii="Arial" w:hAnsi="Arial" w:cs="Arial"/>
              <w:noProof/>
              <w:webHidden/>
              <w:rPrChange w:id="89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90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3A2D0D47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91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92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93" w:author="Elias de Moraes Fernandes" w:date="2016-07-07T10:33:00Z">
                <w:rPr/>
              </w:rPrChange>
            </w:rPr>
            <w:instrText xml:space="preserve"> HYPERLINK \l "_Toc442190681" </w:instrText>
          </w:r>
          <w:r w:rsidRPr="00996951">
            <w:rPr>
              <w:rFonts w:ascii="Arial" w:hAnsi="Arial" w:cs="Arial"/>
              <w:rPrChange w:id="94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95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3.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96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97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Personagens</w:t>
          </w:r>
          <w:r w:rsidR="009C70B0" w:rsidRPr="00996951">
            <w:rPr>
              <w:rFonts w:ascii="Arial" w:hAnsi="Arial" w:cs="Arial"/>
              <w:noProof/>
              <w:webHidden/>
              <w:rPrChange w:id="98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99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00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_Toc442190681 \h </w:instrText>
          </w:r>
          <w:r w:rsidR="009C70B0" w:rsidRPr="00996951">
            <w:rPr>
              <w:rFonts w:ascii="Arial" w:hAnsi="Arial" w:cs="Arial"/>
              <w:noProof/>
              <w:webHidden/>
              <w:rPrChange w:id="101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02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03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104" w:author="Elias de Moraes Fernandes" w:date="2016-07-07T10:33:00Z">
                  <w:rPr>
                    <w:noProof/>
                    <w:webHidden/>
                  </w:rPr>
                </w:rPrChange>
              </w:rPr>
              <w:t>8</w:t>
            </w:r>
          </w:ins>
          <w:del w:id="105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106" w:author="Elias de Moraes Fernandes" w:date="2016-07-07T10:33:00Z">
                  <w:rPr>
                    <w:noProof/>
                    <w:webHidden/>
                  </w:rPr>
                </w:rPrChange>
              </w:rPr>
              <w:delText>7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107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108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6D632087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109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110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111" w:author="Elias de Moraes Fernandes" w:date="2016-07-07T10:33:00Z">
                <w:rPr/>
              </w:rPrChange>
            </w:rPr>
            <w:instrText xml:space="preserve"> HYPERLINK \l "_Toc442190682" </w:instrText>
          </w:r>
          <w:r w:rsidRPr="00996951">
            <w:rPr>
              <w:rFonts w:ascii="Arial" w:hAnsi="Arial" w:cs="Arial"/>
              <w:rPrChange w:id="112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13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4.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114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15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Controles</w:t>
          </w:r>
          <w:r w:rsidR="009C70B0" w:rsidRPr="00996951">
            <w:rPr>
              <w:rFonts w:ascii="Arial" w:hAnsi="Arial" w:cs="Arial"/>
              <w:noProof/>
              <w:webHidden/>
              <w:rPrChange w:id="116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117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18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_Toc442190682 \h </w:instrText>
          </w:r>
          <w:r w:rsidR="009C70B0" w:rsidRPr="00996951">
            <w:rPr>
              <w:rFonts w:ascii="Arial" w:hAnsi="Arial" w:cs="Arial"/>
              <w:noProof/>
              <w:webHidden/>
              <w:rPrChange w:id="119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20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21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122" w:author="Elias de Moraes Fernandes" w:date="2016-07-07T10:33:00Z">
                  <w:rPr>
                    <w:noProof/>
                    <w:webHidden/>
                  </w:rPr>
                </w:rPrChange>
              </w:rPr>
              <w:t>10</w:t>
            </w:r>
          </w:ins>
          <w:del w:id="123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124" w:author="Elias de Moraes Fernandes" w:date="2016-07-07T10:33:00Z">
                  <w:rPr>
                    <w:noProof/>
                    <w:webHidden/>
                  </w:rPr>
                </w:rPrChange>
              </w:rPr>
              <w:delText>8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125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126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0EE3BCAE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127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128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129" w:author="Elias de Moraes Fernandes" w:date="2016-07-07T10:33:00Z">
                <w:rPr/>
              </w:rPrChange>
            </w:rPr>
            <w:instrText xml:space="preserve"> HYPERLINK \l "_Toc442190683" </w:instrText>
          </w:r>
          <w:r w:rsidRPr="00996951">
            <w:rPr>
              <w:rFonts w:ascii="Arial" w:hAnsi="Arial" w:cs="Arial"/>
              <w:rPrChange w:id="130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31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5.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132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33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C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134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âmera</w:t>
          </w:r>
          <w:r w:rsidR="009C70B0" w:rsidRPr="00996951">
            <w:rPr>
              <w:rFonts w:ascii="Arial" w:hAnsi="Arial" w:cs="Arial"/>
              <w:noProof/>
              <w:webHidden/>
              <w:rPrChange w:id="135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136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37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_Toc442190683 \h </w:instrText>
          </w:r>
          <w:r w:rsidR="009C70B0" w:rsidRPr="00996951">
            <w:rPr>
              <w:rFonts w:ascii="Arial" w:hAnsi="Arial" w:cs="Arial"/>
              <w:noProof/>
              <w:webHidden/>
              <w:rPrChange w:id="138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39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40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141" w:author="Elias de Moraes Fernandes" w:date="2016-07-07T10:33:00Z">
                  <w:rPr>
                    <w:noProof/>
                    <w:webHidden/>
                  </w:rPr>
                </w:rPrChange>
              </w:rPr>
              <w:t>11</w:t>
            </w:r>
          </w:ins>
          <w:del w:id="142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143" w:author="Elias de Moraes Fernandes" w:date="2016-07-07T10:33:00Z">
                  <w:rPr>
                    <w:noProof/>
                    <w:webHidden/>
                  </w:rPr>
                </w:rPrChange>
              </w:rPr>
              <w:delText>9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144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145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51CA0666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146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147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148" w:author="Elias de Moraes Fernandes" w:date="2016-07-07T10:33:00Z">
                <w:rPr/>
              </w:rPrChange>
            </w:rPr>
            <w:instrText xml:space="preserve"> HYPERLINK \l "_Toc442190684" </w:instrText>
          </w:r>
          <w:r w:rsidRPr="00996951">
            <w:rPr>
              <w:rFonts w:ascii="Arial" w:hAnsi="Arial" w:cs="Arial"/>
              <w:rPrChange w:id="149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50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6.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151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52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Universo do Jogo</w:t>
          </w:r>
          <w:r w:rsidR="009C70B0" w:rsidRPr="00996951">
            <w:rPr>
              <w:rFonts w:ascii="Arial" w:hAnsi="Arial" w:cs="Arial"/>
              <w:noProof/>
              <w:webHidden/>
              <w:rPrChange w:id="153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154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55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_Toc442190684 \h </w:instrText>
          </w:r>
          <w:r w:rsidR="009C70B0" w:rsidRPr="00996951">
            <w:rPr>
              <w:rFonts w:ascii="Arial" w:hAnsi="Arial" w:cs="Arial"/>
              <w:noProof/>
              <w:webHidden/>
              <w:rPrChange w:id="156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57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58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159" w:author="Elias de Moraes Fernandes" w:date="2016-07-07T10:33:00Z">
                  <w:rPr>
                    <w:noProof/>
                    <w:webHidden/>
                  </w:rPr>
                </w:rPrChange>
              </w:rPr>
              <w:t>12</w:t>
            </w:r>
          </w:ins>
          <w:del w:id="160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161" w:author="Elias de Moraes Fernandes" w:date="2016-07-07T10:33:00Z">
                  <w:rPr>
                    <w:noProof/>
                    <w:webHidden/>
                  </w:rPr>
                </w:rPrChange>
              </w:rPr>
              <w:delText>10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162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163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4E6450D1" w14:textId="6FE37BAF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164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165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166" w:author="Elias de Moraes Fernandes" w:date="2016-07-07T10:33:00Z">
                <w:rPr/>
              </w:rPrChange>
            </w:rPr>
            <w:instrText xml:space="preserve"> HYPERLINK \l "_Toc442190685" </w:instrText>
          </w:r>
          <w:r w:rsidRPr="00996951">
            <w:rPr>
              <w:rFonts w:ascii="Arial" w:hAnsi="Arial" w:cs="Arial"/>
              <w:rPrChange w:id="167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68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7.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169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del w:id="170" w:author="Elias De Moraes Fernandes" w:date="2016-07-06T16:07:00Z">
            <w:r w:rsidR="009C70B0" w:rsidRPr="00996951" w:rsidDel="005C6DE9">
              <w:rPr>
                <w:rStyle w:val="Hyperlink"/>
                <w:rFonts w:ascii="Arial" w:hAnsi="Arial" w:cs="Arial"/>
                <w:b/>
                <w:noProof/>
                <w:lang w:val="pt-BR"/>
                <w:rPrChange w:id="171" w:author="Elias de Moraes Fernandes" w:date="2016-07-07T10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Inimigo</w:delText>
            </w:r>
          </w:del>
          <w:del w:id="172" w:author="Elias De Moraes Fernandes" w:date="2016-07-06T16:09:00Z">
            <w:r w:rsidR="009C70B0" w:rsidRPr="00996951" w:rsidDel="005C6DE9">
              <w:rPr>
                <w:rStyle w:val="Hyperlink"/>
                <w:rFonts w:ascii="Arial" w:hAnsi="Arial" w:cs="Arial"/>
                <w:b/>
                <w:noProof/>
                <w:lang w:val="pt-BR"/>
                <w:rPrChange w:id="173" w:author="Elias de Moraes Fernandes" w:date="2016-07-07T10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s</w:delText>
            </w:r>
          </w:del>
          <w:ins w:id="174" w:author="Elias De Moraes Fernandes" w:date="2016-07-06T16:09:00Z">
            <w:r w:rsidR="005C6DE9" w:rsidRPr="00996951">
              <w:rPr>
                <w:rStyle w:val="Hyperlink"/>
                <w:rFonts w:ascii="Arial" w:hAnsi="Arial" w:cs="Arial"/>
                <w:b/>
                <w:noProof/>
                <w:lang w:val="pt-BR"/>
                <w:rPrChange w:id="175" w:author="Elias de Moraes Fernandes" w:date="2016-07-07T10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t>Predadores</w:t>
            </w:r>
          </w:ins>
          <w:r w:rsidR="009C70B0" w:rsidRPr="00996951">
            <w:rPr>
              <w:rFonts w:ascii="Arial" w:hAnsi="Arial" w:cs="Arial"/>
              <w:noProof/>
              <w:webHidden/>
              <w:rPrChange w:id="176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177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78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_Toc442190685 \h </w:instrText>
          </w:r>
          <w:r w:rsidR="009C70B0" w:rsidRPr="00996951">
            <w:rPr>
              <w:rFonts w:ascii="Arial" w:hAnsi="Arial" w:cs="Arial"/>
              <w:noProof/>
              <w:webHidden/>
              <w:rPrChange w:id="179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80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81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182" w:author="Elias de Moraes Fernandes" w:date="2016-07-07T10:33:00Z">
                  <w:rPr>
                    <w:noProof/>
                    <w:webHidden/>
                  </w:rPr>
                </w:rPrChange>
              </w:rPr>
              <w:t>13</w:t>
            </w:r>
          </w:ins>
          <w:del w:id="183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184" w:author="Elias de Moraes Fernandes" w:date="2016-07-07T10:33:00Z">
                  <w:rPr>
                    <w:noProof/>
                    <w:webHidden/>
                  </w:rPr>
                </w:rPrChange>
              </w:rPr>
              <w:delText>11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185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186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797D52FD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187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188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189" w:author="Elias de Moraes Fernandes" w:date="2016-07-07T10:33:00Z">
                <w:rPr/>
              </w:rPrChange>
            </w:rPr>
            <w:instrText xml:space="preserve"> HYPERLINK \l "_Toc442190686" </w:instrText>
          </w:r>
          <w:r w:rsidRPr="00996951">
            <w:rPr>
              <w:rFonts w:ascii="Arial" w:hAnsi="Arial" w:cs="Arial"/>
              <w:rPrChange w:id="190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91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8.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192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193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Interface</w:t>
          </w:r>
          <w:r w:rsidR="009C70B0" w:rsidRPr="00996951">
            <w:rPr>
              <w:rFonts w:ascii="Arial" w:hAnsi="Arial" w:cs="Arial"/>
              <w:noProof/>
              <w:webHidden/>
              <w:rPrChange w:id="194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195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196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_Toc442190686 \h </w:instrText>
          </w:r>
          <w:r w:rsidR="009C70B0" w:rsidRPr="00996951">
            <w:rPr>
              <w:rFonts w:ascii="Arial" w:hAnsi="Arial" w:cs="Arial"/>
              <w:noProof/>
              <w:webHidden/>
              <w:rPrChange w:id="197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198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199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200" w:author="Elias de Moraes Fernandes" w:date="2016-07-07T10:33:00Z">
                  <w:rPr>
                    <w:noProof/>
                    <w:webHidden/>
                  </w:rPr>
                </w:rPrChange>
              </w:rPr>
              <w:t>17</w:t>
            </w:r>
          </w:ins>
          <w:del w:id="201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202" w:author="Elias de Moraes Fernandes" w:date="2016-07-07T10:33:00Z">
                  <w:rPr>
                    <w:noProof/>
                    <w:webHidden/>
                  </w:rPr>
                </w:rPrChange>
              </w:rPr>
              <w:delText>15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203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204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57E5B7C8" w14:textId="77777777" w:rsidR="009C70B0" w:rsidRPr="00996951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205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206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207" w:author="Elias de Moraes Fernandes" w:date="2016-07-07T10:33:00Z">
                <w:rPr/>
              </w:rPrChange>
            </w:rPr>
            <w:instrText xml:space="preserve"> HYPERLINK \l "_Toc442190687" </w:instrText>
          </w:r>
          <w:r w:rsidRPr="00996951">
            <w:rPr>
              <w:rFonts w:ascii="Arial" w:hAnsi="Arial" w:cs="Arial"/>
              <w:rPrChange w:id="208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09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9.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210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11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Cutscenes</w:t>
          </w:r>
          <w:r w:rsidR="009C70B0" w:rsidRPr="00996951">
            <w:rPr>
              <w:rFonts w:ascii="Arial" w:hAnsi="Arial" w:cs="Arial"/>
              <w:noProof/>
              <w:webHidden/>
              <w:rPrChange w:id="212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213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214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_Toc442190687 \h </w:instrText>
          </w:r>
          <w:r w:rsidR="009C70B0" w:rsidRPr="00996951">
            <w:rPr>
              <w:rFonts w:ascii="Arial" w:hAnsi="Arial" w:cs="Arial"/>
              <w:noProof/>
              <w:webHidden/>
              <w:rPrChange w:id="215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216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217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218" w:author="Elias de Moraes Fernandes" w:date="2016-07-07T10:33:00Z">
                  <w:rPr>
                    <w:noProof/>
                    <w:webHidden/>
                  </w:rPr>
                </w:rPrChange>
              </w:rPr>
              <w:t>17</w:t>
            </w:r>
          </w:ins>
          <w:del w:id="219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220" w:author="Elias de Moraes Fernandes" w:date="2016-07-07T10:33:00Z">
                  <w:rPr>
                    <w:noProof/>
                    <w:webHidden/>
                  </w:rPr>
                </w:rPrChange>
              </w:rPr>
              <w:delText>16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221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222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22C867DF" w14:textId="77777777" w:rsidR="009C70B0" w:rsidRPr="00996951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223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224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225" w:author="Elias de Moraes Fernandes" w:date="2016-07-07T10:33:00Z">
                <w:rPr/>
              </w:rPrChange>
            </w:rPr>
            <w:instrText xml:space="preserve"> HYPERLINK \l "_Toc442190688" </w:instrText>
          </w:r>
          <w:r w:rsidRPr="00996951">
            <w:rPr>
              <w:rFonts w:ascii="Arial" w:hAnsi="Arial" w:cs="Arial"/>
              <w:rPrChange w:id="226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27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10.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228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29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Documenta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230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ção</w:t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31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 xml:space="preserve"> 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232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do</w:t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33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 xml:space="preserve"> 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234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MVC</w:t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35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 xml:space="preserve"> </w:t>
          </w:r>
          <w:r w:rsidR="009C70B0" w:rsidRPr="00996951">
            <w:rPr>
              <w:rStyle w:val="Hyperlink"/>
              <w:rFonts w:ascii="Arial" w:eastAsia="Calibri" w:hAnsi="Arial" w:cs="Arial"/>
              <w:b/>
              <w:noProof/>
              <w:lang w:val="pt-BR"/>
              <w:rPrChange w:id="236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Funcional</w:t>
          </w:r>
          <w:r w:rsidR="009C70B0" w:rsidRPr="00996951">
            <w:rPr>
              <w:rFonts w:ascii="Arial" w:hAnsi="Arial" w:cs="Arial"/>
              <w:noProof/>
              <w:webHidden/>
              <w:rPrChange w:id="237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238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239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_Toc442190688 \h </w:instrText>
          </w:r>
          <w:r w:rsidR="009C70B0" w:rsidRPr="00996951">
            <w:rPr>
              <w:rFonts w:ascii="Arial" w:hAnsi="Arial" w:cs="Arial"/>
              <w:noProof/>
              <w:webHidden/>
              <w:rPrChange w:id="240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241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242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243" w:author="Elias de Moraes Fernandes" w:date="2016-07-07T10:33:00Z">
                  <w:rPr>
                    <w:noProof/>
                    <w:webHidden/>
                  </w:rPr>
                </w:rPrChange>
              </w:rPr>
              <w:t>19</w:t>
            </w:r>
          </w:ins>
          <w:del w:id="244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245" w:author="Elias de Moraes Fernandes" w:date="2016-07-07T10:33:00Z">
                  <w:rPr>
                    <w:noProof/>
                    <w:webHidden/>
                  </w:rPr>
                </w:rPrChange>
              </w:rPr>
              <w:delText>17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246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247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7D45A548" w14:textId="77777777" w:rsidR="009C70B0" w:rsidRPr="00996951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248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996951">
            <w:rPr>
              <w:rFonts w:ascii="Arial" w:hAnsi="Arial" w:cs="Arial"/>
              <w:rPrChange w:id="249" w:author="Elias de Moraes Fernandes" w:date="2016-07-07T10:33:00Z">
                <w:rPr/>
              </w:rPrChange>
            </w:rPr>
            <w:fldChar w:fldCharType="begin"/>
          </w:r>
          <w:r w:rsidRPr="00996951">
            <w:rPr>
              <w:rFonts w:ascii="Arial" w:hAnsi="Arial" w:cs="Arial"/>
              <w:rPrChange w:id="250" w:author="Elias de Moraes Fernandes" w:date="2016-07-07T10:33:00Z">
                <w:rPr/>
              </w:rPrChange>
            </w:rPr>
            <w:instrText xml:space="preserve"> HYPERLINK \l "_Toc442190689" </w:instrText>
          </w:r>
          <w:r w:rsidRPr="00996951">
            <w:rPr>
              <w:rFonts w:ascii="Arial" w:hAnsi="Arial" w:cs="Arial"/>
              <w:rPrChange w:id="251" w:author="Elias de Moraes Fernandes" w:date="2016-07-07T10:33:00Z">
                <w:rPr/>
              </w:rPrChange>
            </w:rPr>
            <w:fldChar w:fldCharType="separate"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52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11.</w:t>
          </w:r>
          <w:r w:rsidR="009C70B0" w:rsidRPr="00996951">
            <w:rPr>
              <w:rFonts w:ascii="Arial" w:eastAsiaTheme="minorEastAsia" w:hAnsi="Arial" w:cs="Arial"/>
              <w:noProof/>
              <w:sz w:val="24"/>
              <w:szCs w:val="24"/>
              <w:rPrChange w:id="253" w:author="Elias de Moraes Fernandes" w:date="2016-07-07T10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996951">
            <w:rPr>
              <w:rStyle w:val="Hyperlink"/>
              <w:rFonts w:ascii="Arial" w:hAnsi="Arial" w:cs="Arial"/>
              <w:b/>
              <w:noProof/>
              <w:lang w:val="pt-BR"/>
              <w:rPrChange w:id="254" w:author="Elias de Moraes Fernandes" w:date="2016-07-07T10:33:00Z">
                <w:rPr>
                  <w:rStyle w:val="Hyperlink"/>
                  <w:b/>
                  <w:noProof/>
                  <w:lang w:val="pt-BR"/>
                </w:rPr>
              </w:rPrChange>
            </w:rPr>
            <w:t>Cronograma</w:t>
          </w:r>
          <w:r w:rsidR="009C70B0" w:rsidRPr="00996951">
            <w:rPr>
              <w:rFonts w:ascii="Arial" w:hAnsi="Arial" w:cs="Arial"/>
              <w:noProof/>
              <w:webHidden/>
              <w:rPrChange w:id="255" w:author="Elias de Moraes Fernandes" w:date="2016-07-07T10:33:00Z">
                <w:rPr>
                  <w:noProof/>
                  <w:webHidden/>
                </w:rPr>
              </w:rPrChange>
            </w:rPr>
            <w:tab/>
          </w:r>
          <w:r w:rsidR="009C70B0" w:rsidRPr="00996951">
            <w:rPr>
              <w:rFonts w:ascii="Arial" w:hAnsi="Arial" w:cs="Arial"/>
              <w:noProof/>
              <w:webHidden/>
              <w:rPrChange w:id="256" w:author="Elias de Moraes Fernandes" w:date="2016-07-07T10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996951">
            <w:rPr>
              <w:rFonts w:ascii="Arial" w:hAnsi="Arial" w:cs="Arial"/>
              <w:noProof/>
              <w:webHidden/>
              <w:rPrChange w:id="257" w:author="Elias de Moraes Fernandes" w:date="2016-07-07T10:33:00Z">
                <w:rPr>
                  <w:noProof/>
                  <w:webHidden/>
                </w:rPr>
              </w:rPrChange>
            </w:rPr>
            <w:instrText xml:space="preserve"> PAGEREF _Toc442190689 \h </w:instrText>
          </w:r>
          <w:r w:rsidR="009C70B0" w:rsidRPr="00996951">
            <w:rPr>
              <w:rFonts w:ascii="Arial" w:hAnsi="Arial" w:cs="Arial"/>
              <w:noProof/>
              <w:webHidden/>
              <w:rPrChange w:id="258" w:author="Elias de Moraes Fernandes" w:date="2016-07-07T10:33:00Z">
                <w:rPr>
                  <w:noProof/>
                  <w:webHidden/>
                </w:rPr>
              </w:rPrChange>
            </w:rPr>
          </w:r>
          <w:r w:rsidR="009C70B0" w:rsidRPr="00996951">
            <w:rPr>
              <w:rFonts w:ascii="Arial" w:hAnsi="Arial" w:cs="Arial"/>
              <w:noProof/>
              <w:webHidden/>
              <w:rPrChange w:id="259" w:author="Elias de Moraes Fernandes" w:date="2016-07-07T10:33:00Z">
                <w:rPr>
                  <w:noProof/>
                  <w:webHidden/>
                </w:rPr>
              </w:rPrChange>
            </w:rPr>
            <w:fldChar w:fldCharType="separate"/>
          </w:r>
          <w:ins w:id="260" w:author="Elias De Moraes Fernandes" w:date="2016-03-16T13:16:00Z">
            <w:r w:rsidR="00D71A67" w:rsidRPr="00996951">
              <w:rPr>
                <w:rFonts w:ascii="Arial" w:hAnsi="Arial" w:cs="Arial"/>
                <w:noProof/>
                <w:webHidden/>
                <w:rPrChange w:id="261" w:author="Elias de Moraes Fernandes" w:date="2016-07-07T10:33:00Z">
                  <w:rPr>
                    <w:noProof/>
                    <w:webHidden/>
                  </w:rPr>
                </w:rPrChange>
              </w:rPr>
              <w:t>23</w:t>
            </w:r>
          </w:ins>
          <w:del w:id="262" w:author="Elias De Moraes Fernandes" w:date="2016-03-16T13:15:00Z">
            <w:r w:rsidR="009C70B0" w:rsidRPr="00996951" w:rsidDel="0062039C">
              <w:rPr>
                <w:rFonts w:ascii="Arial" w:hAnsi="Arial" w:cs="Arial"/>
                <w:noProof/>
                <w:webHidden/>
                <w:rPrChange w:id="263" w:author="Elias de Moraes Fernandes" w:date="2016-07-07T10:33:00Z">
                  <w:rPr>
                    <w:noProof/>
                    <w:webHidden/>
                  </w:rPr>
                </w:rPrChange>
              </w:rPr>
              <w:delText>20</w:delText>
            </w:r>
          </w:del>
          <w:r w:rsidR="009C70B0" w:rsidRPr="00996951">
            <w:rPr>
              <w:rFonts w:ascii="Arial" w:hAnsi="Arial" w:cs="Arial"/>
              <w:noProof/>
              <w:webHidden/>
              <w:rPrChange w:id="264" w:author="Elias de Moraes Fernandes" w:date="2016-07-07T10:33:00Z">
                <w:rPr>
                  <w:noProof/>
                  <w:webHidden/>
                </w:rPr>
              </w:rPrChange>
            </w:rPr>
            <w:fldChar w:fldCharType="end"/>
          </w:r>
          <w:r w:rsidRPr="00996951">
            <w:rPr>
              <w:rFonts w:ascii="Arial" w:hAnsi="Arial" w:cs="Arial"/>
              <w:noProof/>
              <w:rPrChange w:id="265" w:author="Elias de Moraes Fernandes" w:date="2016-07-07T10:33:00Z">
                <w:rPr>
                  <w:noProof/>
                </w:rPr>
              </w:rPrChange>
            </w:rPr>
            <w:fldChar w:fldCharType="end"/>
          </w:r>
        </w:p>
        <w:p w14:paraId="6022A71C" w14:textId="77777777" w:rsidR="0077658F" w:rsidRPr="00996951" w:rsidRDefault="0077658F">
          <w:pPr>
            <w:rPr>
              <w:rFonts w:ascii="Arial" w:hAnsi="Arial" w:cs="Arial"/>
              <w:rPrChange w:id="266" w:author="Elias de Moraes Fernandes" w:date="2016-07-07T10:33:00Z">
                <w:rPr/>
              </w:rPrChange>
            </w:rPr>
          </w:pPr>
          <w:r w:rsidRPr="00996951">
            <w:rPr>
              <w:rFonts w:ascii="Arial" w:hAnsi="Arial" w:cs="Arial"/>
              <w:b/>
              <w:bCs/>
              <w:noProof/>
              <w:rPrChange w:id="267" w:author="Elias de Moraes Fernandes" w:date="2016-07-07T10:33:00Z">
                <w:rPr>
                  <w:b/>
                  <w:bCs/>
                  <w:noProof/>
                </w:rPr>
              </w:rPrChange>
            </w:rPr>
            <w:fldChar w:fldCharType="end"/>
          </w:r>
        </w:p>
      </w:sdtContent>
    </w:sdt>
    <w:p w14:paraId="2C71BAC2" w14:textId="77777777" w:rsidR="005E6EDF" w:rsidRPr="00996951" w:rsidRDefault="005E6EDF">
      <w:pPr>
        <w:rPr>
          <w:rFonts w:ascii="Arial" w:hAnsi="Arial" w:cs="Arial"/>
          <w:sz w:val="36"/>
          <w:lang w:val="pt-BR"/>
          <w:rPrChange w:id="268" w:author="Elias de Moraes Fernandes" w:date="2016-07-07T10:33:00Z">
            <w:rPr>
              <w:sz w:val="36"/>
              <w:lang w:val="pt-BR"/>
            </w:rPr>
          </w:rPrChange>
        </w:rPr>
      </w:pPr>
      <w:r w:rsidRPr="00996951">
        <w:rPr>
          <w:rFonts w:ascii="Arial" w:hAnsi="Arial" w:cs="Arial"/>
          <w:sz w:val="36"/>
          <w:lang w:val="pt-BR"/>
          <w:rPrChange w:id="269" w:author="Elias de Moraes Fernandes" w:date="2016-07-07T10:33:00Z">
            <w:rPr>
              <w:sz w:val="36"/>
              <w:lang w:val="pt-BR"/>
            </w:rPr>
          </w:rPrChange>
        </w:rPr>
        <w:br w:type="page"/>
      </w:r>
    </w:p>
    <w:p w14:paraId="2216794C" w14:textId="77777777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270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271" w:name="_Toc442190679"/>
      <w:r w:rsidRPr="00996951">
        <w:rPr>
          <w:rFonts w:ascii="Arial" w:hAnsi="Arial" w:cs="Arial"/>
          <w:b/>
          <w:sz w:val="40"/>
          <w:lang w:val="pt-BR"/>
          <w:rPrChange w:id="272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Hist</w:t>
      </w:r>
      <w:r w:rsidRPr="00996951">
        <w:rPr>
          <w:rFonts w:ascii="Arial" w:eastAsia="Calibri" w:hAnsi="Arial" w:cs="Arial"/>
          <w:b/>
          <w:sz w:val="40"/>
          <w:lang w:val="pt-BR"/>
          <w:rPrChange w:id="273" w:author="Elias de Moraes Fernandes" w:date="2016-07-07T10:33:00Z">
            <w:rPr>
              <w:b/>
              <w:sz w:val="40"/>
              <w:lang w:val="pt-BR"/>
            </w:rPr>
          </w:rPrChange>
        </w:rPr>
        <w:t>ória</w:t>
      </w:r>
      <w:bookmarkEnd w:id="271"/>
    </w:p>
    <w:p w14:paraId="533823C3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274" w:author="Elias de Moraes Fernandes" w:date="2016-07-07T10:33:00Z">
            <w:rPr>
              <w:sz w:val="28"/>
              <w:lang w:val="pt-BR"/>
            </w:rPr>
          </w:rPrChange>
        </w:rPr>
      </w:pPr>
    </w:p>
    <w:p w14:paraId="2BC0D0CC" w14:textId="77777777" w:rsidR="001B2F56" w:rsidRPr="00996951" w:rsidRDefault="001B2F56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275" w:author="Elias de Moraes Fernandes" w:date="2016-07-07T10:33:00Z">
            <w:rPr>
              <w:b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276" w:author="Elias de Moraes Fernandes" w:date="2016-07-07T10:33:00Z">
            <w:rPr>
              <w:b/>
              <w:sz w:val="24"/>
              <w:lang w:val="pt-BR"/>
            </w:rPr>
          </w:rPrChange>
        </w:rPr>
        <w:t>- Descri</w:t>
      </w:r>
      <w:r w:rsidRPr="00996951">
        <w:rPr>
          <w:rFonts w:ascii="Arial" w:eastAsia="Calibri" w:hAnsi="Arial" w:cs="Arial"/>
          <w:b/>
          <w:sz w:val="24"/>
          <w:lang w:val="pt-BR"/>
          <w:rPrChange w:id="277" w:author="Elias de Moraes Fernandes" w:date="2016-07-07T10:33:00Z">
            <w:rPr>
              <w:b/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b/>
          <w:sz w:val="24"/>
          <w:lang w:val="pt-BR"/>
          <w:rPrChange w:id="278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279" w:author="Elias de Moraes Fernandes" w:date="2016-07-07T10:33:00Z">
            <w:rPr>
              <w:b/>
              <w:sz w:val="24"/>
              <w:lang w:val="pt-BR"/>
            </w:rPr>
          </w:rPrChange>
        </w:rPr>
        <w:t>detalhada</w:t>
      </w:r>
      <w:r w:rsidRPr="00996951">
        <w:rPr>
          <w:rFonts w:ascii="Arial" w:hAnsi="Arial" w:cs="Arial"/>
          <w:b/>
          <w:sz w:val="24"/>
          <w:lang w:val="pt-BR"/>
          <w:rPrChange w:id="280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hAnsi="Arial" w:cs="Arial"/>
          <w:b/>
          <w:sz w:val="24"/>
          <w:lang w:val="pt-BR"/>
          <w:rPrChange w:id="281" w:author="Elias de Moraes Fernandes" w:date="2016-07-07T10:33:00Z">
            <w:rPr>
              <w:b/>
              <w:sz w:val="24"/>
              <w:lang w:val="pt-BR"/>
            </w:rPr>
          </w:rPrChange>
        </w:rPr>
        <w:t>da hist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82" w:author="Elias de Moraes Fernandes" w:date="2016-07-07T10:33:00Z">
            <w:rPr>
              <w:b/>
              <w:sz w:val="24"/>
              <w:lang w:val="pt-BR"/>
            </w:rPr>
          </w:rPrChange>
        </w:rPr>
        <w:t>ória</w:t>
      </w:r>
      <w:r w:rsidR="0062574F" w:rsidRPr="00996951">
        <w:rPr>
          <w:rFonts w:ascii="Arial" w:hAnsi="Arial" w:cs="Arial"/>
          <w:b/>
          <w:sz w:val="24"/>
          <w:lang w:val="pt-BR"/>
          <w:rPrChange w:id="283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84" w:author="Elias de Moraes Fernandes" w:date="2016-07-07T10:33:00Z">
            <w:rPr>
              <w:b/>
              <w:sz w:val="24"/>
              <w:lang w:val="pt-BR"/>
            </w:rPr>
          </w:rPrChange>
        </w:rPr>
        <w:t>(lembre-se</w:t>
      </w:r>
      <w:r w:rsidR="0062574F" w:rsidRPr="00996951">
        <w:rPr>
          <w:rFonts w:ascii="Arial" w:hAnsi="Arial" w:cs="Arial"/>
          <w:b/>
          <w:sz w:val="24"/>
          <w:lang w:val="pt-BR"/>
          <w:rPrChange w:id="28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86" w:author="Elias de Moraes Fernandes" w:date="2016-07-07T10:33:00Z">
            <w:rPr>
              <w:b/>
              <w:sz w:val="24"/>
              <w:lang w:val="pt-BR"/>
            </w:rPr>
          </w:rPrChange>
        </w:rPr>
        <w:t>que</w:t>
      </w:r>
      <w:r w:rsidR="0062574F" w:rsidRPr="00996951">
        <w:rPr>
          <w:rFonts w:ascii="Arial" w:hAnsi="Arial" w:cs="Arial"/>
          <w:b/>
          <w:sz w:val="24"/>
          <w:lang w:val="pt-BR"/>
          <w:rPrChange w:id="287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88" w:author="Elias de Moraes Fernandes" w:date="2016-07-07T10:33:00Z">
            <w:rPr>
              <w:b/>
              <w:sz w:val="24"/>
              <w:lang w:val="pt-BR"/>
            </w:rPr>
          </w:rPrChange>
        </w:rPr>
        <w:t>toda</w:t>
      </w:r>
      <w:r w:rsidR="0062574F" w:rsidRPr="00996951">
        <w:rPr>
          <w:rFonts w:ascii="Arial" w:hAnsi="Arial" w:cs="Arial"/>
          <w:b/>
          <w:sz w:val="24"/>
          <w:lang w:val="pt-BR"/>
          <w:rPrChange w:id="289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90" w:author="Elias de Moraes Fernandes" w:date="2016-07-07T10:33:00Z">
            <w:rPr>
              <w:b/>
              <w:sz w:val="24"/>
              <w:lang w:val="pt-BR"/>
            </w:rPr>
          </w:rPrChange>
        </w:rPr>
        <w:t>história</w:t>
      </w:r>
      <w:r w:rsidR="0062574F" w:rsidRPr="00996951">
        <w:rPr>
          <w:rFonts w:ascii="Arial" w:hAnsi="Arial" w:cs="Arial"/>
          <w:b/>
          <w:sz w:val="24"/>
          <w:lang w:val="pt-BR"/>
          <w:rPrChange w:id="291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92" w:author="Elias de Moraes Fernandes" w:date="2016-07-07T10:33:00Z">
            <w:rPr>
              <w:b/>
              <w:sz w:val="24"/>
              <w:lang w:val="pt-BR"/>
            </w:rPr>
          </w:rPrChange>
        </w:rPr>
        <w:t>deve</w:t>
      </w:r>
      <w:r w:rsidR="0062574F" w:rsidRPr="00996951">
        <w:rPr>
          <w:rFonts w:ascii="Arial" w:hAnsi="Arial" w:cs="Arial"/>
          <w:b/>
          <w:sz w:val="24"/>
          <w:lang w:val="pt-BR"/>
          <w:rPrChange w:id="293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94" w:author="Elias de Moraes Fernandes" w:date="2016-07-07T10:33:00Z">
            <w:rPr>
              <w:b/>
              <w:sz w:val="24"/>
              <w:lang w:val="pt-BR"/>
            </w:rPr>
          </w:rPrChange>
        </w:rPr>
        <w:t>conter</w:t>
      </w:r>
      <w:r w:rsidR="0062574F" w:rsidRPr="00996951">
        <w:rPr>
          <w:rFonts w:ascii="Arial" w:hAnsi="Arial" w:cs="Arial"/>
          <w:b/>
          <w:sz w:val="24"/>
          <w:lang w:val="pt-BR"/>
          <w:rPrChange w:id="29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62574F" w:rsidRPr="00996951">
        <w:rPr>
          <w:rFonts w:ascii="Arial" w:eastAsia="Calibri" w:hAnsi="Arial" w:cs="Arial"/>
          <w:b/>
          <w:sz w:val="24"/>
          <w:lang w:val="pt-BR"/>
          <w:rPrChange w:id="296" w:author="Elias de Moraes Fernandes" w:date="2016-07-07T10:33:00Z">
            <w:rPr>
              <w:b/>
              <w:sz w:val="24"/>
              <w:lang w:val="pt-BR"/>
            </w:rPr>
          </w:rPrChange>
        </w:rPr>
        <w:t>um</w:t>
      </w:r>
      <w:r w:rsidR="0062574F" w:rsidRPr="00996951">
        <w:rPr>
          <w:rFonts w:ascii="Arial" w:hAnsi="Arial" w:cs="Arial"/>
          <w:b/>
          <w:sz w:val="24"/>
          <w:lang w:val="pt-BR"/>
          <w:rPrChange w:id="297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hAnsi="Arial" w:cs="Arial"/>
          <w:b/>
          <w:sz w:val="24"/>
          <w:lang w:val="pt-BR"/>
          <w:rPrChange w:id="298" w:author="Elias de Moraes Fernandes" w:date="2016-07-07T10:33:00Z">
            <w:rPr>
              <w:b/>
              <w:sz w:val="24"/>
              <w:lang w:val="pt-BR"/>
            </w:rPr>
          </w:rPrChange>
        </w:rPr>
        <w:t>come</w:t>
      </w:r>
      <w:r w:rsidRPr="00996951">
        <w:rPr>
          <w:rFonts w:ascii="Arial" w:eastAsia="Calibri" w:hAnsi="Arial" w:cs="Arial"/>
          <w:b/>
          <w:sz w:val="24"/>
          <w:lang w:val="pt-BR"/>
          <w:rPrChange w:id="299" w:author="Elias de Moraes Fernandes" w:date="2016-07-07T10:33:00Z">
            <w:rPr>
              <w:b/>
              <w:sz w:val="24"/>
              <w:lang w:val="pt-BR"/>
            </w:rPr>
          </w:rPrChange>
        </w:rPr>
        <w:t>ço,</w:t>
      </w:r>
      <w:r w:rsidRPr="00996951">
        <w:rPr>
          <w:rFonts w:ascii="Arial" w:hAnsi="Arial" w:cs="Arial"/>
          <w:b/>
          <w:sz w:val="24"/>
          <w:lang w:val="pt-BR"/>
          <w:rPrChange w:id="300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301" w:author="Elias de Moraes Fernandes" w:date="2016-07-07T10:33:00Z">
            <w:rPr>
              <w:b/>
              <w:sz w:val="24"/>
              <w:lang w:val="pt-BR"/>
            </w:rPr>
          </w:rPrChange>
        </w:rPr>
        <w:t>meio</w:t>
      </w:r>
      <w:r w:rsidRPr="00996951">
        <w:rPr>
          <w:rFonts w:ascii="Arial" w:hAnsi="Arial" w:cs="Arial"/>
          <w:b/>
          <w:sz w:val="24"/>
          <w:lang w:val="pt-BR"/>
          <w:rPrChange w:id="302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303" w:author="Elias de Moraes Fernandes" w:date="2016-07-07T10:33:00Z">
            <w:rPr>
              <w:b/>
              <w:sz w:val="24"/>
              <w:lang w:val="pt-BR"/>
            </w:rPr>
          </w:rPrChange>
        </w:rPr>
        <w:t>e</w:t>
      </w:r>
      <w:r w:rsidRPr="00996951">
        <w:rPr>
          <w:rFonts w:ascii="Arial" w:hAnsi="Arial" w:cs="Arial"/>
          <w:b/>
          <w:sz w:val="24"/>
          <w:lang w:val="pt-BR"/>
          <w:rPrChange w:id="304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305" w:author="Elias de Moraes Fernandes" w:date="2016-07-07T10:33:00Z">
            <w:rPr>
              <w:b/>
              <w:sz w:val="24"/>
              <w:lang w:val="pt-BR"/>
            </w:rPr>
          </w:rPrChange>
        </w:rPr>
        <w:t>fim);</w:t>
      </w:r>
    </w:p>
    <w:p w14:paraId="1F16FD99" w14:textId="4DDC0758" w:rsidR="00372CA9" w:rsidRPr="00996951" w:rsidRDefault="00B32A08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0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07" w:author="Elias de Moraes Fernandes" w:date="2016-07-07T10:33:00Z">
            <w:rPr>
              <w:sz w:val="24"/>
              <w:lang w:val="pt-BR"/>
            </w:rPr>
          </w:rPrChange>
        </w:rPr>
        <w:t>Ambiente da Hist</w:t>
      </w:r>
      <w:r w:rsidRPr="00996951">
        <w:rPr>
          <w:rFonts w:ascii="Arial" w:eastAsia="Calibri" w:hAnsi="Arial" w:cs="Arial"/>
          <w:sz w:val="24"/>
          <w:lang w:val="pt-BR"/>
          <w:rPrChange w:id="308" w:author="Elias de Moraes Fernandes" w:date="2016-07-07T10:33:00Z">
            <w:rPr>
              <w:sz w:val="24"/>
              <w:lang w:val="pt-BR"/>
            </w:rPr>
          </w:rPrChange>
        </w:rPr>
        <w:t>ó</w:t>
      </w:r>
      <w:r w:rsidR="001274B2" w:rsidRPr="00996951">
        <w:rPr>
          <w:rFonts w:ascii="Arial" w:hAnsi="Arial" w:cs="Arial"/>
          <w:sz w:val="24"/>
          <w:lang w:val="pt-BR"/>
          <w:rPrChange w:id="309" w:author="Elias de Moraes Fernandes" w:date="2016-07-07T10:33:00Z">
            <w:rPr>
              <w:sz w:val="24"/>
              <w:lang w:val="pt-BR"/>
            </w:rPr>
          </w:rPrChange>
        </w:rPr>
        <w:t>ria -&gt; Universidade UTFPR</w:t>
      </w:r>
    </w:p>
    <w:p w14:paraId="666BBA6E" w14:textId="3F07CFF8" w:rsidR="001274B2" w:rsidRPr="00996951" w:rsidRDefault="001274B2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10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11" w:author="Elias de Moraes Fernandes" w:date="2016-07-07T10:33:00Z">
            <w:rPr>
              <w:sz w:val="24"/>
              <w:lang w:val="pt-BR"/>
            </w:rPr>
          </w:rPrChange>
        </w:rPr>
        <w:t>Personagens -&gt; Minhoca, Profa. Ana</w:t>
      </w:r>
    </w:p>
    <w:p w14:paraId="1E5F09CD" w14:textId="6C6620AC" w:rsidR="001274B2" w:rsidRPr="00996951" w:rsidRDefault="001274B2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12" w:author="Elias de Moraes Fernandes" w:date="2016-07-07T10:33:00Z">
            <w:rPr>
              <w:sz w:val="24"/>
              <w:lang w:val="pt-BR"/>
            </w:rPr>
          </w:rPrChange>
        </w:rPr>
      </w:pPr>
      <w:del w:id="313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31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315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316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317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318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319" w:author="Elias de Moraes Fernandes" w:date="2016-07-07T10:33:00Z">
            <w:rPr>
              <w:sz w:val="24"/>
              <w:lang w:val="pt-BR"/>
            </w:rPr>
          </w:rPrChange>
        </w:rPr>
        <w:t xml:space="preserve"> -&gt; P</w:t>
      </w:r>
      <w:r w:rsidRPr="00996951">
        <w:rPr>
          <w:rFonts w:ascii="Arial" w:eastAsia="Calibri" w:hAnsi="Arial" w:cs="Arial"/>
          <w:sz w:val="24"/>
          <w:lang w:val="pt-BR"/>
          <w:rPrChange w:id="320" w:author="Elias de Moraes Fernandes" w:date="2016-07-07T10:33:00Z">
            <w:rPr>
              <w:sz w:val="24"/>
              <w:lang w:val="pt-BR"/>
            </w:rPr>
          </w:rPrChange>
        </w:rPr>
        <w:t>ássaro,</w:t>
      </w:r>
      <w:r w:rsidRPr="00996951">
        <w:rPr>
          <w:rFonts w:ascii="Arial" w:hAnsi="Arial" w:cs="Arial"/>
          <w:sz w:val="24"/>
          <w:lang w:val="pt-BR"/>
          <w:rPrChange w:id="32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22" w:author="Elias de Moraes Fernandes" w:date="2016-07-07T10:33:00Z">
            <w:rPr>
              <w:sz w:val="24"/>
              <w:lang w:val="pt-BR"/>
            </w:rPr>
          </w:rPrChange>
        </w:rPr>
        <w:t>Formiga,</w:t>
      </w:r>
      <w:r w:rsidRPr="00996951">
        <w:rPr>
          <w:rFonts w:ascii="Arial" w:hAnsi="Arial" w:cs="Arial"/>
          <w:sz w:val="24"/>
          <w:lang w:val="pt-BR"/>
          <w:rPrChange w:id="32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24" w:author="Elias de Moraes Fernandes" w:date="2016-07-07T10:33:00Z">
            <w:rPr>
              <w:sz w:val="24"/>
              <w:lang w:val="pt-BR"/>
            </w:rPr>
          </w:rPrChange>
        </w:rPr>
        <w:t>Sanguessuga</w:t>
      </w:r>
    </w:p>
    <w:p w14:paraId="1EC4AB47" w14:textId="3C104149" w:rsidR="001274B2" w:rsidRPr="00996951" w:rsidRDefault="001274B2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25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26" w:author="Elias de Moraes Fernandes" w:date="2016-07-07T10:33:00Z">
            <w:rPr>
              <w:sz w:val="24"/>
              <w:lang w:val="pt-BR"/>
            </w:rPr>
          </w:rPrChange>
        </w:rPr>
        <w:t>Contextualiza</w:t>
      </w:r>
      <w:r w:rsidRPr="00996951">
        <w:rPr>
          <w:rFonts w:ascii="Arial" w:eastAsia="Calibri" w:hAnsi="Arial" w:cs="Arial"/>
          <w:sz w:val="24"/>
          <w:lang w:val="pt-BR"/>
          <w:rPrChange w:id="327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32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29" w:author="Elias de Moraes Fernandes" w:date="2016-07-07T10:33:00Z">
            <w:rPr>
              <w:sz w:val="24"/>
              <w:lang w:val="pt-BR"/>
            </w:rPr>
          </w:rPrChange>
        </w:rPr>
        <w:t>-&gt;</w:t>
      </w:r>
      <w:r w:rsidRPr="00996951">
        <w:rPr>
          <w:rFonts w:ascii="Arial" w:hAnsi="Arial" w:cs="Arial"/>
          <w:sz w:val="24"/>
          <w:lang w:val="pt-BR"/>
          <w:rPrChange w:id="33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31" w:author="Elias de Moraes Fernandes" w:date="2016-07-07T10:33:00Z">
            <w:rPr>
              <w:sz w:val="24"/>
              <w:lang w:val="pt-BR"/>
            </w:rPr>
          </w:rPrChange>
        </w:rPr>
        <w:t>HQ</w:t>
      </w:r>
      <w:r w:rsidRPr="00996951">
        <w:rPr>
          <w:rFonts w:ascii="Arial" w:hAnsi="Arial" w:cs="Arial"/>
          <w:sz w:val="24"/>
          <w:lang w:val="pt-BR"/>
          <w:rPrChange w:id="33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333" w:author="Elias De Moraes Fernandes" w:date="2016-03-04T14:46:00Z">
        <w:r w:rsidRPr="00996951" w:rsidDel="001E15E2">
          <w:rPr>
            <w:rFonts w:ascii="Arial" w:hAnsi="Arial" w:cs="Arial"/>
            <w:sz w:val="24"/>
            <w:lang w:val="pt-BR"/>
            <w:rPrChange w:id="334" w:author="Elias de Moraes Fernandes" w:date="2016-07-07T10:33:00Z">
              <w:rPr>
                <w:sz w:val="24"/>
                <w:lang w:val="pt-BR"/>
              </w:rPr>
            </w:rPrChange>
          </w:rPr>
          <w:delText>-</w:delText>
        </w:r>
      </w:del>
      <w:ins w:id="335" w:author="Elias De Moraes Fernandes" w:date="2016-03-04T14:46:00Z">
        <w:r w:rsidR="001E15E2" w:rsidRPr="00996951">
          <w:rPr>
            <w:rFonts w:ascii="Arial" w:eastAsia="Calibri" w:hAnsi="Arial" w:cs="Arial"/>
            <w:sz w:val="24"/>
            <w:lang w:val="pt-BR"/>
            <w:rPrChange w:id="336" w:author="Elias de Moraes Fernandes" w:date="2016-07-07T10:33:00Z">
              <w:rPr>
                <w:sz w:val="24"/>
                <w:lang w:val="pt-BR"/>
              </w:rPr>
            </w:rPrChange>
          </w:rPr>
          <w:t>–</w:t>
        </w:r>
      </w:ins>
      <w:r w:rsidRPr="00996951">
        <w:rPr>
          <w:rFonts w:ascii="Arial" w:hAnsi="Arial" w:cs="Arial"/>
          <w:sz w:val="24"/>
          <w:lang w:val="pt-BR"/>
          <w:rPrChange w:id="337" w:author="Elias de Moraes Fernandes" w:date="2016-07-07T10:33:00Z">
            <w:rPr>
              <w:sz w:val="24"/>
              <w:lang w:val="pt-BR"/>
            </w:rPr>
          </w:rPrChange>
        </w:rPr>
        <w:t xml:space="preserve"> Prof</w:t>
      </w:r>
      <w:ins w:id="338" w:author="Elias De Moraes Fernandes" w:date="2016-03-04T14:46:00Z">
        <w:r w:rsidR="001E15E2" w:rsidRPr="00996951">
          <w:rPr>
            <w:rFonts w:ascii="Arial" w:hAnsi="Arial" w:cs="Arial"/>
            <w:sz w:val="24"/>
            <w:lang w:val="pt-BR"/>
            <w:rPrChange w:id="339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  <w:del w:id="340" w:author="Elias De Moraes Fernandes" w:date="2016-03-04T14:46:00Z">
        <w:r w:rsidRPr="00996951" w:rsidDel="001E15E2">
          <w:rPr>
            <w:rFonts w:ascii="Arial" w:hAnsi="Arial" w:cs="Arial"/>
            <w:sz w:val="24"/>
            <w:lang w:val="pt-BR"/>
            <w:rPrChange w:id="341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</w:del>
      <w:r w:rsidRPr="00996951">
        <w:rPr>
          <w:rFonts w:ascii="Arial" w:hAnsi="Arial" w:cs="Arial"/>
          <w:sz w:val="24"/>
          <w:lang w:val="pt-BR"/>
          <w:rPrChange w:id="342" w:author="Elias de Moraes Fernandes" w:date="2016-07-07T10:33:00Z">
            <w:rPr>
              <w:sz w:val="24"/>
              <w:lang w:val="pt-BR"/>
            </w:rPr>
          </w:rPrChange>
        </w:rPr>
        <w:t xml:space="preserve"> Ana explicando vermicompostagem (ensinando alimentar minhoca)</w:t>
      </w:r>
      <w:del w:id="343" w:author="Elias De Moraes Fernandes" w:date="2016-06-09T15:06:00Z">
        <w:r w:rsidRPr="00996951" w:rsidDel="0042094F">
          <w:rPr>
            <w:rFonts w:ascii="Arial" w:hAnsi="Arial" w:cs="Arial"/>
            <w:sz w:val="24"/>
            <w:lang w:val="pt-BR"/>
            <w:rPrChange w:id="3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</w:delText>
        </w:r>
      </w:del>
      <w:r w:rsidRPr="00996951">
        <w:rPr>
          <w:rFonts w:ascii="Arial" w:hAnsi="Arial" w:cs="Arial"/>
          <w:sz w:val="24"/>
          <w:lang w:val="pt-BR"/>
          <w:rPrChange w:id="34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</w:p>
    <w:p w14:paraId="0E27C51F" w14:textId="36AF9B80" w:rsidR="001274B2" w:rsidRPr="00996951" w:rsidRDefault="001274B2" w:rsidP="001274B2">
      <w:pPr>
        <w:pStyle w:val="ListParagraph"/>
        <w:tabs>
          <w:tab w:val="left" w:pos="7672"/>
        </w:tabs>
        <w:ind w:firstLine="360"/>
        <w:rPr>
          <w:rFonts w:ascii="Arial" w:hAnsi="Arial" w:cs="Arial"/>
          <w:sz w:val="24"/>
          <w:lang w:val="pt-BR"/>
          <w:rPrChange w:id="34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47" w:author="Elias de Moraes Fernandes" w:date="2016-07-07T10:33:00Z">
            <w:rPr>
              <w:sz w:val="24"/>
              <w:lang w:val="pt-BR"/>
            </w:rPr>
          </w:rPrChange>
        </w:rPr>
        <w:t xml:space="preserve">- </w:t>
      </w:r>
      <w:del w:id="348" w:author="Elias De Moraes Fernandes" w:date="2016-07-06T10:06:00Z">
        <w:r w:rsidRPr="00996951" w:rsidDel="00461FB7">
          <w:rPr>
            <w:rFonts w:ascii="Arial" w:hAnsi="Arial" w:cs="Arial"/>
            <w:sz w:val="24"/>
            <w:lang w:val="pt-BR"/>
            <w:rPrChange w:id="349" w:author="Elias de Moraes Fernandes" w:date="2016-07-07T10:33:00Z">
              <w:rPr>
                <w:sz w:val="24"/>
                <w:lang w:val="pt-BR"/>
              </w:rPr>
            </w:rPrChange>
          </w:rPr>
          <w:delText>pessoas</w:delText>
        </w:r>
      </w:del>
      <w:ins w:id="350" w:author="Elias De Moraes Fernandes" w:date="2016-07-06T10:06:00Z">
        <w:r w:rsidR="00461FB7" w:rsidRPr="00996951">
          <w:rPr>
            <w:rFonts w:ascii="Arial" w:hAnsi="Arial" w:cs="Arial"/>
            <w:sz w:val="24"/>
            <w:lang w:val="pt-BR"/>
            <w:rPrChange w:id="351" w:author="Elias de Moraes Fernandes" w:date="2016-07-07T10:33:00Z">
              <w:rPr>
                <w:sz w:val="24"/>
                <w:lang w:val="pt-BR"/>
              </w:rPr>
            </w:rPrChange>
          </w:rPr>
          <w:t>Pessoas</w:t>
        </w:r>
      </w:ins>
      <w:r w:rsidRPr="00996951">
        <w:rPr>
          <w:rFonts w:ascii="Arial" w:hAnsi="Arial" w:cs="Arial"/>
          <w:sz w:val="24"/>
          <w:lang w:val="pt-BR"/>
          <w:rPrChange w:id="352" w:author="Elias de Moraes Fernandes" w:date="2016-07-07T10:33:00Z">
            <w:rPr>
              <w:sz w:val="24"/>
              <w:lang w:val="pt-BR"/>
            </w:rPr>
          </w:rPrChange>
        </w:rPr>
        <w:t xml:space="preserve"> alimentando minhocas</w:t>
      </w:r>
    </w:p>
    <w:p w14:paraId="7B24C751" w14:textId="6D0966A5" w:rsidR="001274B2" w:rsidRPr="00996951" w:rsidRDefault="001274B2" w:rsidP="001274B2">
      <w:pPr>
        <w:pStyle w:val="ListParagraph"/>
        <w:tabs>
          <w:tab w:val="left" w:pos="7672"/>
        </w:tabs>
        <w:ind w:firstLine="360"/>
        <w:rPr>
          <w:rFonts w:ascii="Arial" w:hAnsi="Arial" w:cs="Arial"/>
          <w:sz w:val="24"/>
          <w:lang w:val="pt-BR"/>
          <w:rPrChange w:id="353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54" w:author="Elias de Moraes Fernandes" w:date="2016-07-07T10:33:00Z">
            <w:rPr>
              <w:sz w:val="24"/>
              <w:lang w:val="pt-BR"/>
            </w:rPr>
          </w:rPrChange>
        </w:rPr>
        <w:t xml:space="preserve">- </w:t>
      </w:r>
      <w:del w:id="355" w:author="Elias De Moraes Fernandes" w:date="2016-07-06T10:06:00Z">
        <w:r w:rsidRPr="00996951" w:rsidDel="00461FB7">
          <w:rPr>
            <w:rFonts w:ascii="Arial" w:hAnsi="Arial" w:cs="Arial"/>
            <w:sz w:val="24"/>
            <w:lang w:val="pt-BR"/>
            <w:rPrChange w:id="356" w:author="Elias de Moraes Fernandes" w:date="2016-07-07T10:33:00Z">
              <w:rPr>
                <w:sz w:val="24"/>
                <w:lang w:val="pt-BR"/>
              </w:rPr>
            </w:rPrChange>
          </w:rPr>
          <w:delText>todas</w:delText>
        </w:r>
      </w:del>
      <w:ins w:id="357" w:author="Elias De Moraes Fernandes" w:date="2016-07-06T10:06:00Z">
        <w:r w:rsidR="00461FB7" w:rsidRPr="00996951">
          <w:rPr>
            <w:rFonts w:ascii="Arial" w:hAnsi="Arial" w:cs="Arial"/>
            <w:sz w:val="24"/>
            <w:lang w:val="pt-BR"/>
            <w:rPrChange w:id="358" w:author="Elias de Moraes Fernandes" w:date="2016-07-07T10:33:00Z">
              <w:rPr>
                <w:sz w:val="24"/>
                <w:lang w:val="pt-BR"/>
              </w:rPr>
            </w:rPrChange>
          </w:rPr>
          <w:t>Todas</w:t>
        </w:r>
      </w:ins>
      <w:r w:rsidRPr="00996951">
        <w:rPr>
          <w:rFonts w:ascii="Arial" w:hAnsi="Arial" w:cs="Arial"/>
          <w:sz w:val="24"/>
          <w:lang w:val="pt-BR"/>
          <w:rPrChange w:id="359" w:author="Elias de Moraes Fernandes" w:date="2016-07-07T10:33:00Z">
            <w:rPr>
              <w:sz w:val="24"/>
              <w:lang w:val="pt-BR"/>
            </w:rPr>
          </w:rPrChange>
        </w:rPr>
        <w:t xml:space="preserve"> pessoas saindo do local (imagem de fundo)</w:t>
      </w:r>
    </w:p>
    <w:p w14:paraId="52A6202A" w14:textId="3343BC8A" w:rsidR="001E15E2" w:rsidRPr="00996951" w:rsidRDefault="001274B2" w:rsidP="001274B2">
      <w:pPr>
        <w:pStyle w:val="ListParagraph"/>
        <w:tabs>
          <w:tab w:val="left" w:pos="7672"/>
        </w:tabs>
        <w:ind w:firstLine="360"/>
        <w:rPr>
          <w:ins w:id="360" w:author="Elias De Moraes Fernandes" w:date="2016-03-04T14:46:00Z"/>
          <w:rFonts w:ascii="Arial" w:hAnsi="Arial" w:cs="Arial"/>
          <w:sz w:val="24"/>
          <w:lang w:val="pt-BR"/>
          <w:rPrChange w:id="361" w:author="Elias de Moraes Fernandes" w:date="2016-07-07T10:33:00Z">
            <w:rPr>
              <w:ins w:id="362" w:author="Elias De Moraes Fernandes" w:date="2016-03-04T14:46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63" w:author="Elias de Moraes Fernandes" w:date="2016-07-07T10:33:00Z">
            <w:rPr>
              <w:sz w:val="24"/>
              <w:lang w:val="pt-BR"/>
            </w:rPr>
          </w:rPrChange>
        </w:rPr>
        <w:t xml:space="preserve">- </w:t>
      </w:r>
      <w:del w:id="364" w:author="Elias De Moraes Fernandes" w:date="2016-07-06T10:06:00Z">
        <w:r w:rsidRPr="00996951" w:rsidDel="00461FB7">
          <w:rPr>
            <w:rFonts w:ascii="Arial" w:hAnsi="Arial" w:cs="Arial"/>
            <w:sz w:val="24"/>
            <w:lang w:val="pt-BR"/>
            <w:rPrChange w:id="365" w:author="Elias de Moraes Fernandes" w:date="2016-07-07T10:33:00Z">
              <w:rPr>
                <w:sz w:val="24"/>
                <w:lang w:val="pt-BR"/>
              </w:rPr>
            </w:rPrChange>
          </w:rPr>
          <w:delText>detalhe</w:delText>
        </w:r>
      </w:del>
      <w:ins w:id="366" w:author="Elias De Moraes Fernandes" w:date="2016-07-06T10:06:00Z">
        <w:r w:rsidR="00461FB7" w:rsidRPr="00996951">
          <w:rPr>
            <w:rFonts w:ascii="Arial" w:hAnsi="Arial" w:cs="Arial"/>
            <w:sz w:val="24"/>
            <w:lang w:val="pt-BR"/>
            <w:rPrChange w:id="367" w:author="Elias de Moraes Fernandes" w:date="2016-07-07T10:33:00Z">
              <w:rPr>
                <w:sz w:val="24"/>
                <w:lang w:val="pt-BR"/>
              </w:rPr>
            </w:rPrChange>
          </w:rPr>
          <w:t>Detalhe</w:t>
        </w:r>
      </w:ins>
      <w:r w:rsidRPr="00996951">
        <w:rPr>
          <w:rFonts w:ascii="Arial" w:hAnsi="Arial" w:cs="Arial"/>
          <w:sz w:val="24"/>
          <w:lang w:val="pt-BR"/>
          <w:rPrChange w:id="368" w:author="Elias de Moraes Fernandes" w:date="2016-07-07T10:33:00Z">
            <w:rPr>
              <w:sz w:val="24"/>
              <w:lang w:val="pt-BR"/>
            </w:rPr>
          </w:rPrChange>
        </w:rPr>
        <w:t xml:space="preserve"> para tampa do minhoc</w:t>
      </w:r>
      <w:r w:rsidRPr="00996951">
        <w:rPr>
          <w:rFonts w:ascii="Arial" w:eastAsia="Calibri" w:hAnsi="Arial" w:cs="Arial"/>
          <w:sz w:val="24"/>
          <w:lang w:val="pt-BR"/>
          <w:rPrChange w:id="369" w:author="Elias de Moraes Fernandes" w:date="2016-07-07T10:33:00Z">
            <w:rPr>
              <w:sz w:val="24"/>
              <w:lang w:val="pt-BR"/>
            </w:rPr>
          </w:rPrChange>
        </w:rPr>
        <w:t>ário</w:t>
      </w:r>
      <w:r w:rsidRPr="00996951">
        <w:rPr>
          <w:rFonts w:ascii="Arial" w:hAnsi="Arial" w:cs="Arial"/>
          <w:sz w:val="24"/>
          <w:lang w:val="pt-BR"/>
          <w:rPrChange w:id="37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71" w:author="Elias de Moraes Fernandes" w:date="2016-07-07T10:33:00Z">
            <w:rPr>
              <w:sz w:val="24"/>
              <w:lang w:val="pt-BR"/>
            </w:rPr>
          </w:rPrChange>
        </w:rPr>
        <w:t>aberto</w:t>
      </w:r>
    </w:p>
    <w:p w14:paraId="29C23669" w14:textId="10BD99DF" w:rsidR="001274B2" w:rsidRPr="00996951" w:rsidDel="009956DA" w:rsidRDefault="001E15E2">
      <w:pPr>
        <w:tabs>
          <w:tab w:val="left" w:pos="7672"/>
        </w:tabs>
        <w:ind w:firstLine="426"/>
        <w:rPr>
          <w:del w:id="372" w:author="Elias De Moraes Fernandes" w:date="2016-03-04T14:47:00Z"/>
          <w:rFonts w:ascii="Arial" w:hAnsi="Arial" w:cs="Arial"/>
          <w:sz w:val="24"/>
          <w:lang w:val="pt-BR"/>
          <w:rPrChange w:id="373" w:author="Elias de Moraes Fernandes" w:date="2016-07-07T10:33:00Z">
            <w:rPr>
              <w:del w:id="374" w:author="Elias De Moraes Fernandes" w:date="2016-03-04T14:47:00Z"/>
              <w:lang w:val="pt-BR"/>
            </w:rPr>
          </w:rPrChange>
        </w:rPr>
        <w:pPrChange w:id="375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76" w:author="Elias De Moraes Fernandes" w:date="2016-03-04T14:46:00Z">
        <w:r w:rsidRPr="00996951">
          <w:rPr>
            <w:rFonts w:ascii="Arial" w:hAnsi="Arial" w:cs="Arial"/>
            <w:sz w:val="24"/>
            <w:lang w:val="pt-BR"/>
            <w:rPrChange w:id="377" w:author="Elias de Moraes Fernandes" w:date="2016-07-07T10:33:00Z">
              <w:rPr>
                <w:sz w:val="24"/>
                <w:lang w:val="pt-BR"/>
              </w:rPr>
            </w:rPrChange>
          </w:rPr>
          <w:t xml:space="preserve">Estilo do Jogo: </w:t>
        </w:r>
        <w:del w:id="378" w:author="Elias De Moraes Fernandes" w:date="2016-06-09T15:06:00Z">
          <w:r w:rsidRPr="00996951" w:rsidDel="00B41A17">
            <w:rPr>
              <w:rFonts w:ascii="Arial" w:hAnsi="Arial" w:cs="Arial"/>
              <w:sz w:val="24"/>
              <w:lang w:val="pt-BR"/>
              <w:rPrChange w:id="379" w:author="Elias de Moraes Fernandes" w:date="2016-07-07T10:33:00Z">
                <w:rPr>
                  <w:sz w:val="24"/>
                  <w:lang w:val="pt-BR"/>
                </w:rPr>
              </w:rPrChange>
            </w:rPr>
            <w:delText>Puzzle (pensar antes de agir)</w:delText>
          </w:r>
        </w:del>
      </w:ins>
      <w:ins w:id="380" w:author="Elias De Moraes Fernandes" w:date="2016-06-09T15:06:00Z">
        <w:r w:rsidR="00B41A17" w:rsidRPr="00996951">
          <w:rPr>
            <w:rFonts w:ascii="Arial" w:hAnsi="Arial" w:cs="Arial"/>
            <w:sz w:val="24"/>
            <w:lang w:val="pt-BR"/>
            <w:rPrChange w:id="381" w:author="Elias de Moraes Fernandes" w:date="2016-07-07T10:33:00Z">
              <w:rPr>
                <w:sz w:val="24"/>
                <w:lang w:val="pt-BR"/>
              </w:rPr>
            </w:rPrChange>
          </w:rPr>
          <w:t>Plataforma 2D</w:t>
        </w:r>
      </w:ins>
      <w:del w:id="382" w:author="Elias De Moraes Fernandes" w:date="2016-03-04T14:46:00Z">
        <w:r w:rsidR="001274B2" w:rsidRPr="00996951" w:rsidDel="001E15E2">
          <w:rPr>
            <w:rFonts w:ascii="Arial" w:hAnsi="Arial" w:cs="Arial"/>
            <w:sz w:val="24"/>
            <w:lang w:val="pt-BR"/>
            <w:rPrChange w:id="383" w:author="Elias de Moraes Fernandes" w:date="2016-07-07T10:33:00Z">
              <w:rPr>
                <w:lang w:val="pt-BR"/>
              </w:rPr>
            </w:rPrChange>
          </w:rPr>
          <w:delText xml:space="preserve">  </w:delText>
        </w:r>
      </w:del>
    </w:p>
    <w:p w14:paraId="42E6CB41" w14:textId="77777777" w:rsidR="00C82EE5" w:rsidRPr="00996951" w:rsidRDefault="00C82EE5">
      <w:pPr>
        <w:tabs>
          <w:tab w:val="left" w:pos="7672"/>
        </w:tabs>
        <w:ind w:firstLine="426"/>
        <w:rPr>
          <w:rFonts w:ascii="Arial" w:hAnsi="Arial" w:cs="Arial"/>
          <w:sz w:val="24"/>
          <w:lang w:val="pt-BR"/>
          <w:rPrChange w:id="384" w:author="Elias de Moraes Fernandes" w:date="2016-07-07T10:33:00Z">
            <w:rPr>
              <w:lang w:val="pt-BR"/>
            </w:rPr>
          </w:rPrChange>
        </w:rPr>
        <w:pPrChange w:id="385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500BA81A" w14:textId="77777777" w:rsidR="005E6EDF" w:rsidRPr="00996951" w:rsidRDefault="001B2F56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386" w:author="Elias de Moraes Fernandes" w:date="2016-07-07T10:33:00Z">
            <w:rPr>
              <w:b/>
              <w:sz w:val="24"/>
              <w:lang w:val="pt-BR"/>
            </w:rPr>
          </w:rPrChange>
        </w:rPr>
      </w:pPr>
      <w:commentRangeStart w:id="387"/>
      <w:r w:rsidRPr="00996951">
        <w:rPr>
          <w:rFonts w:ascii="Arial" w:hAnsi="Arial" w:cs="Arial"/>
          <w:b/>
          <w:sz w:val="24"/>
          <w:lang w:val="pt-BR"/>
          <w:rPrChange w:id="388" w:author="Elias de Moraes Fernandes" w:date="2016-07-07T10:33:00Z">
            <w:rPr>
              <w:b/>
              <w:sz w:val="24"/>
              <w:lang w:val="pt-BR"/>
            </w:rPr>
          </w:rPrChange>
        </w:rPr>
        <w:t xml:space="preserve">- </w:t>
      </w:r>
      <w:r w:rsidR="00372CA9" w:rsidRPr="00996951">
        <w:rPr>
          <w:rFonts w:ascii="Arial" w:hAnsi="Arial" w:cs="Arial"/>
          <w:b/>
          <w:sz w:val="24"/>
          <w:lang w:val="pt-BR"/>
          <w:rPrChange w:id="389" w:author="Elias de Moraes Fernandes" w:date="2016-07-07T10:33:00Z">
            <w:rPr>
              <w:b/>
              <w:sz w:val="24"/>
              <w:lang w:val="pt-BR"/>
            </w:rPr>
          </w:rPrChange>
        </w:rPr>
        <w:t>A descri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390" w:author="Elias de Moraes Fernandes" w:date="2016-07-07T10:33:00Z">
            <w:rPr>
              <w:b/>
              <w:sz w:val="24"/>
              <w:lang w:val="pt-BR"/>
            </w:rPr>
          </w:rPrChange>
        </w:rPr>
        <w:t>ção</w:t>
      </w:r>
      <w:r w:rsidR="00372CA9" w:rsidRPr="00996951">
        <w:rPr>
          <w:rFonts w:ascii="Arial" w:hAnsi="Arial" w:cs="Arial"/>
          <w:b/>
          <w:sz w:val="24"/>
          <w:lang w:val="pt-BR"/>
          <w:rPrChange w:id="391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392" w:author="Elias de Moraes Fernandes" w:date="2016-07-07T10:33:00Z">
            <w:rPr>
              <w:b/>
              <w:sz w:val="24"/>
              <w:lang w:val="pt-BR"/>
            </w:rPr>
          </w:rPrChange>
        </w:rPr>
        <w:t>da</w:t>
      </w:r>
      <w:r w:rsidR="00372CA9" w:rsidRPr="00996951">
        <w:rPr>
          <w:rFonts w:ascii="Arial" w:hAnsi="Arial" w:cs="Arial"/>
          <w:b/>
          <w:sz w:val="24"/>
          <w:lang w:val="pt-BR"/>
          <w:rPrChange w:id="393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394" w:author="Elias de Moraes Fernandes" w:date="2016-07-07T10:33:00Z">
            <w:rPr>
              <w:b/>
              <w:sz w:val="24"/>
              <w:lang w:val="pt-BR"/>
            </w:rPr>
          </w:rPrChange>
        </w:rPr>
        <w:t>história</w:t>
      </w:r>
      <w:r w:rsidR="00372CA9" w:rsidRPr="00996951">
        <w:rPr>
          <w:rFonts w:ascii="Arial" w:hAnsi="Arial" w:cs="Arial"/>
          <w:b/>
          <w:sz w:val="24"/>
          <w:lang w:val="pt-BR"/>
          <w:rPrChange w:id="39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396" w:author="Elias de Moraes Fernandes" w:date="2016-07-07T10:33:00Z">
            <w:rPr>
              <w:b/>
              <w:sz w:val="24"/>
              <w:lang w:val="pt-BR"/>
            </w:rPr>
          </w:rPrChange>
        </w:rPr>
        <w:t>deve</w:t>
      </w:r>
      <w:r w:rsidR="00372CA9" w:rsidRPr="00996951">
        <w:rPr>
          <w:rFonts w:ascii="Arial" w:hAnsi="Arial" w:cs="Arial"/>
          <w:b/>
          <w:sz w:val="24"/>
          <w:lang w:val="pt-BR"/>
          <w:rPrChange w:id="397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398" w:author="Elias de Moraes Fernandes" w:date="2016-07-07T10:33:00Z">
            <w:rPr>
              <w:b/>
              <w:sz w:val="24"/>
              <w:lang w:val="pt-BR"/>
            </w:rPr>
          </w:rPrChange>
        </w:rPr>
        <w:t>conter</w:t>
      </w:r>
      <w:r w:rsidR="00372CA9" w:rsidRPr="00996951">
        <w:rPr>
          <w:rFonts w:ascii="Arial" w:hAnsi="Arial" w:cs="Arial"/>
          <w:b/>
          <w:sz w:val="24"/>
          <w:lang w:val="pt-BR"/>
          <w:rPrChange w:id="399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00" w:author="Elias de Moraes Fernandes" w:date="2016-07-07T10:33:00Z">
            <w:rPr>
              <w:b/>
              <w:sz w:val="24"/>
              <w:lang w:val="pt-BR"/>
            </w:rPr>
          </w:rPrChange>
        </w:rPr>
        <w:t>uma</w:t>
      </w:r>
      <w:r w:rsidR="00372CA9" w:rsidRPr="00996951">
        <w:rPr>
          <w:rFonts w:ascii="Arial" w:hAnsi="Arial" w:cs="Arial"/>
          <w:b/>
          <w:sz w:val="24"/>
          <w:lang w:val="pt-BR"/>
          <w:rPrChange w:id="401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02" w:author="Elias de Moraes Fernandes" w:date="2016-07-07T10:33:00Z">
            <w:rPr>
              <w:b/>
              <w:sz w:val="24"/>
              <w:lang w:val="pt-BR"/>
            </w:rPr>
          </w:rPrChange>
        </w:rPr>
        <w:t>b</w:t>
      </w:r>
      <w:r w:rsidRPr="00996951">
        <w:rPr>
          <w:rFonts w:ascii="Arial" w:hAnsi="Arial" w:cs="Arial"/>
          <w:b/>
          <w:sz w:val="24"/>
          <w:lang w:val="pt-BR"/>
          <w:rPrChange w:id="403" w:author="Elias de Moraes Fernandes" w:date="2016-07-07T10:33:00Z">
            <w:rPr>
              <w:b/>
              <w:sz w:val="24"/>
              <w:lang w:val="pt-BR"/>
            </w:rPr>
          </w:rPrChange>
        </w:rPr>
        <w:t>reve descri</w:t>
      </w:r>
      <w:r w:rsidRPr="00996951">
        <w:rPr>
          <w:rFonts w:ascii="Arial" w:eastAsia="Calibri" w:hAnsi="Arial" w:cs="Arial"/>
          <w:b/>
          <w:sz w:val="24"/>
          <w:lang w:val="pt-BR"/>
          <w:rPrChange w:id="404" w:author="Elias de Moraes Fernandes" w:date="2016-07-07T10:33:00Z">
            <w:rPr>
              <w:b/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b/>
          <w:sz w:val="24"/>
          <w:lang w:val="pt-BR"/>
          <w:rPrChange w:id="40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406" w:author="Elias de Moraes Fernandes" w:date="2016-07-07T10:33:00Z">
            <w:rPr>
              <w:b/>
              <w:sz w:val="24"/>
              <w:lang w:val="pt-BR"/>
            </w:rPr>
          </w:rPrChange>
        </w:rPr>
        <w:t>d</w:t>
      </w:r>
      <w:r w:rsidR="00372CA9" w:rsidRPr="00996951">
        <w:rPr>
          <w:rFonts w:ascii="Arial" w:hAnsi="Arial" w:cs="Arial"/>
          <w:b/>
          <w:sz w:val="24"/>
          <w:lang w:val="pt-BR"/>
          <w:rPrChange w:id="407" w:author="Elias de Moraes Fernandes" w:date="2016-07-07T10:33:00Z">
            <w:rPr>
              <w:b/>
              <w:sz w:val="24"/>
              <w:lang w:val="pt-BR"/>
            </w:rPr>
          </w:rPrChange>
        </w:rPr>
        <w:t>o ambiente onde o jogo acontece e tamb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08" w:author="Elias de Moraes Fernandes" w:date="2016-07-07T10:33:00Z">
            <w:rPr>
              <w:b/>
              <w:sz w:val="24"/>
              <w:lang w:val="pt-BR"/>
            </w:rPr>
          </w:rPrChange>
        </w:rPr>
        <w:t>ém</w:t>
      </w:r>
      <w:r w:rsidR="00372CA9" w:rsidRPr="00996951">
        <w:rPr>
          <w:rFonts w:ascii="Arial" w:hAnsi="Arial" w:cs="Arial"/>
          <w:b/>
          <w:sz w:val="24"/>
          <w:lang w:val="pt-BR"/>
          <w:rPrChange w:id="409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10" w:author="Elias de Moraes Fernandes" w:date="2016-07-07T10:33:00Z">
            <w:rPr>
              <w:b/>
              <w:sz w:val="24"/>
              <w:lang w:val="pt-BR"/>
            </w:rPr>
          </w:rPrChange>
        </w:rPr>
        <w:t>dos</w:t>
      </w:r>
      <w:r w:rsidR="00372CA9" w:rsidRPr="00996951">
        <w:rPr>
          <w:rFonts w:ascii="Arial" w:hAnsi="Arial" w:cs="Arial"/>
          <w:b/>
          <w:sz w:val="24"/>
          <w:lang w:val="pt-BR"/>
          <w:rPrChange w:id="411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12" w:author="Elias de Moraes Fernandes" w:date="2016-07-07T10:33:00Z">
            <w:rPr>
              <w:b/>
              <w:sz w:val="24"/>
              <w:lang w:val="pt-BR"/>
            </w:rPr>
          </w:rPrChange>
        </w:rPr>
        <w:t>principais</w:t>
      </w:r>
      <w:r w:rsidR="00372CA9" w:rsidRPr="00996951">
        <w:rPr>
          <w:rFonts w:ascii="Arial" w:hAnsi="Arial" w:cs="Arial"/>
          <w:b/>
          <w:sz w:val="24"/>
          <w:lang w:val="pt-BR"/>
          <w:rPrChange w:id="413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hAnsi="Arial" w:cs="Arial"/>
          <w:b/>
          <w:sz w:val="24"/>
          <w:lang w:val="pt-BR"/>
          <w:rPrChange w:id="414" w:author="Elias de Moraes Fernandes" w:date="2016-07-07T10:33:00Z">
            <w:rPr>
              <w:b/>
              <w:sz w:val="24"/>
              <w:lang w:val="pt-BR"/>
            </w:rPr>
          </w:rPrChange>
        </w:rPr>
        <w:t>personagens</w:t>
      </w:r>
      <w:r w:rsidR="00372CA9" w:rsidRPr="00996951">
        <w:rPr>
          <w:rFonts w:ascii="Arial" w:hAnsi="Arial" w:cs="Arial"/>
          <w:b/>
          <w:sz w:val="24"/>
          <w:lang w:val="pt-BR"/>
          <w:rPrChange w:id="41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envolvidos na hist</w:t>
      </w:r>
      <w:r w:rsidR="00372CA9" w:rsidRPr="00996951">
        <w:rPr>
          <w:rFonts w:ascii="Arial" w:eastAsia="Calibri" w:hAnsi="Arial" w:cs="Arial"/>
          <w:b/>
          <w:sz w:val="24"/>
          <w:lang w:val="pt-BR"/>
          <w:rPrChange w:id="416" w:author="Elias de Moraes Fernandes" w:date="2016-07-07T10:33:00Z">
            <w:rPr>
              <w:b/>
              <w:sz w:val="24"/>
              <w:lang w:val="pt-BR"/>
            </w:rPr>
          </w:rPrChange>
        </w:rPr>
        <w:t>ória</w:t>
      </w:r>
      <w:r w:rsidRPr="00996951">
        <w:rPr>
          <w:rFonts w:ascii="Arial" w:hAnsi="Arial" w:cs="Arial"/>
          <w:b/>
          <w:sz w:val="24"/>
          <w:lang w:val="pt-BR"/>
          <w:rPrChange w:id="417" w:author="Elias de Moraes Fernandes" w:date="2016-07-07T10:33:00Z">
            <w:rPr>
              <w:b/>
              <w:sz w:val="24"/>
              <w:lang w:val="pt-BR"/>
            </w:rPr>
          </w:rPrChange>
        </w:rPr>
        <w:t>;</w:t>
      </w:r>
      <w:commentRangeEnd w:id="387"/>
      <w:r w:rsidR="00543E0E" w:rsidRPr="00996951">
        <w:rPr>
          <w:rStyle w:val="CommentReference"/>
          <w:rFonts w:ascii="Arial" w:hAnsi="Arial" w:cs="Arial"/>
          <w:rPrChange w:id="418" w:author="Elias de Moraes Fernandes" w:date="2016-07-07T10:33:00Z">
            <w:rPr>
              <w:rStyle w:val="CommentReference"/>
            </w:rPr>
          </w:rPrChange>
        </w:rPr>
        <w:commentReference w:id="387"/>
      </w:r>
    </w:p>
    <w:p w14:paraId="6A3CDF42" w14:textId="77777777" w:rsidR="00945127" w:rsidRPr="00996951" w:rsidRDefault="00945127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19" w:author="Elias de Moraes Fernandes" w:date="2016-07-07T10:33:00Z">
            <w:rPr>
              <w:sz w:val="24"/>
              <w:lang w:val="pt-BR"/>
            </w:rPr>
          </w:rPrChange>
        </w:rPr>
      </w:pPr>
    </w:p>
    <w:p w14:paraId="6F331057" w14:textId="77777777" w:rsidR="000E11B8" w:rsidRPr="00274602" w:rsidRDefault="0064087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420" w:author="Elias de Moraes Fernandes" w:date="2016-07-07T15:30:00Z">
            <w:rPr>
              <w:sz w:val="24"/>
              <w:lang w:val="pt-BR"/>
            </w:rPr>
          </w:rPrChange>
        </w:rPr>
        <w:pPrChange w:id="421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422" w:author="Elias de Moraes Fernandes" w:date="2016-07-07T15:30:00Z">
            <w:rPr>
              <w:sz w:val="24"/>
              <w:lang w:val="pt-BR"/>
            </w:rPr>
          </w:rPrChange>
        </w:rPr>
        <w:t>A hist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23" w:author="Elias de Moraes Fernandes" w:date="2016-07-07T15:30:00Z">
            <w:rPr>
              <w:sz w:val="24"/>
              <w:lang w:val="pt-BR"/>
            </w:rPr>
          </w:rPrChange>
        </w:rPr>
        <w:t>ória</w:t>
      </w:r>
      <w:r w:rsidRPr="00274602">
        <w:rPr>
          <w:rFonts w:ascii="Arial" w:hAnsi="Arial" w:cs="Arial"/>
          <w:sz w:val="24"/>
          <w:highlight w:val="red"/>
          <w:lang w:val="pt-BR"/>
          <w:rPrChange w:id="42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25" w:author="Elias de Moraes Fernandes" w:date="2016-07-07T15:30:00Z">
            <w:rPr>
              <w:sz w:val="24"/>
              <w:lang w:val="pt-BR"/>
            </w:rPr>
          </w:rPrChange>
        </w:rPr>
        <w:t>da</w:t>
      </w:r>
      <w:r w:rsidRPr="00274602">
        <w:rPr>
          <w:rFonts w:ascii="Arial" w:hAnsi="Arial" w:cs="Arial"/>
          <w:sz w:val="24"/>
          <w:highlight w:val="red"/>
          <w:lang w:val="pt-BR"/>
          <w:rPrChange w:id="42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27" w:author="Elias de Moraes Fernandes" w:date="2016-07-07T15:30:00Z">
            <w:rPr>
              <w:sz w:val="24"/>
              <w:lang w:val="pt-BR"/>
            </w:rPr>
          </w:rPrChange>
        </w:rPr>
        <w:t>minhoca</w:t>
      </w:r>
      <w:r w:rsidRPr="00274602">
        <w:rPr>
          <w:rFonts w:ascii="Arial" w:hAnsi="Arial" w:cs="Arial"/>
          <w:sz w:val="24"/>
          <w:highlight w:val="red"/>
          <w:lang w:val="pt-BR"/>
          <w:rPrChange w:id="42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29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43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31" w:author="Elias de Moraes Fernandes" w:date="2016-07-07T15:30:00Z">
            <w:rPr>
              <w:sz w:val="24"/>
              <w:lang w:val="pt-BR"/>
            </w:rPr>
          </w:rPrChange>
        </w:rPr>
        <w:t>acontece</w:t>
      </w:r>
      <w:r w:rsidRPr="00274602">
        <w:rPr>
          <w:rFonts w:ascii="Arial" w:hAnsi="Arial" w:cs="Arial"/>
          <w:sz w:val="24"/>
          <w:highlight w:val="red"/>
          <w:lang w:val="pt-BR"/>
          <w:rPrChange w:id="43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E2377" w:rsidRPr="00274602">
        <w:rPr>
          <w:rFonts w:ascii="Arial" w:hAnsi="Arial" w:cs="Arial"/>
          <w:sz w:val="24"/>
          <w:highlight w:val="red"/>
          <w:lang w:val="pt-BR"/>
          <w:rPrChange w:id="433" w:author="Elias de Moraes Fernandes" w:date="2016-07-07T15:30:00Z">
            <w:rPr>
              <w:sz w:val="24"/>
              <w:lang w:val="pt-BR"/>
            </w:rPr>
          </w:rPrChange>
        </w:rPr>
        <w:t>no minhoc</w:t>
      </w:r>
      <w:r w:rsidR="001E2377" w:rsidRPr="00274602">
        <w:rPr>
          <w:rFonts w:ascii="Arial" w:eastAsia="Calibri" w:hAnsi="Arial" w:cs="Arial"/>
          <w:sz w:val="24"/>
          <w:highlight w:val="red"/>
          <w:lang w:val="pt-BR"/>
          <w:rPrChange w:id="434" w:author="Elias de Moraes Fernandes" w:date="2016-07-07T15:30:00Z">
            <w:rPr>
              <w:sz w:val="24"/>
              <w:lang w:val="pt-BR"/>
            </w:rPr>
          </w:rPrChange>
        </w:rPr>
        <w:t>á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435" w:author="Elias de Moraes Fernandes" w:date="2016-07-07T15:30:00Z">
            <w:rPr>
              <w:sz w:val="24"/>
              <w:lang w:val="pt-BR"/>
            </w:rPr>
          </w:rPrChange>
        </w:rPr>
        <w:t>rio da UTFPR, que fica sob a responsabilidade da Professora Ana</w:t>
      </w:r>
      <w:r w:rsidRPr="00274602">
        <w:rPr>
          <w:rFonts w:ascii="Arial" w:hAnsi="Arial" w:cs="Arial"/>
          <w:sz w:val="24"/>
          <w:highlight w:val="red"/>
          <w:lang w:val="pt-BR"/>
          <w:rPrChange w:id="436" w:author="Elias de Moraes Fernandes" w:date="2016-07-07T15:30:00Z">
            <w:rPr>
              <w:sz w:val="24"/>
              <w:lang w:val="pt-BR"/>
            </w:rPr>
          </w:rPrChange>
        </w:rPr>
        <w:t xml:space="preserve">. </w:t>
      </w:r>
    </w:p>
    <w:p w14:paraId="2C847F6D" w14:textId="7E34AC80" w:rsidR="005F7E4D" w:rsidRPr="00274602" w:rsidRDefault="000E11B8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437" w:author="Elias de Moraes Fernandes" w:date="2016-07-07T15:30:00Z">
            <w:rPr>
              <w:sz w:val="24"/>
              <w:lang w:val="pt-BR"/>
            </w:rPr>
          </w:rPrChange>
        </w:rPr>
        <w:pPrChange w:id="438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439" w:author="Elias de Moraes Fernandes" w:date="2016-07-07T15:30:00Z">
            <w:rPr>
              <w:sz w:val="24"/>
              <w:lang w:val="pt-BR"/>
            </w:rPr>
          </w:rPrChange>
        </w:rPr>
        <w:t xml:space="preserve">Ana educa 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40" w:author="Elias de Moraes Fernandes" w:date="2016-07-07T15:30:00Z">
            <w:rPr>
              <w:sz w:val="24"/>
              <w:lang w:val="pt-BR"/>
            </w:rPr>
          </w:rPrChange>
        </w:rPr>
        <w:t xml:space="preserve">a todos 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41" w:author="Elias de Moraes Fernandes" w:date="2016-07-07T15:30:00Z">
            <w:rPr>
              <w:sz w:val="24"/>
              <w:lang w:val="pt-BR"/>
            </w:rPr>
          </w:rPrChange>
        </w:rPr>
        <w:t>atrav</w:t>
      </w:r>
      <w:r w:rsidR="00682A05" w:rsidRPr="00274602">
        <w:rPr>
          <w:rFonts w:ascii="Arial" w:eastAsia="Calibri" w:hAnsi="Arial" w:cs="Arial"/>
          <w:sz w:val="24"/>
          <w:highlight w:val="red"/>
          <w:lang w:val="pt-BR"/>
          <w:rPrChange w:id="442" w:author="Elias de Moraes Fernandes" w:date="2016-07-07T15:30:00Z">
            <w:rPr>
              <w:sz w:val="24"/>
              <w:lang w:val="pt-BR"/>
            </w:rPr>
          </w:rPrChange>
        </w:rPr>
        <w:t>és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682A05" w:rsidRPr="00274602">
        <w:rPr>
          <w:rFonts w:ascii="Arial" w:eastAsia="Calibri" w:hAnsi="Arial" w:cs="Arial"/>
          <w:sz w:val="24"/>
          <w:highlight w:val="red"/>
          <w:lang w:val="pt-BR"/>
          <w:rPrChange w:id="444" w:author="Elias de Moraes Fernandes" w:date="2016-07-07T15:30:00Z">
            <w:rPr>
              <w:sz w:val="24"/>
              <w:lang w:val="pt-BR"/>
            </w:rPr>
          </w:rPrChange>
        </w:rPr>
        <w:t>de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682A05" w:rsidRPr="00274602">
        <w:rPr>
          <w:rFonts w:ascii="Arial" w:eastAsia="Calibri" w:hAnsi="Arial" w:cs="Arial"/>
          <w:sz w:val="24"/>
          <w:highlight w:val="red"/>
          <w:lang w:val="pt-BR"/>
          <w:rPrChange w:id="446" w:author="Elias de Moraes Fernandes" w:date="2016-07-07T15:30:00Z">
            <w:rPr>
              <w:sz w:val="24"/>
              <w:lang w:val="pt-BR"/>
            </w:rPr>
          </w:rPrChange>
        </w:rPr>
        <w:t>palestras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4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hAnsi="Arial" w:cs="Arial"/>
          <w:sz w:val="24"/>
          <w:highlight w:val="red"/>
          <w:lang w:val="pt-BR"/>
          <w:rPrChange w:id="448" w:author="Elias de Moraes Fernandes" w:date="2016-07-07T15:30:00Z">
            <w:rPr>
              <w:sz w:val="24"/>
              <w:lang w:val="pt-BR"/>
            </w:rPr>
          </w:rPrChange>
        </w:rPr>
        <w:t xml:space="preserve">como deve ser 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49" w:author="Elias de Moraes Fernandes" w:date="2016-07-07T15:30:00Z">
            <w:rPr>
              <w:sz w:val="24"/>
              <w:lang w:val="pt-BR"/>
            </w:rPr>
          </w:rPrChange>
        </w:rPr>
        <w:t>feito a vermicompostagem corretamente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50" w:author="Elias de Moraes Fernandes" w:date="2016-07-07T15:30:00Z">
            <w:rPr>
              <w:sz w:val="24"/>
              <w:lang w:val="pt-BR"/>
            </w:rPr>
          </w:rPrChange>
        </w:rPr>
        <w:t xml:space="preserve"> dentro da 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51" w:author="Elias de Moraes Fernandes" w:date="2016-07-07T15:30:00Z">
            <w:rPr>
              <w:sz w:val="24"/>
              <w:lang w:val="pt-BR"/>
            </w:rPr>
          </w:rPrChange>
        </w:rPr>
        <w:t xml:space="preserve">sala de aula </w:t>
      </w:r>
      <w:r w:rsidR="00682A05" w:rsidRPr="00274602">
        <w:rPr>
          <w:rFonts w:ascii="Arial" w:hAnsi="Arial" w:cs="Arial"/>
          <w:sz w:val="24"/>
          <w:highlight w:val="red"/>
          <w:lang w:val="pt-BR"/>
          <w:rPrChange w:id="452" w:author="Elias de Moraes Fernandes" w:date="2016-07-07T15:30:00Z">
            <w:rPr>
              <w:sz w:val="24"/>
              <w:lang w:val="pt-BR"/>
            </w:rPr>
          </w:rPrChange>
        </w:rPr>
        <w:t>ou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53" w:author="Elias de Moraes Fernandes" w:date="2016-07-07T15:30:00Z">
            <w:rPr>
              <w:sz w:val="24"/>
              <w:lang w:val="pt-BR"/>
            </w:rPr>
          </w:rPrChange>
        </w:rPr>
        <w:t xml:space="preserve"> fora, como no p</w:t>
      </w:r>
      <w:r w:rsidR="005F7E4D" w:rsidRPr="00274602">
        <w:rPr>
          <w:rFonts w:ascii="Arial" w:eastAsia="Calibri" w:hAnsi="Arial" w:cs="Arial"/>
          <w:sz w:val="24"/>
          <w:highlight w:val="red"/>
          <w:lang w:val="pt-BR"/>
          <w:rPrChange w:id="454" w:author="Elias de Moraes Fernandes" w:date="2016-07-07T15:30:00Z">
            <w:rPr>
              <w:sz w:val="24"/>
              <w:lang w:val="pt-BR"/>
            </w:rPr>
          </w:rPrChange>
        </w:rPr>
        <w:t>átio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5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5F7E4D" w:rsidRPr="00274602">
        <w:rPr>
          <w:rFonts w:ascii="Arial" w:eastAsia="Calibri" w:hAnsi="Arial" w:cs="Arial"/>
          <w:sz w:val="24"/>
          <w:highlight w:val="red"/>
          <w:lang w:val="pt-BR"/>
          <w:rPrChange w:id="456" w:author="Elias de Moraes Fernandes" w:date="2016-07-07T15:30:00Z">
            <w:rPr>
              <w:sz w:val="24"/>
              <w:lang w:val="pt-BR"/>
            </w:rPr>
          </w:rPrChange>
        </w:rPr>
        <w:t>da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5F7E4D" w:rsidRPr="00274602">
        <w:rPr>
          <w:rFonts w:ascii="Arial" w:eastAsia="Calibri" w:hAnsi="Arial" w:cs="Arial"/>
          <w:sz w:val="24"/>
          <w:highlight w:val="red"/>
          <w:lang w:val="pt-BR"/>
          <w:rPrChange w:id="458" w:author="Elias de Moraes Fernandes" w:date="2016-07-07T15:30:00Z">
            <w:rPr>
              <w:sz w:val="24"/>
              <w:lang w:val="pt-BR"/>
            </w:rPr>
          </w:rPrChange>
        </w:rPr>
        <w:t>UTFPR</w:t>
      </w:r>
      <w:r w:rsidR="005F7E4D" w:rsidRPr="00274602">
        <w:rPr>
          <w:rFonts w:ascii="Arial" w:hAnsi="Arial" w:cs="Arial"/>
          <w:sz w:val="24"/>
          <w:highlight w:val="red"/>
          <w:lang w:val="pt-BR"/>
          <w:rPrChange w:id="459" w:author="Elias de Moraes Fernandes" w:date="2016-07-07T15:30:00Z">
            <w:rPr>
              <w:sz w:val="24"/>
              <w:lang w:val="pt-BR"/>
            </w:rPr>
          </w:rPrChange>
        </w:rPr>
        <w:t xml:space="preserve"> ou no </w:t>
      </w:r>
      <w:r w:rsidR="0055647D" w:rsidRPr="00274602">
        <w:rPr>
          <w:rFonts w:ascii="Arial" w:hAnsi="Arial" w:cs="Arial"/>
          <w:sz w:val="24"/>
          <w:highlight w:val="red"/>
          <w:lang w:val="pt-BR"/>
          <w:rPrChange w:id="460" w:author="Elias de Moraes Fernandes" w:date="2016-07-07T15:30:00Z">
            <w:rPr>
              <w:sz w:val="24"/>
              <w:lang w:val="pt-BR"/>
            </w:rPr>
          </w:rPrChange>
        </w:rPr>
        <w:t>minhoc</w:t>
      </w:r>
      <w:r w:rsidR="0055647D" w:rsidRPr="00274602">
        <w:rPr>
          <w:rFonts w:ascii="Arial" w:eastAsia="Calibri" w:hAnsi="Arial" w:cs="Arial"/>
          <w:sz w:val="24"/>
          <w:highlight w:val="red"/>
          <w:lang w:val="pt-BR"/>
          <w:rPrChange w:id="461" w:author="Elias de Moraes Fernandes" w:date="2016-07-07T15:30:00Z">
            <w:rPr>
              <w:sz w:val="24"/>
              <w:lang w:val="pt-BR"/>
            </w:rPr>
          </w:rPrChange>
        </w:rPr>
        <w:t>ário,</w:t>
      </w:r>
      <w:r w:rsidR="0055647D" w:rsidRPr="00274602">
        <w:rPr>
          <w:rFonts w:ascii="Arial" w:hAnsi="Arial" w:cs="Arial"/>
          <w:sz w:val="24"/>
          <w:highlight w:val="red"/>
          <w:lang w:val="pt-BR"/>
          <w:rPrChange w:id="46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55647D" w:rsidRPr="00274602">
        <w:rPr>
          <w:rFonts w:ascii="Arial" w:eastAsia="Calibri" w:hAnsi="Arial" w:cs="Arial"/>
          <w:sz w:val="24"/>
          <w:highlight w:val="red"/>
          <w:lang w:val="pt-BR"/>
          <w:rPrChange w:id="463" w:author="Elias de Moraes Fernandes" w:date="2016-07-07T15:30:00Z">
            <w:rPr>
              <w:sz w:val="24"/>
              <w:lang w:val="pt-BR"/>
            </w:rPr>
          </w:rPrChange>
        </w:rPr>
        <w:t>onde</w:t>
      </w:r>
      <w:r w:rsidR="0055647D" w:rsidRPr="00274602">
        <w:rPr>
          <w:rFonts w:ascii="Arial" w:hAnsi="Arial" w:cs="Arial"/>
          <w:sz w:val="24"/>
          <w:highlight w:val="red"/>
          <w:lang w:val="pt-BR"/>
          <w:rPrChange w:id="46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55647D" w:rsidRPr="00274602">
        <w:rPr>
          <w:rFonts w:ascii="Arial" w:eastAsia="Calibri" w:hAnsi="Arial" w:cs="Arial"/>
          <w:sz w:val="24"/>
          <w:highlight w:val="red"/>
          <w:lang w:val="pt-BR"/>
          <w:rPrChange w:id="465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="0055647D" w:rsidRPr="00274602">
        <w:rPr>
          <w:rFonts w:ascii="Arial" w:hAnsi="Arial" w:cs="Arial"/>
          <w:sz w:val="24"/>
          <w:highlight w:val="red"/>
          <w:lang w:val="pt-BR"/>
          <w:rPrChange w:id="46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55647D" w:rsidRPr="00274602">
        <w:rPr>
          <w:rFonts w:ascii="Arial" w:eastAsia="Calibri" w:hAnsi="Arial" w:cs="Arial"/>
          <w:sz w:val="24"/>
          <w:highlight w:val="red"/>
          <w:lang w:val="pt-BR"/>
          <w:rPrChange w:id="467" w:author="Elias de Moraes Fernandes" w:date="2016-07-07T15:30:00Z">
            <w:rPr>
              <w:sz w:val="24"/>
              <w:lang w:val="pt-BR"/>
            </w:rPr>
          </w:rPrChange>
        </w:rPr>
        <w:t>trabalha</w:t>
      </w:r>
      <w:r w:rsidR="001274B2" w:rsidRPr="00274602">
        <w:rPr>
          <w:rFonts w:ascii="Arial" w:hAnsi="Arial" w:cs="Arial"/>
          <w:sz w:val="24"/>
          <w:highlight w:val="red"/>
          <w:lang w:val="pt-BR"/>
          <w:rPrChange w:id="468" w:author="Elias de Moraes Fernandes" w:date="2016-07-07T15:30:00Z">
            <w:rPr>
              <w:sz w:val="24"/>
              <w:lang w:val="pt-BR"/>
            </w:rPr>
          </w:rPrChange>
        </w:rPr>
        <w:t xml:space="preserve">. </w:t>
      </w:r>
    </w:p>
    <w:p w14:paraId="0B66EAC3" w14:textId="4D0CCED6" w:rsidR="0064087C" w:rsidRPr="00274602" w:rsidRDefault="005F7E4D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469" w:author="Elias de Moraes Fernandes" w:date="2016-07-07T15:30:00Z">
            <w:rPr>
              <w:sz w:val="24"/>
              <w:lang w:val="pt-BR"/>
            </w:rPr>
          </w:rPrChange>
        </w:rPr>
        <w:pPrChange w:id="470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471" w:author="Elias de Moraes Fernandes" w:date="2016-07-07T15:30:00Z">
            <w:rPr>
              <w:sz w:val="24"/>
              <w:lang w:val="pt-BR"/>
            </w:rPr>
          </w:rPrChange>
        </w:rPr>
        <w:t>O minhoc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72" w:author="Elias de Moraes Fernandes" w:date="2016-07-07T15:30:00Z">
            <w:rPr>
              <w:sz w:val="24"/>
              <w:lang w:val="pt-BR"/>
            </w:rPr>
          </w:rPrChange>
        </w:rPr>
        <w:t>ário</w:t>
      </w:r>
      <w:r w:rsidRPr="00274602">
        <w:rPr>
          <w:rFonts w:ascii="Arial" w:hAnsi="Arial" w:cs="Arial"/>
          <w:sz w:val="24"/>
          <w:highlight w:val="red"/>
          <w:lang w:val="pt-BR"/>
          <w:rPrChange w:id="47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74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47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76" w:author="Elias de Moraes Fernandes" w:date="2016-07-07T15:30:00Z">
            <w:rPr>
              <w:sz w:val="24"/>
              <w:lang w:val="pt-BR"/>
            </w:rPr>
          </w:rPrChange>
        </w:rPr>
        <w:t>composto</w:t>
      </w:r>
      <w:r w:rsidR="0064087C" w:rsidRPr="00274602">
        <w:rPr>
          <w:rFonts w:ascii="Arial" w:hAnsi="Arial" w:cs="Arial"/>
          <w:sz w:val="24"/>
          <w:highlight w:val="red"/>
          <w:lang w:val="pt-BR"/>
          <w:rPrChange w:id="477" w:author="Elias de Moraes Fernandes" w:date="2016-07-07T15:30:00Z">
            <w:rPr>
              <w:sz w:val="24"/>
              <w:lang w:val="pt-BR"/>
            </w:rPr>
          </w:rPrChange>
        </w:rPr>
        <w:t xml:space="preserve"> por labirintos, em que Nonda precisa cuidar para nenhum </w:t>
      </w:r>
      <w:del w:id="478" w:author="Elias De Moraes Fernandes" w:date="2016-07-06T16:08:00Z">
        <w:r w:rsidR="0064087C" w:rsidRPr="00274602" w:rsidDel="005C6DE9">
          <w:rPr>
            <w:rFonts w:ascii="Arial" w:hAnsi="Arial" w:cs="Arial"/>
            <w:sz w:val="24"/>
            <w:highlight w:val="red"/>
            <w:lang w:val="pt-BR"/>
            <w:rPrChange w:id="479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480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481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="0064087C" w:rsidRPr="00274602">
        <w:rPr>
          <w:rFonts w:ascii="Arial" w:hAnsi="Arial" w:cs="Arial"/>
          <w:sz w:val="24"/>
          <w:highlight w:val="red"/>
          <w:lang w:val="pt-BR"/>
          <w:rPrChange w:id="482" w:author="Elias de Moraes Fernandes" w:date="2016-07-07T15:30:00Z">
            <w:rPr>
              <w:sz w:val="24"/>
              <w:lang w:val="pt-BR"/>
            </w:rPr>
          </w:rPrChange>
        </w:rPr>
        <w:t xml:space="preserve"> tome posse e reproduza ou infecte a caixa de terra com agente ecot</w:t>
      </w:r>
      <w:r w:rsidR="0064087C" w:rsidRPr="00274602">
        <w:rPr>
          <w:rFonts w:ascii="Arial" w:eastAsia="Calibri" w:hAnsi="Arial" w:cs="Arial"/>
          <w:sz w:val="24"/>
          <w:highlight w:val="red"/>
          <w:lang w:val="pt-BR"/>
          <w:rPrChange w:id="483" w:author="Elias de Moraes Fernandes" w:date="2016-07-07T15:30:00Z">
            <w:rPr>
              <w:sz w:val="24"/>
              <w:lang w:val="pt-BR"/>
            </w:rPr>
          </w:rPrChange>
        </w:rPr>
        <w:t>óxico.</w:t>
      </w:r>
      <w:r w:rsidR="0064087C" w:rsidRPr="00274602">
        <w:rPr>
          <w:rFonts w:ascii="Arial" w:hAnsi="Arial" w:cs="Arial"/>
          <w:sz w:val="24"/>
          <w:highlight w:val="red"/>
          <w:lang w:val="pt-BR"/>
          <w:rPrChange w:id="48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hAnsi="Arial" w:cs="Arial"/>
          <w:sz w:val="24"/>
          <w:highlight w:val="red"/>
          <w:lang w:val="pt-BR"/>
          <w:rPrChange w:id="485" w:author="Elias de Moraes Fernandes" w:date="2016-07-07T15:30:00Z">
            <w:rPr>
              <w:sz w:val="24"/>
              <w:lang w:val="pt-BR"/>
            </w:rPr>
          </w:rPrChange>
        </w:rPr>
        <w:t xml:space="preserve">Para que Nonda </w:t>
      </w:r>
      <w:r w:rsidR="0064087C" w:rsidRPr="00274602">
        <w:rPr>
          <w:rFonts w:ascii="Arial" w:hAnsi="Arial" w:cs="Arial"/>
          <w:sz w:val="24"/>
          <w:highlight w:val="red"/>
          <w:lang w:val="pt-BR"/>
          <w:rPrChange w:id="486" w:author="Elias de Moraes Fernandes" w:date="2016-07-07T15:30:00Z">
            <w:rPr>
              <w:sz w:val="24"/>
              <w:lang w:val="pt-BR"/>
            </w:rPr>
          </w:rPrChange>
        </w:rPr>
        <w:t xml:space="preserve">continue produzindo biofertilizantes de qualidade e continue </w:t>
      </w:r>
      <w:r w:rsidRPr="00274602">
        <w:rPr>
          <w:rFonts w:ascii="Arial" w:hAnsi="Arial" w:cs="Arial"/>
          <w:sz w:val="24"/>
          <w:highlight w:val="red"/>
          <w:lang w:val="pt-BR"/>
          <w:rPrChange w:id="487" w:author="Elias de Moraes Fernandes" w:date="2016-07-07T15:30:00Z">
            <w:rPr>
              <w:sz w:val="24"/>
              <w:lang w:val="pt-BR"/>
            </w:rPr>
          </w:rPrChange>
        </w:rPr>
        <w:t xml:space="preserve">sempre forte, a Professora Ana sempre abastece a caixa de Nonda com </w:t>
      </w:r>
      <w:r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488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res</w:t>
      </w:r>
      <w:r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489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íduos</w:t>
      </w:r>
      <w:r w:rsidRPr="00274602">
        <w:rPr>
          <w:rFonts w:ascii="Arial" w:hAnsi="Arial" w:cs="Arial"/>
          <w:sz w:val="24"/>
          <w:highlight w:val="red"/>
          <w:lang w:val="pt-BR"/>
          <w:rPrChange w:id="490" w:author="Elias de Moraes Fernandes" w:date="2016-07-07T15:30:00Z">
            <w:rPr>
              <w:sz w:val="24"/>
              <w:lang w:val="pt-BR"/>
            </w:rPr>
          </w:rPrChange>
        </w:rPr>
        <w:t xml:space="preserve"> org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91" w:author="Elias de Moraes Fernandes" w:date="2016-07-07T15:30:00Z">
            <w:rPr>
              <w:sz w:val="24"/>
              <w:lang w:val="pt-BR"/>
            </w:rPr>
          </w:rPrChange>
        </w:rPr>
        <w:t>ânicos</w:t>
      </w:r>
      <w:r w:rsidR="0055647D" w:rsidRPr="00274602">
        <w:rPr>
          <w:rFonts w:ascii="Arial" w:hAnsi="Arial" w:cs="Arial"/>
          <w:sz w:val="24"/>
          <w:highlight w:val="red"/>
          <w:lang w:val="pt-BR"/>
          <w:rPrChange w:id="492" w:author="Elias de Moraes Fernandes" w:date="2016-07-07T15:30:00Z">
            <w:rPr>
              <w:sz w:val="24"/>
              <w:lang w:val="pt-BR"/>
            </w:rPr>
          </w:rPrChange>
        </w:rPr>
        <w:t>.</w:t>
      </w:r>
    </w:p>
    <w:p w14:paraId="3D172A36" w14:textId="7BD0FF53" w:rsidR="00193C4C" w:rsidRPr="00274602" w:rsidRDefault="0055647D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493" w:author="Elias de Moraes Fernandes" w:date="2016-07-07T15:30:00Z">
            <w:rPr>
              <w:sz w:val="24"/>
              <w:lang w:val="pt-BR"/>
            </w:rPr>
          </w:rPrChange>
        </w:rPr>
        <w:pPrChange w:id="494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495" w:author="Elias de Moraes Fernandes" w:date="2016-07-07T15:30:00Z">
            <w:rPr>
              <w:sz w:val="24"/>
              <w:lang w:val="pt-BR"/>
            </w:rPr>
          </w:rPrChange>
        </w:rPr>
        <w:t>Quando a palestra acabou, a Profa. Ana dispensou todos que estavam ali, por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96" w:author="Elias de Moraes Fernandes" w:date="2016-07-07T15:30:00Z">
            <w:rPr>
              <w:sz w:val="24"/>
              <w:lang w:val="pt-BR"/>
            </w:rPr>
          </w:rPrChange>
        </w:rPr>
        <w:t>ém</w:t>
      </w:r>
      <w:r w:rsidRPr="00274602">
        <w:rPr>
          <w:rFonts w:ascii="Arial" w:hAnsi="Arial" w:cs="Arial"/>
          <w:sz w:val="24"/>
          <w:highlight w:val="red"/>
          <w:lang w:val="pt-BR"/>
          <w:rPrChange w:id="49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498" w:author="Elias de Moraes Fernandes" w:date="2016-07-07T15:30:00Z">
            <w:rPr>
              <w:sz w:val="24"/>
              <w:lang w:val="pt-BR"/>
            </w:rPr>
          </w:rPrChange>
        </w:rPr>
        <w:t>esqueceu</w:t>
      </w:r>
      <w:r w:rsidRPr="00274602">
        <w:rPr>
          <w:rFonts w:ascii="Arial" w:hAnsi="Arial" w:cs="Arial"/>
          <w:sz w:val="24"/>
          <w:highlight w:val="red"/>
          <w:lang w:val="pt-BR"/>
          <w:rPrChange w:id="49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500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50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502" w:author="Elias de Moraes Fernandes" w:date="2016-07-07T15:30:00Z">
            <w:rPr>
              <w:sz w:val="24"/>
              <w:lang w:val="pt-BR"/>
            </w:rPr>
          </w:rPrChange>
        </w:rPr>
        <w:t>tampa</w:t>
      </w:r>
      <w:r w:rsidRPr="00274602">
        <w:rPr>
          <w:rFonts w:ascii="Arial" w:hAnsi="Arial" w:cs="Arial"/>
          <w:sz w:val="24"/>
          <w:highlight w:val="red"/>
          <w:lang w:val="pt-BR"/>
          <w:rPrChange w:id="50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504" w:author="Elias de Moraes Fernandes" w:date="2016-07-07T15:30:00Z">
            <w:rPr>
              <w:sz w:val="24"/>
              <w:lang w:val="pt-BR"/>
            </w:rPr>
          </w:rPrChange>
        </w:rPr>
        <w:t>do</w:t>
      </w:r>
      <w:r w:rsidRPr="00274602">
        <w:rPr>
          <w:rFonts w:ascii="Arial" w:hAnsi="Arial" w:cs="Arial"/>
          <w:sz w:val="24"/>
          <w:highlight w:val="red"/>
          <w:lang w:val="pt-BR"/>
          <w:rPrChange w:id="50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506" w:author="Elias de Moraes Fernandes" w:date="2016-07-07T15:30:00Z">
            <w:rPr>
              <w:sz w:val="24"/>
              <w:lang w:val="pt-BR"/>
            </w:rPr>
          </w:rPrChange>
        </w:rPr>
        <w:t>minhocário</w:t>
      </w:r>
      <w:r w:rsidRPr="00274602">
        <w:rPr>
          <w:rFonts w:ascii="Arial" w:hAnsi="Arial" w:cs="Arial"/>
          <w:sz w:val="24"/>
          <w:highlight w:val="red"/>
          <w:lang w:val="pt-BR"/>
          <w:rPrChange w:id="50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A87F4E" w:rsidRPr="00274602">
        <w:rPr>
          <w:rFonts w:ascii="Arial" w:hAnsi="Arial" w:cs="Arial"/>
          <w:sz w:val="24"/>
          <w:highlight w:val="red"/>
          <w:lang w:val="pt-BR"/>
          <w:rPrChange w:id="508" w:author="Elias de Moraes Fernandes" w:date="2016-07-07T15:30:00Z">
            <w:rPr>
              <w:sz w:val="24"/>
              <w:lang w:val="pt-BR"/>
            </w:rPr>
          </w:rPrChange>
        </w:rPr>
        <w:t>aberta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09" w:author="Elias de Moraes Fernandes" w:date="2016-07-07T15:30:00Z">
            <w:rPr>
              <w:sz w:val="24"/>
              <w:lang w:val="pt-BR"/>
            </w:rPr>
          </w:rPrChange>
        </w:rPr>
        <w:t xml:space="preserve">, o que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10" w:author="Elias de Moraes Fernandes" w:date="2016-07-07T15:30:00Z">
            <w:rPr>
              <w:sz w:val="24"/>
              <w:lang w:val="pt-BR"/>
            </w:rPr>
          </w:rPrChange>
        </w:rPr>
        <w:t>é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1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12" w:author="Elias de Moraes Fernandes" w:date="2016-07-07T15:30:00Z">
            <w:rPr>
              <w:sz w:val="24"/>
              <w:lang w:val="pt-BR"/>
            </w:rPr>
          </w:rPrChange>
        </w:rPr>
        <w:t>muito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1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14" w:author="Elias de Moraes Fernandes" w:date="2016-07-07T15:30:00Z">
            <w:rPr>
              <w:sz w:val="24"/>
              <w:lang w:val="pt-BR"/>
            </w:rPr>
          </w:rPrChange>
        </w:rPr>
        <w:t>perigos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15" w:author="Elias de Moraes Fernandes" w:date="2016-07-07T15:30:00Z">
            <w:rPr>
              <w:sz w:val="24"/>
              <w:lang w:val="pt-BR"/>
            </w:rPr>
          </w:rPrChange>
        </w:rPr>
        <w:t>o, pois os p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16" w:author="Elias de Moraes Fernandes" w:date="2016-07-07T15:30:00Z">
            <w:rPr>
              <w:sz w:val="24"/>
              <w:lang w:val="pt-BR"/>
            </w:rPr>
          </w:rPrChange>
        </w:rPr>
        <w:t>ássaros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1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18" w:author="Elias de Moraes Fernandes" w:date="2016-07-07T15:30:00Z">
            <w:rPr>
              <w:sz w:val="24"/>
              <w:lang w:val="pt-BR"/>
            </w:rPr>
          </w:rPrChange>
        </w:rPr>
        <w:t>e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1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20" w:author="Elias de Moraes Fernandes" w:date="2016-07-07T15:30:00Z">
            <w:rPr>
              <w:sz w:val="24"/>
              <w:lang w:val="pt-BR"/>
            </w:rPr>
          </w:rPrChange>
        </w:rPr>
        <w:t>outros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2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522" w:author="Elias De Moraes Fernandes" w:date="2016-07-06T16:08:00Z">
        <w:r w:rsidR="00193C4C" w:rsidRPr="00274602" w:rsidDel="005C6DE9">
          <w:rPr>
            <w:rFonts w:ascii="Arial" w:hAnsi="Arial" w:cs="Arial"/>
            <w:sz w:val="24"/>
            <w:highlight w:val="red"/>
            <w:lang w:val="pt-BR"/>
            <w:rPrChange w:id="523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del w:id="524" w:author="Elias De Moraes Fernandes" w:date="2016-07-06T16:09:00Z">
        <w:r w:rsidR="00193C4C" w:rsidRPr="00274602" w:rsidDel="005C6DE9">
          <w:rPr>
            <w:rFonts w:ascii="Arial" w:hAnsi="Arial" w:cs="Arial"/>
            <w:sz w:val="24"/>
            <w:highlight w:val="red"/>
            <w:lang w:val="pt-BR"/>
            <w:rPrChange w:id="525" w:author="Elias de Moraes Fernandes" w:date="2016-07-07T15:30:00Z">
              <w:rPr>
                <w:sz w:val="24"/>
                <w:lang w:val="pt-BR"/>
              </w:rPr>
            </w:rPrChange>
          </w:rPr>
          <w:delText>s</w:delText>
        </w:r>
      </w:del>
      <w:ins w:id="526" w:author="Elias De Moraes Fernandes" w:date="2016-07-06T16:09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527" w:author="Elias de Moraes Fernandes" w:date="2016-07-07T15:30:00Z">
              <w:rPr>
                <w:sz w:val="24"/>
                <w:lang w:val="pt-BR"/>
              </w:rPr>
            </w:rPrChange>
          </w:rPr>
          <w:t>Predadores</w:t>
        </w:r>
      </w:ins>
      <w:r w:rsidR="00193C4C" w:rsidRPr="00274602">
        <w:rPr>
          <w:rFonts w:ascii="Arial" w:hAnsi="Arial" w:cs="Arial"/>
          <w:sz w:val="24"/>
          <w:highlight w:val="red"/>
          <w:lang w:val="pt-BR"/>
          <w:rPrChange w:id="528" w:author="Elias de Moraes Fernandes" w:date="2016-07-07T15:30:00Z">
            <w:rPr>
              <w:sz w:val="24"/>
              <w:lang w:val="pt-BR"/>
            </w:rPr>
          </w:rPrChange>
        </w:rPr>
        <w:t xml:space="preserve"> que ficam por perto, j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29" w:author="Elias de Moraes Fernandes" w:date="2016-07-07T15:30:00Z">
            <w:rPr>
              <w:sz w:val="24"/>
              <w:lang w:val="pt-BR"/>
            </w:rPr>
          </w:rPrChange>
        </w:rPr>
        <w:t>á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3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31" w:author="Elias de Moraes Fernandes" w:date="2016-07-07T15:30:00Z">
            <w:rPr>
              <w:sz w:val="24"/>
              <w:lang w:val="pt-BR"/>
            </w:rPr>
          </w:rPrChange>
        </w:rPr>
        <w:t>invadiram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3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33" w:author="Elias de Moraes Fernandes" w:date="2016-07-07T15:30:00Z">
            <w:rPr>
              <w:sz w:val="24"/>
              <w:lang w:val="pt-BR"/>
            </w:rPr>
          </w:rPrChange>
        </w:rPr>
        <w:t>muitas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3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35" w:author="Elias de Moraes Fernandes" w:date="2016-07-07T15:30:00Z">
            <w:rPr>
              <w:sz w:val="24"/>
              <w:lang w:val="pt-BR"/>
            </w:rPr>
          </w:rPrChange>
        </w:rPr>
        <w:t>vezes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3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37" w:author="Elias de Moraes Fernandes" w:date="2016-07-07T15:30:00Z">
            <w:rPr>
              <w:sz w:val="24"/>
              <w:lang w:val="pt-BR"/>
            </w:rPr>
          </w:rPrChange>
        </w:rPr>
        <w:t>o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3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39" w:author="Elias de Moraes Fernandes" w:date="2016-07-07T15:30:00Z">
            <w:rPr>
              <w:sz w:val="24"/>
              <w:lang w:val="pt-BR"/>
            </w:rPr>
          </w:rPrChange>
        </w:rPr>
        <w:t>local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4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41" w:author="Elias de Moraes Fernandes" w:date="2016-07-07T15:30:00Z">
            <w:rPr>
              <w:sz w:val="24"/>
              <w:lang w:val="pt-BR"/>
            </w:rPr>
          </w:rPrChange>
        </w:rPr>
        <w:t>de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4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43" w:author="Elias de Moraes Fernandes" w:date="2016-07-07T15:30:00Z">
            <w:rPr>
              <w:sz w:val="24"/>
              <w:lang w:val="pt-BR"/>
            </w:rPr>
          </w:rPrChange>
        </w:rPr>
        <w:t>trabalho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4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45" w:author="Elias de Moraes Fernandes" w:date="2016-07-07T15:30:00Z">
            <w:rPr>
              <w:sz w:val="24"/>
              <w:lang w:val="pt-BR"/>
            </w:rPr>
          </w:rPrChange>
        </w:rPr>
        <w:t>de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4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193C4C" w:rsidRPr="00274602">
        <w:rPr>
          <w:rFonts w:ascii="Arial" w:eastAsia="Calibri" w:hAnsi="Arial" w:cs="Arial"/>
          <w:sz w:val="24"/>
          <w:highlight w:val="red"/>
          <w:lang w:val="pt-BR"/>
          <w:rPrChange w:id="547" w:author="Elias de Moraes Fernandes" w:date="2016-07-07T15:30:00Z">
            <w:rPr>
              <w:sz w:val="24"/>
              <w:lang w:val="pt-BR"/>
            </w:rPr>
          </w:rPrChange>
        </w:rPr>
        <w:t>Nonda.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54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</w:p>
    <w:p w14:paraId="0648E674" w14:textId="4D5B5531" w:rsidR="0064087C" w:rsidRPr="00274602" w:rsidRDefault="00193C4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549" w:author="Elias de Moraes Fernandes" w:date="2016-07-07T15:30:00Z">
            <w:rPr>
              <w:sz w:val="24"/>
              <w:lang w:val="pt-BR"/>
            </w:rPr>
          </w:rPrChange>
        </w:rPr>
        <w:pPrChange w:id="550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551" w:author="Elias de Moraes Fernandes" w:date="2016-07-07T15:30:00Z">
            <w:rPr>
              <w:sz w:val="24"/>
              <w:lang w:val="pt-BR"/>
            </w:rPr>
          </w:rPrChange>
        </w:rPr>
        <w:t>Esses</w:t>
      </w:r>
      <w:r w:rsidR="0064087C" w:rsidRPr="00274602">
        <w:rPr>
          <w:rFonts w:ascii="Arial" w:hAnsi="Arial" w:cs="Arial"/>
          <w:sz w:val="24"/>
          <w:highlight w:val="red"/>
          <w:lang w:val="pt-BR"/>
          <w:rPrChange w:id="55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553" w:author="Elias De Moraes Fernandes" w:date="2016-07-06T16:08:00Z">
        <w:r w:rsidR="0064087C" w:rsidRPr="00274602" w:rsidDel="005C6DE9">
          <w:rPr>
            <w:rFonts w:ascii="Arial" w:hAnsi="Arial" w:cs="Arial"/>
            <w:sz w:val="24"/>
            <w:highlight w:val="red"/>
            <w:lang w:val="pt-BR"/>
            <w:rPrChange w:id="554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del w:id="555" w:author="Elias De Moraes Fernandes" w:date="2016-07-06T16:09:00Z">
        <w:r w:rsidR="0064087C" w:rsidRPr="00274602" w:rsidDel="005C6DE9">
          <w:rPr>
            <w:rFonts w:ascii="Arial" w:hAnsi="Arial" w:cs="Arial"/>
            <w:sz w:val="24"/>
            <w:highlight w:val="red"/>
            <w:lang w:val="pt-BR"/>
            <w:rPrChange w:id="556" w:author="Elias de Moraes Fernandes" w:date="2016-07-07T15:30:00Z">
              <w:rPr>
                <w:sz w:val="24"/>
                <w:lang w:val="pt-BR"/>
              </w:rPr>
            </w:rPrChange>
          </w:rPr>
          <w:delText>s</w:delText>
        </w:r>
      </w:del>
      <w:ins w:id="557" w:author="Elias De Moraes Fernandes" w:date="2016-07-06T16:09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558" w:author="Elias de Moraes Fernandes" w:date="2016-07-07T15:30:00Z">
              <w:rPr>
                <w:sz w:val="24"/>
                <w:lang w:val="pt-BR"/>
              </w:rPr>
            </w:rPrChange>
          </w:rPr>
          <w:t>Predadores</w:t>
        </w:r>
      </w:ins>
      <w:r w:rsidR="0064087C" w:rsidRPr="00274602">
        <w:rPr>
          <w:rFonts w:ascii="Arial" w:hAnsi="Arial" w:cs="Arial"/>
          <w:sz w:val="24"/>
          <w:highlight w:val="red"/>
          <w:lang w:val="pt-BR"/>
          <w:rPrChange w:id="559" w:author="Elias de Moraes Fernandes" w:date="2016-07-07T15:30:00Z">
            <w:rPr>
              <w:sz w:val="24"/>
              <w:lang w:val="pt-BR"/>
            </w:rPr>
          </w:rPrChange>
        </w:rPr>
        <w:t xml:space="preserve"> que aparecem na caixa de Nonda querem roubar comidas 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60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e atrapalhar Nonda em seu trabalho de reciclar os res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61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íduos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62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6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orgânicos.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64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65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O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66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del w:id="567" w:author="Elias De Moraes Fernandes" w:date="2016-07-06T16:08:00Z">
        <w:r w:rsidR="0064087C" w:rsidRPr="00274602" w:rsidDel="005C6DE9">
          <w:rPr>
            <w:rFonts w:ascii="Arial" w:hAnsi="Arial" w:cs="Arial"/>
            <w:color w:val="000000" w:themeColor="text1"/>
            <w:sz w:val="24"/>
            <w:highlight w:val="red"/>
            <w:lang w:val="pt-BR"/>
            <w:rPrChange w:id="568" w:author="Elias de Moraes Fernandes" w:date="2016-07-07T15:30:00Z">
              <w:rPr>
                <w:color w:val="000000" w:themeColor="text1"/>
                <w:sz w:val="24"/>
                <w:lang w:val="pt-BR"/>
              </w:rPr>
            </w:rPrChange>
          </w:rPr>
          <w:delText>inimigo</w:delText>
        </w:r>
      </w:del>
      <w:ins w:id="569" w:author="Elias De Moraes Fernandes" w:date="2016-07-06T16:08:00Z">
        <w:r w:rsidR="005C6DE9" w:rsidRPr="00274602">
          <w:rPr>
            <w:rFonts w:ascii="Arial" w:hAnsi="Arial" w:cs="Arial"/>
            <w:color w:val="000000" w:themeColor="text1"/>
            <w:sz w:val="24"/>
            <w:highlight w:val="red"/>
            <w:lang w:val="pt-BR"/>
            <w:rPrChange w:id="570" w:author="Elias de Moraes Fernandes" w:date="2016-07-07T15:30:00Z">
              <w:rPr>
                <w:color w:val="000000" w:themeColor="text1"/>
                <w:sz w:val="24"/>
                <w:lang w:val="pt-BR"/>
              </w:rPr>
            </w:rPrChange>
          </w:rPr>
          <w:t>Predador</w:t>
        </w:r>
      </w:ins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71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mais perigoso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72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é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7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74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75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76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sanguessuga,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77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78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pois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79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80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mata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81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82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8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84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minhoca.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85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86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Com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87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88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sua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89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90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boca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91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92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grande,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9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94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suga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95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96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todo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97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598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o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599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600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sangue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601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602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das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60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604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minhocas,</w:t>
      </w:r>
      <w:r w:rsidR="0064087C"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605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="0064087C"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606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matando-a</w:t>
      </w:r>
      <w:r w:rsidR="0064087C" w:rsidRPr="00274602">
        <w:rPr>
          <w:rFonts w:ascii="Arial" w:hAnsi="Arial" w:cs="Arial"/>
          <w:color w:val="76923C" w:themeColor="accent3" w:themeShade="BF"/>
          <w:sz w:val="24"/>
          <w:highlight w:val="red"/>
          <w:lang w:val="pt-BR"/>
          <w:rPrChange w:id="607" w:author="Elias de Moraes Fernandes" w:date="2016-07-07T15:30:00Z">
            <w:rPr>
              <w:color w:val="76923C" w:themeColor="accent3" w:themeShade="BF"/>
              <w:sz w:val="24"/>
              <w:lang w:val="pt-BR"/>
            </w:rPr>
          </w:rPrChange>
        </w:rPr>
        <w:t xml:space="preserve">. </w:t>
      </w:r>
      <w:r w:rsidR="0064087C" w:rsidRPr="00274602">
        <w:rPr>
          <w:rFonts w:ascii="Arial" w:hAnsi="Arial" w:cs="Arial"/>
          <w:sz w:val="24"/>
          <w:highlight w:val="red"/>
          <w:lang w:val="pt-BR"/>
          <w:rPrChange w:id="608" w:author="Elias de Moraes Fernandes" w:date="2016-07-07T15:30:00Z">
            <w:rPr>
              <w:sz w:val="24"/>
              <w:lang w:val="pt-BR"/>
            </w:rPr>
          </w:rPrChange>
        </w:rPr>
        <w:t>O passarinho, com a rapidez de bicar, consegue roubar as melhores comidas, deixando Nonda sem nutrientes para se alimentar e adubar a terra.</w:t>
      </w:r>
      <w:r w:rsidRPr="00274602">
        <w:rPr>
          <w:rFonts w:ascii="Arial" w:hAnsi="Arial" w:cs="Arial"/>
          <w:sz w:val="24"/>
          <w:highlight w:val="red"/>
          <w:lang w:val="pt-BR"/>
          <w:rPrChange w:id="609" w:author="Elias de Moraes Fernandes" w:date="2016-07-07T15:30:00Z">
            <w:rPr>
              <w:sz w:val="24"/>
              <w:lang w:val="pt-BR"/>
            </w:rPr>
          </w:rPrChange>
        </w:rPr>
        <w:t xml:space="preserve"> As formigas, como tem aliados sempre est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10" w:author="Elias de Moraes Fernandes" w:date="2016-07-07T15:30:00Z">
            <w:rPr>
              <w:sz w:val="24"/>
              <w:lang w:val="pt-BR"/>
            </w:rPr>
          </w:rPrChange>
        </w:rPr>
        <w:t>ão</w:t>
      </w:r>
      <w:r w:rsidRPr="00274602">
        <w:rPr>
          <w:rFonts w:ascii="Arial" w:hAnsi="Arial" w:cs="Arial"/>
          <w:sz w:val="24"/>
          <w:highlight w:val="red"/>
          <w:lang w:val="pt-BR"/>
          <w:rPrChange w:id="61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12" w:author="Elias de Moraes Fernandes" w:date="2016-07-07T15:30:00Z">
            <w:rPr>
              <w:sz w:val="24"/>
              <w:lang w:val="pt-BR"/>
            </w:rPr>
          </w:rPrChange>
        </w:rPr>
        <w:t>tomando</w:t>
      </w:r>
      <w:r w:rsidRPr="00274602">
        <w:rPr>
          <w:rFonts w:ascii="Arial" w:hAnsi="Arial" w:cs="Arial"/>
          <w:sz w:val="24"/>
          <w:highlight w:val="red"/>
          <w:lang w:val="pt-BR"/>
          <w:rPrChange w:id="61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14" w:author="Elias de Moraes Fernandes" w:date="2016-07-07T15:30:00Z">
            <w:rPr>
              <w:sz w:val="24"/>
              <w:lang w:val="pt-BR"/>
            </w:rPr>
          </w:rPrChange>
        </w:rPr>
        <w:t>território</w:t>
      </w:r>
      <w:r w:rsidRPr="00274602">
        <w:rPr>
          <w:rFonts w:ascii="Arial" w:hAnsi="Arial" w:cs="Arial"/>
          <w:sz w:val="24"/>
          <w:highlight w:val="red"/>
          <w:lang w:val="pt-BR"/>
          <w:rPrChange w:id="61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16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61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18" w:author="Elias de Moraes Fernandes" w:date="2016-07-07T15:30:00Z">
            <w:rPr>
              <w:sz w:val="24"/>
              <w:lang w:val="pt-BR"/>
            </w:rPr>
          </w:rPrChange>
        </w:rPr>
        <w:t>não</w:t>
      </w:r>
      <w:r w:rsidRPr="00274602">
        <w:rPr>
          <w:rFonts w:ascii="Arial" w:hAnsi="Arial" w:cs="Arial"/>
          <w:sz w:val="24"/>
          <w:highlight w:val="red"/>
          <w:lang w:val="pt-BR"/>
          <w:rPrChange w:id="61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20" w:author="Elias de Moraes Fernandes" w:date="2016-07-07T15:30:00Z">
            <w:rPr>
              <w:sz w:val="24"/>
              <w:lang w:val="pt-BR"/>
            </w:rPr>
          </w:rPrChange>
        </w:rPr>
        <w:t>pertence</w:t>
      </w:r>
      <w:r w:rsidRPr="00274602">
        <w:rPr>
          <w:rFonts w:ascii="Arial" w:hAnsi="Arial" w:cs="Arial"/>
          <w:sz w:val="24"/>
          <w:highlight w:val="red"/>
          <w:lang w:val="pt-BR"/>
          <w:rPrChange w:id="62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22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62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24" w:author="Elias de Moraes Fernandes" w:date="2016-07-07T15:30:00Z">
            <w:rPr>
              <w:sz w:val="24"/>
              <w:lang w:val="pt-BR"/>
            </w:rPr>
          </w:rPrChange>
        </w:rPr>
        <w:t>elas.</w:t>
      </w:r>
    </w:p>
    <w:p w14:paraId="35BD98AE" w14:textId="467BA564" w:rsidR="0064087C" w:rsidRPr="00274602" w:rsidRDefault="0064087C">
      <w:pPr>
        <w:pStyle w:val="ListParagraph"/>
        <w:tabs>
          <w:tab w:val="left" w:pos="851"/>
        </w:tabs>
        <w:ind w:left="0"/>
        <w:rPr>
          <w:rFonts w:ascii="Arial" w:hAnsi="Arial" w:cs="Arial"/>
          <w:sz w:val="24"/>
          <w:highlight w:val="red"/>
          <w:lang w:val="pt-BR"/>
          <w:rPrChange w:id="625" w:author="Elias de Moraes Fernandes" w:date="2016-07-07T15:30:00Z">
            <w:rPr>
              <w:sz w:val="24"/>
              <w:lang w:val="pt-BR"/>
            </w:rPr>
          </w:rPrChange>
        </w:rPr>
        <w:pPrChange w:id="626" w:author="Elias De Moraes Fernandes" w:date="2016-07-06T10:13:00Z">
          <w:pPr>
            <w:pStyle w:val="ListParagraph"/>
            <w:tabs>
              <w:tab w:val="left" w:pos="7672"/>
            </w:tabs>
            <w:ind w:left="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627" w:author="Elias de Moraes Fernandes" w:date="2016-07-07T15:30:00Z">
            <w:rPr>
              <w:sz w:val="24"/>
              <w:lang w:val="pt-BR"/>
            </w:rPr>
          </w:rPrChange>
        </w:rPr>
        <w:t xml:space="preserve">       Um certo dia, a minhoca Nonda cansada de ter seu territ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28" w:author="Elias de Moraes Fernandes" w:date="2016-07-07T15:30:00Z">
            <w:rPr>
              <w:sz w:val="24"/>
              <w:lang w:val="pt-BR"/>
            </w:rPr>
          </w:rPrChange>
        </w:rPr>
        <w:t>ório</w:t>
      </w:r>
      <w:r w:rsidRPr="00274602">
        <w:rPr>
          <w:rFonts w:ascii="Arial" w:hAnsi="Arial" w:cs="Arial"/>
          <w:sz w:val="24"/>
          <w:highlight w:val="red"/>
          <w:lang w:val="pt-BR"/>
          <w:rPrChange w:id="62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30" w:author="Elias de Moraes Fernandes" w:date="2016-07-07T15:30:00Z">
            <w:rPr>
              <w:sz w:val="24"/>
              <w:lang w:val="pt-BR"/>
            </w:rPr>
          </w:rPrChange>
        </w:rPr>
        <w:t>invadido</w:t>
      </w:r>
      <w:r w:rsidRPr="00274602">
        <w:rPr>
          <w:rFonts w:ascii="Arial" w:hAnsi="Arial" w:cs="Arial"/>
          <w:sz w:val="24"/>
          <w:highlight w:val="red"/>
          <w:lang w:val="pt-BR"/>
          <w:rPrChange w:id="63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32" w:author="Elias de Moraes Fernandes" w:date="2016-07-07T15:30:00Z">
            <w:rPr>
              <w:sz w:val="24"/>
              <w:lang w:val="pt-BR"/>
            </w:rPr>
          </w:rPrChange>
        </w:rPr>
        <w:t>por</w:t>
      </w:r>
      <w:r w:rsidR="00193C4C" w:rsidRPr="00274602">
        <w:rPr>
          <w:rFonts w:ascii="Arial" w:hAnsi="Arial" w:cs="Arial"/>
          <w:sz w:val="24"/>
          <w:highlight w:val="red"/>
          <w:lang w:val="pt-BR"/>
          <w:rPrChange w:id="633" w:author="Elias de Moraes Fernandes" w:date="2016-07-07T15:30:00Z">
            <w:rPr>
              <w:sz w:val="24"/>
              <w:lang w:val="pt-BR"/>
            </w:rPr>
          </w:rPrChange>
        </w:rPr>
        <w:t xml:space="preserve"> esses</w:t>
      </w:r>
      <w:r w:rsidRPr="00274602">
        <w:rPr>
          <w:rFonts w:ascii="Arial" w:hAnsi="Arial" w:cs="Arial"/>
          <w:sz w:val="24"/>
          <w:highlight w:val="red"/>
          <w:lang w:val="pt-BR"/>
          <w:rPrChange w:id="63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635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636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del w:id="637" w:author="Elias De Moraes Fernandes" w:date="2016-07-06T16:09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638" w:author="Elias de Moraes Fernandes" w:date="2016-07-07T15:30:00Z">
              <w:rPr>
                <w:sz w:val="24"/>
                <w:lang w:val="pt-BR"/>
              </w:rPr>
            </w:rPrChange>
          </w:rPr>
          <w:delText>s</w:delText>
        </w:r>
      </w:del>
      <w:ins w:id="639" w:author="Elias De Moraes Fernandes" w:date="2016-07-06T16:09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640" w:author="Elias de Moraes Fernandes" w:date="2016-07-07T15:30:00Z">
              <w:rPr>
                <w:sz w:val="24"/>
                <w:lang w:val="pt-BR"/>
              </w:rPr>
            </w:rPrChange>
          </w:rPr>
          <w:t>Predadores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641" w:author="Elias de Moraes Fernandes" w:date="2016-07-07T15:30:00Z">
            <w:rPr>
              <w:sz w:val="24"/>
              <w:lang w:val="pt-BR"/>
            </w:rPr>
          </w:rPrChange>
        </w:rPr>
        <w:t>, resolveu declarar guerra para defender sua terra que est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42" w:author="Elias de Moraes Fernandes" w:date="2016-07-07T15:30:00Z">
            <w:rPr>
              <w:sz w:val="24"/>
              <w:lang w:val="pt-BR"/>
            </w:rPr>
          </w:rPrChange>
        </w:rPr>
        <w:t>á</w:t>
      </w:r>
      <w:r w:rsidRPr="00274602">
        <w:rPr>
          <w:rFonts w:ascii="Arial" w:hAnsi="Arial" w:cs="Arial"/>
          <w:sz w:val="24"/>
          <w:highlight w:val="red"/>
          <w:lang w:val="pt-BR"/>
          <w:rPrChange w:id="6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44" w:author="Elias de Moraes Fernandes" w:date="2016-07-07T15:30:00Z">
            <w:rPr>
              <w:sz w:val="24"/>
              <w:lang w:val="pt-BR"/>
            </w:rPr>
          </w:rPrChange>
        </w:rPr>
        <w:t>repleta</w:t>
      </w:r>
      <w:r w:rsidRPr="00274602">
        <w:rPr>
          <w:rFonts w:ascii="Arial" w:hAnsi="Arial" w:cs="Arial"/>
          <w:sz w:val="24"/>
          <w:highlight w:val="red"/>
          <w:lang w:val="pt-BR"/>
          <w:rPrChange w:id="6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46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64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48" w:author="Elias de Moraes Fernandes" w:date="2016-07-07T15:30:00Z">
            <w:rPr>
              <w:sz w:val="24"/>
              <w:lang w:val="pt-BR"/>
            </w:rPr>
          </w:rPrChange>
        </w:rPr>
        <w:lastRenderedPageBreak/>
        <w:t>compostos</w:t>
      </w:r>
      <w:r w:rsidRPr="00274602">
        <w:rPr>
          <w:rFonts w:ascii="Arial" w:hAnsi="Arial" w:cs="Arial"/>
          <w:sz w:val="24"/>
          <w:highlight w:val="red"/>
          <w:lang w:val="pt-BR"/>
          <w:rPrChange w:id="64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50" w:author="Elias de Moraes Fernandes" w:date="2016-07-07T15:30:00Z">
            <w:rPr>
              <w:sz w:val="24"/>
              <w:lang w:val="pt-BR"/>
            </w:rPr>
          </w:rPrChange>
        </w:rPr>
        <w:t>orgânicos</w:t>
      </w:r>
      <w:r w:rsidRPr="00274602">
        <w:rPr>
          <w:rFonts w:ascii="Arial" w:hAnsi="Arial" w:cs="Arial"/>
          <w:sz w:val="24"/>
          <w:highlight w:val="red"/>
          <w:lang w:val="pt-BR"/>
          <w:rPrChange w:id="65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52" w:author="Elias de Moraes Fernandes" w:date="2016-07-07T15:30:00Z">
            <w:rPr>
              <w:sz w:val="24"/>
              <w:lang w:val="pt-BR"/>
            </w:rPr>
          </w:rPrChange>
        </w:rPr>
        <w:t>responsável</w:t>
      </w:r>
      <w:r w:rsidRPr="00274602">
        <w:rPr>
          <w:rFonts w:ascii="Arial" w:hAnsi="Arial" w:cs="Arial"/>
          <w:sz w:val="24"/>
          <w:highlight w:val="red"/>
          <w:lang w:val="pt-BR"/>
          <w:rPrChange w:id="65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54" w:author="Elias de Moraes Fernandes" w:date="2016-07-07T15:30:00Z">
            <w:rPr>
              <w:sz w:val="24"/>
              <w:lang w:val="pt-BR"/>
            </w:rPr>
          </w:rPrChange>
        </w:rPr>
        <w:t>pela</w:t>
      </w:r>
      <w:r w:rsidRPr="00274602">
        <w:rPr>
          <w:rFonts w:ascii="Arial" w:hAnsi="Arial" w:cs="Arial"/>
          <w:sz w:val="24"/>
          <w:highlight w:val="red"/>
          <w:lang w:val="pt-BR"/>
          <w:rPrChange w:id="65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56" w:author="Elias de Moraes Fernandes" w:date="2016-07-07T15:30:00Z">
            <w:rPr>
              <w:sz w:val="24"/>
              <w:lang w:val="pt-BR"/>
            </w:rPr>
          </w:rPrChange>
        </w:rPr>
        <w:t>fertilização</w:t>
      </w:r>
      <w:r w:rsidRPr="00274602">
        <w:rPr>
          <w:rFonts w:ascii="Arial" w:hAnsi="Arial" w:cs="Arial"/>
          <w:sz w:val="24"/>
          <w:highlight w:val="red"/>
          <w:lang w:val="pt-BR"/>
          <w:rPrChange w:id="6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58" w:author="Elias de Moraes Fernandes" w:date="2016-07-07T15:30:00Z">
            <w:rPr>
              <w:sz w:val="24"/>
              <w:lang w:val="pt-BR"/>
            </w:rPr>
          </w:rPrChange>
        </w:rPr>
        <w:t>do</w:t>
      </w:r>
      <w:r w:rsidRPr="00274602">
        <w:rPr>
          <w:rFonts w:ascii="Arial" w:hAnsi="Arial" w:cs="Arial"/>
          <w:sz w:val="24"/>
          <w:highlight w:val="red"/>
          <w:lang w:val="pt-BR"/>
          <w:rPrChange w:id="65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60" w:author="Elias de Moraes Fernandes" w:date="2016-07-07T15:30:00Z">
            <w:rPr>
              <w:sz w:val="24"/>
              <w:lang w:val="pt-BR"/>
            </w:rPr>
          </w:rPrChange>
        </w:rPr>
        <w:t>solo.</w:t>
      </w:r>
      <w:r w:rsidRPr="00274602">
        <w:rPr>
          <w:rFonts w:ascii="Arial" w:hAnsi="Arial" w:cs="Arial"/>
          <w:sz w:val="24"/>
          <w:highlight w:val="red"/>
          <w:lang w:val="pt-BR"/>
          <w:rPrChange w:id="66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62" w:author="Elias de Moraes Fernandes" w:date="2016-07-07T15:30:00Z">
            <w:rPr>
              <w:sz w:val="24"/>
              <w:lang w:val="pt-BR"/>
            </w:rPr>
          </w:rPrChange>
        </w:rPr>
        <w:t>Como</w:t>
      </w:r>
      <w:r w:rsidRPr="00274602">
        <w:rPr>
          <w:rFonts w:ascii="Arial" w:hAnsi="Arial" w:cs="Arial"/>
          <w:sz w:val="24"/>
          <w:highlight w:val="red"/>
          <w:lang w:val="pt-BR"/>
          <w:rPrChange w:id="66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64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66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66" w:author="Elias de Moraes Fernandes" w:date="2016-07-07T15:30:00Z">
            <w:rPr>
              <w:sz w:val="24"/>
              <w:lang w:val="pt-BR"/>
            </w:rPr>
          </w:rPrChange>
        </w:rPr>
        <w:t>sabe</w:t>
      </w:r>
      <w:r w:rsidRPr="00274602">
        <w:rPr>
          <w:rFonts w:ascii="Arial" w:hAnsi="Arial" w:cs="Arial"/>
          <w:sz w:val="24"/>
          <w:highlight w:val="red"/>
          <w:lang w:val="pt-BR"/>
          <w:rPrChange w:id="66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68" w:author="Elias de Moraes Fernandes" w:date="2016-07-07T15:30:00Z">
            <w:rPr>
              <w:sz w:val="24"/>
              <w:lang w:val="pt-BR"/>
            </w:rPr>
          </w:rPrChange>
        </w:rPr>
        <w:t>exatamente</w:t>
      </w:r>
      <w:r w:rsidRPr="00274602">
        <w:rPr>
          <w:rFonts w:ascii="Arial" w:hAnsi="Arial" w:cs="Arial"/>
          <w:sz w:val="24"/>
          <w:highlight w:val="red"/>
          <w:lang w:val="pt-BR"/>
          <w:rPrChange w:id="66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70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67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72" w:author="Elias de Moraes Fernandes" w:date="2016-07-07T15:30:00Z">
            <w:rPr>
              <w:sz w:val="24"/>
              <w:lang w:val="pt-BR"/>
            </w:rPr>
          </w:rPrChange>
        </w:rPr>
        <w:t>hora</w:t>
      </w:r>
      <w:r w:rsidRPr="00274602">
        <w:rPr>
          <w:rFonts w:ascii="Arial" w:hAnsi="Arial" w:cs="Arial"/>
          <w:sz w:val="24"/>
          <w:highlight w:val="red"/>
          <w:lang w:val="pt-BR"/>
          <w:rPrChange w:id="67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74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67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76" w:author="Elias de Moraes Fernandes" w:date="2016-07-07T15:30:00Z">
            <w:rPr>
              <w:sz w:val="24"/>
              <w:lang w:val="pt-BR"/>
            </w:rPr>
          </w:rPrChange>
        </w:rPr>
        <w:t>cada</w:t>
      </w:r>
      <w:r w:rsidRPr="00274602">
        <w:rPr>
          <w:rFonts w:ascii="Arial" w:hAnsi="Arial" w:cs="Arial"/>
          <w:sz w:val="24"/>
          <w:highlight w:val="red"/>
          <w:lang w:val="pt-BR"/>
          <w:rPrChange w:id="67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678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679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680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681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682" w:author="Elias de Moraes Fernandes" w:date="2016-07-07T15:30:00Z">
            <w:rPr>
              <w:sz w:val="24"/>
              <w:lang w:val="pt-BR"/>
            </w:rPr>
          </w:rPrChange>
        </w:rPr>
        <w:t xml:space="preserve"> aparece no seu territ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83" w:author="Elias de Moraes Fernandes" w:date="2016-07-07T15:30:00Z">
            <w:rPr>
              <w:sz w:val="24"/>
              <w:lang w:val="pt-BR"/>
            </w:rPr>
          </w:rPrChange>
        </w:rPr>
        <w:t>ório,</w:t>
      </w:r>
      <w:r w:rsidRPr="00274602">
        <w:rPr>
          <w:rFonts w:ascii="Arial" w:hAnsi="Arial" w:cs="Arial"/>
          <w:sz w:val="24"/>
          <w:highlight w:val="red"/>
          <w:lang w:val="pt-BR"/>
          <w:rPrChange w:id="68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85" w:author="Elias de Moraes Fernandes" w:date="2016-07-07T15:30:00Z">
            <w:rPr>
              <w:sz w:val="24"/>
              <w:lang w:val="pt-BR"/>
            </w:rPr>
          </w:rPrChange>
        </w:rPr>
        <w:t>planejou</w:t>
      </w:r>
      <w:r w:rsidRPr="00274602">
        <w:rPr>
          <w:rFonts w:ascii="Arial" w:hAnsi="Arial" w:cs="Arial"/>
          <w:sz w:val="24"/>
          <w:highlight w:val="red"/>
          <w:lang w:val="pt-BR"/>
          <w:rPrChange w:id="68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87" w:author="Elias de Moraes Fernandes" w:date="2016-07-07T15:30:00Z">
            <w:rPr>
              <w:sz w:val="24"/>
              <w:lang w:val="pt-BR"/>
            </w:rPr>
          </w:rPrChange>
        </w:rPr>
        <w:t>vencê-los</w:t>
      </w:r>
      <w:r w:rsidRPr="00274602">
        <w:rPr>
          <w:rFonts w:ascii="Arial" w:hAnsi="Arial" w:cs="Arial"/>
          <w:sz w:val="24"/>
          <w:highlight w:val="red"/>
          <w:lang w:val="pt-BR"/>
          <w:rPrChange w:id="68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89" w:author="Elias de Moraes Fernandes" w:date="2016-07-07T15:30:00Z">
            <w:rPr>
              <w:sz w:val="24"/>
              <w:lang w:val="pt-BR"/>
            </w:rPr>
          </w:rPrChange>
        </w:rPr>
        <w:t>por</w:t>
      </w:r>
      <w:r w:rsidRPr="00274602">
        <w:rPr>
          <w:rFonts w:ascii="Arial" w:hAnsi="Arial" w:cs="Arial"/>
          <w:sz w:val="24"/>
          <w:highlight w:val="red"/>
          <w:lang w:val="pt-BR"/>
          <w:rPrChange w:id="69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91" w:author="Elias de Moraes Fernandes" w:date="2016-07-07T15:30:00Z">
            <w:rPr>
              <w:sz w:val="24"/>
              <w:lang w:val="pt-BR"/>
            </w:rPr>
          </w:rPrChange>
        </w:rPr>
        <w:t>etapas,</w:t>
      </w:r>
      <w:r w:rsidRPr="00274602">
        <w:rPr>
          <w:rFonts w:ascii="Arial" w:hAnsi="Arial" w:cs="Arial"/>
          <w:sz w:val="24"/>
          <w:highlight w:val="red"/>
          <w:lang w:val="pt-BR"/>
          <w:rPrChange w:id="69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93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69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95" w:author="Elias de Moraes Fernandes" w:date="2016-07-07T15:30:00Z">
            <w:rPr>
              <w:sz w:val="24"/>
              <w:lang w:val="pt-BR"/>
            </w:rPr>
          </w:rPrChange>
        </w:rPr>
        <w:t>acordo</w:t>
      </w:r>
      <w:r w:rsidRPr="00274602">
        <w:rPr>
          <w:rFonts w:ascii="Arial" w:hAnsi="Arial" w:cs="Arial"/>
          <w:sz w:val="24"/>
          <w:highlight w:val="red"/>
          <w:lang w:val="pt-BR"/>
          <w:rPrChange w:id="69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97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69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699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70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701" w:author="Elias De Moraes Fernandes" w:date="2016-07-06T10:08:00Z">
        <w:r w:rsidRPr="00274602" w:rsidDel="00A4773B">
          <w:rPr>
            <w:rFonts w:ascii="Arial" w:hAnsi="Arial" w:cs="Arial"/>
            <w:sz w:val="24"/>
            <w:highlight w:val="red"/>
            <w:lang w:val="pt-BR"/>
            <w:rPrChange w:id="702" w:author="Elias de Moraes Fernandes" w:date="2016-07-07T15:30:00Z">
              <w:rPr>
                <w:sz w:val="24"/>
                <w:lang w:val="pt-BR"/>
              </w:rPr>
            </w:rPrChange>
          </w:rPr>
          <w:delText xml:space="preserve">forca </w:delText>
        </w:r>
      </w:del>
      <w:ins w:id="703" w:author="Elias De Moraes Fernandes" w:date="2016-07-06T10:08:00Z">
        <w:r w:rsidR="00A4773B" w:rsidRPr="00274602">
          <w:rPr>
            <w:rFonts w:ascii="Arial" w:hAnsi="Arial" w:cs="Arial"/>
            <w:sz w:val="24"/>
            <w:highlight w:val="red"/>
            <w:lang w:val="pt-BR"/>
            <w:rPrChange w:id="704" w:author="Elias de Moraes Fernandes" w:date="2016-07-07T15:30:00Z">
              <w:rPr>
                <w:sz w:val="24"/>
                <w:lang w:val="pt-BR"/>
              </w:rPr>
            </w:rPrChange>
          </w:rPr>
          <w:t>for</w:t>
        </w:r>
        <w:r w:rsidR="00A4773B" w:rsidRPr="00274602">
          <w:rPr>
            <w:rFonts w:ascii="Arial" w:eastAsia="Calibri" w:hAnsi="Arial" w:cs="Arial"/>
            <w:sz w:val="24"/>
            <w:highlight w:val="red"/>
            <w:lang w:val="pt-BR"/>
            <w:rPrChange w:id="705" w:author="Elias de Moraes Fernandes" w:date="2016-07-07T15:30:00Z">
              <w:rPr>
                <w:sz w:val="24"/>
                <w:lang w:val="pt-BR"/>
              </w:rPr>
            </w:rPrChange>
          </w:rPr>
          <w:t>ça</w:t>
        </w:r>
        <w:r w:rsidR="00A4773B" w:rsidRPr="00274602">
          <w:rPr>
            <w:rFonts w:ascii="Arial" w:hAnsi="Arial" w:cs="Arial"/>
            <w:sz w:val="24"/>
            <w:highlight w:val="red"/>
            <w:lang w:val="pt-BR"/>
            <w:rPrChange w:id="706" w:author="Elias de Moraes Fernandes" w:date="2016-07-07T15:30:00Z">
              <w:rPr>
                <w:sz w:val="24"/>
                <w:lang w:val="pt-BR"/>
              </w:rPr>
            </w:rPrChange>
          </w:rPr>
          <w:t xml:space="preserve"> 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707" w:author="Elias de Moraes Fernandes" w:date="2016-07-07T15:30:00Z">
            <w:rPr>
              <w:sz w:val="24"/>
              <w:lang w:val="pt-BR"/>
            </w:rPr>
          </w:rPrChange>
        </w:rPr>
        <w:t xml:space="preserve">de cada um. </w:t>
      </w:r>
    </w:p>
    <w:p w14:paraId="459708F4" w14:textId="0A917855" w:rsidR="0064087C" w:rsidRPr="00274602" w:rsidRDefault="0064087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708" w:author="Elias de Moraes Fernandes" w:date="2016-07-07T15:30:00Z">
            <w:rPr>
              <w:sz w:val="24"/>
              <w:lang w:val="pt-BR"/>
            </w:rPr>
          </w:rPrChange>
        </w:rPr>
        <w:pPrChange w:id="709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710" w:author="Elias de Moraes Fernandes" w:date="2016-07-07T15:30:00Z">
            <w:rPr>
              <w:sz w:val="24"/>
              <w:lang w:val="pt-BR"/>
            </w:rPr>
          </w:rPrChange>
        </w:rPr>
        <w:t>Primeiramente, Nonda precisa ter certeza do que pode de comer e o que n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11" w:author="Elias de Moraes Fernandes" w:date="2016-07-07T15:30:00Z">
            <w:rPr>
              <w:sz w:val="24"/>
              <w:lang w:val="pt-BR"/>
            </w:rPr>
          </w:rPrChange>
        </w:rPr>
        <w:t>ão</w:t>
      </w:r>
      <w:r w:rsidRPr="00274602">
        <w:rPr>
          <w:rFonts w:ascii="Arial" w:hAnsi="Arial" w:cs="Arial"/>
          <w:sz w:val="24"/>
          <w:highlight w:val="red"/>
          <w:lang w:val="pt-BR"/>
          <w:rPrChange w:id="71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13" w:author="Elias de Moraes Fernandes" w:date="2016-07-07T15:30:00Z">
            <w:rPr>
              <w:sz w:val="24"/>
              <w:lang w:val="pt-BR"/>
            </w:rPr>
          </w:rPrChange>
        </w:rPr>
        <w:t>pode,</w:t>
      </w:r>
      <w:r w:rsidRPr="00274602">
        <w:rPr>
          <w:rFonts w:ascii="Arial" w:hAnsi="Arial" w:cs="Arial"/>
          <w:sz w:val="24"/>
          <w:highlight w:val="red"/>
          <w:lang w:val="pt-BR"/>
          <w:rPrChange w:id="71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15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71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17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71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19" w:author="Elias de Moraes Fernandes" w:date="2016-07-07T15:30:00Z">
            <w:rPr>
              <w:sz w:val="24"/>
              <w:lang w:val="pt-BR"/>
            </w:rPr>
          </w:rPrChange>
        </w:rPr>
        <w:t>deixe</w:t>
      </w:r>
      <w:r w:rsidRPr="00274602">
        <w:rPr>
          <w:rFonts w:ascii="Arial" w:hAnsi="Arial" w:cs="Arial"/>
          <w:sz w:val="24"/>
          <w:highlight w:val="red"/>
          <w:lang w:val="pt-BR"/>
          <w:rPrChange w:id="72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21" w:author="Elias de Moraes Fernandes" w:date="2016-07-07T15:30:00Z">
            <w:rPr>
              <w:sz w:val="24"/>
              <w:lang w:val="pt-BR"/>
            </w:rPr>
          </w:rPrChange>
        </w:rPr>
        <w:t>os</w:t>
      </w:r>
      <w:r w:rsidRPr="00274602">
        <w:rPr>
          <w:rFonts w:ascii="Arial" w:hAnsi="Arial" w:cs="Arial"/>
          <w:sz w:val="24"/>
          <w:highlight w:val="red"/>
          <w:lang w:val="pt-BR"/>
          <w:rPrChange w:id="72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723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724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del w:id="725" w:author="Elias De Moraes Fernandes" w:date="2016-07-06T16:09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726" w:author="Elias de Moraes Fernandes" w:date="2016-07-07T15:30:00Z">
              <w:rPr>
                <w:sz w:val="24"/>
                <w:lang w:val="pt-BR"/>
              </w:rPr>
            </w:rPrChange>
          </w:rPr>
          <w:delText>s</w:delText>
        </w:r>
      </w:del>
      <w:ins w:id="727" w:author="Elias De Moraes Fernandes" w:date="2016-07-06T16:09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728" w:author="Elias de Moraes Fernandes" w:date="2016-07-07T15:30:00Z">
              <w:rPr>
                <w:sz w:val="24"/>
                <w:lang w:val="pt-BR"/>
              </w:rPr>
            </w:rPrChange>
          </w:rPr>
          <w:t>Predadores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729" w:author="Elias de Moraes Fernandes" w:date="2016-07-07T15:30:00Z">
            <w:rPr>
              <w:sz w:val="24"/>
              <w:lang w:val="pt-BR"/>
            </w:rPr>
          </w:rPrChange>
        </w:rPr>
        <w:t xml:space="preserve"> com menos comida poss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30" w:author="Elias de Moraes Fernandes" w:date="2016-07-07T15:30:00Z">
            <w:rPr>
              <w:sz w:val="24"/>
              <w:lang w:val="pt-BR"/>
            </w:rPr>
          </w:rPrChange>
        </w:rPr>
        <w:t>ível.</w:t>
      </w:r>
      <w:r w:rsidRPr="00274602">
        <w:rPr>
          <w:rFonts w:ascii="Arial" w:hAnsi="Arial" w:cs="Arial"/>
          <w:sz w:val="24"/>
          <w:highlight w:val="red"/>
          <w:lang w:val="pt-BR"/>
          <w:rPrChange w:id="73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32" w:author="Elias de Moraes Fernandes" w:date="2016-07-07T15:30:00Z">
            <w:rPr>
              <w:sz w:val="24"/>
              <w:lang w:val="pt-BR"/>
            </w:rPr>
          </w:rPrChange>
        </w:rPr>
        <w:t>Ela</w:t>
      </w:r>
      <w:r w:rsidRPr="00274602">
        <w:rPr>
          <w:rFonts w:ascii="Arial" w:hAnsi="Arial" w:cs="Arial"/>
          <w:sz w:val="24"/>
          <w:highlight w:val="red"/>
          <w:lang w:val="pt-BR"/>
          <w:rPrChange w:id="73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34" w:author="Elias de Moraes Fernandes" w:date="2016-07-07T15:30:00Z">
            <w:rPr>
              <w:sz w:val="24"/>
              <w:lang w:val="pt-BR"/>
            </w:rPr>
          </w:rPrChange>
        </w:rPr>
        <w:t>aprendeu</w:t>
      </w:r>
      <w:r w:rsidRPr="00274602">
        <w:rPr>
          <w:rFonts w:ascii="Arial" w:hAnsi="Arial" w:cs="Arial"/>
          <w:sz w:val="24"/>
          <w:highlight w:val="red"/>
          <w:lang w:val="pt-BR"/>
          <w:rPrChange w:id="73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36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73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38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73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40" w:author="Elias de Moraes Fernandes" w:date="2016-07-07T15:30:00Z">
            <w:rPr>
              <w:sz w:val="24"/>
              <w:lang w:val="pt-BR"/>
            </w:rPr>
          </w:rPrChange>
        </w:rPr>
        <w:t>força</w:t>
      </w:r>
      <w:r w:rsidRPr="00274602">
        <w:rPr>
          <w:rFonts w:ascii="Arial" w:hAnsi="Arial" w:cs="Arial"/>
          <w:sz w:val="24"/>
          <w:highlight w:val="red"/>
          <w:lang w:val="pt-BR"/>
          <w:rPrChange w:id="74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42" w:author="Elias de Moraes Fernandes" w:date="2016-07-07T15:30:00Z">
            <w:rPr>
              <w:sz w:val="24"/>
              <w:lang w:val="pt-BR"/>
            </w:rPr>
          </w:rPrChange>
        </w:rPr>
        <w:t>dela</w:t>
      </w:r>
      <w:r w:rsidRPr="00274602">
        <w:rPr>
          <w:rFonts w:ascii="Arial" w:hAnsi="Arial" w:cs="Arial"/>
          <w:sz w:val="24"/>
          <w:highlight w:val="red"/>
          <w:lang w:val="pt-BR"/>
          <w:rPrChange w:id="7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44" w:author="Elias de Moraes Fernandes" w:date="2016-07-07T15:30:00Z">
            <w:rPr>
              <w:sz w:val="24"/>
              <w:lang w:val="pt-BR"/>
            </w:rPr>
          </w:rPrChange>
        </w:rPr>
        <w:t>vem</w:t>
      </w:r>
      <w:r w:rsidRPr="00274602">
        <w:rPr>
          <w:rFonts w:ascii="Arial" w:hAnsi="Arial" w:cs="Arial"/>
          <w:sz w:val="24"/>
          <w:highlight w:val="red"/>
          <w:lang w:val="pt-BR"/>
          <w:rPrChange w:id="7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46" w:author="Elias de Moraes Fernandes" w:date="2016-07-07T15:30:00Z">
            <w:rPr>
              <w:sz w:val="24"/>
              <w:lang w:val="pt-BR"/>
            </w:rPr>
          </w:rPrChange>
        </w:rPr>
        <w:t>dos</w:t>
      </w:r>
      <w:r w:rsidRPr="00274602">
        <w:rPr>
          <w:rFonts w:ascii="Arial" w:hAnsi="Arial" w:cs="Arial"/>
          <w:sz w:val="24"/>
          <w:highlight w:val="red"/>
          <w:lang w:val="pt-BR"/>
          <w:rPrChange w:id="74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748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res</w:t>
      </w:r>
      <w:r w:rsidRPr="00274602">
        <w:rPr>
          <w:rFonts w:ascii="Arial" w:eastAsia="Calibri" w:hAnsi="Arial" w:cs="Arial"/>
          <w:color w:val="000000" w:themeColor="text1"/>
          <w:sz w:val="24"/>
          <w:highlight w:val="red"/>
          <w:lang w:val="pt-BR"/>
          <w:rPrChange w:id="749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íduos</w:t>
      </w:r>
      <w:r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750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 xml:space="preserve"> </w:t>
      </w:r>
      <w:r w:rsidRPr="00274602">
        <w:rPr>
          <w:rFonts w:ascii="Arial" w:hAnsi="Arial" w:cs="Arial"/>
          <w:sz w:val="24"/>
          <w:highlight w:val="red"/>
          <w:lang w:val="pt-BR"/>
          <w:rPrChange w:id="751" w:author="Elias de Moraes Fernandes" w:date="2016-07-07T15:30:00Z">
            <w:rPr>
              <w:sz w:val="24"/>
              <w:lang w:val="pt-BR"/>
            </w:rPr>
          </w:rPrChange>
        </w:rPr>
        <w:t>org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52" w:author="Elias de Moraes Fernandes" w:date="2016-07-07T15:30:00Z">
            <w:rPr>
              <w:sz w:val="24"/>
              <w:lang w:val="pt-BR"/>
            </w:rPr>
          </w:rPrChange>
        </w:rPr>
        <w:t>ânicos</w:t>
      </w:r>
      <w:r w:rsidRPr="00274602">
        <w:rPr>
          <w:rFonts w:ascii="Arial" w:hAnsi="Arial" w:cs="Arial"/>
          <w:sz w:val="24"/>
          <w:highlight w:val="red"/>
          <w:lang w:val="pt-BR"/>
          <w:rPrChange w:id="75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54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75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756" w:author="Elias de Moraes Fernandes" w:date="2016-07-07T15:30:00Z">
            <w:rPr>
              <w:sz w:val="24"/>
              <w:lang w:val="pt-BR"/>
            </w:rPr>
          </w:rPrChange>
        </w:rPr>
        <w:t>a Prof. Ana</w:t>
      </w:r>
      <w:r w:rsidRPr="00274602">
        <w:rPr>
          <w:rFonts w:ascii="Arial" w:hAnsi="Arial" w:cs="Arial"/>
          <w:sz w:val="24"/>
          <w:highlight w:val="red"/>
          <w:lang w:val="pt-BR"/>
          <w:rPrChange w:id="7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758" w:author="Elias De Moraes Fernandes" w:date="2016-07-06T10:08:00Z">
        <w:r w:rsidRPr="00274602" w:rsidDel="00A4773B">
          <w:rPr>
            <w:rFonts w:ascii="Arial" w:hAnsi="Arial" w:cs="Arial"/>
            <w:sz w:val="24"/>
            <w:highlight w:val="red"/>
            <w:lang w:val="pt-BR"/>
            <w:rPrChange w:id="759" w:author="Elias de Moraes Fernandes" w:date="2016-07-07T15:30:00Z">
              <w:rPr>
                <w:sz w:val="24"/>
                <w:lang w:val="pt-BR"/>
              </w:rPr>
            </w:rPrChange>
          </w:rPr>
          <w:delText xml:space="preserve">sempre </w:delText>
        </w:r>
      </w:del>
      <w:r w:rsidRPr="00274602">
        <w:rPr>
          <w:rFonts w:ascii="Arial" w:hAnsi="Arial" w:cs="Arial"/>
          <w:sz w:val="24"/>
          <w:highlight w:val="red"/>
          <w:lang w:val="pt-BR"/>
          <w:rPrChange w:id="760" w:author="Elias de Moraes Fernandes" w:date="2016-07-07T15:30:00Z">
            <w:rPr>
              <w:sz w:val="24"/>
              <w:lang w:val="pt-BR"/>
            </w:rPr>
          </w:rPrChange>
        </w:rPr>
        <w:t>joga</w:t>
      </w:r>
      <w:ins w:id="761" w:author="Elias De Moraes Fernandes" w:date="2016-07-06T10:08:00Z">
        <w:r w:rsidR="00A4773B" w:rsidRPr="00274602">
          <w:rPr>
            <w:rFonts w:ascii="Arial" w:hAnsi="Arial" w:cs="Arial"/>
            <w:sz w:val="24"/>
            <w:highlight w:val="red"/>
            <w:lang w:val="pt-BR"/>
            <w:rPrChange w:id="762" w:author="Elias de Moraes Fernandes" w:date="2016-07-07T15:30:00Z">
              <w:rPr>
                <w:sz w:val="24"/>
                <w:lang w:val="pt-BR"/>
              </w:rPr>
            </w:rPrChange>
          </w:rPr>
          <w:t xml:space="preserve"> na composteira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763" w:author="Elias de Moraes Fernandes" w:date="2016-07-07T15:30:00Z">
            <w:rPr>
              <w:sz w:val="24"/>
              <w:lang w:val="pt-BR"/>
            </w:rPr>
          </w:rPrChange>
        </w:rPr>
        <w:t>, tais como casca de banana, borras de caf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64" w:author="Elias de Moraes Fernandes" w:date="2016-07-07T15:30:00Z">
            <w:rPr>
              <w:sz w:val="24"/>
              <w:lang w:val="pt-BR"/>
            </w:rPr>
          </w:rPrChange>
        </w:rPr>
        <w:t>é,</w:t>
      </w:r>
      <w:r w:rsidRPr="00274602">
        <w:rPr>
          <w:rFonts w:ascii="Arial" w:hAnsi="Arial" w:cs="Arial"/>
          <w:sz w:val="24"/>
          <w:highlight w:val="red"/>
          <w:lang w:val="pt-BR"/>
          <w:rPrChange w:id="76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66" w:author="Elias de Moraes Fernandes" w:date="2016-07-07T15:30:00Z">
            <w:rPr>
              <w:sz w:val="24"/>
              <w:lang w:val="pt-BR"/>
            </w:rPr>
          </w:rPrChange>
        </w:rPr>
        <w:t>alface</w:t>
      </w:r>
      <w:r w:rsidRPr="00274602">
        <w:rPr>
          <w:rFonts w:ascii="Arial" w:hAnsi="Arial" w:cs="Arial"/>
          <w:sz w:val="24"/>
          <w:highlight w:val="red"/>
          <w:lang w:val="pt-BR"/>
          <w:rPrChange w:id="76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68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76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70" w:author="Elias de Moraes Fernandes" w:date="2016-07-07T15:30:00Z">
            <w:rPr>
              <w:sz w:val="24"/>
              <w:lang w:val="pt-BR"/>
            </w:rPr>
          </w:rPrChange>
        </w:rPr>
        <w:t>outros</w:t>
      </w:r>
      <w:r w:rsidRPr="00274602">
        <w:rPr>
          <w:rFonts w:ascii="Arial" w:hAnsi="Arial" w:cs="Arial"/>
          <w:sz w:val="24"/>
          <w:highlight w:val="red"/>
          <w:lang w:val="pt-BR"/>
          <w:rPrChange w:id="77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72" w:author="Elias de Moraes Fernandes" w:date="2016-07-07T15:30:00Z">
            <w:rPr>
              <w:sz w:val="24"/>
              <w:lang w:val="pt-BR"/>
            </w:rPr>
          </w:rPrChange>
        </w:rPr>
        <w:t>vegetais.</w:t>
      </w:r>
      <w:r w:rsidRPr="00274602">
        <w:rPr>
          <w:rFonts w:ascii="Arial" w:hAnsi="Arial" w:cs="Arial"/>
          <w:sz w:val="24"/>
          <w:highlight w:val="red"/>
          <w:lang w:val="pt-BR"/>
          <w:rPrChange w:id="77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74" w:author="Elias de Moraes Fernandes" w:date="2016-07-07T15:30:00Z">
            <w:rPr>
              <w:sz w:val="24"/>
              <w:lang w:val="pt-BR"/>
            </w:rPr>
          </w:rPrChange>
        </w:rPr>
        <w:t>Mas</w:t>
      </w:r>
      <w:r w:rsidRPr="00274602">
        <w:rPr>
          <w:rFonts w:ascii="Arial" w:hAnsi="Arial" w:cs="Arial"/>
          <w:sz w:val="24"/>
          <w:highlight w:val="red"/>
          <w:lang w:val="pt-BR"/>
          <w:rPrChange w:id="77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76" w:author="Elias de Moraes Fernandes" w:date="2016-07-07T15:30:00Z">
            <w:rPr>
              <w:sz w:val="24"/>
              <w:lang w:val="pt-BR"/>
            </w:rPr>
          </w:rPrChange>
        </w:rPr>
        <w:t>ela</w:t>
      </w:r>
      <w:r w:rsidRPr="00274602">
        <w:rPr>
          <w:rFonts w:ascii="Arial" w:hAnsi="Arial" w:cs="Arial"/>
          <w:sz w:val="24"/>
          <w:highlight w:val="red"/>
          <w:lang w:val="pt-BR"/>
          <w:rPrChange w:id="77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78" w:author="Elias de Moraes Fernandes" w:date="2016-07-07T15:30:00Z">
            <w:rPr>
              <w:sz w:val="24"/>
              <w:lang w:val="pt-BR"/>
            </w:rPr>
          </w:rPrChange>
        </w:rPr>
        <w:t>também</w:t>
      </w:r>
      <w:r w:rsidRPr="00274602">
        <w:rPr>
          <w:rFonts w:ascii="Arial" w:hAnsi="Arial" w:cs="Arial"/>
          <w:sz w:val="24"/>
          <w:highlight w:val="red"/>
          <w:lang w:val="pt-BR"/>
          <w:rPrChange w:id="77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80" w:author="Elias de Moraes Fernandes" w:date="2016-07-07T15:30:00Z">
            <w:rPr>
              <w:sz w:val="24"/>
              <w:lang w:val="pt-BR"/>
            </w:rPr>
          </w:rPrChange>
        </w:rPr>
        <w:t>sabe</w:t>
      </w:r>
      <w:r w:rsidRPr="00274602">
        <w:rPr>
          <w:rFonts w:ascii="Arial" w:hAnsi="Arial" w:cs="Arial"/>
          <w:sz w:val="24"/>
          <w:highlight w:val="red"/>
          <w:lang w:val="pt-BR"/>
          <w:rPrChange w:id="78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82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78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84" w:author="Elias de Moraes Fernandes" w:date="2016-07-07T15:30:00Z">
            <w:rPr>
              <w:sz w:val="24"/>
              <w:lang w:val="pt-BR"/>
            </w:rPr>
          </w:rPrChange>
        </w:rPr>
        <w:t>às</w:t>
      </w:r>
      <w:r w:rsidRPr="00274602">
        <w:rPr>
          <w:rFonts w:ascii="Arial" w:hAnsi="Arial" w:cs="Arial"/>
          <w:sz w:val="24"/>
          <w:highlight w:val="red"/>
          <w:lang w:val="pt-BR"/>
          <w:rPrChange w:id="78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86" w:author="Elias de Moraes Fernandes" w:date="2016-07-07T15:30:00Z">
            <w:rPr>
              <w:sz w:val="24"/>
              <w:lang w:val="pt-BR"/>
            </w:rPr>
          </w:rPrChange>
        </w:rPr>
        <w:t>vezes</w:t>
      </w:r>
      <w:r w:rsidRPr="00274602">
        <w:rPr>
          <w:rFonts w:ascii="Arial" w:hAnsi="Arial" w:cs="Arial"/>
          <w:sz w:val="24"/>
          <w:highlight w:val="red"/>
          <w:lang w:val="pt-BR"/>
          <w:rPrChange w:id="78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788" w:author="Elias de Moraes Fernandes" w:date="2016-07-07T15:30:00Z">
            <w:rPr>
              <w:sz w:val="24"/>
              <w:lang w:val="pt-BR"/>
            </w:rPr>
          </w:rPrChange>
        </w:rPr>
        <w:t xml:space="preserve">Prof. Ana </w:t>
      </w:r>
      <w:r w:rsidRPr="00274602">
        <w:rPr>
          <w:rFonts w:ascii="Arial" w:hAnsi="Arial" w:cs="Arial"/>
          <w:sz w:val="24"/>
          <w:highlight w:val="red"/>
          <w:lang w:val="pt-BR"/>
          <w:rPrChange w:id="789" w:author="Elias de Moraes Fernandes" w:date="2016-07-07T15:30:00Z">
            <w:rPr>
              <w:sz w:val="24"/>
              <w:lang w:val="pt-BR"/>
            </w:rPr>
          </w:rPrChange>
        </w:rPr>
        <w:t xml:space="preserve">joga sem querer algumas bombas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90" w:author="Elias de Moraes Fernandes" w:date="2016-07-07T15:30:00Z">
            <w:rPr>
              <w:sz w:val="24"/>
              <w:lang w:val="pt-BR"/>
            </w:rPr>
          </w:rPrChange>
        </w:rPr>
        <w:t>ácidas</w:t>
      </w:r>
      <w:r w:rsidRPr="00274602">
        <w:rPr>
          <w:rFonts w:ascii="Arial" w:hAnsi="Arial" w:cs="Arial"/>
          <w:sz w:val="24"/>
          <w:highlight w:val="red"/>
          <w:lang w:val="pt-BR"/>
          <w:rPrChange w:id="79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92" w:author="Elias de Moraes Fernandes" w:date="2016-07-07T15:30:00Z">
            <w:rPr>
              <w:sz w:val="24"/>
              <w:lang w:val="pt-BR"/>
            </w:rPr>
          </w:rPrChange>
        </w:rPr>
        <w:t>(cascas</w:t>
      </w:r>
      <w:r w:rsidRPr="00274602">
        <w:rPr>
          <w:rFonts w:ascii="Arial" w:hAnsi="Arial" w:cs="Arial"/>
          <w:sz w:val="24"/>
          <w:highlight w:val="red"/>
          <w:lang w:val="pt-BR"/>
          <w:rPrChange w:id="79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94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79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96" w:author="Elias de Moraes Fernandes" w:date="2016-07-07T15:30:00Z">
            <w:rPr>
              <w:sz w:val="24"/>
              <w:lang w:val="pt-BR"/>
            </w:rPr>
          </w:rPrChange>
        </w:rPr>
        <w:t>laranja</w:t>
      </w:r>
      <w:r w:rsidRPr="00274602">
        <w:rPr>
          <w:rFonts w:ascii="Arial" w:hAnsi="Arial" w:cs="Arial"/>
          <w:sz w:val="24"/>
          <w:highlight w:val="red"/>
          <w:lang w:val="pt-BR"/>
          <w:rPrChange w:id="79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798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79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00" w:author="Elias de Moraes Fernandes" w:date="2016-07-07T15:30:00Z">
            <w:rPr>
              <w:sz w:val="24"/>
              <w:lang w:val="pt-BR"/>
            </w:rPr>
          </w:rPrChange>
        </w:rPr>
        <w:t>limão).</w:t>
      </w:r>
      <w:r w:rsidRPr="00274602">
        <w:rPr>
          <w:rFonts w:ascii="Arial" w:hAnsi="Arial" w:cs="Arial"/>
          <w:sz w:val="24"/>
          <w:highlight w:val="red"/>
          <w:lang w:val="pt-BR"/>
          <w:rPrChange w:id="80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02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80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04" w:author="Elias de Moraes Fernandes" w:date="2016-07-07T15:30:00Z">
            <w:rPr>
              <w:sz w:val="24"/>
              <w:lang w:val="pt-BR"/>
            </w:rPr>
          </w:rPrChange>
        </w:rPr>
        <w:t>pode</w:t>
      </w:r>
      <w:r w:rsidRPr="00274602">
        <w:rPr>
          <w:rFonts w:ascii="Arial" w:hAnsi="Arial" w:cs="Arial"/>
          <w:sz w:val="24"/>
          <w:highlight w:val="red"/>
          <w:lang w:val="pt-BR"/>
          <w:rPrChange w:id="80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06" w:author="Elias de Moraes Fernandes" w:date="2016-07-07T15:30:00Z">
            <w:rPr>
              <w:sz w:val="24"/>
              <w:lang w:val="pt-BR"/>
            </w:rPr>
          </w:rPrChange>
        </w:rPr>
        <w:t>usar</w:t>
      </w:r>
      <w:r w:rsidRPr="00274602">
        <w:rPr>
          <w:rFonts w:ascii="Arial" w:hAnsi="Arial" w:cs="Arial"/>
          <w:sz w:val="24"/>
          <w:highlight w:val="red"/>
          <w:lang w:val="pt-BR"/>
          <w:rPrChange w:id="80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08" w:author="Elias de Moraes Fernandes" w:date="2016-07-07T15:30:00Z">
            <w:rPr>
              <w:sz w:val="24"/>
              <w:lang w:val="pt-BR"/>
            </w:rPr>
          </w:rPrChange>
        </w:rPr>
        <w:t>essas</w:t>
      </w:r>
      <w:r w:rsidRPr="00274602">
        <w:rPr>
          <w:rFonts w:ascii="Arial" w:hAnsi="Arial" w:cs="Arial"/>
          <w:sz w:val="24"/>
          <w:highlight w:val="red"/>
          <w:lang w:val="pt-BR"/>
          <w:rPrChange w:id="80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10" w:author="Elias de Moraes Fernandes" w:date="2016-07-07T15:30:00Z">
            <w:rPr>
              <w:sz w:val="24"/>
              <w:lang w:val="pt-BR"/>
            </w:rPr>
          </w:rPrChange>
        </w:rPr>
        <w:t>bombas</w:t>
      </w:r>
      <w:r w:rsidRPr="00274602">
        <w:rPr>
          <w:rFonts w:ascii="Arial" w:hAnsi="Arial" w:cs="Arial"/>
          <w:sz w:val="24"/>
          <w:highlight w:val="red"/>
          <w:lang w:val="pt-BR"/>
          <w:rPrChange w:id="81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12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81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14" w:author="Elias de Moraes Fernandes" w:date="2016-07-07T15:30:00Z">
            <w:rPr>
              <w:sz w:val="24"/>
              <w:lang w:val="pt-BR"/>
            </w:rPr>
          </w:rPrChange>
        </w:rPr>
        <w:t>seu</w:t>
      </w:r>
      <w:r w:rsidRPr="00274602">
        <w:rPr>
          <w:rFonts w:ascii="Arial" w:hAnsi="Arial" w:cs="Arial"/>
          <w:sz w:val="24"/>
          <w:highlight w:val="red"/>
          <w:lang w:val="pt-BR"/>
          <w:rPrChange w:id="81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16" w:author="Elias de Moraes Fernandes" w:date="2016-07-07T15:30:00Z">
            <w:rPr>
              <w:sz w:val="24"/>
              <w:lang w:val="pt-BR"/>
            </w:rPr>
          </w:rPrChange>
        </w:rPr>
        <w:t>favor.</w:t>
      </w:r>
    </w:p>
    <w:p w14:paraId="4E3F45E4" w14:textId="26D02AC7" w:rsidR="0064087C" w:rsidRPr="00274602" w:rsidRDefault="0064087C">
      <w:pPr>
        <w:pStyle w:val="ListParagraph"/>
        <w:tabs>
          <w:tab w:val="left" w:pos="851"/>
          <w:tab w:val="left" w:pos="7938"/>
        </w:tabs>
        <w:ind w:left="0" w:firstLine="426"/>
        <w:rPr>
          <w:rFonts w:ascii="Arial" w:hAnsi="Arial" w:cs="Arial"/>
          <w:sz w:val="24"/>
          <w:highlight w:val="red"/>
          <w:lang w:val="pt-BR"/>
          <w:rPrChange w:id="817" w:author="Elias de Moraes Fernandes" w:date="2016-07-07T15:30:00Z">
            <w:rPr>
              <w:sz w:val="24"/>
              <w:lang w:val="pt-BR"/>
            </w:rPr>
          </w:rPrChange>
        </w:rPr>
        <w:pPrChange w:id="818" w:author="Elias De Moraes Fernandes" w:date="2016-07-06T10:13:00Z">
          <w:pPr>
            <w:pStyle w:val="ListParagraph"/>
            <w:tabs>
              <w:tab w:val="left" w:pos="851"/>
            </w:tabs>
            <w:ind w:left="0"/>
          </w:pPr>
        </w:pPrChange>
      </w:pPr>
      <w:del w:id="819" w:author="Elias De Moraes Fernandes" w:date="2016-07-06T10:12:00Z">
        <w:r w:rsidRPr="00274602" w:rsidDel="00A4773B">
          <w:rPr>
            <w:rFonts w:ascii="Arial" w:hAnsi="Arial" w:cs="Arial"/>
            <w:sz w:val="24"/>
            <w:highlight w:val="red"/>
            <w:lang w:val="pt-BR"/>
            <w:rPrChange w:id="820" w:author="Elias de Moraes Fernandes" w:date="2016-07-07T15:30:00Z">
              <w:rPr>
                <w:sz w:val="24"/>
                <w:lang w:val="pt-BR"/>
              </w:rPr>
            </w:rPrChange>
          </w:rPr>
          <w:tab/>
        </w:r>
      </w:del>
      <w:r w:rsidRPr="00274602">
        <w:rPr>
          <w:rFonts w:ascii="Arial" w:hAnsi="Arial" w:cs="Arial"/>
          <w:sz w:val="24"/>
          <w:highlight w:val="red"/>
          <w:lang w:val="pt-BR"/>
          <w:rPrChange w:id="821" w:author="Elias de Moraes Fernandes" w:date="2016-07-07T15:30:00Z">
            <w:rPr>
              <w:sz w:val="24"/>
              <w:lang w:val="pt-BR"/>
            </w:rPr>
          </w:rPrChange>
        </w:rPr>
        <w:t>Amanheceu o dia e logo os p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22" w:author="Elias de Moraes Fernandes" w:date="2016-07-07T15:30:00Z">
            <w:rPr>
              <w:sz w:val="24"/>
              <w:lang w:val="pt-BR"/>
            </w:rPr>
          </w:rPrChange>
        </w:rPr>
        <w:t>ássaros</w:t>
      </w:r>
      <w:r w:rsidRPr="00274602">
        <w:rPr>
          <w:rFonts w:ascii="Arial" w:hAnsi="Arial" w:cs="Arial"/>
          <w:sz w:val="24"/>
          <w:highlight w:val="red"/>
          <w:lang w:val="pt-BR"/>
          <w:rPrChange w:id="82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24" w:author="Elias de Moraes Fernandes" w:date="2016-07-07T15:30:00Z">
            <w:rPr>
              <w:sz w:val="24"/>
              <w:lang w:val="pt-BR"/>
            </w:rPr>
          </w:rPrChange>
        </w:rPr>
        <w:t>começ</w:t>
      </w:r>
      <w:r w:rsidRPr="00274602">
        <w:rPr>
          <w:rFonts w:ascii="Arial" w:hAnsi="Arial" w:cs="Arial"/>
          <w:sz w:val="24"/>
          <w:highlight w:val="red"/>
          <w:lang w:val="pt-BR"/>
          <w:rPrChange w:id="825" w:author="Elias de Moraes Fernandes" w:date="2016-07-07T15:30:00Z">
            <w:rPr>
              <w:sz w:val="24"/>
              <w:lang w:val="pt-BR"/>
            </w:rPr>
          </w:rPrChange>
        </w:rPr>
        <w:t xml:space="preserve">aram a cantar, procurar comida para se alimentar.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26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82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28" w:author="Elias de Moraes Fernandes" w:date="2016-07-07T15:30:00Z">
            <w:rPr>
              <w:sz w:val="24"/>
              <w:lang w:val="pt-BR"/>
            </w:rPr>
          </w:rPrChange>
        </w:rPr>
        <w:t>claro</w:t>
      </w:r>
      <w:r w:rsidRPr="00274602">
        <w:rPr>
          <w:rFonts w:ascii="Arial" w:hAnsi="Arial" w:cs="Arial"/>
          <w:sz w:val="24"/>
          <w:highlight w:val="red"/>
          <w:lang w:val="pt-BR"/>
          <w:rPrChange w:id="82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30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83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32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83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34" w:author="Elias de Moraes Fernandes" w:date="2016-07-07T15:30:00Z">
            <w:rPr>
              <w:sz w:val="24"/>
              <w:lang w:val="pt-BR"/>
            </w:rPr>
          </w:rPrChange>
        </w:rPr>
        <w:t>primeiro</w:t>
      </w:r>
      <w:r w:rsidRPr="00274602">
        <w:rPr>
          <w:rFonts w:ascii="Arial" w:hAnsi="Arial" w:cs="Arial"/>
          <w:sz w:val="24"/>
          <w:highlight w:val="red"/>
          <w:lang w:val="pt-BR"/>
          <w:rPrChange w:id="83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836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837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838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839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840" w:author="Elias de Moraes Fernandes" w:date="2016-07-07T15:30:00Z">
            <w:rPr>
              <w:sz w:val="24"/>
              <w:lang w:val="pt-BR"/>
            </w:rPr>
          </w:rPrChange>
        </w:rPr>
        <w:t>, o p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41" w:author="Elias de Moraes Fernandes" w:date="2016-07-07T15:30:00Z">
            <w:rPr>
              <w:sz w:val="24"/>
              <w:lang w:val="pt-BR"/>
            </w:rPr>
          </w:rPrChange>
        </w:rPr>
        <w:t>ássaro</w:t>
      </w:r>
      <w:r w:rsidRPr="00274602">
        <w:rPr>
          <w:rFonts w:ascii="Arial" w:hAnsi="Arial" w:cs="Arial"/>
          <w:sz w:val="24"/>
          <w:highlight w:val="red"/>
          <w:lang w:val="pt-BR"/>
          <w:rPrChange w:id="84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43" w:author="Elias de Moraes Fernandes" w:date="2016-07-07T15:30:00Z">
            <w:rPr>
              <w:sz w:val="24"/>
              <w:lang w:val="pt-BR"/>
            </w:rPr>
          </w:rPrChange>
        </w:rPr>
        <w:t>Coroa-azul,</w:t>
      </w:r>
      <w:r w:rsidRPr="00274602">
        <w:rPr>
          <w:rFonts w:ascii="Arial" w:hAnsi="Arial" w:cs="Arial"/>
          <w:sz w:val="24"/>
          <w:highlight w:val="red"/>
          <w:lang w:val="pt-BR"/>
          <w:rPrChange w:id="84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45" w:author="Elias de Moraes Fernandes" w:date="2016-07-07T15:30:00Z">
            <w:rPr>
              <w:sz w:val="24"/>
              <w:lang w:val="pt-BR"/>
            </w:rPr>
          </w:rPrChange>
        </w:rPr>
        <w:t>tratou</w:t>
      </w:r>
      <w:r w:rsidRPr="00274602">
        <w:rPr>
          <w:rFonts w:ascii="Arial" w:hAnsi="Arial" w:cs="Arial"/>
          <w:sz w:val="24"/>
          <w:highlight w:val="red"/>
          <w:lang w:val="pt-BR"/>
          <w:rPrChange w:id="84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47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84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49" w:author="Elias de Moraes Fernandes" w:date="2016-07-07T15:30:00Z">
            <w:rPr>
              <w:sz w:val="24"/>
              <w:lang w:val="pt-BR"/>
            </w:rPr>
          </w:rPrChange>
        </w:rPr>
        <w:t>ir</w:t>
      </w:r>
      <w:r w:rsidRPr="00274602">
        <w:rPr>
          <w:rFonts w:ascii="Arial" w:hAnsi="Arial" w:cs="Arial"/>
          <w:sz w:val="24"/>
          <w:highlight w:val="red"/>
          <w:lang w:val="pt-BR"/>
          <w:rPrChange w:id="85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51" w:author="Elias de Moraes Fernandes" w:date="2016-07-07T15:30:00Z">
            <w:rPr>
              <w:sz w:val="24"/>
              <w:lang w:val="pt-BR"/>
            </w:rPr>
          </w:rPrChange>
        </w:rPr>
        <w:t>logo</w:t>
      </w:r>
      <w:r w:rsidRPr="00274602">
        <w:rPr>
          <w:rFonts w:ascii="Arial" w:hAnsi="Arial" w:cs="Arial"/>
          <w:sz w:val="24"/>
          <w:highlight w:val="red"/>
          <w:lang w:val="pt-BR"/>
          <w:rPrChange w:id="85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53" w:author="Elias de Moraes Fernandes" w:date="2016-07-07T15:30:00Z">
            <w:rPr>
              <w:sz w:val="24"/>
              <w:lang w:val="pt-BR"/>
            </w:rPr>
          </w:rPrChange>
        </w:rPr>
        <w:t>no</w:t>
      </w:r>
      <w:r w:rsidRPr="00274602">
        <w:rPr>
          <w:rFonts w:ascii="Arial" w:hAnsi="Arial" w:cs="Arial"/>
          <w:sz w:val="24"/>
          <w:highlight w:val="red"/>
          <w:lang w:val="pt-BR"/>
          <w:rPrChange w:id="85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55" w:author="Elias de Moraes Fernandes" w:date="2016-07-07T15:30:00Z">
            <w:rPr>
              <w:sz w:val="24"/>
              <w:lang w:val="pt-BR"/>
            </w:rPr>
          </w:rPrChange>
        </w:rPr>
        <w:t>minhocário</w:t>
      </w:r>
      <w:r w:rsidRPr="00274602">
        <w:rPr>
          <w:rFonts w:ascii="Arial" w:hAnsi="Arial" w:cs="Arial"/>
          <w:sz w:val="24"/>
          <w:highlight w:val="red"/>
          <w:lang w:val="pt-BR"/>
          <w:rPrChange w:id="85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57" w:author="Elias de Moraes Fernandes" w:date="2016-07-07T15:30:00Z">
            <w:rPr>
              <w:sz w:val="24"/>
              <w:lang w:val="pt-BR"/>
            </w:rPr>
          </w:rPrChange>
        </w:rPr>
        <w:t>tentar</w:t>
      </w:r>
      <w:r w:rsidRPr="00274602">
        <w:rPr>
          <w:rFonts w:ascii="Arial" w:hAnsi="Arial" w:cs="Arial"/>
          <w:sz w:val="24"/>
          <w:highlight w:val="red"/>
          <w:lang w:val="pt-BR"/>
          <w:rPrChange w:id="85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59" w:author="Elias de Moraes Fernandes" w:date="2016-07-07T15:30:00Z">
            <w:rPr>
              <w:sz w:val="24"/>
              <w:lang w:val="pt-BR"/>
            </w:rPr>
          </w:rPrChange>
        </w:rPr>
        <w:t>apanhar</w:t>
      </w:r>
      <w:r w:rsidRPr="00274602">
        <w:rPr>
          <w:rFonts w:ascii="Arial" w:hAnsi="Arial" w:cs="Arial"/>
          <w:sz w:val="24"/>
          <w:highlight w:val="red"/>
          <w:lang w:val="pt-BR"/>
          <w:rPrChange w:id="86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61" w:author="Elias de Moraes Fernandes" w:date="2016-07-07T15:30:00Z">
            <w:rPr>
              <w:sz w:val="24"/>
              <w:lang w:val="pt-BR"/>
            </w:rPr>
          </w:rPrChange>
        </w:rPr>
        <w:t>algo</w:t>
      </w:r>
      <w:r w:rsidRPr="00274602">
        <w:rPr>
          <w:rFonts w:ascii="Arial" w:hAnsi="Arial" w:cs="Arial"/>
          <w:sz w:val="24"/>
          <w:highlight w:val="red"/>
          <w:lang w:val="pt-BR"/>
          <w:rPrChange w:id="86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63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86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65" w:author="Elias de Moraes Fernandes" w:date="2016-07-07T15:30:00Z">
            <w:rPr>
              <w:sz w:val="24"/>
              <w:lang w:val="pt-BR"/>
            </w:rPr>
          </w:rPrChange>
        </w:rPr>
        <w:t>comer,</w:t>
      </w:r>
      <w:r w:rsidRPr="00274602">
        <w:rPr>
          <w:rFonts w:ascii="Arial" w:hAnsi="Arial" w:cs="Arial"/>
          <w:sz w:val="24"/>
          <w:highlight w:val="red"/>
          <w:lang w:val="pt-BR"/>
          <w:rPrChange w:id="86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67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86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69" w:author="Elias de Moraes Fernandes" w:date="2016-07-07T15:30:00Z">
            <w:rPr>
              <w:sz w:val="24"/>
              <w:lang w:val="pt-BR"/>
            </w:rPr>
          </w:rPrChange>
        </w:rPr>
        <w:t>quem</w:t>
      </w:r>
      <w:r w:rsidRPr="00274602">
        <w:rPr>
          <w:rFonts w:ascii="Arial" w:hAnsi="Arial" w:cs="Arial"/>
          <w:sz w:val="24"/>
          <w:highlight w:val="red"/>
          <w:lang w:val="pt-BR"/>
          <w:rPrChange w:id="87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71" w:author="Elias de Moraes Fernandes" w:date="2016-07-07T15:30:00Z">
            <w:rPr>
              <w:sz w:val="24"/>
              <w:lang w:val="pt-BR"/>
            </w:rPr>
          </w:rPrChange>
        </w:rPr>
        <w:t>sabe</w:t>
      </w:r>
      <w:r w:rsidRPr="00274602">
        <w:rPr>
          <w:rFonts w:ascii="Arial" w:hAnsi="Arial" w:cs="Arial"/>
          <w:sz w:val="24"/>
          <w:highlight w:val="red"/>
          <w:lang w:val="pt-BR"/>
          <w:rPrChange w:id="87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73" w:author="Elias de Moraes Fernandes" w:date="2016-07-07T15:30:00Z">
            <w:rPr>
              <w:sz w:val="24"/>
              <w:lang w:val="pt-BR"/>
            </w:rPr>
          </w:rPrChange>
        </w:rPr>
        <w:t>tirar</w:t>
      </w:r>
      <w:r w:rsidRPr="00274602">
        <w:rPr>
          <w:rFonts w:ascii="Arial" w:hAnsi="Arial" w:cs="Arial"/>
          <w:sz w:val="24"/>
          <w:highlight w:val="red"/>
          <w:lang w:val="pt-BR"/>
          <w:rPrChange w:id="87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75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87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77" w:author="Elias de Moraes Fernandes" w:date="2016-07-07T15:30:00Z">
            <w:rPr>
              <w:sz w:val="24"/>
              <w:lang w:val="pt-BR"/>
            </w:rPr>
          </w:rPrChange>
        </w:rPr>
        <w:t>vida</w:t>
      </w:r>
      <w:r w:rsidRPr="00274602">
        <w:rPr>
          <w:rFonts w:ascii="Arial" w:hAnsi="Arial" w:cs="Arial"/>
          <w:sz w:val="24"/>
          <w:highlight w:val="red"/>
          <w:lang w:val="pt-BR"/>
          <w:rPrChange w:id="87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79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88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81" w:author="Elias de Moraes Fernandes" w:date="2016-07-07T15:30:00Z">
            <w:rPr>
              <w:sz w:val="24"/>
              <w:lang w:val="pt-BR"/>
            </w:rPr>
          </w:rPrChange>
        </w:rPr>
        <w:t>Nonda,</w:t>
      </w:r>
      <w:r w:rsidRPr="00274602">
        <w:rPr>
          <w:rFonts w:ascii="Arial" w:hAnsi="Arial" w:cs="Arial"/>
          <w:sz w:val="24"/>
          <w:highlight w:val="red"/>
          <w:lang w:val="pt-BR"/>
          <w:rPrChange w:id="88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83" w:author="Elias de Moraes Fernandes" w:date="2016-07-07T15:30:00Z">
            <w:rPr>
              <w:sz w:val="24"/>
              <w:lang w:val="pt-BR"/>
            </w:rPr>
          </w:rPrChange>
        </w:rPr>
        <w:t>inclusive</w:t>
      </w:r>
      <w:r w:rsidRPr="00274602">
        <w:rPr>
          <w:rFonts w:ascii="Arial" w:hAnsi="Arial" w:cs="Arial"/>
          <w:sz w:val="24"/>
          <w:highlight w:val="red"/>
          <w:lang w:val="pt-BR"/>
          <w:rPrChange w:id="88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85" w:author="Elias de Moraes Fernandes" w:date="2016-07-07T15:30:00Z">
            <w:rPr>
              <w:sz w:val="24"/>
              <w:lang w:val="pt-BR"/>
            </w:rPr>
          </w:rPrChange>
        </w:rPr>
        <w:t>foi</w:t>
      </w:r>
      <w:r w:rsidRPr="00274602">
        <w:rPr>
          <w:rFonts w:ascii="Arial" w:hAnsi="Arial" w:cs="Arial"/>
          <w:sz w:val="24"/>
          <w:highlight w:val="red"/>
          <w:lang w:val="pt-BR"/>
          <w:rPrChange w:id="88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87" w:author="Elias de Moraes Fernandes" w:date="2016-07-07T15:30:00Z">
            <w:rPr>
              <w:sz w:val="24"/>
              <w:lang w:val="pt-BR"/>
            </w:rPr>
          </w:rPrChange>
        </w:rPr>
        <w:t>ali</w:t>
      </w:r>
      <w:r w:rsidRPr="00274602">
        <w:rPr>
          <w:rFonts w:ascii="Arial" w:hAnsi="Arial" w:cs="Arial"/>
          <w:sz w:val="24"/>
          <w:highlight w:val="red"/>
          <w:lang w:val="pt-BR"/>
          <w:rPrChange w:id="88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89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89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91" w:author="Elias de Moraes Fernandes" w:date="2016-07-07T15:30:00Z">
            <w:rPr>
              <w:sz w:val="24"/>
              <w:lang w:val="pt-BR"/>
            </w:rPr>
          </w:rPrChange>
        </w:rPr>
        <w:t>conseguiu</w:t>
      </w:r>
      <w:r w:rsidRPr="00274602">
        <w:rPr>
          <w:rFonts w:ascii="Arial" w:hAnsi="Arial" w:cs="Arial"/>
          <w:sz w:val="24"/>
          <w:highlight w:val="red"/>
          <w:lang w:val="pt-BR"/>
          <w:rPrChange w:id="89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93" w:author="Elias de Moraes Fernandes" w:date="2016-07-07T15:30:00Z">
            <w:rPr>
              <w:sz w:val="24"/>
              <w:lang w:val="pt-BR"/>
            </w:rPr>
          </w:rPrChange>
        </w:rPr>
        <w:t>eliminar</w:t>
      </w:r>
      <w:r w:rsidRPr="00274602">
        <w:rPr>
          <w:rFonts w:ascii="Arial" w:hAnsi="Arial" w:cs="Arial"/>
          <w:sz w:val="24"/>
          <w:highlight w:val="red"/>
          <w:lang w:val="pt-BR"/>
          <w:rPrChange w:id="89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895" w:author="Elias de Moraes Fernandes" w:date="2016-07-07T15:30:00Z">
            <w:rPr>
              <w:sz w:val="24"/>
              <w:lang w:val="pt-BR"/>
            </w:rPr>
          </w:rPrChange>
        </w:rPr>
        <w:t>muit</w:t>
      </w:r>
      <w:r w:rsidRPr="00274602">
        <w:rPr>
          <w:rFonts w:ascii="Arial" w:hAnsi="Arial" w:cs="Arial"/>
          <w:sz w:val="24"/>
          <w:highlight w:val="red"/>
          <w:lang w:val="pt-BR"/>
          <w:rPrChange w:id="896" w:author="Elias de Moraes Fernandes" w:date="2016-07-07T15:30:00Z">
            <w:rPr>
              <w:sz w:val="24"/>
              <w:lang w:val="pt-BR"/>
            </w:rPr>
          </w:rPrChange>
        </w:rPr>
        <w:t xml:space="preserve">as outras minhocas que tentaram defender seu trabalho que a 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897" w:author="Elias de Moraes Fernandes" w:date="2016-07-07T15:30:00Z">
            <w:rPr>
              <w:sz w:val="24"/>
              <w:lang w:val="pt-BR"/>
            </w:rPr>
          </w:rPrChange>
        </w:rPr>
        <w:t xml:space="preserve">Professora Ana </w:t>
      </w:r>
      <w:r w:rsidRPr="00274602">
        <w:rPr>
          <w:rFonts w:ascii="Arial" w:hAnsi="Arial" w:cs="Arial"/>
          <w:sz w:val="24"/>
          <w:highlight w:val="red"/>
          <w:lang w:val="pt-BR"/>
          <w:rPrChange w:id="898" w:author="Elias de Moraes Fernandes" w:date="2016-07-07T15:30:00Z">
            <w:rPr>
              <w:sz w:val="24"/>
              <w:lang w:val="pt-BR"/>
            </w:rPr>
          </w:rPrChange>
        </w:rPr>
        <w:t xml:space="preserve">tinha preparado com carinho. Mas era o dia de sorte de Nonda. Ela acordou mais cedo e conseguiu comer todos alimentos no topo da caixa que 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899" w:author="Elias de Moraes Fernandes" w:date="2016-07-07T15:30:00Z">
            <w:rPr>
              <w:sz w:val="24"/>
              <w:lang w:val="pt-BR"/>
            </w:rPr>
          </w:rPrChange>
        </w:rPr>
        <w:t xml:space="preserve">Professora </w:t>
      </w:r>
      <w:r w:rsidRPr="00274602">
        <w:rPr>
          <w:rFonts w:ascii="Arial" w:hAnsi="Arial" w:cs="Arial"/>
          <w:sz w:val="24"/>
          <w:highlight w:val="red"/>
          <w:lang w:val="pt-BR"/>
          <w:rPrChange w:id="900" w:author="Elias de Moraes Fernandes" w:date="2016-07-07T15:30:00Z">
            <w:rPr>
              <w:sz w:val="24"/>
              <w:lang w:val="pt-BR"/>
            </w:rPr>
          </w:rPrChange>
        </w:rPr>
        <w:t>tinha jogado. O Coroa-azul chegou e com seu bico tentou alcan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01" w:author="Elias de Moraes Fernandes" w:date="2016-07-07T15:30:00Z">
            <w:rPr>
              <w:sz w:val="24"/>
              <w:lang w:val="pt-BR"/>
            </w:rPr>
          </w:rPrChange>
        </w:rPr>
        <w:t>çar</w:t>
      </w:r>
      <w:r w:rsidRPr="00274602">
        <w:rPr>
          <w:rFonts w:ascii="Arial" w:hAnsi="Arial" w:cs="Arial"/>
          <w:sz w:val="24"/>
          <w:highlight w:val="red"/>
          <w:lang w:val="pt-BR"/>
          <w:rPrChange w:id="90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03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90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05" w:author="Elias de Moraes Fernandes" w:date="2016-07-07T15:30:00Z">
            <w:rPr>
              <w:sz w:val="24"/>
              <w:lang w:val="pt-BR"/>
            </w:rPr>
          </w:rPrChange>
        </w:rPr>
        <w:t>minhoca</w:t>
      </w:r>
      <w:r w:rsidRPr="00274602">
        <w:rPr>
          <w:rFonts w:ascii="Arial" w:hAnsi="Arial" w:cs="Arial"/>
          <w:sz w:val="24"/>
          <w:highlight w:val="red"/>
          <w:lang w:val="pt-BR"/>
          <w:rPrChange w:id="90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07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90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09" w:author="Elias de Moraes Fernandes" w:date="2016-07-07T15:30:00Z">
            <w:rPr>
              <w:sz w:val="24"/>
              <w:lang w:val="pt-BR"/>
            </w:rPr>
          </w:rPrChange>
        </w:rPr>
        <w:t>suas</w:t>
      </w:r>
      <w:r w:rsidRPr="00274602">
        <w:rPr>
          <w:rFonts w:ascii="Arial" w:hAnsi="Arial" w:cs="Arial"/>
          <w:sz w:val="24"/>
          <w:highlight w:val="red"/>
          <w:lang w:val="pt-BR"/>
          <w:rPrChange w:id="91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11" w:author="Elias de Moraes Fernandes" w:date="2016-07-07T15:30:00Z">
            <w:rPr>
              <w:sz w:val="24"/>
              <w:lang w:val="pt-BR"/>
            </w:rPr>
          </w:rPrChange>
        </w:rPr>
        <w:t>comidas.</w:t>
      </w:r>
      <w:r w:rsidRPr="00274602">
        <w:rPr>
          <w:rFonts w:ascii="Arial" w:hAnsi="Arial" w:cs="Arial"/>
          <w:sz w:val="24"/>
          <w:highlight w:val="red"/>
          <w:lang w:val="pt-BR"/>
          <w:rPrChange w:id="91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13" w:author="Elias de Moraes Fernandes" w:date="2016-07-07T15:30:00Z">
            <w:rPr>
              <w:sz w:val="24"/>
              <w:lang w:val="pt-BR"/>
            </w:rPr>
          </w:rPrChange>
        </w:rPr>
        <w:t>Quase</w:t>
      </w:r>
      <w:r w:rsidRPr="00274602">
        <w:rPr>
          <w:rFonts w:ascii="Arial" w:hAnsi="Arial" w:cs="Arial"/>
          <w:sz w:val="24"/>
          <w:highlight w:val="red"/>
          <w:lang w:val="pt-BR"/>
          <w:rPrChange w:id="91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15" w:author="Elias de Moraes Fernandes" w:date="2016-07-07T15:30:00Z">
            <w:rPr>
              <w:sz w:val="24"/>
              <w:lang w:val="pt-BR"/>
            </w:rPr>
          </w:rPrChange>
        </w:rPr>
        <w:t>conseguiu,</w:t>
      </w:r>
      <w:r w:rsidRPr="00274602">
        <w:rPr>
          <w:rFonts w:ascii="Arial" w:hAnsi="Arial" w:cs="Arial"/>
          <w:sz w:val="24"/>
          <w:highlight w:val="red"/>
          <w:lang w:val="pt-BR"/>
          <w:rPrChange w:id="91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17" w:author="Elias de Moraes Fernandes" w:date="2016-07-07T15:30:00Z">
            <w:rPr>
              <w:sz w:val="24"/>
              <w:lang w:val="pt-BR"/>
            </w:rPr>
          </w:rPrChange>
        </w:rPr>
        <w:t>mas</w:t>
      </w:r>
      <w:r w:rsidRPr="00274602">
        <w:rPr>
          <w:rFonts w:ascii="Arial" w:hAnsi="Arial" w:cs="Arial"/>
          <w:sz w:val="24"/>
          <w:highlight w:val="red"/>
          <w:lang w:val="pt-BR"/>
          <w:rPrChange w:id="91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19" w:author="Elias de Moraes Fernandes" w:date="2016-07-07T15:30:00Z">
            <w:rPr>
              <w:sz w:val="24"/>
              <w:lang w:val="pt-BR"/>
            </w:rPr>
          </w:rPrChange>
        </w:rPr>
        <w:t>ela</w:t>
      </w:r>
      <w:r w:rsidRPr="00274602">
        <w:rPr>
          <w:rFonts w:ascii="Arial" w:hAnsi="Arial" w:cs="Arial"/>
          <w:sz w:val="24"/>
          <w:highlight w:val="red"/>
          <w:lang w:val="pt-BR"/>
          <w:rPrChange w:id="92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21" w:author="Elias de Moraes Fernandes" w:date="2016-07-07T15:30:00Z">
            <w:rPr>
              <w:sz w:val="24"/>
              <w:lang w:val="pt-BR"/>
            </w:rPr>
          </w:rPrChange>
        </w:rPr>
        <w:t>estava</w:t>
      </w:r>
      <w:r w:rsidRPr="00274602">
        <w:rPr>
          <w:rFonts w:ascii="Arial" w:hAnsi="Arial" w:cs="Arial"/>
          <w:sz w:val="24"/>
          <w:highlight w:val="red"/>
          <w:lang w:val="pt-BR"/>
          <w:rPrChange w:id="92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23" w:author="Elias de Moraes Fernandes" w:date="2016-07-07T15:30:00Z">
            <w:rPr>
              <w:sz w:val="24"/>
              <w:lang w:val="pt-BR"/>
            </w:rPr>
          </w:rPrChange>
        </w:rPr>
        <w:t>atenta</w:t>
      </w:r>
      <w:r w:rsidRPr="00274602">
        <w:rPr>
          <w:rFonts w:ascii="Arial" w:hAnsi="Arial" w:cs="Arial"/>
          <w:sz w:val="24"/>
          <w:highlight w:val="red"/>
          <w:lang w:val="pt-BR"/>
          <w:rPrChange w:id="92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25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92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27" w:author="Elias de Moraes Fernandes" w:date="2016-07-07T15:30:00Z">
            <w:rPr>
              <w:sz w:val="24"/>
              <w:lang w:val="pt-BR"/>
            </w:rPr>
          </w:rPrChange>
        </w:rPr>
        <w:t>todos</w:t>
      </w:r>
      <w:r w:rsidRPr="00274602">
        <w:rPr>
          <w:rFonts w:ascii="Arial" w:hAnsi="Arial" w:cs="Arial"/>
          <w:sz w:val="24"/>
          <w:highlight w:val="red"/>
          <w:lang w:val="pt-BR"/>
          <w:rPrChange w:id="92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29" w:author="Elias de Moraes Fernandes" w:date="2016-07-07T15:30:00Z">
            <w:rPr>
              <w:sz w:val="24"/>
              <w:lang w:val="pt-BR"/>
            </w:rPr>
          </w:rPrChange>
        </w:rPr>
        <w:t>movimentos</w:t>
      </w:r>
      <w:r w:rsidRPr="00274602">
        <w:rPr>
          <w:rFonts w:ascii="Arial" w:hAnsi="Arial" w:cs="Arial"/>
          <w:sz w:val="24"/>
          <w:highlight w:val="red"/>
          <w:lang w:val="pt-BR"/>
          <w:rPrChange w:id="93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31" w:author="Elias de Moraes Fernandes" w:date="2016-07-07T15:30:00Z">
            <w:rPr>
              <w:sz w:val="24"/>
              <w:lang w:val="pt-BR"/>
            </w:rPr>
          </w:rPrChange>
        </w:rPr>
        <w:t>desse</w:t>
      </w:r>
      <w:r w:rsidRPr="00274602">
        <w:rPr>
          <w:rFonts w:ascii="Arial" w:hAnsi="Arial" w:cs="Arial"/>
          <w:sz w:val="24"/>
          <w:highlight w:val="red"/>
          <w:lang w:val="pt-BR"/>
          <w:rPrChange w:id="93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33" w:author="Elias de Moraes Fernandes" w:date="2016-07-07T15:30:00Z">
            <w:rPr>
              <w:sz w:val="24"/>
              <w:lang w:val="pt-BR"/>
            </w:rPr>
          </w:rPrChange>
        </w:rPr>
        <w:t>pássaro</w:t>
      </w:r>
      <w:r w:rsidRPr="00274602">
        <w:rPr>
          <w:rFonts w:ascii="Arial" w:hAnsi="Arial" w:cs="Arial"/>
          <w:sz w:val="24"/>
          <w:highlight w:val="red"/>
          <w:lang w:val="pt-BR"/>
          <w:rPrChange w:id="93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35" w:author="Elias de Moraes Fernandes" w:date="2016-07-07T15:30:00Z">
            <w:rPr>
              <w:sz w:val="24"/>
              <w:lang w:val="pt-BR"/>
            </w:rPr>
          </w:rPrChange>
        </w:rPr>
        <w:t>malvado.</w:t>
      </w:r>
      <w:r w:rsidRPr="00274602">
        <w:rPr>
          <w:rFonts w:ascii="Arial" w:hAnsi="Arial" w:cs="Arial"/>
          <w:sz w:val="24"/>
          <w:highlight w:val="red"/>
          <w:lang w:val="pt-BR"/>
          <w:rPrChange w:id="93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37" w:author="Elias de Moraes Fernandes" w:date="2016-07-07T15:30:00Z">
            <w:rPr>
              <w:sz w:val="24"/>
              <w:lang w:val="pt-BR"/>
            </w:rPr>
          </w:rPrChange>
        </w:rPr>
        <w:t>Vitória</w:t>
      </w:r>
      <w:r w:rsidRPr="00274602">
        <w:rPr>
          <w:rFonts w:ascii="Arial" w:hAnsi="Arial" w:cs="Arial"/>
          <w:sz w:val="24"/>
          <w:highlight w:val="red"/>
          <w:lang w:val="pt-BR"/>
          <w:rPrChange w:id="93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39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94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41" w:author="Elias de Moraes Fernandes" w:date="2016-07-07T15:30:00Z">
            <w:rPr>
              <w:sz w:val="24"/>
              <w:lang w:val="pt-BR"/>
            </w:rPr>
          </w:rPrChange>
        </w:rPr>
        <w:t>Nonda,</w:t>
      </w:r>
      <w:r w:rsidRPr="00274602">
        <w:rPr>
          <w:rFonts w:ascii="Arial" w:hAnsi="Arial" w:cs="Arial"/>
          <w:sz w:val="24"/>
          <w:highlight w:val="red"/>
          <w:lang w:val="pt-BR"/>
          <w:rPrChange w:id="94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43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94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45" w:author="Elias de Moraes Fernandes" w:date="2016-07-07T15:30:00Z">
            <w:rPr>
              <w:sz w:val="24"/>
              <w:lang w:val="pt-BR"/>
            </w:rPr>
          </w:rPrChange>
        </w:rPr>
        <w:t>usou</w:t>
      </w:r>
      <w:r w:rsidRPr="00274602">
        <w:rPr>
          <w:rFonts w:ascii="Arial" w:hAnsi="Arial" w:cs="Arial"/>
          <w:sz w:val="24"/>
          <w:highlight w:val="red"/>
          <w:lang w:val="pt-BR"/>
          <w:rPrChange w:id="94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47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94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49" w:author="Elias de Moraes Fernandes" w:date="2016-07-07T15:30:00Z">
            <w:rPr>
              <w:sz w:val="24"/>
              <w:lang w:val="pt-BR"/>
            </w:rPr>
          </w:rPrChange>
        </w:rPr>
        <w:t>rapidez</w:t>
      </w:r>
      <w:r w:rsidRPr="00274602">
        <w:rPr>
          <w:rFonts w:ascii="Arial" w:hAnsi="Arial" w:cs="Arial"/>
          <w:sz w:val="24"/>
          <w:highlight w:val="red"/>
          <w:lang w:val="pt-BR"/>
          <w:rPrChange w:id="95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51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95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53" w:author="Elias de Moraes Fernandes" w:date="2016-07-07T15:30:00Z">
            <w:rPr>
              <w:sz w:val="24"/>
              <w:lang w:val="pt-BR"/>
            </w:rPr>
          </w:rPrChange>
        </w:rPr>
        <w:t>conseguiu</w:t>
      </w:r>
      <w:r w:rsidRPr="00274602">
        <w:rPr>
          <w:rFonts w:ascii="Arial" w:hAnsi="Arial" w:cs="Arial"/>
          <w:sz w:val="24"/>
          <w:highlight w:val="red"/>
          <w:lang w:val="pt-BR"/>
          <w:rPrChange w:id="95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55" w:author="Elias de Moraes Fernandes" w:date="2016-07-07T15:30:00Z">
            <w:rPr>
              <w:sz w:val="24"/>
              <w:lang w:val="pt-BR"/>
            </w:rPr>
          </w:rPrChange>
        </w:rPr>
        <w:t>passar</w:t>
      </w:r>
      <w:r w:rsidRPr="00274602">
        <w:rPr>
          <w:rFonts w:ascii="Arial" w:hAnsi="Arial" w:cs="Arial"/>
          <w:sz w:val="24"/>
          <w:highlight w:val="red"/>
          <w:lang w:val="pt-BR"/>
          <w:rPrChange w:id="95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57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95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59" w:author="Elias de Moraes Fernandes" w:date="2016-07-07T15:30:00Z">
            <w:rPr>
              <w:sz w:val="24"/>
              <w:lang w:val="pt-BR"/>
            </w:rPr>
          </w:rPrChange>
        </w:rPr>
        <w:t>resto</w:t>
      </w:r>
      <w:r w:rsidRPr="00274602">
        <w:rPr>
          <w:rFonts w:ascii="Arial" w:hAnsi="Arial" w:cs="Arial"/>
          <w:sz w:val="24"/>
          <w:highlight w:val="red"/>
          <w:lang w:val="pt-BR"/>
          <w:rPrChange w:id="96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61" w:author="Elias de Moraes Fernandes" w:date="2016-07-07T15:30:00Z">
            <w:rPr>
              <w:sz w:val="24"/>
              <w:lang w:val="pt-BR"/>
            </w:rPr>
          </w:rPrChange>
        </w:rPr>
        <w:t>da</w:t>
      </w:r>
      <w:r w:rsidRPr="00274602">
        <w:rPr>
          <w:rFonts w:ascii="Arial" w:hAnsi="Arial" w:cs="Arial"/>
          <w:sz w:val="24"/>
          <w:highlight w:val="red"/>
          <w:lang w:val="pt-BR"/>
          <w:rPrChange w:id="96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63" w:author="Elias de Moraes Fernandes" w:date="2016-07-07T15:30:00Z">
            <w:rPr>
              <w:sz w:val="24"/>
              <w:lang w:val="pt-BR"/>
            </w:rPr>
          </w:rPrChange>
        </w:rPr>
        <w:t>manhã</w:t>
      </w:r>
      <w:r w:rsidRPr="00274602">
        <w:rPr>
          <w:rFonts w:ascii="Arial" w:hAnsi="Arial" w:cs="Arial"/>
          <w:sz w:val="24"/>
          <w:highlight w:val="red"/>
          <w:lang w:val="pt-BR"/>
          <w:rPrChange w:id="96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65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96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67" w:author="Elias de Moraes Fernandes" w:date="2016-07-07T15:30:00Z">
            <w:rPr>
              <w:sz w:val="24"/>
              <w:lang w:val="pt-BR"/>
            </w:rPr>
          </w:rPrChange>
        </w:rPr>
        <w:t>uma</w:t>
      </w:r>
      <w:r w:rsidRPr="00274602">
        <w:rPr>
          <w:rFonts w:ascii="Arial" w:hAnsi="Arial" w:cs="Arial"/>
          <w:sz w:val="24"/>
          <w:highlight w:val="red"/>
          <w:lang w:val="pt-BR"/>
          <w:rPrChange w:id="96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69" w:author="Elias de Moraes Fernandes" w:date="2016-07-07T15:30:00Z">
            <w:rPr>
              <w:sz w:val="24"/>
              <w:lang w:val="pt-BR"/>
            </w:rPr>
          </w:rPrChange>
        </w:rPr>
        <w:t>somatória</w:t>
      </w:r>
      <w:r w:rsidRPr="00274602">
        <w:rPr>
          <w:rFonts w:ascii="Arial" w:hAnsi="Arial" w:cs="Arial"/>
          <w:sz w:val="24"/>
          <w:highlight w:val="red"/>
          <w:lang w:val="pt-BR"/>
          <w:rPrChange w:id="97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71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972" w:author="Elias de Moraes Fernandes" w:date="2016-07-07T15:30:00Z">
            <w:rPr>
              <w:sz w:val="24"/>
              <w:lang w:val="pt-BR"/>
            </w:rPr>
          </w:rPrChange>
        </w:rPr>
        <w:t xml:space="preserve"> 500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73" w:author="Elias de Moraes Fernandes" w:date="2016-07-07T15:30:00Z">
            <w:rPr>
              <w:sz w:val="24"/>
              <w:lang w:val="pt-BR"/>
            </w:rPr>
          </w:rPrChange>
        </w:rPr>
        <w:t>pontos.</w:t>
      </w:r>
    </w:p>
    <w:p w14:paraId="6C692014" w14:textId="4A2F06D2" w:rsidR="0064087C" w:rsidRPr="00274602" w:rsidRDefault="0064087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974" w:author="Elias de Moraes Fernandes" w:date="2016-07-07T15:30:00Z">
            <w:rPr>
              <w:sz w:val="24"/>
              <w:lang w:val="pt-BR"/>
            </w:rPr>
          </w:rPrChange>
        </w:rPr>
        <w:pPrChange w:id="975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976" w:author="Elias de Moraes Fernandes" w:date="2016-07-07T15:30:00Z">
            <w:rPr>
              <w:sz w:val="24"/>
              <w:lang w:val="pt-BR"/>
            </w:rPr>
          </w:rPrChange>
        </w:rPr>
        <w:t xml:space="preserve">Segundo </w:t>
      </w:r>
      <w:del w:id="977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978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979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980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981" w:author="Elias de Moraes Fernandes" w:date="2016-07-07T15:30:00Z">
            <w:rPr>
              <w:sz w:val="24"/>
              <w:lang w:val="pt-BR"/>
            </w:rPr>
          </w:rPrChange>
        </w:rPr>
        <w:t xml:space="preserve">, um reinado de formigas.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82" w:author="Elias de Moraes Fernandes" w:date="2016-07-07T15:30:00Z">
            <w:rPr>
              <w:sz w:val="24"/>
              <w:lang w:val="pt-BR"/>
            </w:rPr>
          </w:rPrChange>
        </w:rPr>
        <w:t>Às</w:t>
      </w:r>
      <w:r w:rsidRPr="00274602">
        <w:rPr>
          <w:rFonts w:ascii="Arial" w:hAnsi="Arial" w:cs="Arial"/>
          <w:sz w:val="24"/>
          <w:highlight w:val="red"/>
          <w:lang w:val="pt-BR"/>
          <w:rPrChange w:id="98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84" w:author="Elias de Moraes Fernandes" w:date="2016-07-07T15:30:00Z">
            <w:rPr>
              <w:sz w:val="24"/>
              <w:lang w:val="pt-BR"/>
            </w:rPr>
          </w:rPrChange>
        </w:rPr>
        <w:t>vezes</w:t>
      </w:r>
      <w:r w:rsidRPr="00274602">
        <w:rPr>
          <w:rFonts w:ascii="Arial" w:hAnsi="Arial" w:cs="Arial"/>
          <w:sz w:val="24"/>
          <w:highlight w:val="red"/>
          <w:lang w:val="pt-BR"/>
          <w:rPrChange w:id="98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86" w:author="Elias de Moraes Fernandes" w:date="2016-07-07T15:30:00Z">
            <w:rPr>
              <w:sz w:val="24"/>
              <w:lang w:val="pt-BR"/>
            </w:rPr>
          </w:rPrChange>
        </w:rPr>
        <w:t>vai</w:t>
      </w:r>
      <w:r w:rsidRPr="00274602">
        <w:rPr>
          <w:rFonts w:ascii="Arial" w:hAnsi="Arial" w:cs="Arial"/>
          <w:sz w:val="24"/>
          <w:highlight w:val="red"/>
          <w:lang w:val="pt-BR"/>
          <w:rPrChange w:id="98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88" w:author="Elias de Moraes Fernandes" w:date="2016-07-07T15:30:00Z">
            <w:rPr>
              <w:sz w:val="24"/>
              <w:lang w:val="pt-BR"/>
            </w:rPr>
          </w:rPrChange>
        </w:rPr>
        <w:t>só</w:t>
      </w:r>
      <w:r w:rsidRPr="00274602">
        <w:rPr>
          <w:rFonts w:ascii="Arial" w:hAnsi="Arial" w:cs="Arial"/>
          <w:sz w:val="24"/>
          <w:highlight w:val="red"/>
          <w:lang w:val="pt-BR"/>
          <w:rPrChange w:id="98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90" w:author="Elias de Moraes Fernandes" w:date="2016-07-07T15:30:00Z">
            <w:rPr>
              <w:sz w:val="24"/>
              <w:lang w:val="pt-BR"/>
            </w:rPr>
          </w:rPrChange>
        </w:rPr>
        <w:t>uma,</w:t>
      </w:r>
      <w:r w:rsidRPr="00274602">
        <w:rPr>
          <w:rFonts w:ascii="Arial" w:hAnsi="Arial" w:cs="Arial"/>
          <w:sz w:val="24"/>
          <w:highlight w:val="red"/>
          <w:lang w:val="pt-BR"/>
          <w:rPrChange w:id="99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92" w:author="Elias de Moraes Fernandes" w:date="2016-07-07T15:30:00Z">
            <w:rPr>
              <w:sz w:val="24"/>
              <w:lang w:val="pt-BR"/>
            </w:rPr>
          </w:rPrChange>
        </w:rPr>
        <w:t>as</w:t>
      </w:r>
      <w:r w:rsidRPr="00274602">
        <w:rPr>
          <w:rFonts w:ascii="Arial" w:hAnsi="Arial" w:cs="Arial"/>
          <w:sz w:val="24"/>
          <w:highlight w:val="red"/>
          <w:lang w:val="pt-BR"/>
          <w:rPrChange w:id="99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94" w:author="Elias de Moraes Fernandes" w:date="2016-07-07T15:30:00Z">
            <w:rPr>
              <w:sz w:val="24"/>
              <w:lang w:val="pt-BR"/>
            </w:rPr>
          </w:rPrChange>
        </w:rPr>
        <w:t>vezes</w:t>
      </w:r>
      <w:r w:rsidRPr="00274602">
        <w:rPr>
          <w:rFonts w:ascii="Arial" w:hAnsi="Arial" w:cs="Arial"/>
          <w:sz w:val="24"/>
          <w:highlight w:val="red"/>
          <w:lang w:val="pt-BR"/>
          <w:rPrChange w:id="99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96" w:author="Elias de Moraes Fernandes" w:date="2016-07-07T15:30:00Z">
            <w:rPr>
              <w:sz w:val="24"/>
              <w:lang w:val="pt-BR"/>
            </w:rPr>
          </w:rPrChange>
        </w:rPr>
        <w:t>aparece</w:t>
      </w:r>
      <w:r w:rsidRPr="00274602">
        <w:rPr>
          <w:rFonts w:ascii="Arial" w:hAnsi="Arial" w:cs="Arial"/>
          <w:sz w:val="24"/>
          <w:highlight w:val="red"/>
          <w:lang w:val="pt-BR"/>
          <w:rPrChange w:id="99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998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99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00" w:author="Elias de Moraes Fernandes" w:date="2016-07-07T15:30:00Z">
            <w:rPr>
              <w:sz w:val="24"/>
              <w:lang w:val="pt-BR"/>
            </w:rPr>
          </w:rPrChange>
        </w:rPr>
        <w:t>formigueiro</w:t>
      </w:r>
      <w:r w:rsidRPr="00274602">
        <w:rPr>
          <w:rFonts w:ascii="Arial" w:hAnsi="Arial" w:cs="Arial"/>
          <w:sz w:val="24"/>
          <w:highlight w:val="red"/>
          <w:lang w:val="pt-BR"/>
          <w:rPrChange w:id="100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02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100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04" w:author="Elias de Moraes Fernandes" w:date="2016-07-07T15:30:00Z">
            <w:rPr>
              <w:sz w:val="24"/>
              <w:lang w:val="pt-BR"/>
            </w:rPr>
          </w:rPrChange>
        </w:rPr>
        <w:t>destruir</w:t>
      </w:r>
      <w:r w:rsidRPr="00274602">
        <w:rPr>
          <w:rFonts w:ascii="Arial" w:hAnsi="Arial" w:cs="Arial"/>
          <w:sz w:val="24"/>
          <w:highlight w:val="red"/>
          <w:lang w:val="pt-BR"/>
          <w:rPrChange w:id="100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06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00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08" w:author="Elias de Moraes Fernandes" w:date="2016-07-07T15:30:00Z">
            <w:rPr>
              <w:sz w:val="24"/>
              <w:lang w:val="pt-BR"/>
            </w:rPr>
          </w:rPrChange>
        </w:rPr>
        <w:t>pequena</w:t>
      </w:r>
      <w:r w:rsidRPr="00274602">
        <w:rPr>
          <w:rFonts w:ascii="Arial" w:hAnsi="Arial" w:cs="Arial"/>
          <w:sz w:val="24"/>
          <w:highlight w:val="red"/>
          <w:lang w:val="pt-BR"/>
          <w:rPrChange w:id="100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10" w:author="Elias de Moraes Fernandes" w:date="2016-07-07T15:30:00Z">
            <w:rPr>
              <w:sz w:val="24"/>
              <w:lang w:val="pt-BR"/>
            </w:rPr>
          </w:rPrChange>
        </w:rPr>
        <w:t>casa</w:t>
      </w:r>
      <w:r w:rsidRPr="00274602">
        <w:rPr>
          <w:rFonts w:ascii="Arial" w:hAnsi="Arial" w:cs="Arial"/>
          <w:sz w:val="24"/>
          <w:highlight w:val="red"/>
          <w:lang w:val="pt-BR"/>
          <w:rPrChange w:id="101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12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01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14" w:author="Elias de Moraes Fernandes" w:date="2016-07-07T15:30:00Z">
            <w:rPr>
              <w:sz w:val="24"/>
              <w:lang w:val="pt-BR"/>
            </w:rPr>
          </w:rPrChange>
        </w:rPr>
        <w:t>Nonda.</w:t>
      </w:r>
      <w:r w:rsidRPr="00274602">
        <w:rPr>
          <w:rFonts w:ascii="Arial" w:hAnsi="Arial" w:cs="Arial"/>
          <w:sz w:val="24"/>
          <w:highlight w:val="red"/>
          <w:lang w:val="pt-BR"/>
          <w:rPrChange w:id="101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16" w:author="Elias de Moraes Fernandes" w:date="2016-07-07T15:30:00Z">
            <w:rPr>
              <w:sz w:val="24"/>
              <w:lang w:val="pt-BR"/>
            </w:rPr>
          </w:rPrChange>
        </w:rPr>
        <w:t>Novamente</w:t>
      </w:r>
      <w:r w:rsidRPr="00274602">
        <w:rPr>
          <w:rFonts w:ascii="Arial" w:hAnsi="Arial" w:cs="Arial"/>
          <w:sz w:val="24"/>
          <w:highlight w:val="red"/>
          <w:lang w:val="pt-BR"/>
          <w:rPrChange w:id="101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18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01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20" w:author="Elias de Moraes Fernandes" w:date="2016-07-07T15:30:00Z">
            <w:rPr>
              <w:sz w:val="24"/>
              <w:lang w:val="pt-BR"/>
            </w:rPr>
          </w:rPrChange>
        </w:rPr>
        <w:t>sorte</w:t>
      </w:r>
      <w:r w:rsidRPr="00274602">
        <w:rPr>
          <w:rFonts w:ascii="Arial" w:hAnsi="Arial" w:cs="Arial"/>
          <w:sz w:val="24"/>
          <w:highlight w:val="red"/>
          <w:lang w:val="pt-BR"/>
          <w:rPrChange w:id="102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22" w:author="Elias de Moraes Fernandes" w:date="2016-07-07T15:30:00Z">
            <w:rPr>
              <w:sz w:val="24"/>
              <w:lang w:val="pt-BR"/>
            </w:rPr>
          </w:rPrChange>
        </w:rPr>
        <w:t>estava</w:t>
      </w:r>
      <w:r w:rsidRPr="00274602">
        <w:rPr>
          <w:rFonts w:ascii="Arial" w:hAnsi="Arial" w:cs="Arial"/>
          <w:sz w:val="24"/>
          <w:highlight w:val="red"/>
          <w:lang w:val="pt-BR"/>
          <w:rPrChange w:id="102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24" w:author="Elias de Moraes Fernandes" w:date="2016-07-07T15:30:00Z">
            <w:rPr>
              <w:sz w:val="24"/>
              <w:lang w:val="pt-BR"/>
            </w:rPr>
          </w:rPrChange>
        </w:rPr>
        <w:t>do</w:t>
      </w:r>
      <w:r w:rsidRPr="00274602">
        <w:rPr>
          <w:rFonts w:ascii="Arial" w:hAnsi="Arial" w:cs="Arial"/>
          <w:sz w:val="24"/>
          <w:highlight w:val="red"/>
          <w:lang w:val="pt-BR"/>
          <w:rPrChange w:id="102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26" w:author="Elias de Moraes Fernandes" w:date="2016-07-07T15:30:00Z">
            <w:rPr>
              <w:sz w:val="24"/>
              <w:lang w:val="pt-BR"/>
            </w:rPr>
          </w:rPrChange>
        </w:rPr>
        <w:t>lado</w:t>
      </w:r>
      <w:r w:rsidRPr="00274602">
        <w:rPr>
          <w:rFonts w:ascii="Arial" w:hAnsi="Arial" w:cs="Arial"/>
          <w:sz w:val="24"/>
          <w:highlight w:val="red"/>
          <w:lang w:val="pt-BR"/>
          <w:rPrChange w:id="102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28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02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30" w:author="Elias de Moraes Fernandes" w:date="2016-07-07T15:30:00Z">
            <w:rPr>
              <w:sz w:val="24"/>
              <w:lang w:val="pt-BR"/>
            </w:rPr>
          </w:rPrChange>
        </w:rPr>
        <w:t>Nonda,</w:t>
      </w:r>
      <w:r w:rsidRPr="00274602">
        <w:rPr>
          <w:rFonts w:ascii="Arial" w:hAnsi="Arial" w:cs="Arial"/>
          <w:sz w:val="24"/>
          <w:highlight w:val="red"/>
          <w:lang w:val="pt-BR"/>
          <w:rPrChange w:id="103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32" w:author="Elias de Moraes Fernandes" w:date="2016-07-07T15:30:00Z">
            <w:rPr>
              <w:sz w:val="24"/>
              <w:lang w:val="pt-BR"/>
            </w:rPr>
          </w:rPrChange>
        </w:rPr>
        <w:t>pois</w:t>
      </w:r>
      <w:r w:rsidRPr="00274602">
        <w:rPr>
          <w:rFonts w:ascii="Arial" w:hAnsi="Arial" w:cs="Arial"/>
          <w:sz w:val="24"/>
          <w:highlight w:val="red"/>
          <w:lang w:val="pt-BR"/>
          <w:rPrChange w:id="103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34" w:author="Elias de Moraes Fernandes" w:date="2016-07-07T15:30:00Z">
            <w:rPr>
              <w:sz w:val="24"/>
              <w:lang w:val="pt-BR"/>
            </w:rPr>
          </w:rPrChange>
        </w:rPr>
        <w:t>apenas</w:t>
      </w:r>
      <w:r w:rsidRPr="00274602">
        <w:rPr>
          <w:rFonts w:ascii="Arial" w:hAnsi="Arial" w:cs="Arial"/>
          <w:sz w:val="24"/>
          <w:highlight w:val="red"/>
          <w:lang w:val="pt-BR"/>
          <w:rPrChange w:id="103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36" w:author="Elias de Moraes Fernandes" w:date="2016-07-07T15:30:00Z">
            <w:rPr>
              <w:sz w:val="24"/>
              <w:lang w:val="pt-BR"/>
            </w:rPr>
          </w:rPrChange>
        </w:rPr>
        <w:t>algumas</w:t>
      </w:r>
      <w:r w:rsidRPr="00274602">
        <w:rPr>
          <w:rFonts w:ascii="Arial" w:hAnsi="Arial" w:cs="Arial"/>
          <w:sz w:val="24"/>
          <w:highlight w:val="red"/>
          <w:lang w:val="pt-BR"/>
          <w:rPrChange w:id="103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38" w:author="Elias de Moraes Fernandes" w:date="2016-07-07T15:30:00Z">
            <w:rPr>
              <w:sz w:val="24"/>
              <w:lang w:val="pt-BR"/>
            </w:rPr>
          </w:rPrChange>
        </w:rPr>
        <w:t>formigas</w:t>
      </w:r>
      <w:r w:rsidRPr="00274602">
        <w:rPr>
          <w:rFonts w:ascii="Arial" w:hAnsi="Arial" w:cs="Arial"/>
          <w:sz w:val="24"/>
          <w:highlight w:val="red"/>
          <w:lang w:val="pt-BR"/>
          <w:rPrChange w:id="103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40" w:author="Elias de Moraes Fernandes" w:date="2016-07-07T15:30:00Z">
            <w:rPr>
              <w:sz w:val="24"/>
              <w:lang w:val="pt-BR"/>
            </w:rPr>
          </w:rPrChange>
        </w:rPr>
        <w:t>apareceram</w:t>
      </w:r>
      <w:r w:rsidR="006D2E3E" w:rsidRPr="00274602">
        <w:rPr>
          <w:rFonts w:ascii="Arial" w:hAnsi="Arial" w:cs="Arial"/>
          <w:sz w:val="24"/>
          <w:highlight w:val="red"/>
          <w:lang w:val="pt-BR"/>
          <w:rPrChange w:id="1041" w:author="Elias de Moraes Fernandes" w:date="2016-07-07T15:30:00Z">
            <w:rPr>
              <w:sz w:val="24"/>
              <w:lang w:val="pt-BR"/>
            </w:rPr>
          </w:rPrChange>
        </w:rPr>
        <w:t xml:space="preserve"> no per</w:t>
      </w:r>
      <w:r w:rsidR="006D2E3E" w:rsidRPr="00274602">
        <w:rPr>
          <w:rFonts w:ascii="Arial" w:eastAsia="Calibri" w:hAnsi="Arial" w:cs="Arial"/>
          <w:sz w:val="24"/>
          <w:highlight w:val="red"/>
          <w:lang w:val="pt-BR"/>
          <w:rPrChange w:id="1042" w:author="Elias de Moraes Fernandes" w:date="2016-07-07T15:30:00Z">
            <w:rPr>
              <w:sz w:val="24"/>
              <w:lang w:val="pt-BR"/>
            </w:rPr>
          </w:rPrChange>
        </w:rPr>
        <w:t>íodo</w:t>
      </w:r>
      <w:r w:rsidR="006D2E3E" w:rsidRPr="00274602">
        <w:rPr>
          <w:rFonts w:ascii="Arial" w:hAnsi="Arial" w:cs="Arial"/>
          <w:sz w:val="24"/>
          <w:highlight w:val="red"/>
          <w:lang w:val="pt-BR"/>
          <w:rPrChange w:id="10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6D2E3E" w:rsidRPr="00274602">
        <w:rPr>
          <w:rFonts w:ascii="Arial" w:eastAsia="Calibri" w:hAnsi="Arial" w:cs="Arial"/>
          <w:sz w:val="24"/>
          <w:highlight w:val="red"/>
          <w:lang w:val="pt-BR"/>
          <w:rPrChange w:id="1044" w:author="Elias de Moraes Fernandes" w:date="2016-07-07T15:30:00Z">
            <w:rPr>
              <w:sz w:val="24"/>
              <w:lang w:val="pt-BR"/>
            </w:rPr>
          </w:rPrChange>
        </w:rPr>
        <w:t>da</w:t>
      </w:r>
      <w:r w:rsidR="006D2E3E" w:rsidRPr="00274602">
        <w:rPr>
          <w:rFonts w:ascii="Arial" w:hAnsi="Arial" w:cs="Arial"/>
          <w:sz w:val="24"/>
          <w:highlight w:val="red"/>
          <w:lang w:val="pt-BR"/>
          <w:rPrChange w:id="10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6D2E3E" w:rsidRPr="00274602">
        <w:rPr>
          <w:rFonts w:ascii="Arial" w:eastAsia="Calibri" w:hAnsi="Arial" w:cs="Arial"/>
          <w:sz w:val="24"/>
          <w:highlight w:val="red"/>
          <w:lang w:val="pt-BR"/>
          <w:rPrChange w:id="1046" w:author="Elias de Moraes Fernandes" w:date="2016-07-07T15:30:00Z">
            <w:rPr>
              <w:sz w:val="24"/>
              <w:lang w:val="pt-BR"/>
            </w:rPr>
          </w:rPrChange>
        </w:rPr>
        <w:t>tarde</w:t>
      </w:r>
      <w:r w:rsidRPr="00274602">
        <w:rPr>
          <w:rFonts w:ascii="Arial" w:hAnsi="Arial" w:cs="Arial"/>
          <w:sz w:val="24"/>
          <w:highlight w:val="red"/>
          <w:lang w:val="pt-BR"/>
          <w:rPrChange w:id="1047" w:author="Elias de Moraes Fernandes" w:date="2016-07-07T15:30:00Z">
            <w:rPr>
              <w:sz w:val="24"/>
              <w:lang w:val="pt-BR"/>
            </w:rPr>
          </w:rPrChange>
        </w:rPr>
        <w:t>. As formigas tinham a inten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48" w:author="Elias de Moraes Fernandes" w:date="2016-07-07T15:30:00Z">
            <w:rPr>
              <w:sz w:val="24"/>
              <w:lang w:val="pt-BR"/>
            </w:rPr>
          </w:rPrChange>
        </w:rPr>
        <w:t>ção</w:t>
      </w:r>
      <w:r w:rsidRPr="00274602">
        <w:rPr>
          <w:rFonts w:ascii="Arial" w:hAnsi="Arial" w:cs="Arial"/>
          <w:sz w:val="24"/>
          <w:highlight w:val="red"/>
          <w:lang w:val="pt-BR"/>
          <w:rPrChange w:id="104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50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05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52" w:author="Elias de Moraes Fernandes" w:date="2016-07-07T15:30:00Z">
            <w:rPr>
              <w:sz w:val="24"/>
              <w:lang w:val="pt-BR"/>
            </w:rPr>
          </w:rPrChange>
        </w:rPr>
        <w:t>tomar</w:t>
      </w:r>
      <w:r w:rsidRPr="00274602">
        <w:rPr>
          <w:rFonts w:ascii="Arial" w:hAnsi="Arial" w:cs="Arial"/>
          <w:sz w:val="24"/>
          <w:highlight w:val="red"/>
          <w:lang w:val="pt-BR"/>
          <w:rPrChange w:id="105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54" w:author="Elias de Moraes Fernandes" w:date="2016-07-07T15:30:00Z">
            <w:rPr>
              <w:sz w:val="24"/>
              <w:lang w:val="pt-BR"/>
            </w:rPr>
          </w:rPrChange>
        </w:rPr>
        <w:t>posse</w:t>
      </w:r>
      <w:r w:rsidRPr="00274602">
        <w:rPr>
          <w:rFonts w:ascii="Arial" w:hAnsi="Arial" w:cs="Arial"/>
          <w:sz w:val="24"/>
          <w:highlight w:val="red"/>
          <w:lang w:val="pt-BR"/>
          <w:rPrChange w:id="105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56" w:author="Elias de Moraes Fernandes" w:date="2016-07-07T15:30:00Z">
            <w:rPr>
              <w:sz w:val="24"/>
              <w:lang w:val="pt-BR"/>
            </w:rPr>
          </w:rPrChange>
        </w:rPr>
        <w:t>uma</w:t>
      </w:r>
      <w:r w:rsidRPr="00274602">
        <w:rPr>
          <w:rFonts w:ascii="Arial" w:hAnsi="Arial" w:cs="Arial"/>
          <w:sz w:val="24"/>
          <w:highlight w:val="red"/>
          <w:lang w:val="pt-BR"/>
          <w:rPrChange w:id="10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58" w:author="Elias de Moraes Fernandes" w:date="2016-07-07T15:30:00Z">
            <w:rPr>
              <w:sz w:val="24"/>
              <w:lang w:val="pt-BR"/>
            </w:rPr>
          </w:rPrChange>
        </w:rPr>
        <w:t>vez</w:t>
      </w:r>
      <w:r w:rsidRPr="00274602">
        <w:rPr>
          <w:rFonts w:ascii="Arial" w:hAnsi="Arial" w:cs="Arial"/>
          <w:sz w:val="24"/>
          <w:highlight w:val="red"/>
          <w:lang w:val="pt-BR"/>
          <w:rPrChange w:id="105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60" w:author="Elias de Moraes Fernandes" w:date="2016-07-07T15:30:00Z">
            <w:rPr>
              <w:sz w:val="24"/>
              <w:lang w:val="pt-BR"/>
            </w:rPr>
          </w:rPrChange>
        </w:rPr>
        <w:t>por</w:t>
      </w:r>
      <w:r w:rsidRPr="00274602">
        <w:rPr>
          <w:rFonts w:ascii="Arial" w:hAnsi="Arial" w:cs="Arial"/>
          <w:sz w:val="24"/>
          <w:highlight w:val="red"/>
          <w:lang w:val="pt-BR"/>
          <w:rPrChange w:id="106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62" w:author="Elias de Moraes Fernandes" w:date="2016-07-07T15:30:00Z">
            <w:rPr>
              <w:sz w:val="24"/>
              <w:lang w:val="pt-BR"/>
            </w:rPr>
          </w:rPrChange>
        </w:rPr>
        <w:t>todas</w:t>
      </w:r>
      <w:r w:rsidRPr="00274602">
        <w:rPr>
          <w:rFonts w:ascii="Arial" w:hAnsi="Arial" w:cs="Arial"/>
          <w:sz w:val="24"/>
          <w:highlight w:val="red"/>
          <w:lang w:val="pt-BR"/>
          <w:rPrChange w:id="106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64" w:author="Elias de Moraes Fernandes" w:date="2016-07-07T15:30:00Z">
            <w:rPr>
              <w:sz w:val="24"/>
              <w:lang w:val="pt-BR"/>
            </w:rPr>
          </w:rPrChange>
        </w:rPr>
        <w:t>e</w:t>
      </w:r>
      <w:r w:rsidR="006D2E3E" w:rsidRPr="00274602">
        <w:rPr>
          <w:rFonts w:ascii="Arial" w:hAnsi="Arial" w:cs="Arial"/>
          <w:sz w:val="24"/>
          <w:highlight w:val="red"/>
          <w:lang w:val="pt-BR"/>
          <w:rPrChange w:id="1065" w:author="Elias de Moraes Fernandes" w:date="2016-07-07T15:30:00Z">
            <w:rPr>
              <w:sz w:val="24"/>
              <w:lang w:val="pt-BR"/>
            </w:rPr>
          </w:rPrChange>
        </w:rPr>
        <w:t>,</w:t>
      </w:r>
      <w:r w:rsidRPr="00274602">
        <w:rPr>
          <w:rFonts w:ascii="Arial" w:hAnsi="Arial" w:cs="Arial"/>
          <w:sz w:val="24"/>
          <w:highlight w:val="red"/>
          <w:lang w:val="pt-BR"/>
          <w:rPrChange w:id="1066" w:author="Elias de Moraes Fernandes" w:date="2016-07-07T15:30:00Z">
            <w:rPr>
              <w:sz w:val="24"/>
              <w:lang w:val="pt-BR"/>
            </w:rPr>
          </w:rPrChange>
        </w:rPr>
        <w:t xml:space="preserve"> come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67" w:author="Elias de Moraes Fernandes" w:date="2016-07-07T15:30:00Z">
            <w:rPr>
              <w:sz w:val="24"/>
              <w:lang w:val="pt-BR"/>
            </w:rPr>
          </w:rPrChange>
        </w:rPr>
        <w:t>çaram</w:t>
      </w:r>
      <w:r w:rsidRPr="00274602">
        <w:rPr>
          <w:rFonts w:ascii="Arial" w:hAnsi="Arial" w:cs="Arial"/>
          <w:sz w:val="24"/>
          <w:highlight w:val="red"/>
          <w:lang w:val="pt-BR"/>
          <w:rPrChange w:id="106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69" w:author="Elias de Moraes Fernandes" w:date="2016-07-07T15:30:00Z">
            <w:rPr>
              <w:sz w:val="24"/>
              <w:lang w:val="pt-BR"/>
            </w:rPr>
          </w:rPrChange>
        </w:rPr>
        <w:t>invadindo</w:t>
      </w:r>
      <w:r w:rsidRPr="00274602">
        <w:rPr>
          <w:rFonts w:ascii="Arial" w:hAnsi="Arial" w:cs="Arial"/>
          <w:sz w:val="24"/>
          <w:highlight w:val="red"/>
          <w:lang w:val="pt-BR"/>
          <w:rPrChange w:id="107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71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07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73" w:author="Elias de Moraes Fernandes" w:date="2016-07-07T15:30:00Z">
            <w:rPr>
              <w:sz w:val="24"/>
              <w:lang w:val="pt-BR"/>
            </w:rPr>
          </w:rPrChange>
        </w:rPr>
        <w:t>caixa,</w:t>
      </w:r>
      <w:r w:rsidRPr="00274602">
        <w:rPr>
          <w:rFonts w:ascii="Arial" w:hAnsi="Arial" w:cs="Arial"/>
          <w:sz w:val="24"/>
          <w:highlight w:val="red"/>
          <w:lang w:val="pt-BR"/>
          <w:rPrChange w:id="107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75" w:author="Elias de Moraes Fernandes" w:date="2016-07-07T15:30:00Z">
            <w:rPr>
              <w:sz w:val="24"/>
              <w:lang w:val="pt-BR"/>
            </w:rPr>
          </w:rPrChange>
        </w:rPr>
        <w:t>comendo</w:t>
      </w:r>
      <w:r w:rsidRPr="00274602">
        <w:rPr>
          <w:rFonts w:ascii="Arial" w:hAnsi="Arial" w:cs="Arial"/>
          <w:sz w:val="24"/>
          <w:highlight w:val="red"/>
          <w:lang w:val="pt-BR"/>
          <w:rPrChange w:id="107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77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07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79" w:author="Elias de Moraes Fernandes" w:date="2016-07-07T15:30:00Z">
            <w:rPr>
              <w:sz w:val="24"/>
              <w:lang w:val="pt-BR"/>
            </w:rPr>
          </w:rPrChange>
        </w:rPr>
        <w:t>comida</w:t>
      </w:r>
      <w:r w:rsidRPr="00274602">
        <w:rPr>
          <w:rFonts w:ascii="Arial" w:hAnsi="Arial" w:cs="Arial"/>
          <w:sz w:val="24"/>
          <w:highlight w:val="red"/>
          <w:lang w:val="pt-BR"/>
          <w:rPrChange w:id="108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81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08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83" w:author="Elias de Moraes Fernandes" w:date="2016-07-07T15:30:00Z">
            <w:rPr>
              <w:sz w:val="24"/>
              <w:lang w:val="pt-BR"/>
            </w:rPr>
          </w:rPrChange>
        </w:rPr>
        <w:t>Nonda.</w:t>
      </w:r>
      <w:r w:rsidRPr="00274602">
        <w:rPr>
          <w:rFonts w:ascii="Arial" w:hAnsi="Arial" w:cs="Arial"/>
          <w:sz w:val="24"/>
          <w:highlight w:val="red"/>
          <w:lang w:val="pt-BR"/>
          <w:rPrChange w:id="108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85" w:author="Elias de Moraes Fernandes" w:date="2016-07-07T15:30:00Z">
            <w:rPr>
              <w:sz w:val="24"/>
              <w:lang w:val="pt-BR"/>
            </w:rPr>
          </w:rPrChange>
        </w:rPr>
        <w:t>Foi</w:t>
      </w:r>
      <w:r w:rsidRPr="00274602">
        <w:rPr>
          <w:rFonts w:ascii="Arial" w:hAnsi="Arial" w:cs="Arial"/>
          <w:sz w:val="24"/>
          <w:highlight w:val="red"/>
          <w:lang w:val="pt-BR"/>
          <w:rPrChange w:id="108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87" w:author="Elias de Moraes Fernandes" w:date="2016-07-07T15:30:00Z">
            <w:rPr>
              <w:sz w:val="24"/>
              <w:lang w:val="pt-BR"/>
            </w:rPr>
          </w:rPrChange>
        </w:rPr>
        <w:t>então</w:t>
      </w:r>
      <w:r w:rsidRPr="00274602">
        <w:rPr>
          <w:rFonts w:ascii="Arial" w:hAnsi="Arial" w:cs="Arial"/>
          <w:sz w:val="24"/>
          <w:highlight w:val="red"/>
          <w:lang w:val="pt-BR"/>
          <w:rPrChange w:id="108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89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09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91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109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93" w:author="Elias de Moraes Fernandes" w:date="2016-07-07T15:30:00Z">
            <w:rPr>
              <w:sz w:val="24"/>
              <w:lang w:val="pt-BR"/>
            </w:rPr>
          </w:rPrChange>
        </w:rPr>
        <w:t>começou</w:t>
      </w:r>
      <w:r w:rsidRPr="00274602">
        <w:rPr>
          <w:rFonts w:ascii="Arial" w:hAnsi="Arial" w:cs="Arial"/>
          <w:sz w:val="24"/>
          <w:highlight w:val="red"/>
          <w:lang w:val="pt-BR"/>
          <w:rPrChange w:id="109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95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09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97" w:author="Elias de Moraes Fernandes" w:date="2016-07-07T15:30:00Z">
            <w:rPr>
              <w:sz w:val="24"/>
              <w:lang w:val="pt-BR"/>
            </w:rPr>
          </w:rPrChange>
        </w:rPr>
        <w:t>jogar</w:t>
      </w:r>
      <w:r w:rsidRPr="00274602">
        <w:rPr>
          <w:rFonts w:ascii="Arial" w:hAnsi="Arial" w:cs="Arial"/>
          <w:sz w:val="24"/>
          <w:highlight w:val="red"/>
          <w:lang w:val="pt-BR"/>
          <w:rPrChange w:id="109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099" w:author="Elias de Moraes Fernandes" w:date="2016-07-07T15:30:00Z">
            <w:rPr>
              <w:sz w:val="24"/>
              <w:lang w:val="pt-BR"/>
            </w:rPr>
          </w:rPrChange>
        </w:rPr>
        <w:t>carvão</w:t>
      </w:r>
      <w:r w:rsidRPr="00274602">
        <w:rPr>
          <w:rFonts w:ascii="Arial" w:hAnsi="Arial" w:cs="Arial"/>
          <w:sz w:val="24"/>
          <w:highlight w:val="red"/>
          <w:lang w:val="pt-BR"/>
          <w:rPrChange w:id="110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01" w:author="Elias de Moraes Fernandes" w:date="2016-07-07T15:30:00Z">
            <w:rPr>
              <w:sz w:val="24"/>
              <w:lang w:val="pt-BR"/>
            </w:rPr>
          </w:rPrChange>
        </w:rPr>
        <w:t>moído</w:t>
      </w:r>
      <w:r w:rsidRPr="00274602">
        <w:rPr>
          <w:rFonts w:ascii="Arial" w:hAnsi="Arial" w:cs="Arial"/>
          <w:sz w:val="24"/>
          <w:highlight w:val="red"/>
          <w:lang w:val="pt-BR"/>
          <w:rPrChange w:id="110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03" w:author="Elias de Moraes Fernandes" w:date="2016-07-07T15:30:00Z">
            <w:rPr>
              <w:sz w:val="24"/>
              <w:lang w:val="pt-BR"/>
            </w:rPr>
          </w:rPrChange>
        </w:rPr>
        <w:t>no</w:t>
      </w:r>
      <w:r w:rsidRPr="00274602">
        <w:rPr>
          <w:rFonts w:ascii="Arial" w:hAnsi="Arial" w:cs="Arial"/>
          <w:sz w:val="24"/>
          <w:highlight w:val="red"/>
          <w:lang w:val="pt-BR"/>
          <w:rPrChange w:id="110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05" w:author="Elias de Moraes Fernandes" w:date="2016-07-07T15:30:00Z">
            <w:rPr>
              <w:sz w:val="24"/>
              <w:lang w:val="pt-BR"/>
            </w:rPr>
          </w:rPrChange>
        </w:rPr>
        <w:t>caminho,</w:t>
      </w:r>
      <w:r w:rsidRPr="00274602">
        <w:rPr>
          <w:rFonts w:ascii="Arial" w:hAnsi="Arial" w:cs="Arial"/>
          <w:sz w:val="24"/>
          <w:highlight w:val="red"/>
          <w:lang w:val="pt-BR"/>
          <w:rPrChange w:id="110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07" w:author="Elias de Moraes Fernandes" w:date="2016-07-07T15:30:00Z">
            <w:rPr>
              <w:sz w:val="24"/>
              <w:lang w:val="pt-BR"/>
            </w:rPr>
          </w:rPrChange>
        </w:rPr>
        <w:t>fazendo</w:t>
      </w:r>
      <w:r w:rsidRPr="00274602">
        <w:rPr>
          <w:rFonts w:ascii="Arial" w:hAnsi="Arial" w:cs="Arial"/>
          <w:sz w:val="24"/>
          <w:highlight w:val="red"/>
          <w:lang w:val="pt-BR"/>
          <w:rPrChange w:id="110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09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111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11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11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13" w:author="Elias de Moraes Fernandes" w:date="2016-07-07T15:30:00Z">
            <w:rPr>
              <w:sz w:val="24"/>
              <w:lang w:val="pt-BR"/>
            </w:rPr>
          </w:rPrChange>
        </w:rPr>
        <w:t>as</w:t>
      </w:r>
      <w:r w:rsidRPr="00274602">
        <w:rPr>
          <w:rFonts w:ascii="Arial" w:hAnsi="Arial" w:cs="Arial"/>
          <w:sz w:val="24"/>
          <w:highlight w:val="red"/>
          <w:lang w:val="pt-BR"/>
          <w:rPrChange w:id="111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15" w:author="Elias de Moraes Fernandes" w:date="2016-07-07T15:30:00Z">
            <w:rPr>
              <w:sz w:val="24"/>
              <w:lang w:val="pt-BR"/>
            </w:rPr>
          </w:rPrChange>
        </w:rPr>
        <w:t>formigas</w:t>
      </w:r>
      <w:r w:rsidRPr="00274602">
        <w:rPr>
          <w:rFonts w:ascii="Arial" w:hAnsi="Arial" w:cs="Arial"/>
          <w:sz w:val="24"/>
          <w:highlight w:val="red"/>
          <w:lang w:val="pt-BR"/>
          <w:rPrChange w:id="111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17" w:author="Elias de Moraes Fernandes" w:date="2016-07-07T15:30:00Z">
            <w:rPr>
              <w:sz w:val="24"/>
              <w:lang w:val="pt-BR"/>
            </w:rPr>
          </w:rPrChange>
        </w:rPr>
        <w:t>ficassem</w:t>
      </w:r>
      <w:r w:rsidRPr="00274602">
        <w:rPr>
          <w:rFonts w:ascii="Arial" w:hAnsi="Arial" w:cs="Arial"/>
          <w:sz w:val="24"/>
          <w:highlight w:val="red"/>
          <w:lang w:val="pt-BR"/>
          <w:rPrChange w:id="111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19" w:author="Elias de Moraes Fernandes" w:date="2016-07-07T15:30:00Z">
            <w:rPr>
              <w:sz w:val="24"/>
              <w:lang w:val="pt-BR"/>
            </w:rPr>
          </w:rPrChange>
        </w:rPr>
        <w:t>desnorteadas.</w:t>
      </w:r>
      <w:r w:rsidRPr="00274602">
        <w:rPr>
          <w:rFonts w:ascii="Arial" w:hAnsi="Arial" w:cs="Arial"/>
          <w:sz w:val="24"/>
          <w:highlight w:val="red"/>
          <w:lang w:val="pt-BR"/>
          <w:rPrChange w:id="112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21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112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23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12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25" w:author="Elias de Moraes Fernandes" w:date="2016-07-07T15:30:00Z">
            <w:rPr>
              <w:sz w:val="24"/>
              <w:lang w:val="pt-BR"/>
            </w:rPr>
          </w:rPrChange>
        </w:rPr>
        <w:t>ajuda</w:t>
      </w:r>
      <w:r w:rsidRPr="00274602">
        <w:rPr>
          <w:rFonts w:ascii="Arial" w:hAnsi="Arial" w:cs="Arial"/>
          <w:sz w:val="24"/>
          <w:highlight w:val="red"/>
          <w:lang w:val="pt-BR"/>
          <w:rPrChange w:id="1126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27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128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29" w:author="Elias de Moraes Fernandes" w:date="2016-07-07T15:30:00Z">
            <w:rPr>
              <w:sz w:val="24"/>
              <w:lang w:val="pt-BR"/>
            </w:rPr>
          </w:rPrChange>
        </w:rPr>
        <w:t>bomba</w:t>
      </w:r>
      <w:r w:rsidRPr="00274602">
        <w:rPr>
          <w:rFonts w:ascii="Arial" w:hAnsi="Arial" w:cs="Arial"/>
          <w:sz w:val="24"/>
          <w:highlight w:val="red"/>
          <w:lang w:val="pt-BR"/>
          <w:rPrChange w:id="113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31" w:author="Elias de Moraes Fernandes" w:date="2016-07-07T15:30:00Z">
            <w:rPr>
              <w:sz w:val="24"/>
              <w:lang w:val="pt-BR"/>
            </w:rPr>
          </w:rPrChange>
        </w:rPr>
        <w:t>ácidas,</w:t>
      </w:r>
      <w:r w:rsidRPr="00274602">
        <w:rPr>
          <w:rFonts w:ascii="Arial" w:hAnsi="Arial" w:cs="Arial"/>
          <w:sz w:val="24"/>
          <w:highlight w:val="red"/>
          <w:lang w:val="pt-BR"/>
          <w:rPrChange w:id="113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33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1134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35" w:author="Elias de Moraes Fernandes" w:date="2016-07-07T15:30:00Z">
            <w:rPr>
              <w:sz w:val="24"/>
              <w:lang w:val="pt-BR"/>
            </w:rPr>
          </w:rPrChange>
        </w:rPr>
        <w:t>ven</w:t>
      </w:r>
      <w:r w:rsidRPr="00274602">
        <w:rPr>
          <w:rFonts w:ascii="Arial" w:hAnsi="Arial" w:cs="Arial"/>
          <w:sz w:val="24"/>
          <w:highlight w:val="red"/>
          <w:lang w:val="pt-BR"/>
          <w:rPrChange w:id="1136" w:author="Elias de Moraes Fernandes" w:date="2016-07-07T15:30:00Z">
            <w:rPr>
              <w:sz w:val="24"/>
              <w:lang w:val="pt-BR"/>
            </w:rPr>
          </w:rPrChange>
        </w:rPr>
        <w:t xml:space="preserve">ceu o desafio e conseguiu fazer as formigas se afastarem da sua caixa. </w:t>
      </w:r>
    </w:p>
    <w:p w14:paraId="1800A0D2" w14:textId="1D8631D9" w:rsidR="0064087C" w:rsidRPr="00274602" w:rsidRDefault="0064087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1137" w:author="Elias de Moraes Fernandes" w:date="2016-07-07T15:30:00Z">
            <w:rPr>
              <w:sz w:val="24"/>
              <w:lang w:val="pt-BR"/>
            </w:rPr>
          </w:rPrChange>
        </w:rPr>
        <w:pPrChange w:id="1138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1139" w:author="Elias de Moraes Fernandes" w:date="2016-07-07T15:30:00Z">
            <w:rPr>
              <w:sz w:val="24"/>
              <w:lang w:val="pt-BR"/>
            </w:rPr>
          </w:rPrChange>
        </w:rPr>
        <w:t xml:space="preserve">O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40" w:author="Elias de Moraes Fernandes" w:date="2016-07-07T15:30:00Z">
            <w:rPr>
              <w:sz w:val="24"/>
              <w:lang w:val="pt-BR"/>
            </w:rPr>
          </w:rPrChange>
        </w:rPr>
        <w:t>último</w:t>
      </w:r>
      <w:r w:rsidRPr="00274602">
        <w:rPr>
          <w:rFonts w:ascii="Arial" w:hAnsi="Arial" w:cs="Arial"/>
          <w:sz w:val="24"/>
          <w:highlight w:val="red"/>
          <w:lang w:val="pt-BR"/>
          <w:rPrChange w:id="114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42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11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44" w:author="Elias de Moraes Fernandes" w:date="2016-07-07T15:30:00Z">
            <w:rPr>
              <w:sz w:val="24"/>
              <w:lang w:val="pt-BR"/>
            </w:rPr>
          </w:rPrChange>
        </w:rPr>
        <w:t>algoz</w:t>
      </w:r>
      <w:r w:rsidRPr="00274602">
        <w:rPr>
          <w:rFonts w:ascii="Arial" w:hAnsi="Arial" w:cs="Arial"/>
          <w:sz w:val="24"/>
          <w:highlight w:val="red"/>
          <w:lang w:val="pt-BR"/>
          <w:rPrChange w:id="11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1146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1147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1148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1149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1150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51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1152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del w:id="1153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1154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1155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1156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11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58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115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60" w:author="Elias de Moraes Fernandes" w:date="2016-07-07T15:30:00Z">
            <w:rPr>
              <w:sz w:val="24"/>
              <w:lang w:val="pt-BR"/>
            </w:rPr>
          </w:rPrChange>
        </w:rPr>
        <w:t>da</w:t>
      </w:r>
      <w:r w:rsidRPr="00274602">
        <w:rPr>
          <w:rFonts w:ascii="Arial" w:hAnsi="Arial" w:cs="Arial"/>
          <w:sz w:val="24"/>
          <w:highlight w:val="red"/>
          <w:lang w:val="pt-BR"/>
          <w:rPrChange w:id="116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62" w:author="Elias de Moraes Fernandes" w:date="2016-07-07T15:30:00Z">
            <w:rPr>
              <w:sz w:val="24"/>
              <w:lang w:val="pt-BR"/>
            </w:rPr>
          </w:rPrChange>
        </w:rPr>
        <w:t>mesma</w:t>
      </w:r>
      <w:r w:rsidRPr="00274602">
        <w:rPr>
          <w:rFonts w:ascii="Arial" w:hAnsi="Arial" w:cs="Arial"/>
          <w:sz w:val="24"/>
          <w:highlight w:val="red"/>
          <w:lang w:val="pt-BR"/>
          <w:rPrChange w:id="116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64" w:author="Elias de Moraes Fernandes" w:date="2016-07-07T15:30:00Z">
            <w:rPr>
              <w:sz w:val="24"/>
              <w:lang w:val="pt-BR"/>
            </w:rPr>
          </w:rPrChange>
        </w:rPr>
        <w:t>espécie,</w:t>
      </w:r>
      <w:r w:rsidRPr="00274602">
        <w:rPr>
          <w:rFonts w:ascii="Arial" w:hAnsi="Arial" w:cs="Arial"/>
          <w:sz w:val="24"/>
          <w:highlight w:val="red"/>
          <w:lang w:val="pt-BR"/>
          <w:rPrChange w:id="116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66" w:author="Elias de Moraes Fernandes" w:date="2016-07-07T15:30:00Z">
            <w:rPr>
              <w:sz w:val="24"/>
              <w:lang w:val="pt-BR"/>
            </w:rPr>
          </w:rPrChange>
        </w:rPr>
        <w:t>um</w:t>
      </w:r>
      <w:r w:rsidRPr="00274602">
        <w:rPr>
          <w:rFonts w:ascii="Arial" w:hAnsi="Arial" w:cs="Arial"/>
          <w:sz w:val="24"/>
          <w:highlight w:val="red"/>
          <w:lang w:val="pt-BR"/>
          <w:rPrChange w:id="116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68" w:author="Elias de Moraes Fernandes" w:date="2016-07-07T15:30:00Z">
            <w:rPr>
              <w:sz w:val="24"/>
              <w:lang w:val="pt-BR"/>
            </w:rPr>
          </w:rPrChange>
        </w:rPr>
        <w:t>anelídeo.</w:t>
      </w:r>
      <w:r w:rsidRPr="00274602">
        <w:rPr>
          <w:rFonts w:ascii="Arial" w:hAnsi="Arial" w:cs="Arial"/>
          <w:sz w:val="24"/>
          <w:highlight w:val="red"/>
          <w:lang w:val="pt-BR"/>
          <w:rPrChange w:id="116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70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117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72" w:author="Elias de Moraes Fernandes" w:date="2016-07-07T15:30:00Z">
            <w:rPr>
              <w:sz w:val="24"/>
              <w:lang w:val="pt-BR"/>
            </w:rPr>
          </w:rPrChange>
        </w:rPr>
        <w:t>sanguessuga</w:t>
      </w:r>
      <w:r w:rsidRPr="00274602">
        <w:rPr>
          <w:rFonts w:ascii="Arial" w:hAnsi="Arial" w:cs="Arial"/>
          <w:sz w:val="24"/>
          <w:highlight w:val="red"/>
          <w:lang w:val="pt-BR"/>
          <w:rPrChange w:id="117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74" w:author="Elias de Moraes Fernandes" w:date="2016-07-07T15:30:00Z">
            <w:rPr>
              <w:sz w:val="24"/>
              <w:lang w:val="pt-BR"/>
            </w:rPr>
          </w:rPrChange>
        </w:rPr>
        <w:t>tenta</w:t>
      </w:r>
      <w:r w:rsidRPr="00274602">
        <w:rPr>
          <w:rFonts w:ascii="Arial" w:hAnsi="Arial" w:cs="Arial"/>
          <w:sz w:val="24"/>
          <w:highlight w:val="red"/>
          <w:lang w:val="pt-BR"/>
          <w:rPrChange w:id="117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76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17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78" w:author="Elias de Moraes Fernandes" w:date="2016-07-07T15:30:00Z">
            <w:rPr>
              <w:sz w:val="24"/>
              <w:lang w:val="pt-BR"/>
            </w:rPr>
          </w:rPrChange>
        </w:rPr>
        <w:t>tudo</w:t>
      </w:r>
      <w:r w:rsidRPr="00274602">
        <w:rPr>
          <w:rFonts w:ascii="Arial" w:hAnsi="Arial" w:cs="Arial"/>
          <w:sz w:val="24"/>
          <w:highlight w:val="red"/>
          <w:lang w:val="pt-BR"/>
          <w:rPrChange w:id="117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80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118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82" w:author="Elias de Moraes Fernandes" w:date="2016-07-07T15:30:00Z">
            <w:rPr>
              <w:sz w:val="24"/>
              <w:lang w:val="pt-BR"/>
            </w:rPr>
          </w:rPrChange>
        </w:rPr>
        <w:t>roubar</w:t>
      </w:r>
      <w:r w:rsidRPr="00274602">
        <w:rPr>
          <w:rFonts w:ascii="Arial" w:hAnsi="Arial" w:cs="Arial"/>
          <w:sz w:val="24"/>
          <w:highlight w:val="red"/>
          <w:lang w:val="pt-BR"/>
          <w:rPrChange w:id="118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84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118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86" w:author="Elias de Moraes Fernandes" w:date="2016-07-07T15:30:00Z">
            <w:rPr>
              <w:sz w:val="24"/>
              <w:lang w:val="pt-BR"/>
            </w:rPr>
          </w:rPrChange>
        </w:rPr>
        <w:t>sangue</w:t>
      </w:r>
      <w:r w:rsidRPr="00274602">
        <w:rPr>
          <w:rFonts w:ascii="Arial" w:hAnsi="Arial" w:cs="Arial"/>
          <w:sz w:val="24"/>
          <w:highlight w:val="red"/>
          <w:lang w:val="pt-BR"/>
          <w:rPrChange w:id="118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88" w:author="Elias de Moraes Fernandes" w:date="2016-07-07T15:30:00Z">
            <w:rPr>
              <w:sz w:val="24"/>
              <w:lang w:val="pt-BR"/>
            </w:rPr>
          </w:rPrChange>
        </w:rPr>
        <w:t>da</w:t>
      </w:r>
      <w:r w:rsidRPr="00274602">
        <w:rPr>
          <w:rFonts w:ascii="Arial" w:hAnsi="Arial" w:cs="Arial"/>
          <w:sz w:val="24"/>
          <w:highlight w:val="red"/>
          <w:lang w:val="pt-BR"/>
          <w:rPrChange w:id="118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90" w:author="Elias de Moraes Fernandes" w:date="2016-07-07T15:30:00Z">
            <w:rPr>
              <w:sz w:val="24"/>
              <w:lang w:val="pt-BR"/>
            </w:rPr>
          </w:rPrChange>
        </w:rPr>
        <w:t>pobre</w:t>
      </w:r>
      <w:r w:rsidRPr="00274602">
        <w:rPr>
          <w:rFonts w:ascii="Arial" w:hAnsi="Arial" w:cs="Arial"/>
          <w:sz w:val="24"/>
          <w:highlight w:val="red"/>
          <w:lang w:val="pt-BR"/>
          <w:rPrChange w:id="119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92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119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94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119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96" w:author="Elias de Moraes Fernandes" w:date="2016-07-07T15:30:00Z">
            <w:rPr>
              <w:sz w:val="24"/>
              <w:lang w:val="pt-BR"/>
            </w:rPr>
          </w:rPrChange>
        </w:rPr>
        <w:t>deixa-la</w:t>
      </w:r>
      <w:r w:rsidRPr="00274602">
        <w:rPr>
          <w:rFonts w:ascii="Arial" w:hAnsi="Arial" w:cs="Arial"/>
          <w:sz w:val="24"/>
          <w:highlight w:val="red"/>
          <w:lang w:val="pt-BR"/>
          <w:rPrChange w:id="119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198" w:author="Elias de Moraes Fernandes" w:date="2016-07-07T15:30:00Z">
            <w:rPr>
              <w:sz w:val="24"/>
              <w:lang w:val="pt-BR"/>
            </w:rPr>
          </w:rPrChange>
        </w:rPr>
        <w:t>anêmica.</w:t>
      </w:r>
      <w:r w:rsidRPr="00274602">
        <w:rPr>
          <w:rFonts w:ascii="Arial" w:hAnsi="Arial" w:cs="Arial"/>
          <w:sz w:val="24"/>
          <w:highlight w:val="red"/>
          <w:lang w:val="pt-BR"/>
          <w:rPrChange w:id="119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00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120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02" w:author="Elias de Moraes Fernandes" w:date="2016-07-07T15:30:00Z">
            <w:rPr>
              <w:sz w:val="24"/>
              <w:lang w:val="pt-BR"/>
            </w:rPr>
          </w:rPrChange>
        </w:rPr>
        <w:t>nessa</w:t>
      </w:r>
      <w:r w:rsidRPr="00274602">
        <w:rPr>
          <w:rFonts w:ascii="Arial" w:hAnsi="Arial" w:cs="Arial"/>
          <w:sz w:val="24"/>
          <w:highlight w:val="red"/>
          <w:lang w:val="pt-BR"/>
          <w:rPrChange w:id="120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04" w:author="Elias de Moraes Fernandes" w:date="2016-07-07T15:30:00Z">
            <w:rPr>
              <w:sz w:val="24"/>
              <w:lang w:val="pt-BR"/>
            </w:rPr>
          </w:rPrChange>
        </w:rPr>
        <w:t>hora</w:t>
      </w:r>
      <w:r w:rsidRPr="00274602">
        <w:rPr>
          <w:rFonts w:ascii="Arial" w:hAnsi="Arial" w:cs="Arial"/>
          <w:sz w:val="24"/>
          <w:highlight w:val="red"/>
          <w:lang w:val="pt-BR"/>
          <w:rPrChange w:id="120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06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20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="00295584" w:rsidRPr="00274602">
        <w:rPr>
          <w:rFonts w:ascii="Arial" w:hAnsi="Arial" w:cs="Arial"/>
          <w:sz w:val="24"/>
          <w:highlight w:val="red"/>
          <w:lang w:val="pt-BR"/>
          <w:rPrChange w:id="1208" w:author="Elias de Moraes Fernandes" w:date="2016-07-07T15:30:00Z">
            <w:rPr>
              <w:sz w:val="24"/>
              <w:lang w:val="pt-BR"/>
            </w:rPr>
          </w:rPrChange>
        </w:rPr>
        <w:t xml:space="preserve">a Professora Ana </w:t>
      </w:r>
      <w:r w:rsidRPr="00274602">
        <w:rPr>
          <w:rFonts w:ascii="Arial" w:hAnsi="Arial" w:cs="Arial"/>
          <w:sz w:val="24"/>
          <w:highlight w:val="red"/>
          <w:lang w:val="pt-BR"/>
          <w:rPrChange w:id="1209" w:author="Elias de Moraes Fernandes" w:date="2016-07-07T15:30:00Z">
            <w:rPr>
              <w:sz w:val="24"/>
              <w:lang w:val="pt-BR"/>
            </w:rPr>
          </w:rPrChange>
        </w:rPr>
        <w:t>aparece jogando alguns materiais org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10" w:author="Elias de Moraes Fernandes" w:date="2016-07-07T15:30:00Z">
            <w:rPr>
              <w:sz w:val="24"/>
              <w:lang w:val="pt-BR"/>
            </w:rPr>
          </w:rPrChange>
        </w:rPr>
        <w:t>ânicos,</w:t>
      </w:r>
      <w:r w:rsidRPr="00274602">
        <w:rPr>
          <w:rFonts w:ascii="Arial" w:hAnsi="Arial" w:cs="Arial"/>
          <w:sz w:val="24"/>
          <w:highlight w:val="red"/>
          <w:lang w:val="pt-BR"/>
          <w:rPrChange w:id="121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12" w:author="Elias de Moraes Fernandes" w:date="2016-07-07T15:30:00Z">
            <w:rPr>
              <w:sz w:val="24"/>
              <w:lang w:val="pt-BR"/>
            </w:rPr>
          </w:rPrChange>
        </w:rPr>
        <w:t>inclusive</w:t>
      </w:r>
      <w:r w:rsidRPr="00274602">
        <w:rPr>
          <w:rFonts w:ascii="Arial" w:hAnsi="Arial" w:cs="Arial"/>
          <w:sz w:val="24"/>
          <w:highlight w:val="red"/>
          <w:lang w:val="pt-BR"/>
          <w:rPrChange w:id="121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14" w:author="Elias de Moraes Fernandes" w:date="2016-07-07T15:30:00Z">
            <w:rPr>
              <w:sz w:val="24"/>
              <w:lang w:val="pt-BR"/>
            </w:rPr>
          </w:rPrChange>
        </w:rPr>
        <w:t>as</w:t>
      </w:r>
      <w:r w:rsidRPr="00274602">
        <w:rPr>
          <w:rFonts w:ascii="Arial" w:hAnsi="Arial" w:cs="Arial"/>
          <w:sz w:val="24"/>
          <w:highlight w:val="red"/>
          <w:lang w:val="pt-BR"/>
          <w:rPrChange w:id="121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16" w:author="Elias de Moraes Fernandes" w:date="2016-07-07T15:30:00Z">
            <w:rPr>
              <w:sz w:val="24"/>
              <w:lang w:val="pt-BR"/>
            </w:rPr>
          </w:rPrChange>
        </w:rPr>
        <w:t>bombas</w:t>
      </w:r>
      <w:r w:rsidRPr="00274602">
        <w:rPr>
          <w:rFonts w:ascii="Arial" w:hAnsi="Arial" w:cs="Arial"/>
          <w:sz w:val="24"/>
          <w:highlight w:val="red"/>
          <w:lang w:val="pt-BR"/>
          <w:rPrChange w:id="121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18" w:author="Elias de Moraes Fernandes" w:date="2016-07-07T15:30:00Z">
            <w:rPr>
              <w:sz w:val="24"/>
              <w:lang w:val="pt-BR"/>
            </w:rPr>
          </w:rPrChange>
        </w:rPr>
        <w:t>ácidas.</w:t>
      </w:r>
      <w:r w:rsidRPr="00274602">
        <w:rPr>
          <w:rFonts w:ascii="Arial" w:hAnsi="Arial" w:cs="Arial"/>
          <w:sz w:val="24"/>
          <w:highlight w:val="red"/>
          <w:lang w:val="pt-BR"/>
          <w:rPrChange w:id="121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20" w:author="Elias de Moraes Fernandes" w:date="2016-07-07T15:30:00Z">
            <w:rPr>
              <w:sz w:val="24"/>
              <w:lang w:val="pt-BR"/>
            </w:rPr>
          </w:rPrChange>
        </w:rPr>
        <w:t>Com</w:t>
      </w:r>
      <w:r w:rsidRPr="00274602">
        <w:rPr>
          <w:rFonts w:ascii="Arial" w:hAnsi="Arial" w:cs="Arial"/>
          <w:sz w:val="24"/>
          <w:highlight w:val="red"/>
          <w:lang w:val="pt-BR"/>
          <w:rPrChange w:id="122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22" w:author="Elias de Moraes Fernandes" w:date="2016-07-07T15:30:00Z">
            <w:rPr>
              <w:sz w:val="24"/>
              <w:lang w:val="pt-BR"/>
            </w:rPr>
          </w:rPrChange>
        </w:rPr>
        <w:t>sorte,</w:t>
      </w:r>
      <w:r w:rsidRPr="00274602">
        <w:rPr>
          <w:rFonts w:ascii="Arial" w:hAnsi="Arial" w:cs="Arial"/>
          <w:sz w:val="24"/>
          <w:highlight w:val="red"/>
          <w:lang w:val="pt-BR"/>
          <w:rPrChange w:id="122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24" w:author="Elias de Moraes Fernandes" w:date="2016-07-07T15:30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122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26" w:author="Elias de Moraes Fernandes" w:date="2016-07-07T15:30:00Z">
            <w:rPr>
              <w:sz w:val="24"/>
              <w:lang w:val="pt-BR"/>
            </w:rPr>
          </w:rPrChange>
        </w:rPr>
        <w:t>precisou</w:t>
      </w:r>
      <w:r w:rsidRPr="00274602">
        <w:rPr>
          <w:rFonts w:ascii="Arial" w:hAnsi="Arial" w:cs="Arial"/>
          <w:sz w:val="24"/>
          <w:highlight w:val="red"/>
          <w:lang w:val="pt-BR"/>
          <w:rPrChange w:id="122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28" w:author="Elias de Moraes Fernandes" w:date="2016-07-07T15:30:00Z">
            <w:rPr>
              <w:sz w:val="24"/>
              <w:lang w:val="pt-BR"/>
            </w:rPr>
          </w:rPrChange>
        </w:rPr>
        <w:t>apenas</w:t>
      </w:r>
      <w:r w:rsidRPr="00274602">
        <w:rPr>
          <w:rFonts w:ascii="Arial" w:hAnsi="Arial" w:cs="Arial"/>
          <w:sz w:val="24"/>
          <w:highlight w:val="red"/>
          <w:lang w:val="pt-BR"/>
          <w:rPrChange w:id="122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30" w:author="Elias de Moraes Fernandes" w:date="2016-07-07T15:30:00Z">
            <w:rPr>
              <w:sz w:val="24"/>
              <w:lang w:val="pt-BR"/>
            </w:rPr>
          </w:rPrChange>
        </w:rPr>
        <w:t>de</w:t>
      </w:r>
      <w:r w:rsidRPr="00274602">
        <w:rPr>
          <w:rFonts w:ascii="Arial" w:hAnsi="Arial" w:cs="Arial"/>
          <w:sz w:val="24"/>
          <w:highlight w:val="red"/>
          <w:lang w:val="pt-BR"/>
          <w:rPrChange w:id="123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32" w:author="Elias de Moraes Fernandes" w:date="2016-07-07T15:30:00Z">
            <w:rPr>
              <w:sz w:val="24"/>
              <w:lang w:val="pt-BR"/>
            </w:rPr>
          </w:rPrChange>
        </w:rPr>
        <w:t>algumas</w:t>
      </w:r>
      <w:r w:rsidRPr="00274602">
        <w:rPr>
          <w:rFonts w:ascii="Arial" w:hAnsi="Arial" w:cs="Arial"/>
          <w:sz w:val="24"/>
          <w:highlight w:val="red"/>
          <w:lang w:val="pt-BR"/>
          <w:rPrChange w:id="123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34" w:author="Elias de Moraes Fernandes" w:date="2016-07-07T15:30:00Z">
            <w:rPr>
              <w:sz w:val="24"/>
              <w:lang w:val="pt-BR"/>
            </w:rPr>
          </w:rPrChange>
        </w:rPr>
        <w:t>dessas</w:t>
      </w:r>
      <w:r w:rsidRPr="00274602">
        <w:rPr>
          <w:rFonts w:ascii="Arial" w:hAnsi="Arial" w:cs="Arial"/>
          <w:sz w:val="24"/>
          <w:highlight w:val="red"/>
          <w:lang w:val="pt-BR"/>
          <w:rPrChange w:id="123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36" w:author="Elias de Moraes Fernandes" w:date="2016-07-07T15:30:00Z">
            <w:rPr>
              <w:sz w:val="24"/>
              <w:lang w:val="pt-BR"/>
            </w:rPr>
          </w:rPrChange>
        </w:rPr>
        <w:t>bombas</w:t>
      </w:r>
      <w:r w:rsidRPr="00274602">
        <w:rPr>
          <w:rFonts w:ascii="Arial" w:hAnsi="Arial" w:cs="Arial"/>
          <w:sz w:val="24"/>
          <w:highlight w:val="red"/>
          <w:lang w:val="pt-BR"/>
          <w:rPrChange w:id="123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38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123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40" w:author="Elias de Moraes Fernandes" w:date="2016-07-07T15:30:00Z">
            <w:rPr>
              <w:sz w:val="24"/>
              <w:lang w:val="pt-BR"/>
            </w:rPr>
          </w:rPrChange>
        </w:rPr>
        <w:t>combater</w:t>
      </w:r>
      <w:r w:rsidRPr="00274602">
        <w:rPr>
          <w:rFonts w:ascii="Arial" w:hAnsi="Arial" w:cs="Arial"/>
          <w:sz w:val="24"/>
          <w:highlight w:val="red"/>
          <w:lang w:val="pt-BR"/>
          <w:rPrChange w:id="124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42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124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44" w:author="Elias de Moraes Fernandes" w:date="2016-07-07T15:30:00Z">
            <w:rPr>
              <w:sz w:val="24"/>
              <w:lang w:val="pt-BR"/>
            </w:rPr>
          </w:rPrChange>
        </w:rPr>
        <w:t>sanguessuga</w:t>
      </w:r>
      <w:r w:rsidRPr="00274602">
        <w:rPr>
          <w:rFonts w:ascii="Arial" w:hAnsi="Arial" w:cs="Arial"/>
          <w:sz w:val="24"/>
          <w:highlight w:val="red"/>
          <w:lang w:val="pt-BR"/>
          <w:rPrChange w:id="124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46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24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48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24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50" w:author="Elias de Moraes Fernandes" w:date="2016-07-07T15:30:00Z">
            <w:rPr>
              <w:sz w:val="24"/>
              <w:lang w:val="pt-BR"/>
            </w:rPr>
          </w:rPrChange>
        </w:rPr>
        <w:t>importunava.</w:t>
      </w:r>
      <w:r w:rsidRPr="00274602">
        <w:rPr>
          <w:rFonts w:ascii="Arial" w:hAnsi="Arial" w:cs="Arial"/>
          <w:sz w:val="24"/>
          <w:highlight w:val="red"/>
          <w:lang w:val="pt-BR"/>
          <w:rPrChange w:id="125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52" w:author="Elias de Moraes Fernandes" w:date="2016-07-07T15:30:00Z">
            <w:rPr>
              <w:sz w:val="24"/>
              <w:lang w:val="pt-BR"/>
            </w:rPr>
          </w:rPrChange>
        </w:rPr>
        <w:t>Fazendo</w:t>
      </w:r>
      <w:r w:rsidRPr="00274602">
        <w:rPr>
          <w:rFonts w:ascii="Arial" w:hAnsi="Arial" w:cs="Arial"/>
          <w:sz w:val="24"/>
          <w:highlight w:val="red"/>
          <w:lang w:val="pt-BR"/>
          <w:rPrChange w:id="125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54" w:author="Elias de Moraes Fernandes" w:date="2016-07-07T15:30:00Z">
            <w:rPr>
              <w:sz w:val="24"/>
              <w:lang w:val="pt-BR"/>
            </w:rPr>
          </w:rPrChange>
        </w:rPr>
        <w:t>o</w:t>
      </w:r>
      <w:r w:rsidRPr="00274602">
        <w:rPr>
          <w:rFonts w:ascii="Arial" w:hAnsi="Arial" w:cs="Arial"/>
          <w:sz w:val="24"/>
          <w:highlight w:val="red"/>
          <w:lang w:val="pt-BR"/>
          <w:rPrChange w:id="125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56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25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58" w:author="Elias de Moraes Fernandes" w:date="2016-07-07T15:30:00Z">
            <w:rPr>
              <w:sz w:val="24"/>
              <w:lang w:val="pt-BR"/>
            </w:rPr>
          </w:rPrChange>
        </w:rPr>
        <w:t>ela</w:t>
      </w:r>
      <w:r w:rsidRPr="00274602">
        <w:rPr>
          <w:rFonts w:ascii="Arial" w:hAnsi="Arial" w:cs="Arial"/>
          <w:sz w:val="24"/>
          <w:highlight w:val="red"/>
          <w:lang w:val="pt-BR"/>
          <w:rPrChange w:id="125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60" w:author="Elias de Moraes Fernandes" w:date="2016-07-07T15:30:00Z">
            <w:rPr>
              <w:sz w:val="24"/>
              <w:lang w:val="pt-BR"/>
            </w:rPr>
          </w:rPrChange>
        </w:rPr>
        <w:t>mais</w:t>
      </w:r>
      <w:r w:rsidRPr="00274602">
        <w:rPr>
          <w:rFonts w:ascii="Arial" w:hAnsi="Arial" w:cs="Arial"/>
          <w:sz w:val="24"/>
          <w:highlight w:val="red"/>
          <w:lang w:val="pt-BR"/>
          <w:rPrChange w:id="126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62" w:author="Elias de Moraes Fernandes" w:date="2016-07-07T15:30:00Z">
            <w:rPr>
              <w:sz w:val="24"/>
              <w:lang w:val="pt-BR"/>
            </w:rPr>
          </w:rPrChange>
        </w:rPr>
        <w:t>sabe,</w:t>
      </w:r>
      <w:r w:rsidRPr="00274602">
        <w:rPr>
          <w:rFonts w:ascii="Arial" w:hAnsi="Arial" w:cs="Arial"/>
          <w:sz w:val="24"/>
          <w:highlight w:val="red"/>
          <w:lang w:val="pt-BR"/>
          <w:rPrChange w:id="126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64" w:author="Elias de Moraes Fernandes" w:date="2016-07-07T15:30:00Z">
            <w:rPr>
              <w:sz w:val="24"/>
              <w:lang w:val="pt-BR"/>
            </w:rPr>
          </w:rPrChange>
        </w:rPr>
        <w:t>que</w:t>
      </w:r>
      <w:r w:rsidRPr="00274602">
        <w:rPr>
          <w:rFonts w:ascii="Arial" w:hAnsi="Arial" w:cs="Arial"/>
          <w:sz w:val="24"/>
          <w:highlight w:val="red"/>
          <w:lang w:val="pt-BR"/>
          <w:rPrChange w:id="126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66" w:author="Elias de Moraes Fernandes" w:date="2016-07-07T15:30:00Z">
            <w:rPr>
              <w:sz w:val="24"/>
              <w:lang w:val="pt-BR"/>
            </w:rPr>
          </w:rPrChange>
        </w:rPr>
        <w:t>é</w:t>
      </w:r>
      <w:r w:rsidRPr="00274602">
        <w:rPr>
          <w:rFonts w:ascii="Arial" w:hAnsi="Arial" w:cs="Arial"/>
          <w:sz w:val="24"/>
          <w:highlight w:val="red"/>
          <w:lang w:val="pt-BR"/>
          <w:rPrChange w:id="126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68" w:author="Elias de Moraes Fernandes" w:date="2016-07-07T15:30:00Z">
            <w:rPr>
              <w:sz w:val="24"/>
              <w:lang w:val="pt-BR"/>
            </w:rPr>
          </w:rPrChange>
        </w:rPr>
        <w:t>trabalhar</w:t>
      </w:r>
      <w:r w:rsidRPr="00274602">
        <w:rPr>
          <w:rFonts w:ascii="Arial" w:hAnsi="Arial" w:cs="Arial"/>
          <w:sz w:val="24"/>
          <w:highlight w:val="red"/>
          <w:lang w:val="pt-BR"/>
          <w:rPrChange w:id="126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70" w:author="Elias de Moraes Fernandes" w:date="2016-07-07T15:30:00Z">
            <w:rPr>
              <w:sz w:val="24"/>
              <w:lang w:val="pt-BR"/>
            </w:rPr>
          </w:rPrChange>
        </w:rPr>
        <w:t>e</w:t>
      </w:r>
      <w:r w:rsidRPr="00274602">
        <w:rPr>
          <w:rFonts w:ascii="Arial" w:hAnsi="Arial" w:cs="Arial"/>
          <w:sz w:val="24"/>
          <w:highlight w:val="red"/>
          <w:lang w:val="pt-BR"/>
          <w:rPrChange w:id="127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72" w:author="Elias de Moraes Fernandes" w:date="2016-07-07T15:30:00Z">
            <w:rPr>
              <w:sz w:val="24"/>
              <w:lang w:val="pt-BR"/>
            </w:rPr>
          </w:rPrChange>
        </w:rPr>
        <w:t>proteger</w:t>
      </w:r>
      <w:r w:rsidRPr="00274602">
        <w:rPr>
          <w:rFonts w:ascii="Arial" w:hAnsi="Arial" w:cs="Arial"/>
          <w:sz w:val="24"/>
          <w:highlight w:val="red"/>
          <w:lang w:val="pt-BR"/>
          <w:rPrChange w:id="127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74" w:author="Elias de Moraes Fernandes" w:date="2016-07-07T15:30:00Z">
            <w:rPr>
              <w:sz w:val="24"/>
              <w:lang w:val="pt-BR"/>
            </w:rPr>
          </w:rPrChange>
        </w:rPr>
        <w:t>a</w:t>
      </w:r>
      <w:r w:rsidRPr="00274602">
        <w:rPr>
          <w:rFonts w:ascii="Arial" w:hAnsi="Arial" w:cs="Arial"/>
          <w:sz w:val="24"/>
          <w:highlight w:val="red"/>
          <w:lang w:val="pt-BR"/>
          <w:rPrChange w:id="127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76" w:author="Elias de Moraes Fernandes" w:date="2016-07-07T15:30:00Z">
            <w:rPr>
              <w:sz w:val="24"/>
              <w:lang w:val="pt-BR"/>
            </w:rPr>
          </w:rPrChange>
        </w:rPr>
        <w:t>cai</w:t>
      </w:r>
      <w:r w:rsidRPr="00274602">
        <w:rPr>
          <w:rFonts w:ascii="Arial" w:hAnsi="Arial" w:cs="Arial"/>
          <w:sz w:val="24"/>
          <w:highlight w:val="red"/>
          <w:lang w:val="pt-BR"/>
          <w:rPrChange w:id="1277" w:author="Elias de Moraes Fernandes" w:date="2016-07-07T15:30:00Z">
            <w:rPr>
              <w:sz w:val="24"/>
              <w:lang w:val="pt-BR"/>
            </w:rPr>
          </w:rPrChange>
        </w:rPr>
        <w:t xml:space="preserve">xa onde vive, conseguiu despistar esse velho </w:t>
      </w:r>
      <w:del w:id="1278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1279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1280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1281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1282" w:author="Elias de Moraes Fernandes" w:date="2016-07-07T15:30:00Z">
            <w:rPr>
              <w:sz w:val="24"/>
              <w:lang w:val="pt-BR"/>
            </w:rPr>
          </w:rPrChange>
        </w:rPr>
        <w:t xml:space="preserve">. Nonda precisou 1000 pontos para vencer esse </w:t>
      </w:r>
      <w:del w:id="1283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1284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1285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1286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1287" w:author="Elias de Moraes Fernandes" w:date="2016-07-07T15:30:00Z">
            <w:rPr>
              <w:sz w:val="24"/>
              <w:lang w:val="pt-BR"/>
            </w:rPr>
          </w:rPrChange>
        </w:rPr>
        <w:t>.</w:t>
      </w:r>
    </w:p>
    <w:p w14:paraId="4490915A" w14:textId="035C16F9" w:rsidR="00284EB9" w:rsidRPr="00996951" w:rsidRDefault="0064087C">
      <w:pPr>
        <w:pStyle w:val="ListParagraph"/>
        <w:tabs>
          <w:tab w:val="left" w:pos="851"/>
        </w:tabs>
        <w:ind w:left="0" w:firstLine="360"/>
        <w:rPr>
          <w:rFonts w:ascii="Arial" w:hAnsi="Arial" w:cs="Arial"/>
          <w:strike/>
          <w:sz w:val="24"/>
          <w:lang w:val="pt-BR"/>
          <w:rPrChange w:id="1288" w:author="Elias de Moraes Fernandes" w:date="2016-07-07T10:33:00Z">
            <w:rPr>
              <w:strike/>
              <w:sz w:val="24"/>
              <w:lang w:val="pt-BR"/>
            </w:rPr>
          </w:rPrChange>
        </w:rPr>
        <w:pPrChange w:id="1289" w:author="Elias De Moraes Fernandes" w:date="2016-07-06T10:1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1290" w:author="Elias de Moraes Fernandes" w:date="2016-07-07T15:30:00Z">
            <w:rPr>
              <w:sz w:val="24"/>
              <w:lang w:val="pt-BR"/>
            </w:rPr>
          </w:rPrChange>
        </w:rPr>
        <w:t xml:space="preserve">A partir desse dia, nenhum </w:t>
      </w:r>
      <w:del w:id="1291" w:author="Elias De Moraes Fernandes" w:date="2016-07-06T16:08:00Z">
        <w:r w:rsidRPr="00274602" w:rsidDel="005C6DE9">
          <w:rPr>
            <w:rFonts w:ascii="Arial" w:hAnsi="Arial" w:cs="Arial"/>
            <w:sz w:val="24"/>
            <w:highlight w:val="red"/>
            <w:lang w:val="pt-BR"/>
            <w:rPrChange w:id="1292" w:author="Elias de Moraes Fernandes" w:date="2016-07-07T15:30:00Z">
              <w:rPr>
                <w:sz w:val="24"/>
                <w:lang w:val="pt-BR"/>
              </w:rPr>
            </w:rPrChange>
          </w:rPr>
          <w:delText>inimigo</w:delText>
        </w:r>
      </w:del>
      <w:ins w:id="1293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1294" w:author="Elias de Moraes Fernandes" w:date="2016-07-07T15:30:00Z">
              <w:rPr>
                <w:sz w:val="24"/>
                <w:lang w:val="pt-BR"/>
              </w:rPr>
            </w:rPrChange>
          </w:rPr>
          <w:t>Predador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1295" w:author="Elias de Moraes Fernandes" w:date="2016-07-07T15:30:00Z">
            <w:rPr>
              <w:sz w:val="24"/>
              <w:lang w:val="pt-BR"/>
            </w:rPr>
          </w:rPrChange>
        </w:rPr>
        <w:t xml:space="preserve"> quis rodear a caixa de Nonda para roubar nada. Ela ent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96" w:author="Elias de Moraes Fernandes" w:date="2016-07-07T15:30:00Z">
            <w:rPr>
              <w:sz w:val="24"/>
              <w:lang w:val="pt-BR"/>
            </w:rPr>
          </w:rPrChange>
        </w:rPr>
        <w:t>ão</w:t>
      </w:r>
      <w:r w:rsidRPr="00274602">
        <w:rPr>
          <w:rFonts w:ascii="Arial" w:hAnsi="Arial" w:cs="Arial"/>
          <w:sz w:val="24"/>
          <w:highlight w:val="red"/>
          <w:lang w:val="pt-BR"/>
          <w:rPrChange w:id="129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298" w:author="Elias de Moraes Fernandes" w:date="2016-07-07T15:30:00Z">
            <w:rPr>
              <w:sz w:val="24"/>
              <w:lang w:val="pt-BR"/>
            </w:rPr>
          </w:rPrChange>
        </w:rPr>
        <w:t>teve</w:t>
      </w:r>
      <w:r w:rsidRPr="00274602">
        <w:rPr>
          <w:rFonts w:ascii="Arial" w:hAnsi="Arial" w:cs="Arial"/>
          <w:sz w:val="24"/>
          <w:highlight w:val="red"/>
          <w:lang w:val="pt-BR"/>
          <w:rPrChange w:id="129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00" w:author="Elias de Moraes Fernandes" w:date="2016-07-07T15:30:00Z">
            <w:rPr>
              <w:sz w:val="24"/>
              <w:lang w:val="pt-BR"/>
            </w:rPr>
          </w:rPrChange>
        </w:rPr>
        <w:t>mais</w:t>
      </w:r>
      <w:r w:rsidRPr="00274602">
        <w:rPr>
          <w:rFonts w:ascii="Arial" w:hAnsi="Arial" w:cs="Arial"/>
          <w:sz w:val="24"/>
          <w:highlight w:val="red"/>
          <w:lang w:val="pt-BR"/>
          <w:rPrChange w:id="1301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02" w:author="Elias de Moraes Fernandes" w:date="2016-07-07T15:30:00Z">
            <w:rPr>
              <w:sz w:val="24"/>
              <w:lang w:val="pt-BR"/>
            </w:rPr>
          </w:rPrChange>
        </w:rPr>
        <w:t>tempo</w:t>
      </w:r>
      <w:r w:rsidRPr="00274602">
        <w:rPr>
          <w:rFonts w:ascii="Arial" w:hAnsi="Arial" w:cs="Arial"/>
          <w:sz w:val="24"/>
          <w:highlight w:val="red"/>
          <w:lang w:val="pt-BR"/>
          <w:rPrChange w:id="1303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04" w:author="Elias de Moraes Fernandes" w:date="2016-07-07T15:30:00Z">
            <w:rPr>
              <w:sz w:val="24"/>
              <w:lang w:val="pt-BR"/>
            </w:rPr>
          </w:rPrChange>
        </w:rPr>
        <w:t>para</w:t>
      </w:r>
      <w:r w:rsidRPr="00274602">
        <w:rPr>
          <w:rFonts w:ascii="Arial" w:hAnsi="Arial" w:cs="Arial"/>
          <w:sz w:val="24"/>
          <w:highlight w:val="red"/>
          <w:lang w:val="pt-BR"/>
          <w:rPrChange w:id="1305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06" w:author="Elias de Moraes Fernandes" w:date="2016-07-07T15:30:00Z">
            <w:rPr>
              <w:sz w:val="24"/>
              <w:lang w:val="pt-BR"/>
            </w:rPr>
          </w:rPrChange>
        </w:rPr>
        <w:t>cuidar</w:t>
      </w:r>
      <w:r w:rsidRPr="00274602">
        <w:rPr>
          <w:rFonts w:ascii="Arial" w:hAnsi="Arial" w:cs="Arial"/>
          <w:sz w:val="24"/>
          <w:highlight w:val="red"/>
          <w:lang w:val="pt-BR"/>
          <w:rPrChange w:id="1307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08" w:author="Elias de Moraes Fernandes" w:date="2016-07-07T15:30:00Z">
            <w:rPr>
              <w:sz w:val="24"/>
              <w:lang w:val="pt-BR"/>
            </w:rPr>
          </w:rPrChange>
        </w:rPr>
        <w:t>da</w:t>
      </w:r>
      <w:r w:rsidRPr="00274602">
        <w:rPr>
          <w:rFonts w:ascii="Arial" w:hAnsi="Arial" w:cs="Arial"/>
          <w:sz w:val="24"/>
          <w:highlight w:val="red"/>
          <w:lang w:val="pt-BR"/>
          <w:rPrChange w:id="1309" w:author="Elias de Moraes Fernandes" w:date="2016-07-07T15:30:00Z">
            <w:rPr>
              <w:sz w:val="24"/>
              <w:lang w:val="pt-BR"/>
            </w:rPr>
          </w:rPrChange>
        </w:rPr>
        <w:t xml:space="preserve">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1310" w:author="Elias de Moraes Fernandes" w:date="2016-07-07T15:30:00Z">
            <w:rPr>
              <w:sz w:val="24"/>
              <w:lang w:val="pt-BR"/>
            </w:rPr>
          </w:rPrChange>
        </w:rPr>
        <w:t>ca</w:t>
      </w:r>
      <w:r w:rsidRPr="00274602">
        <w:rPr>
          <w:rFonts w:ascii="Arial" w:hAnsi="Arial" w:cs="Arial"/>
          <w:sz w:val="24"/>
          <w:highlight w:val="red"/>
          <w:lang w:val="pt-BR"/>
          <w:rPrChange w:id="1311" w:author="Elias de Moraes Fernandes" w:date="2016-07-07T15:30:00Z">
            <w:rPr>
              <w:sz w:val="24"/>
              <w:lang w:val="pt-BR"/>
            </w:rPr>
          </w:rPrChange>
        </w:rPr>
        <w:t>ixa, e consequentemente</w:t>
      </w:r>
      <w:r w:rsidRPr="00274602">
        <w:rPr>
          <w:rFonts w:ascii="Arial" w:hAnsi="Arial" w:cs="Arial"/>
          <w:strike/>
          <w:color w:val="FF0000"/>
          <w:sz w:val="24"/>
          <w:highlight w:val="red"/>
          <w:lang w:val="pt-BR"/>
          <w:rPrChange w:id="1312" w:author="Elias de Moraes Fernandes" w:date="2016-07-07T15:30:00Z">
            <w:rPr>
              <w:strike/>
              <w:color w:val="FF0000"/>
              <w:sz w:val="24"/>
              <w:lang w:val="pt-BR"/>
            </w:rPr>
          </w:rPrChange>
        </w:rPr>
        <w:t xml:space="preserve"> </w:t>
      </w:r>
      <w:r w:rsidRPr="00274602">
        <w:rPr>
          <w:rFonts w:ascii="Arial" w:hAnsi="Arial" w:cs="Arial"/>
          <w:color w:val="000000" w:themeColor="text1"/>
          <w:sz w:val="24"/>
          <w:highlight w:val="red"/>
          <w:lang w:val="pt-BR"/>
          <w:rPrChange w:id="1313" w:author="Elias de Moraes Fernandes" w:date="2016-07-07T15:30:00Z">
            <w:rPr>
              <w:color w:val="000000" w:themeColor="text1"/>
              <w:sz w:val="24"/>
              <w:lang w:val="pt-BR"/>
            </w:rPr>
          </w:rPrChange>
        </w:rPr>
        <w:t>produzir maior quantidade de biofertilizantes.</w:t>
      </w:r>
    </w:p>
    <w:p w14:paraId="13294735" w14:textId="77777777" w:rsidR="005E6EDF" w:rsidRPr="00996951" w:rsidRDefault="005E6EDF" w:rsidP="007C6837">
      <w:pPr>
        <w:ind w:firstLine="360"/>
        <w:rPr>
          <w:rFonts w:ascii="Arial" w:hAnsi="Arial" w:cs="Arial"/>
          <w:b/>
          <w:sz w:val="40"/>
          <w:lang w:val="pt-BR"/>
          <w:rPrChange w:id="1314" w:author="Elias de Moraes Fernandes" w:date="2016-07-07T10:33:00Z">
            <w:rPr>
              <w:b/>
              <w:sz w:val="40"/>
              <w:lang w:val="pt-BR"/>
            </w:rPr>
          </w:rPrChange>
        </w:rPr>
      </w:pPr>
      <w:r w:rsidRPr="00996951">
        <w:rPr>
          <w:rFonts w:ascii="Arial" w:hAnsi="Arial" w:cs="Arial"/>
          <w:b/>
          <w:sz w:val="40"/>
          <w:lang w:val="pt-BR"/>
          <w:rPrChange w:id="1315" w:author="Elias de Moraes Fernandes" w:date="2016-07-07T10:33:00Z">
            <w:rPr>
              <w:b/>
              <w:sz w:val="40"/>
              <w:lang w:val="pt-BR"/>
            </w:rPr>
          </w:rPrChange>
        </w:rPr>
        <w:br w:type="page"/>
      </w:r>
    </w:p>
    <w:p w14:paraId="319D68EA" w14:textId="77777777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1316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1317" w:name="_Toc442190680"/>
      <w:r w:rsidRPr="00996951">
        <w:rPr>
          <w:rFonts w:ascii="Arial" w:hAnsi="Arial" w:cs="Arial"/>
          <w:b/>
          <w:sz w:val="40"/>
          <w:lang w:val="pt-BR"/>
          <w:rPrChange w:id="1318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Gameplay</w:t>
      </w:r>
      <w:bookmarkEnd w:id="1317"/>
    </w:p>
    <w:p w14:paraId="7ECE965F" w14:textId="77777777" w:rsidR="005E6EDF" w:rsidRPr="00996951" w:rsidRDefault="005E6EDF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8"/>
          <w:lang w:val="pt-BR"/>
          <w:rPrChange w:id="1319" w:author="Elias de Moraes Fernandes" w:date="2016-07-07T10:33:00Z">
            <w:rPr>
              <w:sz w:val="28"/>
              <w:lang w:val="pt-BR"/>
            </w:rPr>
          </w:rPrChange>
        </w:rPr>
      </w:pPr>
    </w:p>
    <w:p w14:paraId="3875E439" w14:textId="305B649A" w:rsidR="008F4797" w:rsidRPr="00996951" w:rsidRDefault="00372CA9" w:rsidP="008F479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1320" w:author="Elias de Moraes Fernandes" w:date="2016-07-07T10:33:00Z">
            <w:rPr>
              <w:b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1321" w:author="Elias de Moraes Fernandes" w:date="2016-07-07T10:33:00Z">
            <w:rPr>
              <w:b/>
              <w:sz w:val="24"/>
              <w:lang w:val="pt-BR"/>
            </w:rPr>
          </w:rPrChange>
        </w:rPr>
        <w:t>- Descri</w:t>
      </w:r>
      <w:r w:rsidRPr="00996951">
        <w:rPr>
          <w:rFonts w:ascii="Arial" w:eastAsia="Calibri" w:hAnsi="Arial" w:cs="Arial"/>
          <w:b/>
          <w:sz w:val="24"/>
          <w:lang w:val="pt-BR"/>
          <w:rPrChange w:id="1322" w:author="Elias de Moraes Fernandes" w:date="2016-07-07T10:33:00Z">
            <w:rPr>
              <w:b/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b/>
          <w:sz w:val="24"/>
          <w:lang w:val="pt-BR"/>
          <w:rPrChange w:id="1323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1324" w:author="Elias de Moraes Fernandes" w:date="2016-07-07T10:33:00Z">
            <w:rPr>
              <w:b/>
              <w:sz w:val="24"/>
              <w:lang w:val="pt-BR"/>
            </w:rPr>
          </w:rPrChange>
        </w:rPr>
        <w:t>da</w:t>
      </w:r>
      <w:r w:rsidRPr="00996951">
        <w:rPr>
          <w:rFonts w:ascii="Arial" w:hAnsi="Arial" w:cs="Arial"/>
          <w:b/>
          <w:sz w:val="24"/>
          <w:lang w:val="pt-BR"/>
          <w:rPrChange w:id="1325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1326" w:author="Elias de Moraes Fernandes" w:date="2016-07-07T10:33:00Z">
            <w:rPr>
              <w:b/>
              <w:sz w:val="24"/>
              <w:lang w:val="pt-BR"/>
            </w:rPr>
          </w:rPrChange>
        </w:rPr>
        <w:t>mecânica</w:t>
      </w:r>
      <w:r w:rsidRPr="00996951">
        <w:rPr>
          <w:rFonts w:ascii="Arial" w:hAnsi="Arial" w:cs="Arial"/>
          <w:b/>
          <w:sz w:val="24"/>
          <w:lang w:val="pt-BR"/>
          <w:rPrChange w:id="1327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1328" w:author="Elias de Moraes Fernandes" w:date="2016-07-07T10:33:00Z">
            <w:rPr>
              <w:b/>
              <w:sz w:val="24"/>
              <w:lang w:val="pt-BR"/>
            </w:rPr>
          </w:rPrChange>
        </w:rPr>
        <w:t>do</w:t>
      </w:r>
      <w:r w:rsidRPr="00996951">
        <w:rPr>
          <w:rFonts w:ascii="Arial" w:hAnsi="Arial" w:cs="Arial"/>
          <w:b/>
          <w:sz w:val="24"/>
          <w:lang w:val="pt-BR"/>
          <w:rPrChange w:id="1329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24"/>
          <w:lang w:val="pt-BR"/>
          <w:rPrChange w:id="1330" w:author="Elias de Moraes Fernandes" w:date="2016-07-07T10:33:00Z">
            <w:rPr>
              <w:b/>
              <w:sz w:val="24"/>
              <w:lang w:val="pt-BR"/>
            </w:rPr>
          </w:rPrChange>
        </w:rPr>
        <w:t>jogo;</w:t>
      </w:r>
    </w:p>
    <w:p w14:paraId="5C9627C1" w14:textId="7EE680CC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331" w:author="Elias De Moraes Fernandes" w:date="2016-03-16T11:06:00Z"/>
          <w:rFonts w:ascii="Arial" w:hAnsi="Arial" w:cs="Arial"/>
          <w:sz w:val="24"/>
          <w:lang w:val="pt-BR"/>
          <w:rPrChange w:id="1332" w:author="Elias de Moraes Fernandes" w:date="2016-07-07T10:33:00Z">
            <w:rPr>
              <w:ins w:id="1333" w:author="Elias De Moraes Fernandes" w:date="2016-03-16T11:06:00Z"/>
              <w:sz w:val="24"/>
              <w:lang w:val="pt-BR"/>
            </w:rPr>
          </w:rPrChange>
        </w:rPr>
        <w:pPrChange w:id="1334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335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336" w:author="Elias de Moraes Fernandes" w:date="2016-07-07T10:33:00Z">
              <w:rPr>
                <w:sz w:val="24"/>
                <w:lang w:val="pt-BR"/>
              </w:rPr>
            </w:rPrChange>
          </w:rPr>
          <w:t>Antes de iniciar o jogo, ter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37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3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39" w:author="Elias de Moraes Fernandes" w:date="2016-07-07T10:33:00Z">
              <w:rPr>
                <w:sz w:val="24"/>
                <w:lang w:val="pt-BR"/>
              </w:rPr>
            </w:rPrChange>
          </w:rPr>
          <w:t>uma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4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41" w:author="Elias de Moraes Fernandes" w:date="2016-07-07T10:33:00Z">
              <w:rPr>
                <w:sz w:val="24"/>
                <w:lang w:val="pt-BR"/>
              </w:rPr>
            </w:rPrChange>
          </w:rPr>
          <w:t>história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43" w:author="Elias de Moraes Fernandes" w:date="2016-07-07T10:33:00Z">
              <w:rPr>
                <w:sz w:val="24"/>
                <w:lang w:val="pt-BR"/>
              </w:rPr>
            </w:rPrChange>
          </w:rPr>
          <w:t>explicando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45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47" w:author="Elias de Moraes Fernandes" w:date="2016-07-07T10:33:00Z">
              <w:rPr>
                <w:sz w:val="24"/>
                <w:lang w:val="pt-BR"/>
              </w:rPr>
            </w:rPrChange>
          </w:rPr>
          <w:t>história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4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49" w:author="Elias de Moraes Fernandes" w:date="2016-07-07T10:33:00Z">
              <w:rPr>
                <w:sz w:val="24"/>
                <w:lang w:val="pt-BR"/>
              </w:rPr>
            </w:rPrChange>
          </w:rPr>
          <w:t>sobre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5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51" w:author="Elias de Moraes Fernandes" w:date="2016-07-07T10:33:00Z">
              <w:rPr>
                <w:sz w:val="24"/>
                <w:lang w:val="pt-BR"/>
              </w:rPr>
            </w:rPrChange>
          </w:rPr>
          <w:t>os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53" w:author="Elias de Moraes Fernandes" w:date="2016-07-07T10:33:00Z">
              <w:rPr>
                <w:sz w:val="24"/>
                <w:lang w:val="pt-BR"/>
              </w:rPr>
            </w:rPrChange>
          </w:rPr>
          <w:t>personagens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55" w:author="Elias de Moraes Fernandes" w:date="2016-07-07T10:33:00Z">
              <w:rPr>
                <w:sz w:val="24"/>
                <w:lang w:val="pt-BR"/>
              </w:rPr>
            </w:rPrChange>
          </w:rPr>
          <w:t>envolvidos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57" w:author="Elias de Moraes Fernandes" w:date="2016-07-07T10:33:00Z">
              <w:rPr>
                <w:sz w:val="24"/>
                <w:lang w:val="pt-BR"/>
              </w:rPr>
            </w:rPrChange>
          </w:rPr>
          <w:t>(principal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5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359" w:author="Elias de Moraes Fernandes" w:date="2016-07-07T10:33:00Z">
              <w:rPr>
                <w:sz w:val="24"/>
                <w:lang w:val="pt-BR"/>
              </w:rPr>
            </w:rPrChange>
          </w:rPr>
          <w:t>e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36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361" w:author="Elias De Moraes Fernandes" w:date="2016-07-06T16:08:00Z">
          <w:r w:rsidRPr="00996951" w:rsidDel="005C6DE9">
            <w:rPr>
              <w:rFonts w:ascii="Arial" w:hAnsi="Arial" w:cs="Arial"/>
              <w:sz w:val="24"/>
              <w:highlight w:val="yellow"/>
              <w:lang w:val="pt-BR"/>
              <w:rPrChange w:id="1362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1363" w:author="Elias De Moraes Fernandes" w:date="2016-07-06T16:09:00Z">
          <w:r w:rsidRPr="00996951" w:rsidDel="005C6DE9">
            <w:rPr>
              <w:rFonts w:ascii="Arial" w:hAnsi="Arial" w:cs="Arial"/>
              <w:sz w:val="24"/>
              <w:highlight w:val="yellow"/>
              <w:lang w:val="pt-BR"/>
              <w:rPrChange w:id="1364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1365" w:author="Elias De Moraes Fernandes" w:date="2016-07-06T16:09:00Z">
        <w:r w:rsidR="005C6DE9" w:rsidRPr="00996951">
          <w:rPr>
            <w:rFonts w:ascii="Arial" w:hAnsi="Arial" w:cs="Arial"/>
            <w:sz w:val="24"/>
            <w:highlight w:val="yellow"/>
            <w:lang w:val="pt-BR"/>
            <w:rPrChange w:id="1366" w:author="Elias de Moraes Fernandes" w:date="2016-07-07T10:33:00Z">
              <w:rPr>
                <w:sz w:val="24"/>
                <w:highlight w:val="yellow"/>
                <w:lang w:val="pt-BR"/>
              </w:rPr>
            </w:rPrChange>
          </w:rPr>
          <w:t>Predadores</w:t>
        </w:r>
      </w:ins>
      <w:ins w:id="1367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368" w:author="Elias de Moraes Fernandes" w:date="2016-07-07T10:33:00Z">
              <w:rPr>
                <w:sz w:val="24"/>
                <w:lang w:val="pt-BR"/>
              </w:rPr>
            </w:rPrChange>
          </w:rPr>
          <w:t>).</w:t>
        </w:r>
        <w:r w:rsidRPr="00996951">
          <w:rPr>
            <w:rFonts w:ascii="Arial" w:hAnsi="Arial" w:cs="Arial"/>
            <w:sz w:val="24"/>
            <w:lang w:val="pt-BR"/>
            <w:rPrChange w:id="136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</w:p>
    <w:p w14:paraId="07800DF4" w14:textId="29772813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370" w:author="Elias De Moraes Fernandes" w:date="2016-03-16T11:06:00Z"/>
          <w:rFonts w:ascii="Arial" w:hAnsi="Arial" w:cs="Arial"/>
          <w:sz w:val="24"/>
          <w:lang w:val="pt-BR"/>
          <w:rPrChange w:id="1371" w:author="Elias de Moraes Fernandes" w:date="2016-07-07T10:33:00Z">
            <w:rPr>
              <w:ins w:id="1372" w:author="Elias De Moraes Fernandes" w:date="2016-03-16T11:06:00Z"/>
              <w:sz w:val="24"/>
              <w:lang w:val="pt-BR"/>
            </w:rPr>
          </w:rPrChange>
        </w:rPr>
        <w:pPrChange w:id="1373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374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375" w:author="Elias de Moraes Fernandes" w:date="2016-07-07T10:33:00Z">
              <w:rPr>
                <w:sz w:val="24"/>
                <w:lang w:val="pt-BR"/>
              </w:rPr>
            </w:rPrChange>
          </w:rPr>
          <w:t xml:space="preserve">Na primeira fase o objetivo </w:t>
        </w:r>
        <w:r w:rsidRPr="00996951">
          <w:rPr>
            <w:rFonts w:ascii="Arial" w:eastAsia="Calibri" w:hAnsi="Arial" w:cs="Arial"/>
            <w:sz w:val="24"/>
            <w:lang w:val="pt-BR"/>
            <w:rPrChange w:id="1376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lang w:val="pt-BR"/>
            <w:rPrChange w:id="137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78" w:author="Elias de Moraes Fernandes" w:date="2016-07-07T10:33:00Z">
              <w:rPr>
                <w:sz w:val="24"/>
                <w:lang w:val="pt-BR"/>
              </w:rPr>
            </w:rPrChange>
          </w:rPr>
          <w:t>proteger</w:t>
        </w:r>
        <w:r w:rsidRPr="00996951">
          <w:rPr>
            <w:rFonts w:ascii="Arial" w:hAnsi="Arial" w:cs="Arial"/>
            <w:sz w:val="24"/>
            <w:lang w:val="pt-BR"/>
            <w:rPrChange w:id="137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80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38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82" w:author="Elias de Moraes Fernandes" w:date="2016-07-07T10:33:00Z">
              <w:rPr>
                <w:sz w:val="24"/>
                <w:lang w:val="pt-BR"/>
              </w:rPr>
            </w:rPrChange>
          </w:rPr>
          <w:t>comida</w:t>
        </w:r>
        <w:r w:rsidRPr="00996951">
          <w:rPr>
            <w:rFonts w:ascii="Arial" w:hAnsi="Arial" w:cs="Arial"/>
            <w:sz w:val="24"/>
            <w:lang w:val="pt-BR"/>
            <w:rPrChange w:id="138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84" w:author="Elias de Moraes Fernandes" w:date="2016-07-07T10:33:00Z">
              <w:rPr>
                <w:sz w:val="24"/>
                <w:lang w:val="pt-BR"/>
              </w:rPr>
            </w:rPrChange>
          </w:rPr>
          <w:t>depois</w:t>
        </w:r>
        <w:r w:rsidRPr="00996951">
          <w:rPr>
            <w:rFonts w:ascii="Arial" w:hAnsi="Arial" w:cs="Arial"/>
            <w:sz w:val="24"/>
            <w:lang w:val="pt-BR"/>
            <w:rPrChange w:id="138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86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Pr="00996951">
          <w:rPr>
            <w:rFonts w:ascii="Arial" w:hAnsi="Arial" w:cs="Arial"/>
            <w:sz w:val="24"/>
            <w:lang w:val="pt-BR"/>
            <w:rPrChange w:id="138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88" w:author="Elias de Moraes Fernandes" w:date="2016-07-07T10:33:00Z">
              <w:rPr>
                <w:sz w:val="24"/>
                <w:lang w:val="pt-BR"/>
              </w:rPr>
            </w:rPrChange>
          </w:rPr>
          <w:t>os</w:t>
        </w:r>
        <w:r w:rsidRPr="00996951">
          <w:rPr>
            <w:rFonts w:ascii="Arial" w:hAnsi="Arial" w:cs="Arial"/>
            <w:sz w:val="24"/>
            <w:lang w:val="pt-BR"/>
            <w:rPrChange w:id="138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90" w:author="Elias de Moraes Fernandes" w:date="2016-07-07T10:33:00Z">
              <w:rPr>
                <w:sz w:val="24"/>
                <w:lang w:val="pt-BR"/>
              </w:rPr>
            </w:rPrChange>
          </w:rPr>
          <w:t>mesmos</w:t>
        </w:r>
        <w:r w:rsidRPr="00996951">
          <w:rPr>
            <w:rFonts w:ascii="Arial" w:hAnsi="Arial" w:cs="Arial"/>
            <w:sz w:val="24"/>
            <w:lang w:val="pt-BR"/>
            <w:rPrChange w:id="139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92" w:author="Elias de Moraes Fernandes" w:date="2016-07-07T10:33:00Z">
              <w:rPr>
                <w:sz w:val="24"/>
                <w:lang w:val="pt-BR"/>
              </w:rPr>
            </w:rPrChange>
          </w:rPr>
          <w:t>são</w:t>
        </w:r>
        <w:r w:rsidRPr="00996951">
          <w:rPr>
            <w:rFonts w:ascii="Arial" w:hAnsi="Arial" w:cs="Arial"/>
            <w:sz w:val="24"/>
            <w:lang w:val="pt-BR"/>
            <w:rPrChange w:id="139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94" w:author="Elias de Moraes Fernandes" w:date="2016-07-07T10:33:00Z">
              <w:rPr>
                <w:sz w:val="24"/>
                <w:lang w:val="pt-BR"/>
              </w:rPr>
            </w:rPrChange>
          </w:rPr>
          <w:t>jogados</w:t>
        </w:r>
        <w:r w:rsidRPr="00996951">
          <w:rPr>
            <w:rFonts w:ascii="Arial" w:hAnsi="Arial" w:cs="Arial"/>
            <w:sz w:val="24"/>
            <w:lang w:val="pt-BR"/>
            <w:rPrChange w:id="139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96" w:author="Elias de Moraes Fernandes" w:date="2016-07-07T10:33:00Z">
              <w:rPr>
                <w:sz w:val="24"/>
                <w:lang w:val="pt-BR"/>
              </w:rPr>
            </w:rPrChange>
          </w:rPr>
          <w:t>dentro</w:t>
        </w:r>
        <w:r w:rsidRPr="00996951">
          <w:rPr>
            <w:rFonts w:ascii="Arial" w:hAnsi="Arial" w:cs="Arial"/>
            <w:sz w:val="24"/>
            <w:lang w:val="pt-BR"/>
            <w:rPrChange w:id="139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398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Pr="00996951">
          <w:rPr>
            <w:rFonts w:ascii="Arial" w:hAnsi="Arial" w:cs="Arial"/>
            <w:sz w:val="24"/>
            <w:lang w:val="pt-BR"/>
            <w:rPrChange w:id="13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00" w:author="Elias de Moraes Fernandes" w:date="2016-07-07T10:33:00Z">
              <w:rPr>
                <w:sz w:val="24"/>
                <w:lang w:val="pt-BR"/>
              </w:rPr>
            </w:rPrChange>
          </w:rPr>
          <w:t>minhocário</w:t>
        </w:r>
        <w:r w:rsidRPr="00996951">
          <w:rPr>
            <w:rFonts w:ascii="Arial" w:hAnsi="Arial" w:cs="Arial"/>
            <w:sz w:val="24"/>
            <w:lang w:val="pt-BR"/>
            <w:rPrChange w:id="140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02" w:author="Elias de Moraes Fernandes" w:date="2016-07-07T10:33:00Z">
              <w:rPr>
                <w:sz w:val="24"/>
                <w:lang w:val="pt-BR"/>
              </w:rPr>
            </w:rPrChange>
          </w:rPr>
          <w:t>(ambiente</w:t>
        </w:r>
        <w:r w:rsidRPr="00996951">
          <w:rPr>
            <w:rFonts w:ascii="Arial" w:hAnsi="Arial" w:cs="Arial"/>
            <w:sz w:val="24"/>
            <w:lang w:val="pt-BR"/>
            <w:rPrChange w:id="140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04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Pr="00996951">
          <w:rPr>
            <w:rFonts w:ascii="Arial" w:hAnsi="Arial" w:cs="Arial"/>
            <w:sz w:val="24"/>
            <w:lang w:val="pt-BR"/>
            <w:rPrChange w:id="14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06" w:author="Elias de Moraes Fernandes" w:date="2016-07-07T10:33:00Z">
              <w:rPr>
                <w:sz w:val="24"/>
                <w:lang w:val="pt-BR"/>
              </w:rPr>
            </w:rPrChange>
          </w:rPr>
          <w:t>jogo).</w:t>
        </w:r>
        <w:r w:rsidRPr="00996951">
          <w:rPr>
            <w:rFonts w:ascii="Arial" w:hAnsi="Arial" w:cs="Arial"/>
            <w:sz w:val="24"/>
            <w:lang w:val="pt-BR"/>
            <w:rPrChange w:id="140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08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40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10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Pr="00996951">
          <w:rPr>
            <w:rFonts w:ascii="Arial" w:hAnsi="Arial" w:cs="Arial"/>
            <w:sz w:val="24"/>
            <w:lang w:val="pt-BR"/>
            <w:rPrChange w:id="14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12" w:author="Elias de Moraes Fernandes" w:date="2016-07-07T10:33:00Z">
              <w:rPr>
                <w:sz w:val="24"/>
                <w:lang w:val="pt-BR"/>
              </w:rPr>
            </w:rPrChange>
          </w:rPr>
          <w:t>precisa</w:t>
        </w:r>
        <w:r w:rsidRPr="00996951">
          <w:rPr>
            <w:rFonts w:ascii="Arial" w:hAnsi="Arial" w:cs="Arial"/>
            <w:sz w:val="24"/>
            <w:lang w:val="pt-BR"/>
            <w:rPrChange w:id="141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14" w:author="Elias de Moraes Fernandes" w:date="2016-07-07T10:33:00Z">
              <w:rPr>
                <w:sz w:val="24"/>
                <w:lang w:val="pt-BR"/>
              </w:rPr>
            </w:rPrChange>
          </w:rPr>
          <w:t>se</w:t>
        </w:r>
        <w:r w:rsidRPr="00996951">
          <w:rPr>
            <w:rFonts w:ascii="Arial" w:hAnsi="Arial" w:cs="Arial"/>
            <w:sz w:val="24"/>
            <w:lang w:val="pt-BR"/>
            <w:rPrChange w:id="141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16" w:author="Elias de Moraes Fernandes" w:date="2016-07-07T10:33:00Z">
              <w:rPr>
                <w:sz w:val="24"/>
                <w:lang w:val="pt-BR"/>
              </w:rPr>
            </w:rPrChange>
          </w:rPr>
          <w:t>alimentar</w:t>
        </w:r>
        <w:r w:rsidRPr="00996951">
          <w:rPr>
            <w:rFonts w:ascii="Arial" w:hAnsi="Arial" w:cs="Arial"/>
            <w:sz w:val="24"/>
            <w:lang w:val="pt-BR"/>
            <w:rPrChange w:id="141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18" w:author="Elias de Moraes Fernandes" w:date="2016-07-07T10:33:00Z">
              <w:rPr>
                <w:sz w:val="24"/>
                <w:lang w:val="pt-BR"/>
              </w:rPr>
            </w:rPrChange>
          </w:rPr>
          <w:t>antes</w:t>
        </w:r>
        <w:r w:rsidRPr="00996951">
          <w:rPr>
            <w:rFonts w:ascii="Arial" w:hAnsi="Arial" w:cs="Arial"/>
            <w:sz w:val="24"/>
            <w:lang w:val="pt-BR"/>
            <w:rPrChange w:id="141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20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Pr="00996951">
          <w:rPr>
            <w:rFonts w:ascii="Arial" w:hAnsi="Arial" w:cs="Arial"/>
            <w:sz w:val="24"/>
            <w:lang w:val="pt-BR"/>
            <w:rPrChange w:id="142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22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42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424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425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1426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1427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1428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429" w:author="Elias de Moraes Fernandes" w:date="2016-07-07T10:33:00Z">
              <w:rPr>
                <w:sz w:val="24"/>
                <w:lang w:val="pt-BR"/>
              </w:rPr>
            </w:rPrChange>
          </w:rPr>
          <w:t xml:space="preserve"> o atacar e afast</w:t>
        </w:r>
        <w:r w:rsidRPr="00996951">
          <w:rPr>
            <w:rFonts w:ascii="Arial" w:eastAsia="Calibri" w:hAnsi="Arial" w:cs="Arial"/>
            <w:sz w:val="24"/>
            <w:lang w:val="pt-BR"/>
            <w:rPrChange w:id="1430" w:author="Elias de Moraes Fernandes" w:date="2016-07-07T10:33:00Z">
              <w:rPr>
                <w:sz w:val="24"/>
                <w:lang w:val="pt-BR"/>
              </w:rPr>
            </w:rPrChange>
          </w:rPr>
          <w:t>á-lo</w:t>
        </w:r>
        <w:r w:rsidRPr="00996951">
          <w:rPr>
            <w:rFonts w:ascii="Arial" w:hAnsi="Arial" w:cs="Arial"/>
            <w:sz w:val="24"/>
            <w:lang w:val="pt-BR"/>
            <w:rPrChange w:id="143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32" w:author="Elias de Moraes Fernandes" w:date="2016-07-07T10:33:00Z">
              <w:rPr>
                <w:sz w:val="24"/>
                <w:lang w:val="pt-BR"/>
              </w:rPr>
            </w:rPrChange>
          </w:rPr>
          <w:t>da</w:t>
        </w:r>
        <w:r w:rsidRPr="00996951">
          <w:rPr>
            <w:rFonts w:ascii="Arial" w:hAnsi="Arial" w:cs="Arial"/>
            <w:sz w:val="24"/>
            <w:lang w:val="pt-BR"/>
            <w:rPrChange w:id="143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34" w:author="Elias de Moraes Fernandes" w:date="2016-07-07T10:33:00Z">
              <w:rPr>
                <w:sz w:val="24"/>
                <w:lang w:val="pt-BR"/>
              </w:rPr>
            </w:rPrChange>
          </w:rPr>
          <w:t>comida</w:t>
        </w:r>
        <w:r w:rsidRPr="00996951">
          <w:rPr>
            <w:rFonts w:ascii="Arial" w:hAnsi="Arial" w:cs="Arial"/>
            <w:sz w:val="24"/>
            <w:lang w:val="pt-BR"/>
            <w:rPrChange w:id="143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36" w:author="Elias de Moraes Fernandes" w:date="2016-07-07T10:33:00Z">
              <w:rPr>
                <w:sz w:val="24"/>
                <w:lang w:val="pt-BR"/>
              </w:rPr>
            </w:rPrChange>
          </w:rPr>
          <w:t>ou</w:t>
        </w:r>
        <w:r w:rsidRPr="00996951">
          <w:rPr>
            <w:rFonts w:ascii="Arial" w:hAnsi="Arial" w:cs="Arial"/>
            <w:sz w:val="24"/>
            <w:lang w:val="pt-BR"/>
            <w:rPrChange w:id="143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38" w:author="Elias de Moraes Fernandes" w:date="2016-07-07T10:33:00Z">
              <w:rPr>
                <w:sz w:val="24"/>
                <w:lang w:val="pt-BR"/>
              </w:rPr>
            </w:rPrChange>
          </w:rPr>
          <w:t>eliminá-lo.</w:t>
        </w:r>
        <w:r w:rsidRPr="00996951">
          <w:rPr>
            <w:rFonts w:ascii="Arial" w:hAnsi="Arial" w:cs="Arial"/>
            <w:sz w:val="24"/>
            <w:lang w:val="pt-BR"/>
            <w:rPrChange w:id="143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40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44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42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Pr="00996951">
          <w:rPr>
            <w:rFonts w:ascii="Arial" w:hAnsi="Arial" w:cs="Arial"/>
            <w:sz w:val="24"/>
            <w:lang w:val="pt-BR"/>
            <w:rPrChange w:id="144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44" w:author="Elias de Moraes Fernandes" w:date="2016-07-07T10:33:00Z">
              <w:rPr>
                <w:sz w:val="24"/>
                <w:lang w:val="pt-BR"/>
              </w:rPr>
            </w:rPrChange>
          </w:rPr>
          <w:t>precisa</w:t>
        </w:r>
        <w:r w:rsidRPr="00996951">
          <w:rPr>
            <w:rFonts w:ascii="Arial" w:hAnsi="Arial" w:cs="Arial"/>
            <w:sz w:val="24"/>
            <w:lang w:val="pt-BR"/>
            <w:rPrChange w:id="144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46" w:author="Elias de Moraes Fernandes" w:date="2016-07-07T10:33:00Z">
              <w:rPr>
                <w:sz w:val="24"/>
                <w:lang w:val="pt-BR"/>
              </w:rPr>
            </w:rPrChange>
          </w:rPr>
          <w:t>atingir</w:t>
        </w:r>
        <w:r w:rsidRPr="00996951">
          <w:rPr>
            <w:rFonts w:ascii="Arial" w:hAnsi="Arial" w:cs="Arial"/>
            <w:sz w:val="24"/>
            <w:lang w:val="pt-BR"/>
            <w:rPrChange w:id="144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48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44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50" w:author="Elias de Moraes Fernandes" w:date="2016-07-07T10:33:00Z">
              <w:rPr>
                <w:sz w:val="24"/>
                <w:lang w:val="pt-BR"/>
              </w:rPr>
            </w:rPrChange>
          </w:rPr>
          <w:t>pontuação</w:t>
        </w:r>
        <w:r w:rsidRPr="00996951">
          <w:rPr>
            <w:rFonts w:ascii="Arial" w:hAnsi="Arial" w:cs="Arial"/>
            <w:sz w:val="24"/>
            <w:lang w:val="pt-BR"/>
            <w:rPrChange w:id="1451" w:author="Elias de Moraes Fernandes" w:date="2016-07-07T10:33:00Z">
              <w:rPr>
                <w:sz w:val="24"/>
                <w:lang w:val="pt-BR"/>
              </w:rPr>
            </w:rPrChange>
          </w:rPr>
          <w:t xml:space="preserve"> especificada.</w:t>
        </w:r>
      </w:ins>
    </w:p>
    <w:p w14:paraId="56A40043" w14:textId="77777777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452" w:author="Elias De Moraes Fernandes" w:date="2016-03-16T11:06:00Z"/>
          <w:rFonts w:ascii="Arial" w:hAnsi="Arial" w:cs="Arial"/>
          <w:sz w:val="24"/>
          <w:lang w:val="pt-BR"/>
          <w:rPrChange w:id="1453" w:author="Elias de Moraes Fernandes" w:date="2016-07-07T10:33:00Z">
            <w:rPr>
              <w:ins w:id="1454" w:author="Elias De Moraes Fernandes" w:date="2016-03-16T11:06:00Z"/>
              <w:sz w:val="24"/>
              <w:lang w:val="pt-BR"/>
            </w:rPr>
          </w:rPrChange>
        </w:rPr>
        <w:pPrChange w:id="1455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456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457" w:author="Elias de Moraes Fernandes" w:date="2016-07-07T10:33:00Z">
              <w:rPr>
                <w:sz w:val="24"/>
                <w:lang w:val="pt-BR"/>
              </w:rPr>
            </w:rPrChange>
          </w:rPr>
          <w:t>Na segunda fase, s</w:t>
        </w:r>
        <w:r w:rsidRPr="00996951">
          <w:rPr>
            <w:rFonts w:ascii="Arial" w:eastAsia="Calibri" w:hAnsi="Arial" w:cs="Arial"/>
            <w:sz w:val="24"/>
            <w:lang w:val="pt-BR"/>
            <w:rPrChange w:id="1458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145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60" w:author="Elias de Moraes Fernandes" w:date="2016-07-07T10:33:00Z">
              <w:rPr>
                <w:sz w:val="24"/>
                <w:lang w:val="pt-BR"/>
              </w:rPr>
            </w:rPrChange>
          </w:rPr>
          <w:t>jogados</w:t>
        </w:r>
        <w:r w:rsidRPr="00996951">
          <w:rPr>
            <w:rFonts w:ascii="Arial" w:hAnsi="Arial" w:cs="Arial"/>
            <w:sz w:val="24"/>
            <w:lang w:val="pt-BR"/>
            <w:rPrChange w:id="146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62" w:author="Elias de Moraes Fernandes" w:date="2016-07-07T10:33:00Z">
              <w:rPr>
                <w:sz w:val="24"/>
                <w:lang w:val="pt-BR"/>
              </w:rPr>
            </w:rPrChange>
          </w:rPr>
          <w:t>alimentos</w:t>
        </w:r>
        <w:r w:rsidRPr="00996951">
          <w:rPr>
            <w:rFonts w:ascii="Arial" w:hAnsi="Arial" w:cs="Arial"/>
            <w:sz w:val="24"/>
            <w:lang w:val="pt-BR"/>
            <w:rPrChange w:id="146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64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Pr="00996951">
          <w:rPr>
            <w:rFonts w:ascii="Arial" w:hAnsi="Arial" w:cs="Arial"/>
            <w:sz w:val="24"/>
            <w:lang w:val="pt-BR"/>
            <w:rPrChange w:id="146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66" w:author="Elias de Moraes Fernandes" w:date="2016-07-07T10:33:00Z">
              <w:rPr>
                <w:sz w:val="24"/>
                <w:lang w:val="pt-BR"/>
              </w:rPr>
            </w:rPrChange>
          </w:rPr>
          <w:t>pode</w:t>
        </w:r>
        <w:r w:rsidRPr="00996951">
          <w:rPr>
            <w:rFonts w:ascii="Arial" w:hAnsi="Arial" w:cs="Arial"/>
            <w:sz w:val="24"/>
            <w:lang w:val="pt-BR"/>
            <w:rPrChange w:id="146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68" w:author="Elias de Moraes Fernandes" w:date="2016-07-07T10:33:00Z">
              <w:rPr>
                <w:sz w:val="24"/>
                <w:lang w:val="pt-BR"/>
              </w:rPr>
            </w:rPrChange>
          </w:rPr>
          <w:t>e</w:t>
        </w:r>
        <w:r w:rsidRPr="00996951">
          <w:rPr>
            <w:rFonts w:ascii="Arial" w:hAnsi="Arial" w:cs="Arial"/>
            <w:sz w:val="24"/>
            <w:lang w:val="pt-BR"/>
            <w:rPrChange w:id="146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70" w:author="Elias de Moraes Fernandes" w:date="2016-07-07T10:33:00Z">
              <w:rPr>
                <w:sz w:val="24"/>
                <w:lang w:val="pt-BR"/>
              </w:rPr>
            </w:rPrChange>
          </w:rPr>
          <w:t>não</w:t>
        </w:r>
        <w:r w:rsidRPr="00996951">
          <w:rPr>
            <w:rFonts w:ascii="Arial" w:hAnsi="Arial" w:cs="Arial"/>
            <w:sz w:val="24"/>
            <w:lang w:val="pt-BR"/>
            <w:rPrChange w:id="147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72" w:author="Elias de Moraes Fernandes" w:date="2016-07-07T10:33:00Z">
              <w:rPr>
                <w:sz w:val="24"/>
                <w:lang w:val="pt-BR"/>
              </w:rPr>
            </w:rPrChange>
          </w:rPr>
          <w:t>pode</w:t>
        </w:r>
        <w:r w:rsidRPr="00996951">
          <w:rPr>
            <w:rFonts w:ascii="Arial" w:hAnsi="Arial" w:cs="Arial"/>
            <w:sz w:val="24"/>
            <w:lang w:val="pt-BR"/>
            <w:rPrChange w:id="147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74" w:author="Elias de Moraes Fernandes" w:date="2016-07-07T10:33:00Z">
              <w:rPr>
                <w:sz w:val="24"/>
                <w:lang w:val="pt-BR"/>
              </w:rPr>
            </w:rPrChange>
          </w:rPr>
          <w:t>comer,</w:t>
        </w:r>
        <w:r w:rsidRPr="00996951">
          <w:rPr>
            <w:rFonts w:ascii="Arial" w:hAnsi="Arial" w:cs="Arial"/>
            <w:sz w:val="24"/>
            <w:lang w:val="pt-BR"/>
            <w:rPrChange w:id="147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76" w:author="Elias de Moraes Fernandes" w:date="2016-07-07T10:33:00Z">
              <w:rPr>
                <w:sz w:val="24"/>
                <w:lang w:val="pt-BR"/>
              </w:rPr>
            </w:rPrChange>
          </w:rPr>
          <w:t>fazendo</w:t>
        </w:r>
        <w:r w:rsidRPr="00996951">
          <w:rPr>
            <w:rFonts w:ascii="Arial" w:hAnsi="Arial" w:cs="Arial"/>
            <w:sz w:val="24"/>
            <w:lang w:val="pt-BR"/>
            <w:rPrChange w:id="147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78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47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80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Pr="00996951">
          <w:rPr>
            <w:rFonts w:ascii="Arial" w:hAnsi="Arial" w:cs="Arial"/>
            <w:sz w:val="24"/>
            <w:lang w:val="pt-BR"/>
            <w:rPrChange w:id="148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82" w:author="Elias de Moraes Fernandes" w:date="2016-07-07T10:33:00Z">
              <w:rPr>
                <w:sz w:val="24"/>
                <w:lang w:val="pt-BR"/>
              </w:rPr>
            </w:rPrChange>
          </w:rPr>
          <w:t>decidir</w:t>
        </w:r>
        <w:r w:rsidRPr="00996951">
          <w:rPr>
            <w:rFonts w:ascii="Arial" w:hAnsi="Arial" w:cs="Arial"/>
            <w:sz w:val="24"/>
            <w:lang w:val="pt-BR"/>
            <w:rPrChange w:id="148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84" w:author="Elias de Moraes Fernandes" w:date="2016-07-07T10:33:00Z">
              <w:rPr>
                <w:sz w:val="24"/>
                <w:lang w:val="pt-BR"/>
              </w:rPr>
            </w:rPrChange>
          </w:rPr>
          <w:t>qual</w:t>
        </w:r>
        <w:r w:rsidRPr="00996951">
          <w:rPr>
            <w:rFonts w:ascii="Arial" w:hAnsi="Arial" w:cs="Arial"/>
            <w:sz w:val="24"/>
            <w:lang w:val="pt-BR"/>
            <w:rPrChange w:id="148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86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lang w:val="pt-BR"/>
            <w:rPrChange w:id="148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88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48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90" w:author="Elias de Moraes Fernandes" w:date="2016-07-07T10:33:00Z">
              <w:rPr>
                <w:sz w:val="24"/>
                <w:lang w:val="pt-BR"/>
              </w:rPr>
            </w:rPrChange>
          </w:rPr>
          <w:t>correto.</w:t>
        </w:r>
        <w:r w:rsidRPr="00996951">
          <w:rPr>
            <w:rFonts w:ascii="Arial" w:hAnsi="Arial" w:cs="Arial"/>
            <w:sz w:val="24"/>
            <w:lang w:val="pt-BR"/>
            <w:rPrChange w:id="149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92" w:author="Elias de Moraes Fernandes" w:date="2016-07-07T10:33:00Z">
              <w:rPr>
                <w:sz w:val="24"/>
                <w:lang w:val="pt-BR"/>
              </w:rPr>
            </w:rPrChange>
          </w:rPr>
          <w:t>Novamente,</w:t>
        </w:r>
        <w:r w:rsidRPr="00996951">
          <w:rPr>
            <w:rFonts w:ascii="Arial" w:hAnsi="Arial" w:cs="Arial"/>
            <w:sz w:val="24"/>
            <w:lang w:val="pt-BR"/>
            <w:rPrChange w:id="149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94" w:author="Elias de Moraes Fernandes" w:date="2016-07-07T10:33:00Z">
              <w:rPr>
                <w:sz w:val="24"/>
                <w:lang w:val="pt-BR"/>
              </w:rPr>
            </w:rPrChange>
          </w:rPr>
          <w:t>precisa</w:t>
        </w:r>
        <w:r w:rsidRPr="00996951">
          <w:rPr>
            <w:rFonts w:ascii="Arial" w:hAnsi="Arial" w:cs="Arial"/>
            <w:sz w:val="24"/>
            <w:lang w:val="pt-BR"/>
            <w:rPrChange w:id="149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96" w:author="Elias de Moraes Fernandes" w:date="2016-07-07T10:33:00Z">
              <w:rPr>
                <w:sz w:val="24"/>
                <w:lang w:val="pt-BR"/>
              </w:rPr>
            </w:rPrChange>
          </w:rPr>
          <w:t>da</w:t>
        </w:r>
        <w:r w:rsidRPr="00996951">
          <w:rPr>
            <w:rFonts w:ascii="Arial" w:hAnsi="Arial" w:cs="Arial"/>
            <w:sz w:val="24"/>
            <w:lang w:val="pt-BR"/>
            <w:rPrChange w:id="149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498" w:author="Elias de Moraes Fernandes" w:date="2016-07-07T10:33:00Z">
              <w:rPr>
                <w:sz w:val="24"/>
                <w:lang w:val="pt-BR"/>
              </w:rPr>
            </w:rPrChange>
          </w:rPr>
          <w:t>pontuação</w:t>
        </w:r>
        <w:r w:rsidRPr="00996951">
          <w:rPr>
            <w:rFonts w:ascii="Arial" w:hAnsi="Arial" w:cs="Arial"/>
            <w:sz w:val="24"/>
            <w:lang w:val="pt-BR"/>
            <w:rPrChange w:id="14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00" w:author="Elias de Moraes Fernandes" w:date="2016-07-07T10:33:00Z">
              <w:rPr>
                <w:sz w:val="24"/>
                <w:lang w:val="pt-BR"/>
              </w:rPr>
            </w:rPrChange>
          </w:rPr>
          <w:t>mínima</w:t>
        </w:r>
        <w:r w:rsidRPr="00996951">
          <w:rPr>
            <w:rFonts w:ascii="Arial" w:hAnsi="Arial" w:cs="Arial"/>
            <w:sz w:val="24"/>
            <w:lang w:val="pt-BR"/>
            <w:rPrChange w:id="150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02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150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04" w:author="Elias de Moraes Fernandes" w:date="2016-07-07T10:33:00Z">
              <w:rPr>
                <w:sz w:val="24"/>
                <w:lang w:val="pt-BR"/>
              </w:rPr>
            </w:rPrChange>
          </w:rPr>
          <w:t>avançar.</w:t>
        </w:r>
        <w:r w:rsidRPr="00996951">
          <w:rPr>
            <w:rFonts w:ascii="Arial" w:hAnsi="Arial" w:cs="Arial"/>
            <w:sz w:val="24"/>
            <w:lang w:val="pt-BR"/>
            <w:rPrChange w:id="15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</w:p>
    <w:p w14:paraId="6CAAF423" w14:textId="2CCAA823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506" w:author="Elias De Moraes Fernandes" w:date="2016-03-16T11:06:00Z"/>
          <w:rFonts w:ascii="Arial" w:hAnsi="Arial" w:cs="Arial"/>
          <w:sz w:val="24"/>
          <w:lang w:val="pt-BR"/>
          <w:rPrChange w:id="1507" w:author="Elias de Moraes Fernandes" w:date="2016-07-07T10:33:00Z">
            <w:rPr>
              <w:ins w:id="1508" w:author="Elias De Moraes Fernandes" w:date="2016-03-16T11:06:00Z"/>
              <w:sz w:val="24"/>
              <w:lang w:val="pt-BR"/>
            </w:rPr>
          </w:rPrChange>
        </w:rPr>
        <w:pPrChange w:id="1509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510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11" w:author="Elias de Moraes Fernandes" w:date="2016-07-07T10:33:00Z">
              <w:rPr>
                <w:sz w:val="24"/>
                <w:lang w:val="pt-BR"/>
              </w:rPr>
            </w:rPrChange>
          </w:rPr>
          <w:t xml:space="preserve">Da terceira fase </w:t>
        </w:r>
        <w:r w:rsidRPr="00996951">
          <w:rPr>
            <w:rFonts w:ascii="Arial" w:eastAsia="Calibri" w:hAnsi="Arial" w:cs="Arial"/>
            <w:sz w:val="24"/>
            <w:lang w:val="pt-BR"/>
            <w:rPrChange w:id="1512" w:author="Elias de Moraes Fernandes" w:date="2016-07-07T10:33:00Z">
              <w:rPr>
                <w:sz w:val="24"/>
                <w:lang w:val="pt-BR"/>
              </w:rPr>
            </w:rPrChange>
          </w:rPr>
          <w:t>à</w:t>
        </w:r>
        <w:r w:rsidRPr="00996951">
          <w:rPr>
            <w:rFonts w:ascii="Arial" w:hAnsi="Arial" w:cs="Arial"/>
            <w:sz w:val="24"/>
            <w:lang w:val="pt-BR"/>
            <w:rPrChange w:id="151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14" w:author="Elias de Moraes Fernandes" w:date="2016-07-07T10:33:00Z">
              <w:rPr>
                <w:sz w:val="24"/>
                <w:lang w:val="pt-BR"/>
              </w:rPr>
            </w:rPrChange>
          </w:rPr>
          <w:t>quinta</w:t>
        </w:r>
        <w:r w:rsidRPr="00996951">
          <w:rPr>
            <w:rFonts w:ascii="Arial" w:hAnsi="Arial" w:cs="Arial"/>
            <w:sz w:val="24"/>
            <w:lang w:val="pt-BR"/>
            <w:rPrChange w:id="151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16" w:author="Elias de Moraes Fernandes" w:date="2016-07-07T10:33:00Z">
              <w:rPr>
                <w:sz w:val="24"/>
                <w:lang w:val="pt-BR"/>
              </w:rPr>
            </w:rPrChange>
          </w:rPr>
          <w:t>fase,</w:t>
        </w:r>
        <w:r w:rsidRPr="00996951">
          <w:rPr>
            <w:rFonts w:ascii="Arial" w:hAnsi="Arial" w:cs="Arial"/>
            <w:sz w:val="24"/>
            <w:lang w:val="pt-BR"/>
            <w:rPrChange w:id="151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18" w:author="Elias de Moraes Fernandes" w:date="2016-07-07T10:33:00Z">
              <w:rPr>
                <w:sz w:val="24"/>
                <w:lang w:val="pt-BR"/>
              </w:rPr>
            </w:rPrChange>
          </w:rPr>
          <w:t>começa</w:t>
        </w:r>
        <w:r w:rsidRPr="00996951">
          <w:rPr>
            <w:rFonts w:ascii="Arial" w:hAnsi="Arial" w:cs="Arial"/>
            <w:sz w:val="24"/>
            <w:lang w:val="pt-BR"/>
            <w:rPrChange w:id="151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20" w:author="Elias de Moraes Fernandes" w:date="2016-07-07T10:33:00Z">
              <w:rPr>
                <w:sz w:val="24"/>
                <w:lang w:val="pt-BR"/>
              </w:rPr>
            </w:rPrChange>
          </w:rPr>
          <w:t>os</w:t>
        </w:r>
        <w:r w:rsidRPr="00996951">
          <w:rPr>
            <w:rFonts w:ascii="Arial" w:hAnsi="Arial" w:cs="Arial"/>
            <w:sz w:val="24"/>
            <w:lang w:val="pt-BR"/>
            <w:rPrChange w:id="152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522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523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1524" w:author="Elias De Moraes Fernandes" w:date="2016-07-06T16:09:00Z">
          <w:r w:rsidRPr="00996951" w:rsidDel="005C6DE9">
            <w:rPr>
              <w:rFonts w:ascii="Arial" w:hAnsi="Arial" w:cs="Arial"/>
              <w:sz w:val="24"/>
              <w:lang w:val="pt-BR"/>
              <w:rPrChange w:id="1525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1526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1527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ins w:id="1528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29" w:author="Elias de Moraes Fernandes" w:date="2016-07-07T10:33:00Z">
              <w:rPr>
                <w:sz w:val="24"/>
                <w:lang w:val="pt-BR"/>
              </w:rPr>
            </w:rPrChange>
          </w:rPr>
          <w:t>. O personagem precisa se alimentar e proteger sua vida e o minhoc</w:t>
        </w:r>
        <w:r w:rsidRPr="00996951">
          <w:rPr>
            <w:rFonts w:ascii="Arial" w:eastAsia="Calibri" w:hAnsi="Arial" w:cs="Arial"/>
            <w:sz w:val="24"/>
            <w:lang w:val="pt-BR"/>
            <w:rPrChange w:id="1530" w:author="Elias de Moraes Fernandes" w:date="2016-07-07T10:33:00Z">
              <w:rPr>
                <w:sz w:val="24"/>
                <w:lang w:val="pt-BR"/>
              </w:rPr>
            </w:rPrChange>
          </w:rPr>
          <w:t>ário.</w:t>
        </w:r>
        <w:r w:rsidRPr="00996951">
          <w:rPr>
            <w:rFonts w:ascii="Arial" w:hAnsi="Arial" w:cs="Arial"/>
            <w:sz w:val="24"/>
            <w:lang w:val="pt-BR"/>
            <w:rPrChange w:id="153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32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53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534" w:author="Elias De Moraes Fernandes" w:date="2016-07-06T09:35:00Z">
          <w:r w:rsidRPr="00996951" w:rsidDel="00375A11">
            <w:rPr>
              <w:rFonts w:ascii="Arial" w:hAnsi="Arial" w:cs="Arial"/>
              <w:sz w:val="24"/>
              <w:lang w:val="pt-BR"/>
              <w:rPrChange w:id="1535" w:author="Elias de Moraes Fernandes" w:date="2016-07-07T10:33:00Z">
                <w:rPr>
                  <w:sz w:val="24"/>
                  <w:lang w:val="pt-BR"/>
                </w:rPr>
              </w:rPrChange>
            </w:rPr>
            <w:delText>prof</w:delText>
          </w:r>
          <w:r w:rsidRPr="00996951" w:rsidDel="00375A11">
            <w:rPr>
              <w:rFonts w:ascii="Arial" w:eastAsia="Calibri" w:hAnsi="Arial" w:cs="Arial"/>
              <w:sz w:val="24"/>
              <w:lang w:val="pt-BR"/>
              <w:rPrChange w:id="1536" w:author="Elias de Moraes Fernandes" w:date="2016-07-07T10:33:00Z">
                <w:rPr>
                  <w:sz w:val="24"/>
                  <w:lang w:val="pt-BR"/>
                </w:rPr>
              </w:rPrChange>
            </w:rPr>
            <w:delText>ª</w:delText>
          </w:r>
        </w:del>
      </w:ins>
      <w:ins w:id="1537" w:author="Elias De Moraes Fernandes" w:date="2016-07-06T09:35:00Z">
        <w:r w:rsidR="00375A11" w:rsidRPr="00996951">
          <w:rPr>
            <w:rFonts w:ascii="Arial" w:hAnsi="Arial" w:cs="Arial"/>
            <w:sz w:val="24"/>
            <w:lang w:val="pt-BR"/>
            <w:rPrChange w:id="1538" w:author="Elias de Moraes Fernandes" w:date="2016-07-07T10:33:00Z">
              <w:rPr>
                <w:sz w:val="24"/>
                <w:lang w:val="pt-BR"/>
              </w:rPr>
            </w:rPrChange>
          </w:rPr>
          <w:t>prof.</w:t>
        </w:r>
        <w:r w:rsidR="00375A11" w:rsidRPr="00996951">
          <w:rPr>
            <w:rFonts w:ascii="Arial" w:eastAsia="Calibri" w:hAnsi="Arial" w:cs="Arial"/>
            <w:sz w:val="24"/>
            <w:lang w:val="pt-BR"/>
            <w:rPrChange w:id="1539" w:author="Elias de Moraes Fernandes" w:date="2016-07-07T10:33:00Z">
              <w:rPr>
                <w:sz w:val="24"/>
                <w:lang w:val="pt-BR"/>
              </w:rPr>
            </w:rPrChange>
          </w:rPr>
          <w:t>ª</w:t>
        </w:r>
      </w:ins>
      <w:ins w:id="1540" w:author="Elias De Moraes Fernandes" w:date="2016-03-16T11:06:00Z">
        <w:del w:id="1541" w:author="Elias de Moraes Fernandes" w:date="2016-07-07T10:36:00Z">
          <w:r w:rsidRPr="00996951" w:rsidDel="00C26C86">
            <w:rPr>
              <w:rFonts w:ascii="Arial" w:hAnsi="Arial" w:cs="Arial"/>
              <w:sz w:val="24"/>
              <w:lang w:val="pt-BR"/>
              <w:rPrChange w:id="1542" w:author="Elias de Moraes Fernandes" w:date="2016-07-07T10:33:00Z">
                <w:rPr>
                  <w:sz w:val="24"/>
                  <w:lang w:val="pt-BR"/>
                </w:rPr>
              </w:rPrChange>
            </w:rPr>
            <w:delText>.</w:delText>
          </w:r>
        </w:del>
        <w:r w:rsidRPr="00996951">
          <w:rPr>
            <w:rFonts w:ascii="Arial" w:hAnsi="Arial" w:cs="Arial"/>
            <w:sz w:val="24"/>
            <w:lang w:val="pt-BR"/>
            <w:rPrChange w:id="1543" w:author="Elias de Moraes Fernandes" w:date="2016-07-07T10:33:00Z">
              <w:rPr>
                <w:sz w:val="24"/>
                <w:lang w:val="pt-BR"/>
              </w:rPr>
            </w:rPrChange>
          </w:rPr>
          <w:t xml:space="preserve"> Ana deposita alimentos na caixa. A partir da segunda fase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544" w:author="Elias de Moraes Fernandes" w:date="2016-07-07T10:33:00Z">
              <w:rPr>
                <w:sz w:val="24"/>
                <w:lang w:val="pt-BR"/>
              </w:rPr>
            </w:rPrChange>
          </w:rPr>
          <w:t xml:space="preserve">, as Bombas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545" w:author="Elias de Moraes Fernandes" w:date="2016-07-07T10:33:00Z">
              <w:rPr>
                <w:sz w:val="24"/>
                <w:lang w:val="pt-BR"/>
              </w:rPr>
            </w:rPrChange>
          </w:rPr>
          <w:t>Ácidas</w:t>
        </w:r>
        <w:r w:rsidRPr="00996951">
          <w:rPr>
            <w:rFonts w:ascii="Arial" w:hAnsi="Arial" w:cs="Arial"/>
            <w:sz w:val="24"/>
            <w:lang w:val="pt-BR"/>
            <w:rPrChange w:id="1546" w:author="Elias de Moraes Fernandes" w:date="2016-07-07T10:33:00Z">
              <w:rPr>
                <w:sz w:val="24"/>
                <w:lang w:val="pt-BR"/>
              </w:rPr>
            </w:rPrChange>
          </w:rPr>
          <w:t xml:space="preserve"> apresentam perigo ao </w:t>
        </w:r>
        <w:del w:id="1547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548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1549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1550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1551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52" w:author="Elias de Moraes Fernandes" w:date="2016-07-07T10:33:00Z">
              <w:rPr>
                <w:sz w:val="24"/>
                <w:lang w:val="pt-BR"/>
              </w:rPr>
            </w:rPrChange>
          </w:rPr>
          <w:t xml:space="preserve"> que podem ser </w:t>
        </w:r>
        <w:del w:id="1553" w:author="Elias De Moraes Fernandes" w:date="2016-07-06T09:35:00Z">
          <w:r w:rsidRPr="00996951" w:rsidDel="00375A11">
            <w:rPr>
              <w:rFonts w:ascii="Arial" w:hAnsi="Arial" w:cs="Arial"/>
              <w:sz w:val="24"/>
              <w:lang w:val="pt-BR"/>
              <w:rPrChange w:id="1554" w:author="Elias de Moraes Fernandes" w:date="2016-07-07T10:33:00Z">
                <w:rPr>
                  <w:sz w:val="24"/>
                  <w:lang w:val="pt-BR"/>
                </w:rPr>
              </w:rPrChange>
            </w:rPr>
            <w:delText>arremassadas</w:delText>
          </w:r>
        </w:del>
      </w:ins>
      <w:ins w:id="1555" w:author="Elias De Moraes Fernandes" w:date="2016-07-06T09:35:00Z">
        <w:r w:rsidR="00375A11" w:rsidRPr="00996951">
          <w:rPr>
            <w:rFonts w:ascii="Arial" w:hAnsi="Arial" w:cs="Arial"/>
            <w:sz w:val="24"/>
            <w:lang w:val="pt-BR"/>
            <w:rPrChange w:id="1556" w:author="Elias de Moraes Fernandes" w:date="2016-07-07T10:33:00Z">
              <w:rPr>
                <w:sz w:val="24"/>
                <w:lang w:val="pt-BR"/>
              </w:rPr>
            </w:rPrChange>
          </w:rPr>
          <w:t>arremessadas</w:t>
        </w:r>
      </w:ins>
      <w:ins w:id="1557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58" w:author="Elias de Moraes Fernandes" w:date="2016-07-07T10:33:00Z">
              <w:rPr>
                <w:sz w:val="24"/>
                <w:lang w:val="pt-BR"/>
              </w:rPr>
            </w:rPrChange>
          </w:rPr>
          <w:t xml:space="preserve">, caso o jogador tenha adquirido. Outro perigo </w:t>
        </w:r>
        <w:r w:rsidRPr="00996951">
          <w:rPr>
            <w:rFonts w:ascii="Arial" w:eastAsia="Calibri" w:hAnsi="Arial" w:cs="Arial"/>
            <w:sz w:val="24"/>
            <w:lang w:val="pt-BR"/>
            <w:rPrChange w:id="1559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lang w:val="pt-BR"/>
            <w:rPrChange w:id="156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61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56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63" w:author="Elias de Moraes Fernandes" w:date="2016-07-07T10:33:00Z">
              <w:rPr>
                <w:sz w:val="24"/>
                <w:lang w:val="pt-BR"/>
              </w:rPr>
            </w:rPrChange>
          </w:rPr>
          <w:t>ataque</w:t>
        </w:r>
        <w:r w:rsidRPr="00996951">
          <w:rPr>
            <w:rFonts w:ascii="Arial" w:hAnsi="Arial" w:cs="Arial"/>
            <w:sz w:val="24"/>
            <w:lang w:val="pt-BR"/>
            <w:rPrChange w:id="156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65" w:author="Elias de Moraes Fernandes" w:date="2016-07-07T10:33:00Z">
              <w:rPr>
                <w:sz w:val="24"/>
                <w:lang w:val="pt-BR"/>
              </w:rPr>
            </w:rPrChange>
          </w:rPr>
          <w:t>dos</w:t>
        </w:r>
        <w:r w:rsidRPr="00996951">
          <w:rPr>
            <w:rFonts w:ascii="Arial" w:hAnsi="Arial" w:cs="Arial"/>
            <w:sz w:val="24"/>
            <w:lang w:val="pt-BR"/>
            <w:rPrChange w:id="156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567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568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1569" w:author="Elias De Moraes Fernandes" w:date="2016-07-06T16:09:00Z">
          <w:r w:rsidRPr="00996951" w:rsidDel="005C6DE9">
            <w:rPr>
              <w:rFonts w:ascii="Arial" w:hAnsi="Arial" w:cs="Arial"/>
              <w:sz w:val="24"/>
              <w:lang w:val="pt-BR"/>
              <w:rPrChange w:id="1570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1571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1572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ins w:id="1573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74" w:author="Elias de Moraes Fernandes" w:date="2016-07-07T10:33:00Z">
              <w:rPr>
                <w:sz w:val="24"/>
                <w:lang w:val="pt-BR"/>
              </w:rPr>
            </w:rPrChange>
          </w:rPr>
          <w:t xml:space="preserve">. Os ataques entendem-se pelo fato do </w:t>
        </w:r>
        <w:del w:id="1575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576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1577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1578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1579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580" w:author="Elias de Moraes Fernandes" w:date="2016-07-07T10:33:00Z">
              <w:rPr>
                <w:sz w:val="24"/>
                <w:lang w:val="pt-BR"/>
              </w:rPr>
            </w:rPrChange>
          </w:rPr>
          <w:t xml:space="preserve"> tocar no personagem. Cada toque, o personagem perde energia. 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581" w:author="Elias de Moraes Fernandes" w:date="2016-07-07T10:33:00Z">
              <w:rPr>
                <w:sz w:val="24"/>
                <w:lang w:val="pt-BR"/>
              </w:rPr>
            </w:rPrChange>
          </w:rPr>
          <w:t xml:space="preserve">Para repulsar os </w:t>
        </w:r>
        <w:del w:id="1582" w:author="Elias De Moraes Fernandes" w:date="2016-07-06T16:08:00Z">
          <w:r w:rsidRPr="00996951" w:rsidDel="005C6DE9">
            <w:rPr>
              <w:rFonts w:ascii="Arial" w:hAnsi="Arial" w:cs="Arial"/>
              <w:sz w:val="24"/>
              <w:highlight w:val="yellow"/>
              <w:lang w:val="pt-BR"/>
              <w:rPrChange w:id="1583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1584" w:author="Elias De Moraes Fernandes" w:date="2016-07-06T16:09:00Z">
          <w:r w:rsidRPr="00996951" w:rsidDel="005C6DE9">
            <w:rPr>
              <w:rFonts w:ascii="Arial" w:hAnsi="Arial" w:cs="Arial"/>
              <w:sz w:val="24"/>
              <w:highlight w:val="yellow"/>
              <w:lang w:val="pt-BR"/>
              <w:rPrChange w:id="1585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1586" w:author="Elias De Moraes Fernandes" w:date="2016-07-06T16:09:00Z">
        <w:r w:rsidR="005C6DE9" w:rsidRPr="00996951">
          <w:rPr>
            <w:rFonts w:ascii="Arial" w:hAnsi="Arial" w:cs="Arial"/>
            <w:sz w:val="24"/>
            <w:highlight w:val="yellow"/>
            <w:lang w:val="pt-BR"/>
            <w:rPrChange w:id="1587" w:author="Elias de Moraes Fernandes" w:date="2016-07-07T10:33:00Z">
              <w:rPr>
                <w:sz w:val="24"/>
                <w:highlight w:val="yellow"/>
                <w:lang w:val="pt-BR"/>
              </w:rPr>
            </w:rPrChange>
          </w:rPr>
          <w:t>Predadores</w:t>
        </w:r>
      </w:ins>
      <w:ins w:id="1588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589" w:author="Elias de Moraes Fernandes" w:date="2016-07-07T10:33:00Z">
              <w:rPr>
                <w:sz w:val="24"/>
                <w:lang w:val="pt-BR"/>
              </w:rPr>
            </w:rPrChange>
          </w:rPr>
          <w:t>, precisa tocar segui</w:t>
        </w:r>
      </w:ins>
      <w:ins w:id="1590" w:author="Elias De Moraes Fernandes" w:date="2016-03-16T11:07:00Z">
        <w:r w:rsidR="005E1E81" w:rsidRPr="00996951">
          <w:rPr>
            <w:rFonts w:ascii="Arial" w:hAnsi="Arial" w:cs="Arial"/>
            <w:sz w:val="24"/>
            <w:highlight w:val="yellow"/>
            <w:lang w:val="pt-BR"/>
            <w:rPrChange w:id="1591" w:author="Elias de Moraes Fernandes" w:date="2016-07-07T10:33:00Z">
              <w:rPr>
                <w:sz w:val="24"/>
                <w:lang w:val="pt-BR"/>
              </w:rPr>
            </w:rPrChange>
          </w:rPr>
          <w:t>da</w:t>
        </w:r>
      </w:ins>
      <w:ins w:id="1592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593" w:author="Elias de Moraes Fernandes" w:date="2016-07-07T10:33:00Z">
              <w:rPr>
                <w:sz w:val="24"/>
                <w:lang w:val="pt-BR"/>
              </w:rPr>
            </w:rPrChange>
          </w:rPr>
          <w:t>mente para afast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594" w:author="Elias de Moraes Fernandes" w:date="2016-07-07T10:33:00Z">
              <w:rPr>
                <w:sz w:val="24"/>
                <w:lang w:val="pt-BR"/>
              </w:rPr>
            </w:rPrChange>
          </w:rPr>
          <w:t>á-los</w:t>
        </w:r>
        <w:r w:rsidRPr="00996951">
          <w:rPr>
            <w:rFonts w:ascii="Arial" w:hAnsi="Arial" w:cs="Arial"/>
            <w:sz w:val="24"/>
            <w:lang w:val="pt-BR"/>
            <w:rPrChange w:id="1595" w:author="Elias de Moraes Fernandes" w:date="2016-07-07T10:33:00Z">
              <w:rPr>
                <w:sz w:val="24"/>
                <w:lang w:val="pt-BR"/>
              </w:rPr>
            </w:rPrChange>
          </w:rPr>
          <w:t xml:space="preserve">. </w:t>
        </w:r>
        <w:r w:rsidRPr="00996951">
          <w:rPr>
            <w:rFonts w:ascii="Arial" w:eastAsia="Calibri" w:hAnsi="Arial" w:cs="Arial"/>
            <w:sz w:val="24"/>
            <w:lang w:val="pt-BR"/>
            <w:rPrChange w:id="1596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lang w:val="pt-BR"/>
            <w:rPrChange w:id="159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598" w:author="Elias de Moraes Fernandes" w:date="2016-07-07T10:33:00Z">
              <w:rPr>
                <w:sz w:val="24"/>
                <w:lang w:val="pt-BR"/>
              </w:rPr>
            </w:rPrChange>
          </w:rPr>
          <w:t>preciso</w:t>
        </w:r>
        <w:r w:rsidRPr="00996951">
          <w:rPr>
            <w:rFonts w:ascii="Arial" w:hAnsi="Arial" w:cs="Arial"/>
            <w:sz w:val="24"/>
            <w:lang w:val="pt-BR"/>
            <w:rPrChange w:id="15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00" w:author="Elias de Moraes Fernandes" w:date="2016-07-07T10:33:00Z">
              <w:rPr>
                <w:sz w:val="24"/>
                <w:lang w:val="pt-BR"/>
              </w:rPr>
            </w:rPrChange>
          </w:rPr>
          <w:t>defec</w:t>
        </w:r>
        <w:r w:rsidRPr="00996951">
          <w:rPr>
            <w:rFonts w:ascii="Arial" w:hAnsi="Arial" w:cs="Arial"/>
            <w:sz w:val="24"/>
            <w:lang w:val="pt-BR"/>
            <w:rPrChange w:id="1601" w:author="Elias de Moraes Fernandes" w:date="2016-07-07T10:33:00Z">
              <w:rPr>
                <w:sz w:val="24"/>
                <w:lang w:val="pt-BR"/>
              </w:rPr>
            </w:rPrChange>
          </w:rPr>
          <w:t xml:space="preserve">ar em uma </w:t>
        </w:r>
        <w:r w:rsidRPr="00996951">
          <w:rPr>
            <w:rFonts w:ascii="Arial" w:eastAsia="Calibri" w:hAnsi="Arial" w:cs="Arial"/>
            <w:sz w:val="24"/>
            <w:lang w:val="pt-BR"/>
            <w:rPrChange w:id="1602" w:author="Elias de Moraes Fernandes" w:date="2016-07-07T10:33:00Z">
              <w:rPr>
                <w:sz w:val="24"/>
                <w:lang w:val="pt-BR"/>
              </w:rPr>
            </w:rPrChange>
          </w:rPr>
          <w:t>área</w:t>
        </w:r>
        <w:r w:rsidRPr="00996951">
          <w:rPr>
            <w:rFonts w:ascii="Arial" w:hAnsi="Arial" w:cs="Arial"/>
            <w:sz w:val="24"/>
            <w:lang w:val="pt-BR"/>
            <w:rPrChange w:id="160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04" w:author="Elias de Moraes Fernandes" w:date="2016-07-07T10:33:00Z">
              <w:rPr>
                <w:sz w:val="24"/>
                <w:lang w:val="pt-BR"/>
              </w:rPr>
            </w:rPrChange>
          </w:rPr>
          <w:t>indicada</w:t>
        </w:r>
        <w:r w:rsidRPr="00996951">
          <w:rPr>
            <w:rFonts w:ascii="Arial" w:hAnsi="Arial" w:cs="Arial"/>
            <w:sz w:val="24"/>
            <w:lang w:val="pt-BR"/>
            <w:rPrChange w:id="16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06" w:author="Elias de Moraes Fernandes" w:date="2016-07-07T10:33:00Z">
              <w:rPr>
                <w:sz w:val="24"/>
                <w:lang w:val="pt-BR"/>
              </w:rPr>
            </w:rPrChange>
          </w:rPr>
          <w:t>na</w:t>
        </w:r>
        <w:r w:rsidRPr="00996951">
          <w:rPr>
            <w:rFonts w:ascii="Arial" w:hAnsi="Arial" w:cs="Arial"/>
            <w:sz w:val="24"/>
            <w:lang w:val="pt-BR"/>
            <w:rPrChange w:id="160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08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  <w:r w:rsidRPr="00996951">
          <w:rPr>
            <w:rFonts w:ascii="Arial" w:hAnsi="Arial" w:cs="Arial"/>
            <w:sz w:val="24"/>
            <w:lang w:val="pt-BR"/>
            <w:rPrChange w:id="160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10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16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12" w:author="Elias de Moraes Fernandes" w:date="2016-07-07T10:33:00Z">
              <w:rPr>
                <w:sz w:val="24"/>
                <w:lang w:val="pt-BR"/>
              </w:rPr>
            </w:rPrChange>
          </w:rPr>
          <w:t>poder</w:t>
        </w:r>
        <w:r w:rsidRPr="00996951">
          <w:rPr>
            <w:rFonts w:ascii="Arial" w:hAnsi="Arial" w:cs="Arial"/>
            <w:sz w:val="24"/>
            <w:lang w:val="pt-BR"/>
            <w:rPrChange w:id="161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14" w:author="Elias de Moraes Fernandes" w:date="2016-07-07T10:33:00Z">
              <w:rPr>
                <w:sz w:val="24"/>
                <w:lang w:val="pt-BR"/>
              </w:rPr>
            </w:rPrChange>
          </w:rPr>
          <w:t>adubar</w:t>
        </w:r>
        <w:r w:rsidRPr="00996951">
          <w:rPr>
            <w:rFonts w:ascii="Arial" w:hAnsi="Arial" w:cs="Arial"/>
            <w:sz w:val="24"/>
            <w:lang w:val="pt-BR"/>
            <w:rPrChange w:id="161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16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61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18" w:author="Elias de Moraes Fernandes" w:date="2016-07-07T10:33:00Z">
              <w:rPr>
                <w:sz w:val="24"/>
                <w:lang w:val="pt-BR"/>
              </w:rPr>
            </w:rPrChange>
          </w:rPr>
          <w:t>terra,</w:t>
        </w:r>
        <w:r w:rsidRPr="00996951">
          <w:rPr>
            <w:rFonts w:ascii="Arial" w:hAnsi="Arial" w:cs="Arial"/>
            <w:sz w:val="24"/>
            <w:lang w:val="pt-BR"/>
            <w:rPrChange w:id="161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20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62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22" w:author="Elias de Moraes Fernandes" w:date="2016-07-07T10:33:00Z">
              <w:rPr>
                <w:sz w:val="24"/>
                <w:lang w:val="pt-BR"/>
              </w:rPr>
            </w:rPrChange>
          </w:rPr>
          <w:t>fim</w:t>
        </w:r>
        <w:r w:rsidRPr="00996951">
          <w:rPr>
            <w:rFonts w:ascii="Arial" w:hAnsi="Arial" w:cs="Arial"/>
            <w:sz w:val="24"/>
            <w:lang w:val="pt-BR"/>
            <w:rPrChange w:id="162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24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Pr="00996951">
          <w:rPr>
            <w:rFonts w:ascii="Arial" w:hAnsi="Arial" w:cs="Arial"/>
            <w:sz w:val="24"/>
            <w:lang w:val="pt-BR"/>
            <w:rPrChange w:id="162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26" w:author="Elias de Moraes Fernandes" w:date="2016-07-07T10:33:00Z">
              <w:rPr>
                <w:sz w:val="24"/>
                <w:lang w:val="pt-BR"/>
              </w:rPr>
            </w:rPrChange>
          </w:rPr>
          <w:t>contabilizar</w:t>
        </w:r>
        <w:r w:rsidRPr="00996951">
          <w:rPr>
            <w:rFonts w:ascii="Arial" w:hAnsi="Arial" w:cs="Arial"/>
            <w:sz w:val="24"/>
            <w:lang w:val="pt-BR"/>
            <w:rPrChange w:id="162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28" w:author="Elias de Moraes Fernandes" w:date="2016-07-07T10:33:00Z">
              <w:rPr>
                <w:sz w:val="24"/>
                <w:lang w:val="pt-BR"/>
              </w:rPr>
            </w:rPrChange>
          </w:rPr>
          <w:t>os</w:t>
        </w:r>
        <w:r w:rsidRPr="00996951">
          <w:rPr>
            <w:rFonts w:ascii="Arial" w:hAnsi="Arial" w:cs="Arial"/>
            <w:sz w:val="24"/>
            <w:lang w:val="pt-BR"/>
            <w:rPrChange w:id="162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30" w:author="Elias de Moraes Fernandes" w:date="2016-07-07T10:33:00Z">
              <w:rPr>
                <w:sz w:val="24"/>
                <w:lang w:val="pt-BR"/>
              </w:rPr>
            </w:rPrChange>
          </w:rPr>
          <w:t>pontos.</w:t>
        </w:r>
      </w:ins>
    </w:p>
    <w:p w14:paraId="7564CED5" w14:textId="3F7D7032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631" w:author="Elias De Moraes Fernandes" w:date="2016-03-16T11:06:00Z"/>
          <w:rFonts w:ascii="Arial" w:hAnsi="Arial" w:cs="Arial"/>
          <w:sz w:val="24"/>
          <w:lang w:val="pt-BR"/>
          <w:rPrChange w:id="1632" w:author="Elias de Moraes Fernandes" w:date="2016-07-07T10:33:00Z">
            <w:rPr>
              <w:ins w:id="1633" w:author="Elias De Moraes Fernandes" w:date="2016-03-16T11:06:00Z"/>
              <w:sz w:val="24"/>
              <w:lang w:val="pt-BR"/>
            </w:rPr>
          </w:rPrChange>
        </w:rPr>
        <w:pPrChange w:id="1634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635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636" w:author="Elias de Moraes Fernandes" w:date="2016-07-07T10:33:00Z">
              <w:rPr>
                <w:sz w:val="24"/>
                <w:lang w:val="pt-BR"/>
              </w:rPr>
            </w:rPrChange>
          </w:rPr>
          <w:t xml:space="preserve">A sexta fase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37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3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39" w:author="Elias de Moraes Fernandes" w:date="2016-07-07T10:33:00Z">
              <w:rPr>
                <w:sz w:val="24"/>
                <w:lang w:val="pt-BR"/>
              </w:rPr>
            </w:rPrChange>
          </w:rPr>
          <w:t>somente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4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41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43" w:author="Elias de Moraes Fernandes" w:date="2016-07-07T10:33:00Z">
              <w:rPr>
                <w:sz w:val="24"/>
                <w:lang w:val="pt-BR"/>
              </w:rPr>
            </w:rPrChange>
          </w:rPr>
          <w:t>personagem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45" w:author="Elias de Moraes Fernandes" w:date="2016-07-07T10:33:00Z">
              <w:rPr>
                <w:sz w:val="24"/>
                <w:lang w:val="pt-BR"/>
              </w:rPr>
            </w:rPrChange>
          </w:rPr>
          <w:t>fugindo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47" w:author="Elias de Moraes Fernandes" w:date="2016-07-07T10:33:00Z">
              <w:rPr>
                <w:sz w:val="24"/>
                <w:lang w:val="pt-BR"/>
              </w:rPr>
            </w:rPrChange>
          </w:rPr>
          <w:t>das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4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49" w:author="Elias de Moraes Fernandes" w:date="2016-07-07T10:33:00Z">
              <w:rPr>
                <w:sz w:val="24"/>
                <w:lang w:val="pt-BR"/>
              </w:rPr>
            </w:rPrChange>
          </w:rPr>
          <w:t>bombas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5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51" w:author="Elias de Moraes Fernandes" w:date="2016-07-07T10:33:00Z">
              <w:rPr>
                <w:sz w:val="24"/>
                <w:lang w:val="pt-BR"/>
              </w:rPr>
            </w:rPrChange>
          </w:rPr>
          <w:t>ácidas,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53" w:author="Elias de Moraes Fernandes" w:date="2016-07-07T10:33:00Z">
              <w:rPr>
                <w:sz w:val="24"/>
                <w:lang w:val="pt-BR"/>
              </w:rPr>
            </w:rPrChange>
          </w:rPr>
          <w:t>durante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55" w:author="Elias de Moraes Fernandes" w:date="2016-07-07T10:33:00Z">
              <w:rPr>
                <w:sz w:val="24"/>
                <w:lang w:val="pt-BR"/>
              </w:rPr>
            </w:rPrChange>
          </w:rPr>
          <w:t>um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57" w:author="Elias de Moraes Fernandes" w:date="2016-07-07T10:33:00Z">
              <w:rPr>
                <w:sz w:val="24"/>
                <w:lang w:val="pt-BR"/>
              </w:rPr>
            </w:rPrChange>
          </w:rPr>
          <w:t>tempo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5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1659" w:author="Elias De Moraes Fernandes" w:date="2016-03-16T11:07:00Z">
        <w:r w:rsidR="00CD5819" w:rsidRPr="00996951">
          <w:rPr>
            <w:rFonts w:ascii="Arial" w:hAnsi="Arial" w:cs="Arial"/>
            <w:sz w:val="24"/>
            <w:highlight w:val="yellow"/>
            <w:lang w:val="pt-BR"/>
            <w:rPrChange w:id="1660" w:author="Elias de Moraes Fernandes" w:date="2016-07-07T10:33:00Z">
              <w:rPr>
                <w:sz w:val="24"/>
                <w:lang w:val="pt-BR"/>
              </w:rPr>
            </w:rPrChange>
          </w:rPr>
          <w:t>pr</w:t>
        </w:r>
        <w:r w:rsidR="00CD5819" w:rsidRPr="00996951">
          <w:rPr>
            <w:rFonts w:ascii="Arial" w:eastAsia="Calibri" w:hAnsi="Arial" w:cs="Arial"/>
            <w:sz w:val="24"/>
            <w:highlight w:val="yellow"/>
            <w:lang w:val="pt-BR"/>
            <w:rPrChange w:id="1661" w:author="Elias de Moraes Fernandes" w:date="2016-07-07T10:33:00Z">
              <w:rPr>
                <w:sz w:val="24"/>
                <w:lang w:val="pt-BR"/>
              </w:rPr>
            </w:rPrChange>
          </w:rPr>
          <w:t>é-determinado</w:t>
        </w:r>
      </w:ins>
      <w:ins w:id="1662" w:author="Elias De Moraes Fernandes" w:date="2016-03-16T11:06:00Z">
        <w:r w:rsidRPr="00996951">
          <w:rPr>
            <w:rFonts w:ascii="Arial" w:hAnsi="Arial" w:cs="Arial"/>
            <w:sz w:val="24"/>
            <w:highlight w:val="yellow"/>
            <w:lang w:val="pt-BR"/>
            <w:rPrChange w:id="1663" w:author="Elias de Moraes Fernandes" w:date="2016-07-07T10:33:00Z">
              <w:rPr>
                <w:sz w:val="24"/>
                <w:lang w:val="pt-BR"/>
              </w:rPr>
            </w:rPrChange>
          </w:rPr>
          <w:t xml:space="preserve">. Para ajudar o personagem, o jogador precisa tocar na Bomba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64" w:author="Elias de Moraes Fernandes" w:date="2016-07-07T10:33:00Z">
              <w:rPr>
                <w:sz w:val="24"/>
                <w:lang w:val="pt-BR"/>
              </w:rPr>
            </w:rPrChange>
          </w:rPr>
          <w:t>Ácida,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6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highlight w:val="yellow"/>
            <w:lang w:val="pt-BR"/>
            <w:rPrChange w:id="1666" w:author="Elias de Moraes Fernandes" w:date="2016-07-07T10:33:00Z">
              <w:rPr>
                <w:sz w:val="24"/>
                <w:lang w:val="pt-BR"/>
              </w:rPr>
            </w:rPrChange>
          </w:rPr>
          <w:t>q</w:t>
        </w:r>
        <w:r w:rsidRPr="00996951">
          <w:rPr>
            <w:rFonts w:ascii="Arial" w:hAnsi="Arial" w:cs="Arial"/>
            <w:sz w:val="24"/>
            <w:highlight w:val="yellow"/>
            <w:lang w:val="pt-BR"/>
            <w:rPrChange w:id="1667" w:author="Elias de Moraes Fernandes" w:date="2016-07-07T10:33:00Z">
              <w:rPr>
                <w:sz w:val="24"/>
                <w:lang w:val="pt-BR"/>
              </w:rPr>
            </w:rPrChange>
          </w:rPr>
          <w:t>uando estiver longe para fazer ela explodir.</w:t>
        </w:r>
      </w:ins>
    </w:p>
    <w:p w14:paraId="375FC5C7" w14:textId="7C5B7BAF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668" w:author="Elias De Moraes Fernandes" w:date="2016-03-16T11:06:00Z"/>
          <w:rFonts w:ascii="Arial" w:hAnsi="Arial" w:cs="Arial"/>
          <w:sz w:val="24"/>
          <w:lang w:val="pt-BR"/>
          <w:rPrChange w:id="1669" w:author="Elias de Moraes Fernandes" w:date="2016-07-07T10:33:00Z">
            <w:rPr>
              <w:ins w:id="1670" w:author="Elias De Moraes Fernandes" w:date="2016-03-16T11:06:00Z"/>
              <w:sz w:val="24"/>
              <w:lang w:val="pt-BR"/>
            </w:rPr>
          </w:rPrChange>
        </w:rPr>
        <w:pPrChange w:id="1671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672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673" w:author="Elias de Moraes Fernandes" w:date="2016-07-07T10:33:00Z">
              <w:rPr>
                <w:sz w:val="24"/>
                <w:lang w:val="pt-BR"/>
              </w:rPr>
            </w:rPrChange>
          </w:rPr>
          <w:t>Da s</w:t>
        </w:r>
        <w:r w:rsidRPr="00996951">
          <w:rPr>
            <w:rFonts w:ascii="Arial" w:eastAsia="Calibri" w:hAnsi="Arial" w:cs="Arial"/>
            <w:sz w:val="24"/>
            <w:lang w:val="pt-BR"/>
            <w:rPrChange w:id="1674" w:author="Elias de Moraes Fernandes" w:date="2016-07-07T10:33:00Z">
              <w:rPr>
                <w:sz w:val="24"/>
                <w:lang w:val="pt-BR"/>
              </w:rPr>
            </w:rPrChange>
          </w:rPr>
          <w:t>étima</w:t>
        </w:r>
        <w:r w:rsidRPr="00996951">
          <w:rPr>
            <w:rFonts w:ascii="Arial" w:hAnsi="Arial" w:cs="Arial"/>
            <w:sz w:val="24"/>
            <w:lang w:val="pt-BR"/>
            <w:rPrChange w:id="167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76" w:author="Elias de Moraes Fernandes" w:date="2016-07-07T10:33:00Z">
              <w:rPr>
                <w:sz w:val="24"/>
                <w:lang w:val="pt-BR"/>
              </w:rPr>
            </w:rPrChange>
          </w:rPr>
          <w:t>até</w:t>
        </w:r>
        <w:r w:rsidRPr="00996951">
          <w:rPr>
            <w:rFonts w:ascii="Arial" w:hAnsi="Arial" w:cs="Arial"/>
            <w:sz w:val="24"/>
            <w:lang w:val="pt-BR"/>
            <w:rPrChange w:id="167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78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67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80" w:author="Elias de Moraes Fernandes" w:date="2016-07-07T10:33:00Z">
              <w:rPr>
                <w:sz w:val="24"/>
                <w:lang w:val="pt-BR"/>
              </w:rPr>
            </w:rPrChange>
          </w:rPr>
          <w:t>nona</w:t>
        </w:r>
        <w:r w:rsidRPr="00996951">
          <w:rPr>
            <w:rFonts w:ascii="Arial" w:hAnsi="Arial" w:cs="Arial"/>
            <w:sz w:val="24"/>
            <w:lang w:val="pt-BR"/>
            <w:rPrChange w:id="168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82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  <w:r w:rsidRPr="00996951">
          <w:rPr>
            <w:rFonts w:ascii="Arial" w:hAnsi="Arial" w:cs="Arial"/>
            <w:sz w:val="24"/>
            <w:lang w:val="pt-BR"/>
            <w:rPrChange w:id="168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84" w:author="Elias de Moraes Fernandes" w:date="2016-07-07T10:33:00Z">
              <w:rPr>
                <w:sz w:val="24"/>
                <w:lang w:val="pt-BR"/>
              </w:rPr>
            </w:rPrChange>
          </w:rPr>
          <w:t>são</w:t>
        </w:r>
        <w:r w:rsidRPr="00996951">
          <w:rPr>
            <w:rFonts w:ascii="Arial" w:hAnsi="Arial" w:cs="Arial"/>
            <w:sz w:val="24"/>
            <w:lang w:val="pt-BR"/>
            <w:rPrChange w:id="168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86" w:author="Elias de Moraes Fernandes" w:date="2016-07-07T10:33:00Z">
              <w:rPr>
                <w:sz w:val="24"/>
                <w:lang w:val="pt-BR"/>
              </w:rPr>
            </w:rPrChange>
          </w:rPr>
          <w:t>apresentados</w:t>
        </w:r>
        <w:r w:rsidRPr="00996951">
          <w:rPr>
            <w:rFonts w:ascii="Arial" w:hAnsi="Arial" w:cs="Arial"/>
            <w:sz w:val="24"/>
            <w:lang w:val="pt-BR"/>
            <w:rPrChange w:id="168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88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68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90" w:author="Elias de Moraes Fernandes" w:date="2016-07-07T10:33:00Z">
              <w:rPr>
                <w:sz w:val="24"/>
                <w:lang w:val="pt-BR"/>
              </w:rPr>
            </w:rPrChange>
          </w:rPr>
          <w:t>Ataque</w:t>
        </w:r>
        <w:r w:rsidRPr="00996951">
          <w:rPr>
            <w:rFonts w:ascii="Arial" w:hAnsi="Arial" w:cs="Arial"/>
            <w:sz w:val="24"/>
            <w:lang w:val="pt-BR"/>
            <w:rPrChange w:id="169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692" w:author="Elias de Moraes Fernandes" w:date="2016-07-07T10:33:00Z">
              <w:rPr>
                <w:sz w:val="24"/>
                <w:lang w:val="pt-BR"/>
              </w:rPr>
            </w:rPrChange>
          </w:rPr>
          <w:t>dos</w:t>
        </w:r>
        <w:r w:rsidRPr="00996951">
          <w:rPr>
            <w:rFonts w:ascii="Arial" w:hAnsi="Arial" w:cs="Arial"/>
            <w:sz w:val="24"/>
            <w:lang w:val="pt-BR"/>
            <w:rPrChange w:id="169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694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695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1696" w:author="Elias De Moraes Fernandes" w:date="2016-07-06T16:09:00Z">
          <w:r w:rsidRPr="00996951" w:rsidDel="005C6DE9">
            <w:rPr>
              <w:rFonts w:ascii="Arial" w:hAnsi="Arial" w:cs="Arial"/>
              <w:sz w:val="24"/>
              <w:lang w:val="pt-BR"/>
              <w:rPrChange w:id="1697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1698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1699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ins w:id="1700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701" w:author="Elias de Moraes Fernandes" w:date="2016-07-07T10:33:00Z">
              <w:rPr>
                <w:sz w:val="24"/>
                <w:lang w:val="pt-BR"/>
              </w:rPr>
            </w:rPrChange>
          </w:rPr>
          <w:t>. Eles v</w:t>
        </w:r>
        <w:r w:rsidRPr="00996951">
          <w:rPr>
            <w:rFonts w:ascii="Arial" w:eastAsia="Calibri" w:hAnsi="Arial" w:cs="Arial"/>
            <w:sz w:val="24"/>
            <w:lang w:val="pt-BR"/>
            <w:rPrChange w:id="1702" w:author="Elias de Moraes Fernandes" w:date="2016-07-07T10:33:00Z">
              <w:rPr>
                <w:sz w:val="24"/>
                <w:lang w:val="pt-BR"/>
              </w:rPr>
            </w:rPrChange>
          </w:rPr>
          <w:t>êm</w:t>
        </w:r>
        <w:r w:rsidRPr="00996951">
          <w:rPr>
            <w:rFonts w:ascii="Arial" w:hAnsi="Arial" w:cs="Arial"/>
            <w:sz w:val="24"/>
            <w:lang w:val="pt-BR"/>
            <w:rPrChange w:id="170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04" w:author="Elias de Moraes Fernandes" w:date="2016-07-07T10:33:00Z">
              <w:rPr>
                <w:sz w:val="24"/>
                <w:lang w:val="pt-BR"/>
              </w:rPr>
            </w:rPrChange>
          </w:rPr>
          <w:t>em</w:t>
        </w:r>
        <w:r w:rsidRPr="00996951">
          <w:rPr>
            <w:rFonts w:ascii="Arial" w:hAnsi="Arial" w:cs="Arial"/>
            <w:sz w:val="24"/>
            <w:lang w:val="pt-BR"/>
            <w:rPrChange w:id="17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i/>
            <w:sz w:val="24"/>
            <w:lang w:val="pt-BR"/>
            <w:rPrChange w:id="1706" w:author="Elias de Moraes Fernandes" w:date="2016-07-07T10:33:00Z">
              <w:rPr>
                <w:sz w:val="24"/>
                <w:lang w:val="pt-BR"/>
              </w:rPr>
            </w:rPrChange>
          </w:rPr>
          <w:t>waves</w:t>
        </w:r>
        <w:proofErr w:type="spellEnd"/>
        <w:r w:rsidRPr="00996951">
          <w:rPr>
            <w:rFonts w:ascii="Arial" w:hAnsi="Arial" w:cs="Arial"/>
            <w:sz w:val="24"/>
            <w:lang w:val="pt-BR"/>
            <w:rPrChange w:id="1707" w:author="Elias de Moraes Fernandes" w:date="2016-07-07T10:33:00Z">
              <w:rPr>
                <w:sz w:val="24"/>
                <w:lang w:val="pt-BR"/>
              </w:rPr>
            </w:rPrChange>
          </w:rPr>
          <w:t>, por</w:t>
        </w:r>
        <w:r w:rsidRPr="00996951">
          <w:rPr>
            <w:rFonts w:ascii="Arial" w:eastAsia="Calibri" w:hAnsi="Arial" w:cs="Arial"/>
            <w:sz w:val="24"/>
            <w:lang w:val="pt-BR"/>
            <w:rPrChange w:id="1708" w:author="Elias de Moraes Fernandes" w:date="2016-07-07T10:33:00Z">
              <w:rPr>
                <w:sz w:val="24"/>
                <w:lang w:val="pt-BR"/>
              </w:rPr>
            </w:rPrChange>
          </w:rPr>
          <w:t>ém</w:t>
        </w:r>
        <w:r w:rsidRPr="00996951">
          <w:rPr>
            <w:rFonts w:ascii="Arial" w:hAnsi="Arial" w:cs="Arial"/>
            <w:sz w:val="24"/>
            <w:lang w:val="pt-BR"/>
            <w:rPrChange w:id="170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10" w:author="Elias de Moraes Fernandes" w:date="2016-07-07T10:33:00Z">
              <w:rPr>
                <w:sz w:val="24"/>
                <w:lang w:val="pt-BR"/>
              </w:rPr>
            </w:rPrChange>
          </w:rPr>
          <w:t>um</w:t>
        </w:r>
        <w:r w:rsidRPr="00996951">
          <w:rPr>
            <w:rFonts w:ascii="Arial" w:hAnsi="Arial" w:cs="Arial"/>
            <w:sz w:val="24"/>
            <w:lang w:val="pt-BR"/>
            <w:rPrChange w:id="17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712" w:author="Elias De Moraes Fernandes" w:date="2016-07-06T16:08:00Z">
          <w:r w:rsidRPr="00996951" w:rsidDel="005C6DE9">
            <w:rPr>
              <w:rFonts w:ascii="Arial" w:hAnsi="Arial" w:cs="Arial"/>
              <w:sz w:val="24"/>
              <w:lang w:val="pt-BR"/>
              <w:rPrChange w:id="1713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1714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1715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1716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717" w:author="Elias de Moraes Fernandes" w:date="2016-07-07T10:33:00Z">
              <w:rPr>
                <w:sz w:val="24"/>
                <w:lang w:val="pt-BR"/>
              </w:rPr>
            </w:rPrChange>
          </w:rPr>
          <w:t xml:space="preserve"> para cada fase</w:t>
        </w:r>
        <w:del w:id="1718" w:author="Elias de Moraes Fernandes" w:date="2016-07-07T10:36:00Z">
          <w:r w:rsidRPr="00996951" w:rsidDel="007634A7">
            <w:rPr>
              <w:rFonts w:ascii="Arial" w:hAnsi="Arial" w:cs="Arial"/>
              <w:sz w:val="24"/>
              <w:lang w:val="pt-BR"/>
              <w:rPrChange w:id="171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. Vai apresentar muitas Bombas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20" w:author="Elias de Moraes Fernandes" w:date="2016-07-07T10:33:00Z">
                <w:rPr>
                  <w:sz w:val="24"/>
                  <w:lang w:val="pt-BR"/>
                </w:rPr>
              </w:rPrChange>
            </w:rPr>
            <w:delText>Ácidas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21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22" w:author="Elias de Moraes Fernandes" w:date="2016-07-07T10:33:00Z">
                <w:rPr>
                  <w:sz w:val="24"/>
                  <w:lang w:val="pt-BR"/>
                </w:rPr>
              </w:rPrChange>
            </w:rPr>
            <w:delText>para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23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24" w:author="Elias de Moraes Fernandes" w:date="2016-07-07T10:33:00Z">
                <w:rPr>
                  <w:sz w:val="24"/>
                  <w:lang w:val="pt-BR"/>
                </w:rPr>
              </w:rPrChange>
            </w:rPr>
            <w:delText>auxiliar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25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26" w:author="Elias de Moraes Fernandes" w:date="2016-07-07T10:33:00Z">
                <w:rPr>
                  <w:sz w:val="24"/>
                  <w:lang w:val="pt-BR"/>
                </w:rPr>
              </w:rPrChange>
            </w:rPr>
            <w:delText>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27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28" w:author="Elias de Moraes Fernandes" w:date="2016-07-07T10:33:00Z">
                <w:rPr>
                  <w:sz w:val="24"/>
                  <w:lang w:val="pt-BR"/>
                </w:rPr>
              </w:rPrChange>
            </w:rPr>
            <w:delText>jogador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2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30" w:author="Elias de Moraes Fernandes" w:date="2016-07-07T10:33:00Z">
                <w:rPr>
                  <w:sz w:val="24"/>
                  <w:lang w:val="pt-BR"/>
                </w:rPr>
              </w:rPrChange>
            </w:rPr>
            <w:delText>a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31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32" w:author="Elias de Moraes Fernandes" w:date="2016-07-07T10:33:00Z">
                <w:rPr>
                  <w:sz w:val="24"/>
                  <w:lang w:val="pt-BR"/>
                </w:rPr>
              </w:rPrChange>
            </w:rPr>
            <w:delText>vencer</w:delText>
          </w:r>
        </w:del>
        <w:r w:rsidRPr="00996951">
          <w:rPr>
            <w:rFonts w:ascii="Arial" w:eastAsia="Calibri" w:hAnsi="Arial" w:cs="Arial"/>
            <w:sz w:val="24"/>
            <w:lang w:val="pt-BR"/>
            <w:rPrChange w:id="1733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  <w:r w:rsidRPr="00996951">
          <w:rPr>
            <w:rFonts w:ascii="Arial" w:hAnsi="Arial" w:cs="Arial"/>
            <w:sz w:val="24"/>
            <w:lang w:val="pt-BR"/>
            <w:rPrChange w:id="173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35" w:author="Elias de Moraes Fernandes" w:date="2016-07-07T10:33:00Z">
              <w:rPr>
                <w:sz w:val="24"/>
                <w:lang w:val="pt-BR"/>
              </w:rPr>
            </w:rPrChange>
          </w:rPr>
          <w:t>També</w:t>
        </w:r>
        <w:r w:rsidRPr="00996951">
          <w:rPr>
            <w:rFonts w:ascii="Arial" w:hAnsi="Arial" w:cs="Arial"/>
            <w:sz w:val="24"/>
            <w:lang w:val="pt-BR"/>
            <w:rPrChange w:id="1736" w:author="Elias de Moraes Fernandes" w:date="2016-07-07T10:33:00Z">
              <w:rPr>
                <w:sz w:val="24"/>
                <w:lang w:val="pt-BR"/>
              </w:rPr>
            </w:rPrChange>
          </w:rPr>
          <w:t>m ter</w:t>
        </w:r>
        <w:r w:rsidRPr="00996951">
          <w:rPr>
            <w:rFonts w:ascii="Arial" w:eastAsia="Calibri" w:hAnsi="Arial" w:cs="Arial"/>
            <w:sz w:val="24"/>
            <w:lang w:val="pt-BR"/>
            <w:rPrChange w:id="1737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Pr="00996951">
          <w:rPr>
            <w:rFonts w:ascii="Arial" w:hAnsi="Arial" w:cs="Arial"/>
            <w:sz w:val="24"/>
            <w:lang w:val="pt-BR"/>
            <w:rPrChange w:id="173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39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74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41" w:author="Elias de Moraes Fernandes" w:date="2016-07-07T10:33:00Z">
              <w:rPr>
                <w:sz w:val="24"/>
                <w:lang w:val="pt-BR"/>
              </w:rPr>
            </w:rPrChange>
          </w:rPr>
          <w:t>auxílio</w:t>
        </w:r>
        <w:r w:rsidRPr="00996951">
          <w:rPr>
            <w:rFonts w:ascii="Arial" w:hAnsi="Arial" w:cs="Arial"/>
            <w:sz w:val="24"/>
            <w:lang w:val="pt-BR"/>
            <w:rPrChange w:id="17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43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Pr="00996951">
          <w:rPr>
            <w:rFonts w:ascii="Arial" w:hAnsi="Arial" w:cs="Arial"/>
            <w:sz w:val="24"/>
            <w:lang w:val="pt-BR"/>
            <w:rPrChange w:id="17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i/>
            <w:sz w:val="24"/>
            <w:lang w:val="pt-BR"/>
            <w:rPrChange w:id="1745" w:author="Elias de Moraes Fernandes" w:date="2016-07-07T10:33:00Z">
              <w:rPr>
                <w:sz w:val="24"/>
                <w:lang w:val="pt-BR"/>
              </w:rPr>
            </w:rPrChange>
          </w:rPr>
          <w:t>power-ups</w:t>
        </w:r>
        <w:proofErr w:type="spellEnd"/>
        <w:r w:rsidRPr="00996951">
          <w:rPr>
            <w:rFonts w:ascii="Arial" w:hAnsi="Arial" w:cs="Arial"/>
            <w:sz w:val="24"/>
            <w:lang w:val="pt-BR"/>
            <w:rPrChange w:id="1746" w:author="Elias de Moraes Fernandes" w:date="2016-07-07T10:33:00Z">
              <w:rPr>
                <w:sz w:val="24"/>
                <w:lang w:val="pt-BR"/>
              </w:rPr>
            </w:rPrChange>
          </w:rPr>
          <w:t xml:space="preserve"> como o Borro de Caf</w:t>
        </w:r>
        <w:r w:rsidRPr="00996951">
          <w:rPr>
            <w:rFonts w:ascii="Arial" w:eastAsia="Calibri" w:hAnsi="Arial" w:cs="Arial"/>
            <w:sz w:val="24"/>
            <w:lang w:val="pt-BR"/>
            <w:rPrChange w:id="1747" w:author="Elias de Moraes Fernandes" w:date="2016-07-07T10:33:00Z">
              <w:rPr>
                <w:sz w:val="24"/>
                <w:lang w:val="pt-BR"/>
              </w:rPr>
            </w:rPrChange>
          </w:rPr>
          <w:t>é.</w:t>
        </w:r>
        <w:r w:rsidRPr="00996951">
          <w:rPr>
            <w:rFonts w:ascii="Arial" w:hAnsi="Arial" w:cs="Arial"/>
            <w:sz w:val="24"/>
            <w:lang w:val="pt-BR"/>
            <w:rPrChange w:id="174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49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175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51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Pr="00996951">
          <w:rPr>
            <w:rFonts w:ascii="Arial" w:hAnsi="Arial" w:cs="Arial"/>
            <w:sz w:val="24"/>
            <w:lang w:val="pt-BR"/>
            <w:rPrChange w:id="17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53" w:author="Elias de Moraes Fernandes" w:date="2016-07-07T10:33:00Z">
              <w:rPr>
                <w:sz w:val="24"/>
                <w:lang w:val="pt-BR"/>
              </w:rPr>
            </w:rPrChange>
          </w:rPr>
          <w:t>pode</w:t>
        </w:r>
        <w:r w:rsidRPr="00996951">
          <w:rPr>
            <w:rFonts w:ascii="Arial" w:hAnsi="Arial" w:cs="Arial"/>
            <w:sz w:val="24"/>
            <w:lang w:val="pt-BR"/>
            <w:rPrChange w:id="17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55" w:author="Elias de Moraes Fernandes" w:date="2016-07-07T10:33:00Z">
              <w:rPr>
                <w:sz w:val="24"/>
                <w:lang w:val="pt-BR"/>
              </w:rPr>
            </w:rPrChange>
          </w:rPr>
          <w:t>coletar</w:t>
        </w:r>
        <w:r w:rsidRPr="00996951">
          <w:rPr>
            <w:rFonts w:ascii="Arial" w:hAnsi="Arial" w:cs="Arial"/>
            <w:sz w:val="24"/>
            <w:lang w:val="pt-BR"/>
            <w:rPrChange w:id="17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57" w:author="Elias de Moraes Fernandes" w:date="2016-07-07T10:33:00Z">
              <w:rPr>
                <w:sz w:val="24"/>
                <w:lang w:val="pt-BR"/>
              </w:rPr>
            </w:rPrChange>
          </w:rPr>
          <w:t>esse</w:t>
        </w:r>
        <w:r w:rsidRPr="00996951">
          <w:rPr>
            <w:rFonts w:ascii="Arial" w:hAnsi="Arial" w:cs="Arial"/>
            <w:sz w:val="24"/>
            <w:lang w:val="pt-BR"/>
            <w:rPrChange w:id="175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59" w:author="Elias de Moraes Fernandes" w:date="2016-07-07T10:33:00Z">
              <w:rPr>
                <w:sz w:val="24"/>
                <w:lang w:val="pt-BR"/>
              </w:rPr>
            </w:rPrChange>
          </w:rPr>
          <w:t>item</w:t>
        </w:r>
        <w:r w:rsidRPr="00996951">
          <w:rPr>
            <w:rFonts w:ascii="Arial" w:hAnsi="Arial" w:cs="Arial"/>
            <w:sz w:val="24"/>
            <w:lang w:val="pt-BR"/>
            <w:rPrChange w:id="176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61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176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63" w:author="Elias de Moraes Fernandes" w:date="2016-07-07T10:33:00Z">
              <w:rPr>
                <w:sz w:val="24"/>
                <w:lang w:val="pt-BR"/>
              </w:rPr>
            </w:rPrChange>
          </w:rPr>
          <w:t>restaurar</w:t>
        </w:r>
        <w:r w:rsidRPr="00996951">
          <w:rPr>
            <w:rFonts w:ascii="Arial" w:hAnsi="Arial" w:cs="Arial"/>
            <w:sz w:val="24"/>
            <w:lang w:val="pt-BR"/>
            <w:rPrChange w:id="1764" w:author="Elias de Moraes Fernandes" w:date="2016-07-07T10:33:00Z">
              <w:rPr>
                <w:sz w:val="24"/>
                <w:lang w:val="pt-BR"/>
              </w:rPr>
            </w:rPrChange>
          </w:rPr>
          <w:t xml:space="preserve"> 100% </w:t>
        </w:r>
        <w:r w:rsidRPr="00996951">
          <w:rPr>
            <w:rFonts w:ascii="Arial" w:eastAsia="Calibri" w:hAnsi="Arial" w:cs="Arial"/>
            <w:sz w:val="24"/>
            <w:lang w:val="pt-BR"/>
            <w:rPrChange w:id="1765" w:author="Elias de Moraes Fernandes" w:date="2016-07-07T10:33:00Z">
              <w:rPr>
                <w:sz w:val="24"/>
                <w:lang w:val="pt-BR"/>
              </w:rPr>
            </w:rPrChange>
          </w:rPr>
          <w:t>da</w:t>
        </w:r>
        <w:r w:rsidRPr="00996951">
          <w:rPr>
            <w:rFonts w:ascii="Arial" w:hAnsi="Arial" w:cs="Arial"/>
            <w:sz w:val="24"/>
            <w:lang w:val="pt-BR"/>
            <w:rPrChange w:id="176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67" w:author="Elias de Moraes Fernandes" w:date="2016-07-07T10:33:00Z">
              <w:rPr>
                <w:sz w:val="24"/>
                <w:lang w:val="pt-BR"/>
              </w:rPr>
            </w:rPrChange>
          </w:rPr>
          <w:t>sua</w:t>
        </w:r>
        <w:r w:rsidRPr="00996951">
          <w:rPr>
            <w:rFonts w:ascii="Arial" w:hAnsi="Arial" w:cs="Arial"/>
            <w:sz w:val="24"/>
            <w:lang w:val="pt-BR"/>
            <w:rPrChange w:id="176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69" w:author="Elias de Moraes Fernandes" w:date="2016-07-07T10:33:00Z">
              <w:rPr>
                <w:sz w:val="24"/>
                <w:lang w:val="pt-BR"/>
              </w:rPr>
            </w:rPrChange>
          </w:rPr>
          <w:t>vida.</w:t>
        </w:r>
      </w:ins>
    </w:p>
    <w:p w14:paraId="70333BA1" w14:textId="59726CDB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770" w:author="Elias De Moraes Fernandes" w:date="2016-03-16T11:06:00Z"/>
          <w:rFonts w:ascii="Arial" w:hAnsi="Arial" w:cs="Arial"/>
          <w:sz w:val="24"/>
          <w:lang w:val="pt-BR"/>
          <w:rPrChange w:id="1771" w:author="Elias de Moraes Fernandes" w:date="2016-07-07T10:33:00Z">
            <w:rPr>
              <w:ins w:id="1772" w:author="Elias De Moraes Fernandes" w:date="2016-03-16T11:06:00Z"/>
              <w:sz w:val="24"/>
              <w:lang w:val="pt-BR"/>
            </w:rPr>
          </w:rPrChange>
        </w:rPr>
        <w:pPrChange w:id="1773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774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775" w:author="Elias de Moraes Fernandes" w:date="2016-07-07T10:33:00Z">
              <w:rPr>
                <w:sz w:val="24"/>
                <w:lang w:val="pt-BR"/>
              </w:rPr>
            </w:rPrChange>
          </w:rPr>
          <w:t>A d</w:t>
        </w:r>
        <w:r w:rsidRPr="00996951">
          <w:rPr>
            <w:rFonts w:ascii="Arial" w:eastAsia="Calibri" w:hAnsi="Arial" w:cs="Arial"/>
            <w:sz w:val="24"/>
            <w:lang w:val="pt-BR"/>
            <w:rPrChange w:id="1776" w:author="Elias de Moraes Fernandes" w:date="2016-07-07T10:33:00Z">
              <w:rPr>
                <w:sz w:val="24"/>
                <w:lang w:val="pt-BR"/>
              </w:rPr>
            </w:rPrChange>
          </w:rPr>
          <w:t>écima</w:t>
        </w:r>
        <w:r w:rsidRPr="00996951">
          <w:rPr>
            <w:rFonts w:ascii="Arial" w:hAnsi="Arial" w:cs="Arial"/>
            <w:sz w:val="24"/>
            <w:lang w:val="pt-BR"/>
            <w:rPrChange w:id="177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78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  <w:r w:rsidRPr="00996951">
          <w:rPr>
            <w:rFonts w:ascii="Arial" w:hAnsi="Arial" w:cs="Arial"/>
            <w:sz w:val="24"/>
            <w:lang w:val="pt-BR"/>
            <w:rPrChange w:id="177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80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  <w:r w:rsidRPr="00996951">
          <w:rPr>
            <w:rFonts w:ascii="Arial" w:hAnsi="Arial" w:cs="Arial"/>
            <w:sz w:val="24"/>
            <w:lang w:val="pt-BR"/>
            <w:rPrChange w:id="178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782" w:author="Elias de Moraes Fernandes" w:date="2016-07-07T10:37:00Z">
          <w:r w:rsidRPr="00996951" w:rsidDel="007634A7">
            <w:rPr>
              <w:rFonts w:ascii="Arial" w:eastAsia="Calibri" w:hAnsi="Arial" w:cs="Arial"/>
              <w:sz w:val="24"/>
              <w:lang w:val="pt-BR"/>
              <w:rPrChange w:id="1783" w:author="Elias de Moraes Fernandes" w:date="2016-07-07T10:33:00Z">
                <w:rPr>
                  <w:sz w:val="24"/>
                  <w:lang w:val="pt-BR"/>
                </w:rPr>
              </w:rPrChange>
            </w:rPr>
            <w:delText>composta</w:delText>
          </w:r>
        </w:del>
      </w:ins>
      <w:ins w:id="1784" w:author="Elias de Moraes Fernandes" w:date="2016-07-07T10:37:00Z">
        <w:r w:rsidR="007634A7">
          <w:rPr>
            <w:rFonts w:ascii="Arial" w:eastAsia="Calibri" w:hAnsi="Arial" w:cs="Arial"/>
            <w:sz w:val="24"/>
            <w:lang w:val="pt-BR"/>
          </w:rPr>
          <w:t xml:space="preserve">um quiz </w:t>
        </w:r>
      </w:ins>
      <w:ins w:id="1785" w:author="Elias De Moraes Fernandes" w:date="2016-03-16T11:06:00Z">
        <w:del w:id="1786" w:author="Elias de Moraes Fernandes" w:date="2016-07-07T10:37:00Z">
          <w:r w:rsidRPr="00996951" w:rsidDel="007634A7">
            <w:rPr>
              <w:rFonts w:ascii="Arial" w:hAnsi="Arial" w:cs="Arial"/>
              <w:sz w:val="24"/>
              <w:lang w:val="pt-BR"/>
              <w:rPrChange w:id="1787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88" w:author="Elias de Moraes Fernandes" w:date="2016-07-07T10:33:00Z">
                <w:rPr>
                  <w:sz w:val="24"/>
                  <w:lang w:val="pt-BR"/>
                </w:rPr>
              </w:rPrChange>
            </w:rPr>
            <w:delText>por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8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790" w:author="Elias de Moraes Fernandes" w:date="2016-07-07T10:33:00Z">
                <w:rPr>
                  <w:sz w:val="24"/>
                  <w:lang w:val="pt-BR"/>
                </w:rPr>
              </w:rPrChange>
            </w:rPr>
            <w:delText>dicas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791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  <w:r w:rsidRPr="00996951">
          <w:rPr>
            <w:rFonts w:ascii="Arial" w:eastAsia="Calibri" w:hAnsi="Arial" w:cs="Arial"/>
            <w:sz w:val="24"/>
            <w:lang w:val="pt-BR"/>
            <w:rPrChange w:id="1792" w:author="Elias de Moraes Fernandes" w:date="2016-07-07T10:33:00Z">
              <w:rPr>
                <w:sz w:val="24"/>
                <w:lang w:val="pt-BR"/>
              </w:rPr>
            </w:rPrChange>
          </w:rPr>
          <w:t>sobre</w:t>
        </w:r>
        <w:r w:rsidRPr="00996951">
          <w:rPr>
            <w:rFonts w:ascii="Arial" w:hAnsi="Arial" w:cs="Arial"/>
            <w:sz w:val="24"/>
            <w:lang w:val="pt-BR"/>
            <w:rPrChange w:id="179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94" w:author="Elias de Moraes Fernandes" w:date="2016-07-07T10:33:00Z">
              <w:rPr>
                <w:sz w:val="24"/>
                <w:lang w:val="pt-BR"/>
              </w:rPr>
            </w:rPrChange>
          </w:rPr>
          <w:t>vermicompostagem,</w:t>
        </w:r>
        <w:r w:rsidRPr="00996951">
          <w:rPr>
            <w:rFonts w:ascii="Arial" w:hAnsi="Arial" w:cs="Arial"/>
            <w:sz w:val="24"/>
            <w:lang w:val="pt-BR"/>
            <w:rPrChange w:id="179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96" w:author="Elias de Moraes Fernandes" w:date="2016-07-07T10:33:00Z">
              <w:rPr>
                <w:sz w:val="24"/>
                <w:lang w:val="pt-BR"/>
              </w:rPr>
            </w:rPrChange>
          </w:rPr>
          <w:t>no</w:t>
        </w:r>
        <w:r w:rsidRPr="00996951">
          <w:rPr>
            <w:rFonts w:ascii="Arial" w:hAnsi="Arial" w:cs="Arial"/>
            <w:sz w:val="24"/>
            <w:lang w:val="pt-BR"/>
            <w:rPrChange w:id="179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798" w:author="Elias de Moraes Fernandes" w:date="2016-07-07T10:33:00Z">
              <w:rPr>
                <w:sz w:val="24"/>
                <w:lang w:val="pt-BR"/>
              </w:rPr>
            </w:rPrChange>
          </w:rPr>
          <w:t>formato</w:t>
        </w:r>
        <w:r w:rsidRPr="00996951">
          <w:rPr>
            <w:rFonts w:ascii="Arial" w:hAnsi="Arial" w:cs="Arial"/>
            <w:sz w:val="24"/>
            <w:lang w:val="pt-BR"/>
            <w:rPrChange w:id="17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800" w:author="Elias de Moraes Fernandes" w:date="2016-07-07T10:37:00Z">
          <w:r w:rsidRPr="00996951" w:rsidDel="007634A7">
            <w:rPr>
              <w:rFonts w:ascii="Arial" w:eastAsia="Calibri" w:hAnsi="Arial" w:cs="Arial"/>
              <w:sz w:val="24"/>
              <w:lang w:val="pt-BR"/>
              <w:rPrChange w:id="1801" w:author="Elias de Moraes Fernandes" w:date="2016-07-07T10:33:00Z">
                <w:rPr>
                  <w:sz w:val="24"/>
                  <w:lang w:val="pt-BR"/>
                </w:rPr>
              </w:rPrChange>
            </w:rPr>
            <w:delText>múltipla</w:delText>
          </w:r>
        </w:del>
      </w:ins>
      <w:ins w:id="1802" w:author="Elias de Moraes Fernandes" w:date="2016-07-07T10:37:00Z">
        <w:r w:rsidR="007634A7">
          <w:rPr>
            <w:rFonts w:ascii="Arial" w:eastAsia="Calibri" w:hAnsi="Arial" w:cs="Arial"/>
            <w:sz w:val="24"/>
            <w:lang w:val="pt-BR"/>
          </w:rPr>
          <w:t>certo</w:t>
        </w:r>
      </w:ins>
      <w:ins w:id="1803" w:author="Elias De Moraes Fernandes" w:date="2016-03-16T11:06:00Z">
        <w:del w:id="1804" w:author="Elias de Moraes Fernandes" w:date="2016-07-07T10:37:00Z">
          <w:r w:rsidRPr="00996951" w:rsidDel="007634A7">
            <w:rPr>
              <w:rFonts w:ascii="Arial" w:hAnsi="Arial" w:cs="Arial"/>
              <w:sz w:val="24"/>
              <w:lang w:val="pt-BR"/>
              <w:rPrChange w:id="1805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06" w:author="Elias de Moraes Fernandes" w:date="2016-07-07T10:33:00Z">
                <w:rPr>
                  <w:sz w:val="24"/>
                  <w:lang w:val="pt-BR"/>
                </w:rPr>
              </w:rPrChange>
            </w:rPr>
            <w:delText>escolha</w:delText>
          </w:r>
        </w:del>
      </w:ins>
      <w:ins w:id="1807" w:author="Elias de Moraes Fernandes" w:date="2016-07-07T10:37:00Z">
        <w:r w:rsidR="007634A7">
          <w:rPr>
            <w:rFonts w:ascii="Arial" w:eastAsia="Calibri" w:hAnsi="Arial" w:cs="Arial"/>
            <w:sz w:val="24"/>
            <w:lang w:val="pt-BR"/>
          </w:rPr>
          <w:t>/errado</w:t>
        </w:r>
      </w:ins>
      <w:ins w:id="1808" w:author="Elias De Moraes Fernandes" w:date="2016-03-16T11:06:00Z">
        <w:r w:rsidRPr="00996951">
          <w:rPr>
            <w:rFonts w:ascii="Arial" w:eastAsia="Calibri" w:hAnsi="Arial" w:cs="Arial"/>
            <w:sz w:val="24"/>
            <w:lang w:val="pt-BR"/>
            <w:rPrChange w:id="1809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  <w:r w:rsidRPr="00996951">
          <w:rPr>
            <w:rFonts w:ascii="Arial" w:hAnsi="Arial" w:cs="Arial"/>
            <w:sz w:val="24"/>
            <w:lang w:val="pt-BR"/>
            <w:rPrChange w:id="181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1811" w:author="Elias de Moraes Fernandes" w:date="2016-07-07T10:37:00Z">
          <w:r w:rsidRPr="00996951" w:rsidDel="007634A7">
            <w:rPr>
              <w:rFonts w:ascii="Arial" w:eastAsia="Calibri" w:hAnsi="Arial" w:cs="Arial"/>
              <w:sz w:val="24"/>
              <w:lang w:val="pt-BR"/>
              <w:rPrChange w:id="1812" w:author="Elias de Moraes Fernandes" w:date="2016-07-07T10:33:00Z">
                <w:rPr>
                  <w:sz w:val="24"/>
                  <w:lang w:val="pt-BR"/>
                </w:rPr>
              </w:rPrChange>
            </w:rPr>
            <w:delText>Antes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13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14" w:author="Elias de Moraes Fernandes" w:date="2016-07-07T10:33:00Z">
                <w:rPr>
                  <w:sz w:val="24"/>
                  <w:lang w:val="pt-BR"/>
                </w:rPr>
              </w:rPrChange>
            </w:rPr>
            <w:delText>de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15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16" w:author="Elias de Moraes Fernandes" w:date="2016-07-07T10:33:00Z">
                <w:rPr>
                  <w:sz w:val="24"/>
                  <w:lang w:val="pt-BR"/>
                </w:rPr>
              </w:rPrChange>
            </w:rPr>
            <w:delText>cada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17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18" w:author="Elias de Moraes Fernandes" w:date="2016-07-07T10:33:00Z">
                <w:rPr>
                  <w:sz w:val="24"/>
                  <w:lang w:val="pt-BR"/>
                </w:rPr>
              </w:rPrChange>
            </w:rPr>
            <w:delText>fase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1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20" w:author="Elias de Moraes Fernandes" w:date="2016-07-07T10:33:00Z">
                <w:rPr>
                  <w:sz w:val="24"/>
                  <w:lang w:val="pt-BR"/>
                </w:rPr>
              </w:rPrChange>
            </w:rPr>
            <w:delText>ser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21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22" w:author="Elias de Moraes Fernandes" w:date="2016-07-07T10:33:00Z">
                <w:rPr>
                  <w:sz w:val="24"/>
                  <w:lang w:val="pt-BR"/>
                </w:rPr>
              </w:rPrChange>
            </w:rPr>
            <w:delText>concluída,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23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24" w:author="Elias de Moraes Fernandes" w:date="2016-07-07T10:33:00Z">
                <w:rPr>
                  <w:sz w:val="24"/>
                  <w:lang w:val="pt-BR"/>
                </w:rPr>
              </w:rPrChange>
            </w:rPr>
            <w:delText>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25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hAnsi="Arial" w:cs="Arial"/>
              <w:i/>
              <w:sz w:val="24"/>
              <w:lang w:val="pt-BR"/>
              <w:rPrChange w:id="1826" w:author="Elias de Moraes Fernandes" w:date="2016-07-07T10:33:00Z">
                <w:rPr>
                  <w:sz w:val="24"/>
                  <w:lang w:val="pt-BR"/>
                </w:rPr>
              </w:rPrChange>
            </w:rPr>
            <w:delText>Level Clear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27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contar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28" w:author="Elias de Moraes Fernandes" w:date="2016-07-07T10:33:00Z">
                <w:rPr>
                  <w:sz w:val="24"/>
                  <w:lang w:val="pt-BR"/>
                </w:rPr>
              </w:rPrChange>
            </w:rPr>
            <w:delText>á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2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30" w:author="Elias de Moraes Fernandes" w:date="2016-07-07T10:33:00Z">
                <w:rPr>
                  <w:sz w:val="24"/>
                  <w:lang w:val="pt-BR"/>
                </w:rPr>
              </w:rPrChange>
            </w:rPr>
            <w:delText>também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31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32" w:author="Elias de Moraes Fernandes" w:date="2016-07-07T10:33:00Z">
                <w:rPr>
                  <w:sz w:val="24"/>
                  <w:lang w:val="pt-BR"/>
                </w:rPr>
              </w:rPrChange>
            </w:rPr>
            <w:delText>com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33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34" w:author="Elias de Moraes Fernandes" w:date="2016-07-07T10:33:00Z">
                <w:rPr>
                  <w:sz w:val="24"/>
                  <w:lang w:val="pt-BR"/>
                </w:rPr>
              </w:rPrChange>
            </w:rPr>
            <w:delText>uma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35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36" w:author="Elias de Moraes Fernandes" w:date="2016-07-07T10:33:00Z">
                <w:rPr>
                  <w:sz w:val="24"/>
                  <w:lang w:val="pt-BR"/>
                </w:rPr>
              </w:rPrChange>
            </w:rPr>
            <w:delText>questão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37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1838" w:author="Elias De Moraes Fernandes" w:date="2016-03-16T11:09:00Z">
        <w:del w:id="1839" w:author="Elias de Moraes Fernandes" w:date="2016-07-07T10:37:00Z">
          <w:r w:rsidR="001417C9" w:rsidRPr="00996951" w:rsidDel="007634A7">
            <w:rPr>
              <w:rFonts w:ascii="Arial" w:hAnsi="Arial" w:cs="Arial"/>
              <w:sz w:val="24"/>
              <w:lang w:val="pt-BR"/>
              <w:rPrChange w:id="1840" w:author="Elias de Moraes Fernandes" w:date="2016-07-07T10:33:00Z">
                <w:rPr>
                  <w:sz w:val="24"/>
                  <w:lang w:val="pt-BR"/>
                </w:rPr>
              </w:rPrChange>
            </w:rPr>
            <w:delText>m</w:delText>
          </w:r>
          <w:r w:rsidR="001417C9" w:rsidRPr="00996951" w:rsidDel="007634A7">
            <w:rPr>
              <w:rFonts w:ascii="Arial" w:eastAsia="Calibri" w:hAnsi="Arial" w:cs="Arial"/>
              <w:sz w:val="24"/>
              <w:lang w:val="pt-BR"/>
              <w:rPrChange w:id="1841" w:author="Elias de Moraes Fernandes" w:date="2016-07-07T10:33:00Z">
                <w:rPr>
                  <w:sz w:val="24"/>
                  <w:lang w:val="pt-BR"/>
                </w:rPr>
              </w:rPrChange>
            </w:rPr>
            <w:delText>últipla</w:delText>
          </w:r>
        </w:del>
      </w:ins>
      <w:ins w:id="1842" w:author="Elias De Moraes Fernandes" w:date="2016-03-16T11:06:00Z">
        <w:del w:id="1843" w:author="Elias de Moraes Fernandes" w:date="2016-07-07T10:37:00Z">
          <w:r w:rsidRPr="00996951" w:rsidDel="007634A7">
            <w:rPr>
              <w:rFonts w:ascii="Arial" w:hAnsi="Arial" w:cs="Arial"/>
              <w:sz w:val="24"/>
              <w:lang w:val="pt-BR"/>
              <w:rPrChange w:id="1844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escolha sobre o cen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45" w:author="Elias de Moraes Fernandes" w:date="2016-07-07T10:33:00Z">
                <w:rPr>
                  <w:sz w:val="24"/>
                  <w:lang w:val="pt-BR"/>
                </w:rPr>
              </w:rPrChange>
            </w:rPr>
            <w:delText>ário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46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47" w:author="Elias de Moraes Fernandes" w:date="2016-07-07T10:33:00Z">
                <w:rPr>
                  <w:sz w:val="24"/>
                  <w:lang w:val="pt-BR"/>
                </w:rPr>
              </w:rPrChange>
            </w:rPr>
            <w:delText>em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48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49" w:author="Elias de Moraes Fernandes" w:date="2016-07-07T10:33:00Z">
                <w:rPr>
                  <w:sz w:val="24"/>
                  <w:lang w:val="pt-BR"/>
                </w:rPr>
              </w:rPrChange>
            </w:rPr>
            <w:delText>questão.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50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51" w:author="Elias de Moraes Fernandes" w:date="2016-07-07T10:33:00Z">
                <w:rPr>
                  <w:sz w:val="24"/>
                  <w:lang w:val="pt-BR"/>
                </w:rPr>
              </w:rPrChange>
            </w:rPr>
            <w:delText>Caso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52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53" w:author="Elias de Moraes Fernandes" w:date="2016-07-07T10:33:00Z">
                <w:rPr>
                  <w:sz w:val="24"/>
                  <w:lang w:val="pt-BR"/>
                </w:rPr>
              </w:rPrChange>
            </w:rPr>
            <w:delText>o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54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55" w:author="Elias de Moraes Fernandes" w:date="2016-07-07T10:33:00Z">
                <w:rPr>
                  <w:sz w:val="24"/>
                  <w:lang w:val="pt-BR"/>
                </w:rPr>
              </w:rPrChange>
            </w:rPr>
            <w:delText>jogador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56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57" w:author="Elias de Moraes Fernandes" w:date="2016-07-07T10:33:00Z">
                <w:rPr>
                  <w:sz w:val="24"/>
                  <w:lang w:val="pt-BR"/>
                </w:rPr>
              </w:rPrChange>
            </w:rPr>
            <w:delText>acerte,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58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59" w:author="Elias de Moraes Fernandes" w:date="2016-07-07T10:33:00Z">
                <w:rPr>
                  <w:sz w:val="24"/>
                  <w:lang w:val="pt-BR"/>
                </w:rPr>
              </w:rPrChange>
            </w:rPr>
            <w:delText>terá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60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61" w:author="Elias de Moraes Fernandes" w:date="2016-07-07T10:33:00Z">
                <w:rPr>
                  <w:sz w:val="24"/>
                  <w:lang w:val="pt-BR"/>
                </w:rPr>
              </w:rPrChange>
            </w:rPr>
            <w:delText>uma</w:delText>
          </w:r>
          <w:r w:rsidRPr="00996951" w:rsidDel="007634A7">
            <w:rPr>
              <w:rFonts w:ascii="Arial" w:hAnsi="Arial" w:cs="Arial"/>
              <w:sz w:val="24"/>
              <w:lang w:val="pt-BR"/>
              <w:rPrChange w:id="1862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7634A7">
            <w:rPr>
              <w:rFonts w:ascii="Arial" w:eastAsia="Calibri" w:hAnsi="Arial" w:cs="Arial"/>
              <w:sz w:val="24"/>
              <w:lang w:val="pt-BR"/>
              <w:rPrChange w:id="1863" w:author="Elias de Moraes Fernandes" w:date="2016-07-07T10:33:00Z">
                <w:rPr>
                  <w:sz w:val="24"/>
                  <w:lang w:val="pt-BR"/>
                </w:rPr>
              </w:rPrChange>
            </w:rPr>
            <w:delText>recompensa.</w:delText>
          </w:r>
        </w:del>
      </w:ins>
      <w:ins w:id="1864" w:author="Elias de Moraes Fernandes" w:date="2016-07-07T10:37:00Z">
        <w:r w:rsidR="007634A7">
          <w:rPr>
            <w:rFonts w:ascii="Arial" w:eastAsia="Calibri" w:hAnsi="Arial" w:cs="Arial"/>
            <w:sz w:val="24"/>
            <w:lang w:val="pt-BR"/>
          </w:rPr>
          <w:t xml:space="preserve">Esse quiz </w:t>
        </w:r>
      </w:ins>
      <w:ins w:id="1865" w:author="Elias de Moraes Fernandes" w:date="2016-07-07T10:38:00Z">
        <w:r w:rsidR="007634A7">
          <w:rPr>
            <w:rFonts w:ascii="Arial" w:eastAsia="Calibri" w:hAnsi="Arial" w:cs="Arial"/>
            <w:sz w:val="24"/>
            <w:lang w:val="pt-BR"/>
          </w:rPr>
          <w:t xml:space="preserve">possui 40 perguntas que são selecionadas randomicamente e mostradas ao </w:t>
        </w:r>
        <w:proofErr w:type="spellStart"/>
        <w:r w:rsidR="007634A7">
          <w:rPr>
            <w:rFonts w:ascii="Arial" w:eastAsia="Calibri" w:hAnsi="Arial" w:cs="Arial"/>
            <w:sz w:val="24"/>
            <w:lang w:val="pt-BR"/>
          </w:rPr>
          <w:t>jogogador</w:t>
        </w:r>
        <w:proofErr w:type="spellEnd"/>
        <w:r w:rsidR="007634A7">
          <w:rPr>
            <w:rFonts w:ascii="Arial" w:eastAsia="Calibri" w:hAnsi="Arial" w:cs="Arial"/>
            <w:sz w:val="24"/>
            <w:lang w:val="pt-BR"/>
          </w:rPr>
          <w:t>. Cada acerto, soma se pontos e, cada erro diminui mesma quantidade de pontos somados. Existe uma pontuaç</w:t>
        </w:r>
      </w:ins>
      <w:ins w:id="1866" w:author="Elias de Moraes Fernandes" w:date="2016-07-07T10:39:00Z">
        <w:r w:rsidR="007634A7">
          <w:rPr>
            <w:rFonts w:ascii="Arial" w:eastAsia="Calibri" w:hAnsi="Arial" w:cs="Arial"/>
            <w:sz w:val="24"/>
            <w:lang w:val="pt-BR"/>
          </w:rPr>
          <w:t>ão máxima no topo da tela, que serve para fazer as questões ficar mais imersivas.</w:t>
        </w:r>
      </w:ins>
    </w:p>
    <w:p w14:paraId="7883959B" w14:textId="77777777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867" w:author="Elias De Moraes Fernandes" w:date="2016-03-16T11:06:00Z"/>
          <w:rFonts w:ascii="Arial" w:hAnsi="Arial" w:cs="Arial"/>
          <w:sz w:val="24"/>
          <w:lang w:val="pt-BR"/>
          <w:rPrChange w:id="1868" w:author="Elias de Moraes Fernandes" w:date="2016-07-07T10:33:00Z">
            <w:rPr>
              <w:ins w:id="1869" w:author="Elias De Moraes Fernandes" w:date="2016-03-16T11:06:00Z"/>
              <w:sz w:val="24"/>
              <w:lang w:val="pt-BR"/>
            </w:rPr>
          </w:rPrChange>
        </w:rPr>
        <w:pPrChange w:id="187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B0F60E7" w14:textId="77777777" w:rsidR="00E34C40" w:rsidRPr="00996951" w:rsidRDefault="00E34C40">
      <w:pPr>
        <w:pStyle w:val="ListParagraph"/>
        <w:tabs>
          <w:tab w:val="left" w:pos="7672"/>
        </w:tabs>
        <w:ind w:left="0" w:firstLine="360"/>
        <w:rPr>
          <w:ins w:id="1871" w:author="Elias De Moraes Fernandes" w:date="2016-03-16T11:06:00Z"/>
          <w:rFonts w:ascii="Arial" w:hAnsi="Arial" w:cs="Arial"/>
          <w:sz w:val="24"/>
          <w:lang w:val="pt-BR"/>
          <w:rPrChange w:id="1872" w:author="Elias de Moraes Fernandes" w:date="2016-07-07T10:33:00Z">
            <w:rPr>
              <w:ins w:id="1873" w:author="Elias De Moraes Fernandes" w:date="2016-03-16T11:06:00Z"/>
              <w:sz w:val="24"/>
              <w:lang w:val="pt-BR"/>
            </w:rPr>
          </w:rPrChange>
        </w:rPr>
        <w:pPrChange w:id="1874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1875" w:author="Elias De Moraes Fernandes" w:date="2016-03-16T11:06:00Z">
        <w:r w:rsidRPr="00996951">
          <w:rPr>
            <w:rFonts w:ascii="Arial" w:hAnsi="Arial" w:cs="Arial"/>
            <w:sz w:val="24"/>
            <w:lang w:val="pt-BR"/>
            <w:rPrChange w:id="1876" w:author="Elias de Moraes Fernandes" w:date="2016-07-07T10:33:00Z">
              <w:rPr>
                <w:sz w:val="24"/>
                <w:lang w:val="pt-BR"/>
              </w:rPr>
            </w:rPrChange>
          </w:rPr>
          <w:t>O jogo n</w:t>
        </w:r>
        <w:r w:rsidRPr="00996951">
          <w:rPr>
            <w:rFonts w:ascii="Arial" w:eastAsia="Calibri" w:hAnsi="Arial" w:cs="Arial"/>
            <w:sz w:val="24"/>
            <w:lang w:val="pt-BR"/>
            <w:rPrChange w:id="1877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187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79" w:author="Elias de Moraes Fernandes" w:date="2016-07-07T10:33:00Z">
              <w:rPr>
                <w:sz w:val="24"/>
                <w:lang w:val="pt-BR"/>
              </w:rPr>
            </w:rPrChange>
          </w:rPr>
          <w:t>contará</w:t>
        </w:r>
        <w:r w:rsidRPr="00996951">
          <w:rPr>
            <w:rFonts w:ascii="Arial" w:hAnsi="Arial" w:cs="Arial"/>
            <w:sz w:val="24"/>
            <w:lang w:val="pt-BR"/>
            <w:rPrChange w:id="188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81" w:author="Elias de Moraes Fernandes" w:date="2016-07-07T10:33:00Z">
              <w:rPr>
                <w:sz w:val="24"/>
                <w:lang w:val="pt-BR"/>
              </w:rPr>
            </w:rPrChange>
          </w:rPr>
          <w:t>com</w:t>
        </w:r>
        <w:r w:rsidRPr="00996951">
          <w:rPr>
            <w:rFonts w:ascii="Arial" w:hAnsi="Arial" w:cs="Arial"/>
            <w:sz w:val="24"/>
            <w:lang w:val="pt-BR"/>
            <w:rPrChange w:id="188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83" w:author="Elias de Moraes Fernandes" w:date="2016-07-07T10:33:00Z">
              <w:rPr>
                <w:sz w:val="24"/>
                <w:lang w:val="pt-BR"/>
              </w:rPr>
            </w:rPrChange>
          </w:rPr>
          <w:t>itens</w:t>
        </w:r>
        <w:r w:rsidRPr="00996951">
          <w:rPr>
            <w:rFonts w:ascii="Arial" w:hAnsi="Arial" w:cs="Arial"/>
            <w:sz w:val="24"/>
            <w:lang w:val="pt-BR"/>
            <w:rPrChange w:id="188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85" w:author="Elias de Moraes Fernandes" w:date="2016-07-07T10:33:00Z">
              <w:rPr>
                <w:sz w:val="24"/>
                <w:lang w:val="pt-BR"/>
              </w:rPr>
            </w:rPrChange>
          </w:rPr>
          <w:t>coletáveis</w:t>
        </w:r>
        <w:r w:rsidRPr="00996951">
          <w:rPr>
            <w:rFonts w:ascii="Arial" w:hAnsi="Arial" w:cs="Arial"/>
            <w:sz w:val="24"/>
            <w:lang w:val="pt-BR"/>
            <w:rPrChange w:id="188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87" w:author="Elias de Moraes Fernandes" w:date="2016-07-07T10:33:00Z">
              <w:rPr>
                <w:sz w:val="24"/>
                <w:lang w:val="pt-BR"/>
              </w:rPr>
            </w:rPrChange>
          </w:rPr>
          <w:t>como</w:t>
        </w:r>
        <w:r w:rsidRPr="00996951">
          <w:rPr>
            <w:rFonts w:ascii="Arial" w:hAnsi="Arial" w:cs="Arial"/>
            <w:sz w:val="24"/>
            <w:lang w:val="pt-BR"/>
            <w:rPrChange w:id="188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89" w:author="Elias de Moraes Fernandes" w:date="2016-07-07T10:33:00Z">
              <w:rPr>
                <w:sz w:val="24"/>
                <w:lang w:val="pt-BR"/>
              </w:rPr>
            </w:rPrChange>
          </w:rPr>
          <w:t>troféus.</w:t>
        </w:r>
        <w:r w:rsidRPr="00996951">
          <w:rPr>
            <w:rFonts w:ascii="Arial" w:hAnsi="Arial" w:cs="Arial"/>
            <w:sz w:val="24"/>
            <w:lang w:val="pt-BR"/>
            <w:rPrChange w:id="189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91" w:author="Elias de Moraes Fernandes" w:date="2016-07-07T10:33:00Z">
              <w:rPr>
                <w:sz w:val="24"/>
                <w:lang w:val="pt-BR"/>
              </w:rPr>
            </w:rPrChange>
          </w:rPr>
          <w:t>Abaixo</w:t>
        </w:r>
        <w:r w:rsidRPr="00996951">
          <w:rPr>
            <w:rFonts w:ascii="Arial" w:hAnsi="Arial" w:cs="Arial"/>
            <w:sz w:val="24"/>
            <w:lang w:val="pt-BR"/>
            <w:rPrChange w:id="189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93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189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95" w:author="Elias de Moraes Fernandes" w:date="2016-07-07T10:33:00Z">
              <w:rPr>
                <w:sz w:val="24"/>
                <w:lang w:val="pt-BR"/>
              </w:rPr>
            </w:rPrChange>
          </w:rPr>
          <w:t>imagem</w:t>
        </w:r>
        <w:r w:rsidRPr="00996951">
          <w:rPr>
            <w:rFonts w:ascii="Arial" w:hAnsi="Arial" w:cs="Arial"/>
            <w:sz w:val="24"/>
            <w:lang w:val="pt-BR"/>
            <w:rPrChange w:id="189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97" w:author="Elias de Moraes Fernandes" w:date="2016-07-07T10:33:00Z">
              <w:rPr>
                <w:sz w:val="24"/>
                <w:lang w:val="pt-BR"/>
              </w:rPr>
            </w:rPrChange>
          </w:rPr>
          <w:t>simplificada</w:t>
        </w:r>
        <w:r w:rsidRPr="00996951">
          <w:rPr>
            <w:rFonts w:ascii="Arial" w:hAnsi="Arial" w:cs="Arial"/>
            <w:sz w:val="24"/>
            <w:lang w:val="pt-BR"/>
            <w:rPrChange w:id="189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1899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Pr="00996951">
          <w:rPr>
            <w:rFonts w:ascii="Arial" w:hAnsi="Arial" w:cs="Arial"/>
            <w:sz w:val="24"/>
            <w:lang w:val="pt-BR"/>
            <w:rPrChange w:id="190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i/>
            <w:sz w:val="24"/>
            <w:lang w:val="pt-BR"/>
            <w:rPrChange w:id="1901" w:author="Elias de Moraes Fernandes" w:date="2016-07-07T10:33:00Z">
              <w:rPr>
                <w:sz w:val="24"/>
                <w:lang w:val="pt-BR"/>
              </w:rPr>
            </w:rPrChange>
          </w:rPr>
          <w:t>storyboard</w:t>
        </w:r>
        <w:proofErr w:type="spellEnd"/>
        <w:r w:rsidRPr="00996951">
          <w:rPr>
            <w:rFonts w:ascii="Arial" w:hAnsi="Arial" w:cs="Arial"/>
            <w:sz w:val="24"/>
            <w:lang w:val="pt-BR"/>
            <w:rPrChange w:id="1902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</w:p>
    <w:p w14:paraId="11330DE7" w14:textId="5C48C5B2" w:rsidR="008F4797" w:rsidRPr="00996951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1903" w:author="Elias De Moraes Fernandes" w:date="2016-03-16T11:06:00Z"/>
          <w:rFonts w:ascii="Arial" w:hAnsi="Arial" w:cs="Arial"/>
          <w:sz w:val="24"/>
          <w:lang w:val="pt-BR"/>
          <w:rPrChange w:id="1904" w:author="Elias de Moraes Fernandes" w:date="2016-07-07T10:33:00Z">
            <w:rPr>
              <w:del w:id="1905" w:author="Elias De Moraes Fernandes" w:date="2016-03-16T11:06:00Z"/>
              <w:sz w:val="24"/>
              <w:lang w:val="pt-BR"/>
            </w:rPr>
          </w:rPrChange>
        </w:rPr>
      </w:pPr>
      <w:del w:id="1906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1907" w:author="Elias de Moraes Fernandes" w:date="2016-07-07T10:33:00Z">
              <w:rPr>
                <w:sz w:val="24"/>
                <w:lang w:val="pt-BR"/>
              </w:rPr>
            </w:rPrChange>
          </w:rPr>
          <w:delText>Antes de iniciar o jogo, ter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08" w:author="Elias de Moraes Fernandes" w:date="2016-07-07T10:33:00Z">
              <w:rPr>
                <w:sz w:val="24"/>
                <w:lang w:val="pt-BR"/>
              </w:rPr>
            </w:rPrChange>
          </w:rPr>
          <w:delText>á</w:delText>
        </w:r>
        <w:r w:rsidRPr="00996951" w:rsidDel="00E34C40">
          <w:rPr>
            <w:rFonts w:ascii="Arial" w:hAnsi="Arial" w:cs="Arial"/>
            <w:sz w:val="24"/>
            <w:lang w:val="pt-BR"/>
            <w:rPrChange w:id="19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10" w:author="Elias de Moraes Fernandes" w:date="2016-07-07T10:33:00Z">
              <w:rPr>
                <w:sz w:val="24"/>
                <w:lang w:val="pt-BR"/>
              </w:rPr>
            </w:rPrChange>
          </w:rPr>
          <w:delText>uma</w:delText>
        </w:r>
        <w:r w:rsidRPr="00996951" w:rsidDel="00E34C40">
          <w:rPr>
            <w:rFonts w:ascii="Arial" w:hAnsi="Arial" w:cs="Arial"/>
            <w:sz w:val="24"/>
            <w:lang w:val="pt-BR"/>
            <w:rPrChange w:id="19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12" w:author="Elias de Moraes Fernandes" w:date="2016-07-07T10:33:00Z">
              <w:rPr>
                <w:sz w:val="24"/>
                <w:lang w:val="pt-BR"/>
              </w:rPr>
            </w:rPrChange>
          </w:rPr>
          <w:delText>histó</w:delText>
        </w:r>
        <w:r w:rsidRPr="00996951" w:rsidDel="00E34C40">
          <w:rPr>
            <w:rFonts w:ascii="Arial" w:hAnsi="Arial" w:cs="Arial"/>
            <w:sz w:val="24"/>
            <w:lang w:val="pt-BR"/>
            <w:rPrChange w:id="19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ria em quadrinhos explicando o contexto do jogo e sobre os 2 personagens principais. </w:delText>
        </w:r>
      </w:del>
    </w:p>
    <w:p w14:paraId="7C8AFFF2" w14:textId="4D785FDC" w:rsidR="00372CA9" w:rsidRPr="00996951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1914" w:author="Elias De Moraes Fernandes" w:date="2016-03-16T11:06:00Z"/>
          <w:rFonts w:ascii="Arial" w:hAnsi="Arial" w:cs="Arial"/>
          <w:sz w:val="24"/>
          <w:lang w:val="pt-BR"/>
          <w:rPrChange w:id="1915" w:author="Elias de Moraes Fernandes" w:date="2016-07-07T10:33:00Z">
            <w:rPr>
              <w:del w:id="1916" w:author="Elias De Moraes Fernandes" w:date="2016-03-16T11:06:00Z"/>
              <w:sz w:val="24"/>
              <w:lang w:val="pt-BR"/>
            </w:rPr>
          </w:rPrChange>
        </w:rPr>
      </w:pPr>
      <w:del w:id="1917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1918" w:author="Elias de Moraes Fernandes" w:date="2016-07-07T10:33:00Z">
              <w:rPr>
                <w:sz w:val="24"/>
                <w:lang w:val="pt-BR"/>
              </w:rPr>
            </w:rPrChange>
          </w:rPr>
          <w:delText xml:space="preserve">Na 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19" w:author="Elias de Moraes Fernandes" w:date="2016-07-07T10:33:00Z">
              <w:rPr>
                <w:sz w:val="24"/>
                <w:lang w:val="pt-BR"/>
              </w:rPr>
            </w:rPrChange>
          </w:rPr>
          <w:delText>primeira fase, alimentos s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20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22" w:author="Elias de Moraes Fernandes" w:date="2016-07-07T10:33:00Z">
              <w:rPr>
                <w:sz w:val="24"/>
                <w:lang w:val="pt-BR"/>
              </w:rPr>
            </w:rPrChange>
          </w:rPr>
          <w:delText>jogados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2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24" w:author="Elias de Moraes Fernandes" w:date="2016-07-07T10:33:00Z">
              <w:rPr>
                <w:sz w:val="24"/>
                <w:lang w:val="pt-BR"/>
              </w:rPr>
            </w:rPrChange>
          </w:rPr>
          <w:delText>dentro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26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28" w:author="Elias de Moraes Fernandes" w:date="2016-07-07T10:33:00Z">
              <w:rPr>
                <w:sz w:val="24"/>
                <w:lang w:val="pt-BR"/>
              </w:rPr>
            </w:rPrChange>
          </w:rPr>
          <w:delText>caixa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2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30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32" w:author="Elias de Moraes Fernandes" w:date="2016-07-07T10:33:00Z">
              <w:rPr>
                <w:sz w:val="24"/>
                <w:lang w:val="pt-BR"/>
              </w:rPr>
            </w:rPrChange>
          </w:rPr>
          <w:delText>que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34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3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36" w:author="Elias de Moraes Fernandes" w:date="2016-07-07T10:33:00Z">
              <w:rPr>
                <w:sz w:val="24"/>
                <w:lang w:val="pt-BR"/>
              </w:rPr>
            </w:rPrChange>
          </w:rPr>
          <w:delText>personagem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3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38" w:author="Elias de Moraes Fernandes" w:date="2016-07-07T10:33:00Z">
              <w:rPr>
                <w:sz w:val="24"/>
                <w:lang w:val="pt-BR"/>
              </w:rPr>
            </w:rPrChange>
          </w:rPr>
          <w:delText>pode</w:delText>
        </w:r>
        <w:r w:rsidR="008F2237" w:rsidRPr="00996951" w:rsidDel="00E34C40">
          <w:rPr>
            <w:rFonts w:ascii="Arial" w:hAnsi="Arial" w:cs="Arial"/>
            <w:sz w:val="24"/>
            <w:lang w:val="pt-BR"/>
            <w:rPrChange w:id="19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F2237" w:rsidRPr="00996951" w:rsidDel="00E34C40">
          <w:rPr>
            <w:rFonts w:ascii="Arial" w:eastAsia="Calibri" w:hAnsi="Arial" w:cs="Arial"/>
            <w:sz w:val="24"/>
            <w:lang w:val="pt-BR"/>
            <w:rPrChange w:id="1940" w:author="Elias de Moraes Fernandes" w:date="2016-07-07T10:33:00Z">
              <w:rPr>
                <w:sz w:val="24"/>
                <w:lang w:val="pt-BR"/>
              </w:rPr>
            </w:rPrChange>
          </w:rPr>
          <w:delText>come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41" w:author="Elias de Moraes Fernandes" w:date="2016-07-07T10:33:00Z">
              <w:rPr>
                <w:sz w:val="24"/>
                <w:lang w:val="pt-BR"/>
              </w:rPr>
            </w:rPrChange>
          </w:rPr>
          <w:delText>r. Ele precisa ir se alimentar e atingir a pontua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42" w:author="Elias de Moraes Fernandes" w:date="2016-07-07T10:33:00Z">
              <w:rPr>
                <w:sz w:val="24"/>
                <w:lang w:val="pt-BR"/>
              </w:rPr>
            </w:rPrChange>
          </w:rPr>
          <w:delText>ção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4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44" w:author="Elias de Moraes Fernandes" w:date="2016-07-07T10:33:00Z">
              <w:rPr>
                <w:sz w:val="24"/>
                <w:lang w:val="pt-BR"/>
              </w:rPr>
            </w:rPrChange>
          </w:rPr>
          <w:delText>especificada</w:delText>
        </w:r>
      </w:del>
    </w:p>
    <w:p w14:paraId="5932A5C4" w14:textId="6B8AE72F" w:rsidR="008F2237" w:rsidRPr="00996951" w:rsidDel="00E34C40" w:rsidRDefault="008F2237" w:rsidP="007C6837">
      <w:pPr>
        <w:pStyle w:val="ListParagraph"/>
        <w:tabs>
          <w:tab w:val="left" w:pos="7672"/>
        </w:tabs>
        <w:ind w:left="0" w:firstLine="360"/>
        <w:rPr>
          <w:del w:id="1945" w:author="Elias De Moraes Fernandes" w:date="2016-03-16T11:06:00Z"/>
          <w:rFonts w:ascii="Arial" w:hAnsi="Arial" w:cs="Arial"/>
          <w:sz w:val="24"/>
          <w:lang w:val="pt-BR"/>
          <w:rPrChange w:id="1946" w:author="Elias de Moraes Fernandes" w:date="2016-07-07T10:33:00Z">
            <w:rPr>
              <w:del w:id="1947" w:author="Elias De Moraes Fernandes" w:date="2016-03-16T11:06:00Z"/>
              <w:sz w:val="24"/>
              <w:lang w:val="pt-BR"/>
            </w:rPr>
          </w:rPrChange>
        </w:rPr>
      </w:pPr>
      <w:del w:id="1948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1949" w:author="Elias de Moraes Fernandes" w:date="2016-07-07T10:33:00Z">
              <w:rPr>
                <w:sz w:val="24"/>
                <w:lang w:val="pt-BR"/>
              </w:rPr>
            </w:rPrChange>
          </w:rPr>
          <w:delText>Na segunda fase, s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50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E34C40">
          <w:rPr>
            <w:rFonts w:ascii="Arial" w:hAnsi="Arial" w:cs="Arial"/>
            <w:sz w:val="24"/>
            <w:lang w:val="pt-BR"/>
            <w:rPrChange w:id="195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52" w:author="Elias de Moraes Fernandes" w:date="2016-07-07T10:33:00Z">
              <w:rPr>
                <w:sz w:val="24"/>
                <w:lang w:val="pt-BR"/>
              </w:rPr>
            </w:rPrChange>
          </w:rPr>
          <w:delText>jogados</w:delText>
        </w:r>
        <w:r w:rsidRPr="00996951" w:rsidDel="00E34C40">
          <w:rPr>
            <w:rFonts w:ascii="Arial" w:hAnsi="Arial" w:cs="Arial"/>
            <w:sz w:val="24"/>
            <w:lang w:val="pt-BR"/>
            <w:rPrChange w:id="195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54" w:author="Elias de Moraes Fernandes" w:date="2016-07-07T10:33:00Z">
              <w:rPr>
                <w:sz w:val="24"/>
                <w:lang w:val="pt-BR"/>
              </w:rPr>
            </w:rPrChange>
          </w:rPr>
          <w:delText>alimentos</w:delText>
        </w:r>
        <w:r w:rsidRPr="00996951" w:rsidDel="00E34C40">
          <w:rPr>
            <w:rFonts w:ascii="Arial" w:hAnsi="Arial" w:cs="Arial"/>
            <w:sz w:val="24"/>
            <w:lang w:val="pt-BR"/>
            <w:rPrChange w:id="195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56" w:author="Elias de Moraes Fernandes" w:date="2016-07-07T10:33:00Z">
              <w:rPr>
                <w:sz w:val="24"/>
                <w:lang w:val="pt-BR"/>
              </w:rPr>
            </w:rPrChange>
          </w:rPr>
          <w:delText>que</w:delText>
        </w:r>
        <w:r w:rsidRPr="00996951" w:rsidDel="00E34C40">
          <w:rPr>
            <w:rFonts w:ascii="Arial" w:hAnsi="Arial" w:cs="Arial"/>
            <w:sz w:val="24"/>
            <w:lang w:val="pt-BR"/>
            <w:rPrChange w:id="195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58" w:author="Elias de Moraes Fernandes" w:date="2016-07-07T10:33:00Z">
              <w:rPr>
                <w:sz w:val="24"/>
                <w:lang w:val="pt-BR"/>
              </w:rPr>
            </w:rPrChange>
          </w:rPr>
          <w:delText>pode</w:delText>
        </w:r>
        <w:r w:rsidRPr="00996951" w:rsidDel="00E34C40">
          <w:rPr>
            <w:rFonts w:ascii="Arial" w:hAnsi="Arial" w:cs="Arial"/>
            <w:sz w:val="24"/>
            <w:lang w:val="pt-BR"/>
            <w:rPrChange w:id="195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60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E34C40">
          <w:rPr>
            <w:rFonts w:ascii="Arial" w:hAnsi="Arial" w:cs="Arial"/>
            <w:sz w:val="24"/>
            <w:lang w:val="pt-BR"/>
            <w:rPrChange w:id="196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62" w:author="Elias de Moraes Fernandes" w:date="2016-07-07T10:33:00Z">
              <w:rPr>
                <w:sz w:val="24"/>
                <w:lang w:val="pt-BR"/>
              </w:rPr>
            </w:rPrChange>
          </w:rPr>
          <w:delText>não</w:delText>
        </w:r>
        <w:r w:rsidRPr="00996951" w:rsidDel="00E34C40">
          <w:rPr>
            <w:rFonts w:ascii="Arial" w:hAnsi="Arial" w:cs="Arial"/>
            <w:sz w:val="24"/>
            <w:lang w:val="pt-BR"/>
            <w:rPrChange w:id="196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64" w:author="Elias de Moraes Fernandes" w:date="2016-07-07T10:33:00Z">
              <w:rPr>
                <w:sz w:val="24"/>
                <w:lang w:val="pt-BR"/>
              </w:rPr>
            </w:rPrChange>
          </w:rPr>
          <w:delText>pode</w:delText>
        </w:r>
        <w:r w:rsidRPr="00996951" w:rsidDel="00E34C40">
          <w:rPr>
            <w:rFonts w:ascii="Arial" w:hAnsi="Arial" w:cs="Arial"/>
            <w:sz w:val="24"/>
            <w:lang w:val="pt-BR"/>
            <w:rPrChange w:id="19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66" w:author="Elias de Moraes Fernandes" w:date="2016-07-07T10:33:00Z">
              <w:rPr>
                <w:sz w:val="24"/>
                <w:lang w:val="pt-BR"/>
              </w:rPr>
            </w:rPrChange>
          </w:rPr>
          <w:delText>comer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67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fazendo o jogador decidir qual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68" w:author="Elias de Moraes Fernandes" w:date="2016-07-07T10:33:00Z">
              <w:rPr>
                <w:sz w:val="24"/>
                <w:lang w:val="pt-BR"/>
              </w:rPr>
            </w:rPrChange>
          </w:rPr>
          <w:delText>é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6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70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7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72" w:author="Elias de Moraes Fernandes" w:date="2016-07-07T10:33:00Z">
              <w:rPr>
                <w:sz w:val="24"/>
                <w:lang w:val="pt-BR"/>
              </w:rPr>
            </w:rPrChange>
          </w:rPr>
          <w:delText>correto.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7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74" w:author="Elias de Moraes Fernandes" w:date="2016-07-07T10:33:00Z">
              <w:rPr>
                <w:sz w:val="24"/>
                <w:lang w:val="pt-BR"/>
              </w:rPr>
            </w:rPrChange>
          </w:rPr>
          <w:delText>Novamente,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7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76" w:author="Elias de Moraes Fernandes" w:date="2016-07-07T10:33:00Z">
              <w:rPr>
                <w:sz w:val="24"/>
                <w:lang w:val="pt-BR"/>
              </w:rPr>
            </w:rPrChange>
          </w:rPr>
          <w:delText>precisa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78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7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80" w:author="Elias de Moraes Fernandes" w:date="2016-07-07T10:33:00Z">
              <w:rPr>
                <w:sz w:val="24"/>
                <w:lang w:val="pt-BR"/>
              </w:rPr>
            </w:rPrChange>
          </w:rPr>
          <w:delText>pontuação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8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82" w:author="Elias de Moraes Fernandes" w:date="2016-07-07T10:33:00Z">
              <w:rPr>
                <w:sz w:val="24"/>
                <w:lang w:val="pt-BR"/>
              </w:rPr>
            </w:rPrChange>
          </w:rPr>
          <w:delText>mínima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8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84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198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1986" w:author="Elias de Moraes Fernandes" w:date="2016-07-07T10:33:00Z">
              <w:rPr>
                <w:sz w:val="24"/>
                <w:lang w:val="pt-BR"/>
              </w:rPr>
            </w:rPrChange>
          </w:rPr>
          <w:delText>avançar.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198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78BA1EAA" w14:textId="1754F21C" w:rsidR="00A12A5C" w:rsidRPr="00996951" w:rsidDel="00E34C40" w:rsidRDefault="00E46885" w:rsidP="00A12A5C">
      <w:pPr>
        <w:pStyle w:val="ListParagraph"/>
        <w:tabs>
          <w:tab w:val="left" w:pos="7672"/>
        </w:tabs>
        <w:ind w:left="0" w:firstLine="360"/>
        <w:rPr>
          <w:del w:id="1988" w:author="Elias De Moraes Fernandes" w:date="2016-03-16T11:06:00Z"/>
          <w:rFonts w:ascii="Arial" w:hAnsi="Arial" w:cs="Arial"/>
          <w:sz w:val="24"/>
          <w:lang w:val="pt-BR"/>
          <w:rPrChange w:id="1989" w:author="Elias de Moraes Fernandes" w:date="2016-07-07T10:33:00Z">
            <w:rPr>
              <w:del w:id="1990" w:author="Elias De Moraes Fernandes" w:date="2016-03-16T11:06:00Z"/>
              <w:sz w:val="24"/>
              <w:lang w:val="pt-BR"/>
            </w:rPr>
          </w:rPrChange>
        </w:rPr>
      </w:pPr>
      <w:del w:id="1991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1992" w:author="Elias de Moraes Fernandes" w:date="2016-07-07T10:33:00Z">
              <w:rPr>
                <w:sz w:val="24"/>
                <w:lang w:val="pt-BR"/>
              </w:rPr>
            </w:rPrChange>
          </w:rPr>
          <w:delText xml:space="preserve">Da terceira fase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93" w:author="Elias de Moraes Fernandes" w:date="2016-07-07T10:33:00Z">
              <w:rPr>
                <w:sz w:val="24"/>
                <w:lang w:val="pt-BR"/>
              </w:rPr>
            </w:rPrChange>
          </w:rPr>
          <w:delText>à</w:delText>
        </w:r>
        <w:r w:rsidRPr="00996951" w:rsidDel="00E34C40">
          <w:rPr>
            <w:rFonts w:ascii="Arial" w:hAnsi="Arial" w:cs="Arial"/>
            <w:sz w:val="24"/>
            <w:lang w:val="pt-BR"/>
            <w:rPrChange w:id="19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95" w:author="Elias de Moraes Fernandes" w:date="2016-07-07T10:33:00Z">
              <w:rPr>
                <w:sz w:val="24"/>
                <w:lang w:val="pt-BR"/>
              </w:rPr>
            </w:rPrChange>
          </w:rPr>
          <w:delText>quinta</w:delText>
        </w:r>
        <w:r w:rsidRPr="00996951" w:rsidDel="00E34C40">
          <w:rPr>
            <w:rFonts w:ascii="Arial" w:hAnsi="Arial" w:cs="Arial"/>
            <w:sz w:val="24"/>
            <w:lang w:val="pt-BR"/>
            <w:rPrChange w:id="19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97" w:author="Elias de Moraes Fernandes" w:date="2016-07-07T10:33:00Z">
              <w:rPr>
                <w:sz w:val="24"/>
                <w:lang w:val="pt-BR"/>
              </w:rPr>
            </w:rPrChange>
          </w:rPr>
          <w:delText>fase,</w:delText>
        </w:r>
        <w:r w:rsidRPr="00996951" w:rsidDel="00E34C40">
          <w:rPr>
            <w:rFonts w:ascii="Arial" w:hAnsi="Arial" w:cs="Arial"/>
            <w:sz w:val="24"/>
            <w:lang w:val="pt-BR"/>
            <w:rPrChange w:id="19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1999" w:author="Elias de Moraes Fernandes" w:date="2016-07-07T10:33:00Z">
              <w:rPr>
                <w:sz w:val="24"/>
                <w:lang w:val="pt-BR"/>
              </w:rPr>
            </w:rPrChange>
          </w:rPr>
          <w:delText>começa</w:delText>
        </w:r>
        <w:r w:rsidRPr="00996951" w:rsidDel="00E34C40">
          <w:rPr>
            <w:rFonts w:ascii="Arial" w:hAnsi="Arial" w:cs="Arial"/>
            <w:sz w:val="24"/>
            <w:lang w:val="pt-BR"/>
            <w:rPrChange w:id="20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01" w:author="Elias de Moraes Fernandes" w:date="2016-07-07T10:33:00Z">
              <w:rPr>
                <w:sz w:val="24"/>
                <w:lang w:val="pt-BR"/>
              </w:rPr>
            </w:rPrChange>
          </w:rPr>
          <w:delText>os</w:delText>
        </w:r>
        <w:r w:rsidRPr="00996951" w:rsidDel="00E34C40">
          <w:rPr>
            <w:rFonts w:ascii="Arial" w:hAnsi="Arial" w:cs="Arial"/>
            <w:sz w:val="24"/>
            <w:lang w:val="pt-BR"/>
            <w:rPrChange w:id="20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03" w:author="Elias de Moraes Fernandes" w:date="2016-07-07T10:33:00Z">
              <w:rPr>
                <w:sz w:val="24"/>
                <w:lang w:val="pt-BR"/>
              </w:rPr>
            </w:rPrChange>
          </w:rPr>
          <w:delText>inimigos.</w:delText>
        </w:r>
        <w:r w:rsidRPr="00996951" w:rsidDel="00E34C40">
          <w:rPr>
            <w:rFonts w:ascii="Arial" w:hAnsi="Arial" w:cs="Arial"/>
            <w:sz w:val="24"/>
            <w:lang w:val="pt-BR"/>
            <w:rPrChange w:id="20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05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E34C40">
          <w:rPr>
            <w:rFonts w:ascii="Arial" w:hAnsi="Arial" w:cs="Arial"/>
            <w:sz w:val="24"/>
            <w:lang w:val="pt-BR"/>
            <w:rPrChange w:id="20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07" w:author="Elias de Moraes Fernandes" w:date="2016-07-07T10:33:00Z">
              <w:rPr>
                <w:sz w:val="24"/>
                <w:lang w:val="pt-BR"/>
              </w:rPr>
            </w:rPrChange>
          </w:rPr>
          <w:delText>personagem</w:delText>
        </w:r>
        <w:r w:rsidRPr="00996951" w:rsidDel="00E34C40">
          <w:rPr>
            <w:rFonts w:ascii="Arial" w:hAnsi="Arial" w:cs="Arial"/>
            <w:sz w:val="24"/>
            <w:lang w:val="pt-BR"/>
            <w:rPrChange w:id="20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09" w:author="Elias de Moraes Fernandes" w:date="2016-07-07T10:33:00Z">
              <w:rPr>
                <w:sz w:val="24"/>
                <w:lang w:val="pt-BR"/>
              </w:rPr>
            </w:rPrChange>
          </w:rPr>
          <w:delText>precisa</w:delText>
        </w:r>
        <w:r w:rsidRPr="00996951" w:rsidDel="00E34C40">
          <w:rPr>
            <w:rFonts w:ascii="Arial" w:hAnsi="Arial" w:cs="Arial"/>
            <w:sz w:val="24"/>
            <w:lang w:val="pt-BR"/>
            <w:rPrChange w:id="20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11" w:author="Elias de Moraes Fernandes" w:date="2016-07-07T10:33:00Z">
              <w:rPr>
                <w:sz w:val="24"/>
                <w:lang w:val="pt-BR"/>
              </w:rPr>
            </w:rPrChange>
          </w:rPr>
          <w:delText>se</w:delText>
        </w:r>
        <w:r w:rsidRPr="00996951" w:rsidDel="00E34C40">
          <w:rPr>
            <w:rFonts w:ascii="Arial" w:hAnsi="Arial" w:cs="Arial"/>
            <w:sz w:val="24"/>
            <w:lang w:val="pt-BR"/>
            <w:rPrChange w:id="201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13" w:author="Elias de Moraes Fernandes" w:date="2016-07-07T10:33:00Z">
              <w:rPr>
                <w:sz w:val="24"/>
                <w:lang w:val="pt-BR"/>
              </w:rPr>
            </w:rPrChange>
          </w:rPr>
          <w:delText>alimentar</w:delText>
        </w:r>
        <w:r w:rsidRPr="00996951" w:rsidDel="00E34C40">
          <w:rPr>
            <w:rFonts w:ascii="Arial" w:hAnsi="Arial" w:cs="Arial"/>
            <w:sz w:val="24"/>
            <w:lang w:val="pt-BR"/>
            <w:rPrChange w:id="201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15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E34C40">
          <w:rPr>
            <w:rFonts w:ascii="Arial" w:hAnsi="Arial" w:cs="Arial"/>
            <w:sz w:val="24"/>
            <w:lang w:val="pt-BR"/>
            <w:rPrChange w:id="201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17" w:author="Elias de Moraes Fernandes" w:date="2016-07-07T10:33:00Z">
              <w:rPr>
                <w:sz w:val="24"/>
                <w:lang w:val="pt-BR"/>
              </w:rPr>
            </w:rPrChange>
          </w:rPr>
          <w:delText>proteger</w:delText>
        </w:r>
        <w:r w:rsidRPr="00996951" w:rsidDel="00E34C40">
          <w:rPr>
            <w:rFonts w:ascii="Arial" w:hAnsi="Arial" w:cs="Arial"/>
            <w:sz w:val="24"/>
            <w:lang w:val="pt-BR"/>
            <w:rPrChange w:id="201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19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E34C40">
          <w:rPr>
            <w:rFonts w:ascii="Arial" w:hAnsi="Arial" w:cs="Arial"/>
            <w:sz w:val="24"/>
            <w:lang w:val="pt-BR"/>
            <w:rPrChange w:id="202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21" w:author="Elias de Moraes Fernandes" w:date="2016-07-07T10:33:00Z">
              <w:rPr>
                <w:sz w:val="24"/>
                <w:lang w:val="pt-BR"/>
              </w:rPr>
            </w:rPrChange>
          </w:rPr>
          <w:delText>vida</w:delText>
        </w:r>
        <w:r w:rsidRPr="00996951" w:rsidDel="00E34C40">
          <w:rPr>
            <w:rFonts w:ascii="Arial" w:hAnsi="Arial" w:cs="Arial"/>
            <w:sz w:val="24"/>
            <w:lang w:val="pt-BR"/>
            <w:rPrChange w:id="202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23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E34C40">
          <w:rPr>
            <w:rFonts w:ascii="Arial" w:hAnsi="Arial" w:cs="Arial"/>
            <w:sz w:val="24"/>
            <w:lang w:val="pt-BR"/>
            <w:rPrChange w:id="202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25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E34C40">
          <w:rPr>
            <w:rFonts w:ascii="Arial" w:hAnsi="Arial" w:cs="Arial"/>
            <w:sz w:val="24"/>
            <w:lang w:val="pt-BR"/>
            <w:rPrChange w:id="20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27" w:author="Elias de Moraes Fernandes" w:date="2016-07-07T10:33:00Z">
              <w:rPr>
                <w:sz w:val="24"/>
                <w:lang w:val="pt-BR"/>
              </w:rPr>
            </w:rPrChange>
          </w:rPr>
          <w:delText>c</w:delText>
        </w:r>
        <w:r w:rsidRPr="00996951" w:rsidDel="00E34C40">
          <w:rPr>
            <w:rFonts w:ascii="Arial" w:hAnsi="Arial" w:cs="Arial"/>
            <w:sz w:val="24"/>
            <w:lang w:val="pt-BR"/>
            <w:rPrChange w:id="2028" w:author="Elias de Moraes Fernandes" w:date="2016-07-07T10:33:00Z">
              <w:rPr>
                <w:sz w:val="24"/>
                <w:lang w:val="pt-BR"/>
              </w:rPr>
            </w:rPrChange>
          </w:rPr>
          <w:delText xml:space="preserve">aixa. </w:delText>
        </w:r>
        <w:r w:rsidR="008A1882" w:rsidRPr="00996951" w:rsidDel="00E34C40">
          <w:rPr>
            <w:rFonts w:ascii="Arial" w:hAnsi="Arial" w:cs="Arial"/>
            <w:sz w:val="24"/>
            <w:lang w:val="pt-BR"/>
            <w:rPrChange w:id="2029" w:author="Elias de Moraes Fernandes" w:date="2016-07-07T10:33:00Z">
              <w:rPr>
                <w:sz w:val="24"/>
                <w:lang w:val="pt-BR"/>
              </w:rPr>
            </w:rPrChange>
          </w:rPr>
          <w:delText>Alimentos s</w:delText>
        </w:r>
        <w:r w:rsidR="008A1882" w:rsidRPr="00996951" w:rsidDel="00E34C40">
          <w:rPr>
            <w:rFonts w:ascii="Arial" w:eastAsia="Calibri" w:hAnsi="Arial" w:cs="Arial"/>
            <w:sz w:val="24"/>
            <w:lang w:val="pt-BR"/>
            <w:rPrChange w:id="2030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="008A1882" w:rsidRPr="00996951" w:rsidDel="00E34C40">
          <w:rPr>
            <w:rFonts w:ascii="Arial" w:hAnsi="Arial" w:cs="Arial"/>
            <w:sz w:val="24"/>
            <w:lang w:val="pt-BR"/>
            <w:rPrChange w:id="20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A1882" w:rsidRPr="00996951" w:rsidDel="00E34C40">
          <w:rPr>
            <w:rFonts w:ascii="Arial" w:eastAsia="Calibri" w:hAnsi="Arial" w:cs="Arial"/>
            <w:sz w:val="24"/>
            <w:lang w:val="pt-BR"/>
            <w:rPrChange w:id="2032" w:author="Elias de Moraes Fernandes" w:date="2016-07-07T10:33:00Z">
              <w:rPr>
                <w:sz w:val="24"/>
                <w:lang w:val="pt-BR"/>
              </w:rPr>
            </w:rPrChange>
          </w:rPr>
          <w:delText>jogados</w:delText>
        </w:r>
        <w:r w:rsidR="008A1882" w:rsidRPr="00996951" w:rsidDel="00E34C40">
          <w:rPr>
            <w:rFonts w:ascii="Arial" w:hAnsi="Arial" w:cs="Arial"/>
            <w:sz w:val="24"/>
            <w:lang w:val="pt-BR"/>
            <w:rPrChange w:id="20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2508B" w:rsidRPr="00996951" w:rsidDel="00E34C40">
          <w:rPr>
            <w:rFonts w:ascii="Arial" w:hAnsi="Arial" w:cs="Arial"/>
            <w:sz w:val="24"/>
            <w:lang w:val="pt-BR"/>
            <w:rPrChange w:id="2034" w:author="Elias de Moraes Fernandes" w:date="2016-07-07T10:33:00Z">
              <w:rPr>
                <w:sz w:val="24"/>
                <w:lang w:val="pt-BR"/>
              </w:rPr>
            </w:rPrChange>
          </w:rPr>
          <w:delText>na caixa.</w:delText>
        </w:r>
        <w:r w:rsidR="008A6C21" w:rsidRPr="00996951" w:rsidDel="00E34C40">
          <w:rPr>
            <w:rFonts w:ascii="Arial" w:hAnsi="Arial" w:cs="Arial"/>
            <w:sz w:val="24"/>
            <w:lang w:val="pt-BR"/>
            <w:rPrChange w:id="203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A partir da terceira fase, </w:delText>
        </w:r>
        <w:r w:rsidR="008A123F" w:rsidRPr="00996951" w:rsidDel="00E34C40">
          <w:rPr>
            <w:rFonts w:ascii="Arial" w:hAnsi="Arial" w:cs="Arial"/>
            <w:sz w:val="24"/>
            <w:lang w:val="pt-BR"/>
            <w:rPrChange w:id="20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as Bombas </w:delText>
        </w:r>
        <w:r w:rsidR="008A123F" w:rsidRPr="00996951" w:rsidDel="00E34C40">
          <w:rPr>
            <w:rFonts w:ascii="Arial" w:eastAsia="Calibri" w:hAnsi="Arial" w:cs="Arial"/>
            <w:sz w:val="24"/>
            <w:lang w:val="pt-BR"/>
            <w:rPrChange w:id="2037" w:author="Elias de Moraes Fernandes" w:date="2016-07-07T10:33:00Z">
              <w:rPr>
                <w:sz w:val="24"/>
                <w:lang w:val="pt-BR"/>
              </w:rPr>
            </w:rPrChange>
          </w:rPr>
          <w:delText>Ácidas</w:delText>
        </w:r>
        <w:r w:rsidR="008A123F" w:rsidRPr="00996951" w:rsidDel="00E34C40">
          <w:rPr>
            <w:rFonts w:ascii="Arial" w:hAnsi="Arial" w:cs="Arial"/>
            <w:sz w:val="24"/>
            <w:lang w:val="pt-BR"/>
            <w:rPrChange w:id="20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A6C21" w:rsidRPr="00996951" w:rsidDel="00E34C40">
          <w:rPr>
            <w:rFonts w:ascii="Arial" w:hAnsi="Arial" w:cs="Arial"/>
            <w:sz w:val="24"/>
            <w:lang w:val="pt-BR"/>
            <w:rPrChange w:id="2039" w:author="Elias de Moraes Fernandes" w:date="2016-07-07T10:33:00Z">
              <w:rPr>
                <w:sz w:val="24"/>
                <w:lang w:val="pt-BR"/>
              </w:rPr>
            </w:rPrChange>
          </w:rPr>
          <w:delText>apresenta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40" w:author="Elias de Moraes Fernandes" w:date="2016-07-07T10:33:00Z">
              <w:rPr>
                <w:sz w:val="24"/>
                <w:lang w:val="pt-BR"/>
              </w:rPr>
            </w:rPrChange>
          </w:rPr>
          <w:delText>m</w:delText>
        </w:r>
        <w:r w:rsidR="008A6C21" w:rsidRPr="00996951" w:rsidDel="00E34C40">
          <w:rPr>
            <w:rFonts w:ascii="Arial" w:hAnsi="Arial" w:cs="Arial"/>
            <w:sz w:val="24"/>
            <w:lang w:val="pt-BR"/>
            <w:rPrChange w:id="204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perigo ao jogador </w:delText>
        </w:r>
        <w:r w:rsidR="006003D4" w:rsidRPr="00996951" w:rsidDel="00E34C40">
          <w:rPr>
            <w:rFonts w:ascii="Arial" w:hAnsi="Arial" w:cs="Arial"/>
            <w:sz w:val="24"/>
            <w:lang w:val="pt-BR"/>
            <w:rPrChange w:id="2042" w:author="Elias de Moraes Fernandes" w:date="2016-07-07T10:33:00Z">
              <w:rPr>
                <w:sz w:val="24"/>
                <w:lang w:val="pt-BR"/>
              </w:rPr>
            </w:rPrChange>
          </w:rPr>
          <w:delText>que podem explodir pr</w:delText>
        </w:r>
        <w:r w:rsidR="006003D4" w:rsidRPr="00996951" w:rsidDel="00E34C40">
          <w:rPr>
            <w:rFonts w:ascii="Arial" w:eastAsia="Calibri" w:hAnsi="Arial" w:cs="Arial"/>
            <w:sz w:val="24"/>
            <w:lang w:val="pt-BR"/>
            <w:rPrChange w:id="2043" w:author="Elias de Moraes Fernandes" w:date="2016-07-07T10:33:00Z">
              <w:rPr>
                <w:sz w:val="24"/>
                <w:lang w:val="pt-BR"/>
              </w:rPr>
            </w:rPrChange>
          </w:rPr>
          <w:delText>óximo</w:delText>
        </w:r>
        <w:r w:rsidR="006003D4" w:rsidRPr="00996951" w:rsidDel="00E34C40">
          <w:rPr>
            <w:rFonts w:ascii="Arial" w:hAnsi="Arial" w:cs="Arial"/>
            <w:sz w:val="24"/>
            <w:lang w:val="pt-BR"/>
            <w:rPrChange w:id="20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6003D4" w:rsidRPr="00996951" w:rsidDel="00E34C40">
          <w:rPr>
            <w:rFonts w:ascii="Arial" w:eastAsia="Calibri" w:hAnsi="Arial" w:cs="Arial"/>
            <w:sz w:val="24"/>
            <w:lang w:val="pt-BR"/>
            <w:rPrChange w:id="2045" w:author="Elias de Moraes Fernandes" w:date="2016-07-07T10:33:00Z">
              <w:rPr>
                <w:sz w:val="24"/>
                <w:lang w:val="pt-BR"/>
              </w:rPr>
            </w:rPrChange>
          </w:rPr>
          <w:delText>ao</w:delText>
        </w:r>
        <w:r w:rsidR="006003D4" w:rsidRPr="00996951" w:rsidDel="00E34C40">
          <w:rPr>
            <w:rFonts w:ascii="Arial" w:hAnsi="Arial" w:cs="Arial"/>
            <w:sz w:val="24"/>
            <w:lang w:val="pt-BR"/>
            <w:rPrChange w:id="204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6003D4" w:rsidRPr="00996951" w:rsidDel="00E34C40">
          <w:rPr>
            <w:rFonts w:ascii="Arial" w:eastAsia="Calibri" w:hAnsi="Arial" w:cs="Arial"/>
            <w:sz w:val="24"/>
            <w:lang w:val="pt-BR"/>
            <w:rPrChange w:id="2047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. Para ajudar o jogador, precisa tocar na Bomba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49" w:author="Elias de Moraes Fernandes" w:date="2016-07-07T10:33:00Z">
              <w:rPr>
                <w:sz w:val="24"/>
                <w:lang w:val="pt-BR"/>
              </w:rPr>
            </w:rPrChange>
          </w:rPr>
          <w:delText>Ácida,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51" w:author="Elias de Moraes Fernandes" w:date="2016-07-07T10:33:00Z">
              <w:rPr>
                <w:sz w:val="24"/>
                <w:lang w:val="pt-BR"/>
              </w:rPr>
            </w:rPrChange>
          </w:rPr>
          <w:delText>quando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5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53" w:author="Elias de Moraes Fernandes" w:date="2016-07-07T10:33:00Z">
              <w:rPr>
                <w:sz w:val="24"/>
                <w:lang w:val="pt-BR"/>
              </w:rPr>
            </w:rPrChange>
          </w:rPr>
          <w:delText>estiver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5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55" w:author="Elias de Moraes Fernandes" w:date="2016-07-07T10:33:00Z">
              <w:rPr>
                <w:sz w:val="24"/>
                <w:lang w:val="pt-BR"/>
              </w:rPr>
            </w:rPrChange>
          </w:rPr>
          <w:delText>longe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5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57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5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59" w:author="Elias de Moraes Fernandes" w:date="2016-07-07T10:33:00Z">
              <w:rPr>
                <w:sz w:val="24"/>
                <w:lang w:val="pt-BR"/>
              </w:rPr>
            </w:rPrChange>
          </w:rPr>
          <w:delText>fazer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6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61" w:author="Elias de Moraes Fernandes" w:date="2016-07-07T10:33:00Z">
              <w:rPr>
                <w:sz w:val="24"/>
                <w:lang w:val="pt-BR"/>
              </w:rPr>
            </w:rPrChange>
          </w:rPr>
          <w:delText>ela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63" w:author="Elias de Moraes Fernandes" w:date="2016-07-07T10:33:00Z">
              <w:rPr>
                <w:sz w:val="24"/>
                <w:lang w:val="pt-BR"/>
              </w:rPr>
            </w:rPrChange>
          </w:rPr>
          <w:delText>explodir.</w:delText>
        </w:r>
        <w:r w:rsidR="006003D4" w:rsidRPr="00996951" w:rsidDel="00E34C40">
          <w:rPr>
            <w:rFonts w:ascii="Arial" w:hAnsi="Arial" w:cs="Arial"/>
            <w:sz w:val="24"/>
            <w:lang w:val="pt-BR"/>
            <w:rPrChange w:id="20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996951" w:rsidDel="00E34C40">
          <w:rPr>
            <w:rFonts w:ascii="Arial" w:hAnsi="Arial" w:cs="Arial"/>
            <w:sz w:val="24"/>
            <w:lang w:val="pt-BR"/>
            <w:rPrChange w:id="20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Outro perigo </w:delText>
        </w:r>
        <w:r w:rsidR="00E74540" w:rsidRPr="00996951" w:rsidDel="00E34C40">
          <w:rPr>
            <w:rFonts w:ascii="Arial" w:eastAsia="Calibri" w:hAnsi="Arial" w:cs="Arial"/>
            <w:sz w:val="24"/>
            <w:lang w:val="pt-BR"/>
            <w:rPrChange w:id="2066" w:author="Elias de Moraes Fernandes" w:date="2016-07-07T10:33:00Z">
              <w:rPr>
                <w:sz w:val="24"/>
                <w:lang w:val="pt-BR"/>
              </w:rPr>
            </w:rPrChange>
          </w:rPr>
          <w:delText>é</w:delText>
        </w:r>
        <w:r w:rsidR="001F5F1A" w:rsidRPr="00996951" w:rsidDel="00E34C40">
          <w:rPr>
            <w:rFonts w:ascii="Arial" w:hAnsi="Arial" w:cs="Arial"/>
            <w:sz w:val="24"/>
            <w:lang w:val="pt-BR"/>
            <w:rPrChange w:id="206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8A6C21" w:rsidRPr="00996951" w:rsidDel="00E34C40">
          <w:rPr>
            <w:rFonts w:ascii="Arial" w:hAnsi="Arial" w:cs="Arial"/>
            <w:sz w:val="24"/>
            <w:lang w:val="pt-BR"/>
            <w:rPrChange w:id="2068" w:author="Elias de Moraes Fernandes" w:date="2016-07-07T10:33:00Z">
              <w:rPr>
                <w:sz w:val="24"/>
                <w:lang w:val="pt-BR"/>
              </w:rPr>
            </w:rPrChange>
          </w:rPr>
          <w:delText>o ataque dos inimigos. Os ataques entendem-se pelo fato do inimigo tocar no personagem.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06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4C7D42" w:rsidRPr="00996951" w:rsidDel="00E34C40">
          <w:rPr>
            <w:rFonts w:ascii="Arial" w:hAnsi="Arial" w:cs="Arial"/>
            <w:sz w:val="24"/>
            <w:lang w:val="pt-BR"/>
            <w:rPrChange w:id="2070" w:author="Elias de Moraes Fernandes" w:date="2016-07-07T10:33:00Z">
              <w:rPr>
                <w:sz w:val="24"/>
                <w:lang w:val="pt-BR"/>
              </w:rPr>
            </w:rPrChange>
          </w:rPr>
          <w:delText>Cada toque, o personag</w:delText>
        </w:r>
        <w:r w:rsidR="00E23B96" w:rsidRPr="00996951" w:rsidDel="00E34C40">
          <w:rPr>
            <w:rFonts w:ascii="Arial" w:hAnsi="Arial" w:cs="Arial"/>
            <w:sz w:val="24"/>
            <w:lang w:val="pt-BR"/>
            <w:rPrChange w:id="2071" w:author="Elias de Moraes Fernandes" w:date="2016-07-07T10:33:00Z">
              <w:rPr>
                <w:sz w:val="24"/>
                <w:lang w:val="pt-BR"/>
              </w:rPr>
            </w:rPrChange>
          </w:rPr>
          <w:delText>em perde energia.</w:delText>
        </w:r>
      </w:del>
    </w:p>
    <w:p w14:paraId="1C47CB53" w14:textId="6693AE62" w:rsidR="00E46885" w:rsidRPr="00996951" w:rsidDel="00E34C40" w:rsidRDefault="008A1882" w:rsidP="007C6837">
      <w:pPr>
        <w:pStyle w:val="ListParagraph"/>
        <w:tabs>
          <w:tab w:val="left" w:pos="7672"/>
        </w:tabs>
        <w:ind w:left="0" w:firstLine="360"/>
        <w:rPr>
          <w:del w:id="2072" w:author="Elias De Moraes Fernandes" w:date="2016-03-16T11:06:00Z"/>
          <w:rFonts w:ascii="Arial" w:hAnsi="Arial" w:cs="Arial"/>
          <w:sz w:val="24"/>
          <w:lang w:val="pt-BR"/>
          <w:rPrChange w:id="2073" w:author="Elias de Moraes Fernandes" w:date="2016-07-07T10:33:00Z">
            <w:rPr>
              <w:del w:id="2074" w:author="Elias De Moraes Fernandes" w:date="2016-03-16T11:06:00Z"/>
              <w:sz w:val="24"/>
              <w:lang w:val="pt-BR"/>
            </w:rPr>
          </w:rPrChange>
        </w:rPr>
      </w:pPr>
      <w:del w:id="2075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2076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20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sexta fase</w:delText>
        </w:r>
        <w:r w:rsidRPr="00996951" w:rsidDel="00E34C40">
          <w:rPr>
            <w:rFonts w:ascii="Arial" w:hAnsi="Arial" w:cs="Arial"/>
            <w:sz w:val="24"/>
            <w:lang w:val="pt-BR"/>
            <w:rPrChange w:id="207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79" w:author="Elias de Moraes Fernandes" w:date="2016-07-07T10:33:00Z">
              <w:rPr>
                <w:sz w:val="24"/>
                <w:lang w:val="pt-BR"/>
              </w:rPr>
            </w:rPrChange>
          </w:rPr>
          <w:delText>à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0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oitava</w:delText>
        </w:r>
        <w:r w:rsidRPr="00996951" w:rsidDel="00E34C40">
          <w:rPr>
            <w:rFonts w:ascii="Arial" w:hAnsi="Arial" w:cs="Arial"/>
            <w:sz w:val="24"/>
            <w:lang w:val="pt-BR"/>
            <w:rPrChange w:id="208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fase s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82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E34C40">
          <w:rPr>
            <w:rFonts w:ascii="Arial" w:hAnsi="Arial" w:cs="Arial"/>
            <w:sz w:val="24"/>
            <w:lang w:val="pt-BR"/>
            <w:rPrChange w:id="208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84" w:author="Elias de Moraes Fernandes" w:date="2016-07-07T10:33:00Z">
              <w:rPr>
                <w:sz w:val="24"/>
                <w:lang w:val="pt-BR"/>
              </w:rPr>
            </w:rPrChange>
          </w:rPr>
          <w:delText>apresentados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208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o Ataque dos Inimigos. Eles v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2086" w:author="Elias de Moraes Fernandes" w:date="2016-07-07T10:33:00Z">
              <w:rPr>
                <w:sz w:val="24"/>
                <w:lang w:val="pt-BR"/>
              </w:rPr>
            </w:rPrChange>
          </w:rPr>
          <w:delText>êm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208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eastAsia="Calibri" w:hAnsi="Arial" w:cs="Arial"/>
            <w:sz w:val="24"/>
            <w:lang w:val="pt-BR"/>
            <w:rPrChange w:id="2088" w:author="Elias de Moraes Fernandes" w:date="2016-07-07T10:33:00Z">
              <w:rPr>
                <w:sz w:val="24"/>
                <w:lang w:val="pt-BR"/>
              </w:rPr>
            </w:rPrChange>
          </w:rPr>
          <w:delText>em</w:delText>
        </w:r>
        <w:r w:rsidR="00E46885" w:rsidRPr="00996951" w:rsidDel="00E34C40">
          <w:rPr>
            <w:rFonts w:ascii="Arial" w:hAnsi="Arial" w:cs="Arial"/>
            <w:sz w:val="24"/>
            <w:lang w:val="pt-BR"/>
            <w:rPrChange w:id="208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E46885" w:rsidRPr="00996951" w:rsidDel="00E34C40">
          <w:rPr>
            <w:rFonts w:ascii="Arial" w:hAnsi="Arial" w:cs="Arial"/>
            <w:i/>
            <w:sz w:val="24"/>
            <w:lang w:val="pt-BR"/>
            <w:rPrChange w:id="2090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waves</w:delText>
        </w:r>
        <w:r w:rsidRPr="00996951" w:rsidDel="00E34C40">
          <w:rPr>
            <w:rFonts w:ascii="Arial" w:hAnsi="Arial" w:cs="Arial"/>
            <w:i/>
            <w:sz w:val="24"/>
            <w:lang w:val="pt-BR"/>
            <w:rPrChange w:id="2091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, </w:delText>
        </w:r>
        <w:r w:rsidRPr="00996951" w:rsidDel="00E34C40">
          <w:rPr>
            <w:rFonts w:ascii="Arial" w:hAnsi="Arial" w:cs="Arial"/>
            <w:sz w:val="24"/>
            <w:lang w:val="pt-BR"/>
            <w:rPrChange w:id="2092" w:author="Elias de Moraes Fernandes" w:date="2016-07-07T10:33:00Z">
              <w:rPr>
                <w:sz w:val="24"/>
                <w:lang w:val="pt-BR"/>
              </w:rPr>
            </w:rPrChange>
          </w:rPr>
          <w:delText>por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93" w:author="Elias de Moraes Fernandes" w:date="2016-07-07T10:33:00Z">
              <w:rPr>
                <w:sz w:val="24"/>
                <w:lang w:val="pt-BR"/>
              </w:rPr>
            </w:rPrChange>
          </w:rPr>
          <w:delText>ém</w:delText>
        </w:r>
        <w:r w:rsidRPr="00996951" w:rsidDel="00E34C40">
          <w:rPr>
            <w:rFonts w:ascii="Arial" w:hAnsi="Arial" w:cs="Arial"/>
            <w:sz w:val="24"/>
            <w:lang w:val="pt-BR"/>
            <w:rPrChange w:id="20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95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E34C40">
          <w:rPr>
            <w:rFonts w:ascii="Arial" w:hAnsi="Arial" w:cs="Arial"/>
            <w:sz w:val="24"/>
            <w:lang w:val="pt-BR"/>
            <w:rPrChange w:id="20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97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  <w:r w:rsidRPr="00996951" w:rsidDel="00E34C40">
          <w:rPr>
            <w:rFonts w:ascii="Arial" w:hAnsi="Arial" w:cs="Arial"/>
            <w:sz w:val="24"/>
            <w:lang w:val="pt-BR"/>
            <w:rPrChange w:id="20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099" w:author="Elias de Moraes Fernandes" w:date="2016-07-07T10:33:00Z">
              <w:rPr>
                <w:sz w:val="24"/>
                <w:lang w:val="pt-BR"/>
              </w:rPr>
            </w:rPrChange>
          </w:rPr>
          <w:delText>cada</w:delText>
        </w:r>
        <w:r w:rsidRPr="00996951" w:rsidDel="00E34C40">
          <w:rPr>
            <w:rFonts w:ascii="Arial" w:hAnsi="Arial" w:cs="Arial"/>
            <w:sz w:val="24"/>
            <w:lang w:val="pt-BR"/>
            <w:rPrChange w:id="21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01" w:author="Elias de Moraes Fernandes" w:date="2016-07-07T10:33:00Z">
              <w:rPr>
                <w:sz w:val="24"/>
                <w:lang w:val="pt-BR"/>
              </w:rPr>
            </w:rPrChange>
          </w:rPr>
          <w:delText>fase.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Vai apresentar muitas Bombas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03" w:author="Elias de Moraes Fernandes" w:date="2016-07-07T10:33:00Z">
              <w:rPr>
                <w:sz w:val="24"/>
                <w:lang w:val="pt-BR"/>
              </w:rPr>
            </w:rPrChange>
          </w:rPr>
          <w:delText>Ácidas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05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07" w:author="Elias de Moraes Fernandes" w:date="2016-07-07T10:33:00Z">
              <w:rPr>
                <w:sz w:val="24"/>
                <w:lang w:val="pt-BR"/>
              </w:rPr>
            </w:rPrChange>
          </w:rPr>
          <w:delText>auxiliar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09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11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1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13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1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15" w:author="Elias de Moraes Fernandes" w:date="2016-07-07T10:33:00Z">
              <w:rPr>
                <w:sz w:val="24"/>
                <w:lang w:val="pt-BR"/>
              </w:rPr>
            </w:rPrChange>
          </w:rPr>
          <w:delText>vencer.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1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17" w:author="Elias de Moraes Fernandes" w:date="2016-07-07T10:33:00Z">
              <w:rPr>
                <w:sz w:val="24"/>
                <w:lang w:val="pt-BR"/>
              </w:rPr>
            </w:rPrChange>
          </w:rPr>
          <w:delText>Tamb</w:delText>
        </w:r>
        <w:r w:rsidR="009C4F71" w:rsidRPr="00996951" w:rsidDel="00E34C40">
          <w:rPr>
            <w:rFonts w:ascii="Arial" w:eastAsia="Calibri" w:hAnsi="Arial" w:cs="Arial"/>
            <w:sz w:val="24"/>
            <w:lang w:val="pt-BR"/>
            <w:rPrChange w:id="2118" w:author="Elias de Moraes Fernandes" w:date="2016-07-07T10:33:00Z">
              <w:rPr>
                <w:sz w:val="24"/>
                <w:lang w:val="pt-BR"/>
              </w:rPr>
            </w:rPrChange>
          </w:rPr>
          <w:delText>ém</w:delText>
        </w:r>
        <w:r w:rsidR="009C4F71" w:rsidRPr="00996951" w:rsidDel="00E34C40">
          <w:rPr>
            <w:rFonts w:ascii="Arial" w:hAnsi="Arial" w:cs="Arial"/>
            <w:sz w:val="24"/>
            <w:lang w:val="pt-BR"/>
            <w:rPrChange w:id="21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9C4F71" w:rsidRPr="00996951" w:rsidDel="00E34C40">
          <w:rPr>
            <w:rFonts w:ascii="Arial" w:eastAsia="Calibri" w:hAnsi="Arial" w:cs="Arial"/>
            <w:sz w:val="24"/>
            <w:lang w:val="pt-BR"/>
            <w:rPrChange w:id="2120" w:author="Elias de Moraes Fernandes" w:date="2016-07-07T10:33:00Z">
              <w:rPr>
                <w:sz w:val="24"/>
                <w:lang w:val="pt-BR"/>
              </w:rPr>
            </w:rPrChange>
          </w:rPr>
          <w:delText>terá</w:delText>
        </w:r>
        <w:r w:rsidR="009C4F71" w:rsidRPr="00996951" w:rsidDel="00E34C40">
          <w:rPr>
            <w:rFonts w:ascii="Arial" w:hAnsi="Arial" w:cs="Arial"/>
            <w:sz w:val="24"/>
            <w:lang w:val="pt-BR"/>
            <w:rPrChange w:id="21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9C4F71" w:rsidRPr="00996951" w:rsidDel="00E34C40">
          <w:rPr>
            <w:rFonts w:ascii="Arial" w:eastAsia="Calibri" w:hAnsi="Arial" w:cs="Arial"/>
            <w:sz w:val="24"/>
            <w:lang w:val="pt-BR"/>
            <w:rPrChange w:id="212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="009C4F71" w:rsidRPr="00996951" w:rsidDel="00E34C40">
          <w:rPr>
            <w:rFonts w:ascii="Arial" w:hAnsi="Arial" w:cs="Arial"/>
            <w:sz w:val="24"/>
            <w:lang w:val="pt-BR"/>
            <w:rPrChange w:id="212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9C4F71" w:rsidRPr="00996951" w:rsidDel="00E34C40">
          <w:rPr>
            <w:rFonts w:ascii="Arial" w:eastAsia="Calibri" w:hAnsi="Arial" w:cs="Arial"/>
            <w:sz w:val="24"/>
            <w:lang w:val="pt-BR"/>
            <w:rPrChange w:id="2124" w:author="Elias de Moraes Fernandes" w:date="2016-07-07T10:33:00Z">
              <w:rPr>
                <w:sz w:val="24"/>
                <w:lang w:val="pt-BR"/>
              </w:rPr>
            </w:rPrChange>
          </w:rPr>
          <w:delText>auxílio</w:delText>
        </w:r>
        <w:r w:rsidR="009C4F71" w:rsidRPr="00996951" w:rsidDel="00E34C40">
          <w:rPr>
            <w:rFonts w:ascii="Arial" w:hAnsi="Arial" w:cs="Arial"/>
            <w:sz w:val="24"/>
            <w:lang w:val="pt-BR"/>
            <w:rPrChange w:id="21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9C4F71" w:rsidRPr="00996951" w:rsidDel="00E34C40">
          <w:rPr>
            <w:rFonts w:ascii="Arial" w:eastAsia="Calibri" w:hAnsi="Arial" w:cs="Arial"/>
            <w:sz w:val="24"/>
            <w:lang w:val="pt-BR"/>
            <w:rPrChange w:id="2126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="009C4F71" w:rsidRPr="00996951" w:rsidDel="00E34C40">
          <w:rPr>
            <w:rFonts w:ascii="Arial" w:hAnsi="Arial" w:cs="Arial"/>
            <w:sz w:val="24"/>
            <w:lang w:val="pt-BR"/>
            <w:rPrChange w:id="21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9C4F71" w:rsidRPr="00996951" w:rsidDel="00E34C40">
          <w:rPr>
            <w:rFonts w:ascii="Arial" w:hAnsi="Arial" w:cs="Arial"/>
            <w:i/>
            <w:sz w:val="24"/>
            <w:lang w:val="pt-BR"/>
            <w:rPrChange w:id="2128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power-ups 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29" w:author="Elias de Moraes Fernandes" w:date="2016-07-07T10:33:00Z">
              <w:rPr>
                <w:sz w:val="24"/>
                <w:lang w:val="pt-BR"/>
              </w:rPr>
            </w:rPrChange>
          </w:rPr>
          <w:delText>como o Borro de Caf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30" w:author="Elias de Moraes Fernandes" w:date="2016-07-07T10:33:00Z">
              <w:rPr>
                <w:sz w:val="24"/>
                <w:lang w:val="pt-BR"/>
              </w:rPr>
            </w:rPrChange>
          </w:rPr>
          <w:delText>é.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3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34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3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36" w:author="Elias de Moraes Fernandes" w:date="2016-07-07T10:33:00Z">
              <w:rPr>
                <w:sz w:val="24"/>
                <w:lang w:val="pt-BR"/>
              </w:rPr>
            </w:rPrChange>
          </w:rPr>
          <w:delText>pode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3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38" w:author="Elias de Moraes Fernandes" w:date="2016-07-07T10:33:00Z">
              <w:rPr>
                <w:sz w:val="24"/>
                <w:lang w:val="pt-BR"/>
              </w:rPr>
            </w:rPrChange>
          </w:rPr>
          <w:delText>coletar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40" w:author="Elias de Moraes Fernandes" w:date="2016-07-07T10:33:00Z">
              <w:rPr>
                <w:sz w:val="24"/>
                <w:lang w:val="pt-BR"/>
              </w:rPr>
            </w:rPrChange>
          </w:rPr>
          <w:delText>esse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4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42" w:author="Elias de Moraes Fernandes" w:date="2016-07-07T10:33:00Z">
              <w:rPr>
                <w:sz w:val="24"/>
                <w:lang w:val="pt-BR"/>
              </w:rPr>
            </w:rPrChange>
          </w:rPr>
          <w:delText>item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4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A12A5C" w:rsidRPr="00996951" w:rsidDel="00E34C40">
          <w:rPr>
            <w:rFonts w:ascii="Arial" w:eastAsia="Calibri" w:hAnsi="Arial" w:cs="Arial"/>
            <w:sz w:val="24"/>
            <w:lang w:val="pt-BR"/>
            <w:rPrChange w:id="2144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="00A12A5C" w:rsidRPr="00996951" w:rsidDel="00E34C40">
          <w:rPr>
            <w:rFonts w:ascii="Arial" w:hAnsi="Arial" w:cs="Arial"/>
            <w:sz w:val="24"/>
            <w:lang w:val="pt-BR"/>
            <w:rPrChange w:id="214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7F64A0" w:rsidRPr="00996951" w:rsidDel="00E34C40">
          <w:rPr>
            <w:rFonts w:ascii="Arial" w:hAnsi="Arial" w:cs="Arial"/>
            <w:sz w:val="24"/>
            <w:lang w:val="pt-BR"/>
            <w:rPrChange w:id="2146" w:author="Elias de Moraes Fernandes" w:date="2016-07-07T10:33:00Z">
              <w:rPr>
                <w:sz w:val="24"/>
                <w:lang w:val="pt-BR"/>
              </w:rPr>
            </w:rPrChange>
          </w:rPr>
          <w:delText>restaurar 100% da sua vida. (</w:delText>
        </w:r>
      </w:del>
      <w:del w:id="2147" w:author="Elias De Moraes Fernandes" w:date="2016-03-16T11:05:00Z">
        <w:r w:rsidR="007F64A0" w:rsidRPr="00996951" w:rsidDel="00586F38">
          <w:rPr>
            <w:rFonts w:ascii="Arial" w:hAnsi="Arial" w:cs="Arial"/>
            <w:sz w:val="24"/>
            <w:lang w:val="pt-BR"/>
            <w:rPrChange w:id="2148" w:author="Elias de Moraes Fernandes" w:date="2016-07-07T10:33:00Z">
              <w:rPr>
                <w:sz w:val="24"/>
                <w:lang w:val="pt-BR"/>
              </w:rPr>
            </w:rPrChange>
          </w:rPr>
          <w:delText>ganhar</w:delText>
        </w:r>
      </w:del>
      <w:del w:id="2149" w:author="Elias De Moraes Fernandes" w:date="2016-03-16T11:06:00Z">
        <w:r w:rsidR="007F64A0" w:rsidRPr="00996951" w:rsidDel="00E34C40">
          <w:rPr>
            <w:rFonts w:ascii="Arial" w:hAnsi="Arial" w:cs="Arial"/>
            <w:sz w:val="24"/>
            <w:lang w:val="pt-BR"/>
            <w:rPrChange w:id="21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mais energia)</w:delText>
        </w:r>
      </w:del>
    </w:p>
    <w:p w14:paraId="68CFB2A1" w14:textId="3A9761F8" w:rsidR="00D355FC" w:rsidRPr="00996951" w:rsidRDefault="00D355FC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151" w:author="Elias de Moraes Fernandes" w:date="2016-07-07T10:33:00Z">
            <w:rPr>
              <w:sz w:val="24"/>
              <w:lang w:val="pt-BR"/>
            </w:rPr>
          </w:rPrChange>
        </w:rPr>
      </w:pPr>
      <w:del w:id="2152" w:author="Elias De Moraes Fernandes" w:date="2016-03-16T11:06:00Z">
        <w:r w:rsidRPr="00996951" w:rsidDel="00E34C40">
          <w:rPr>
            <w:rFonts w:ascii="Arial" w:hAnsi="Arial" w:cs="Arial"/>
            <w:sz w:val="24"/>
            <w:lang w:val="pt-BR"/>
            <w:rPrChange w:id="2153" w:author="Elias de Moraes Fernandes" w:date="2016-07-07T10:33:00Z">
              <w:rPr>
                <w:sz w:val="24"/>
                <w:lang w:val="pt-BR"/>
              </w:rPr>
            </w:rPrChange>
          </w:rPr>
          <w:delText>O jogo n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54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E34C40">
          <w:rPr>
            <w:rFonts w:ascii="Arial" w:hAnsi="Arial" w:cs="Arial"/>
            <w:sz w:val="24"/>
            <w:lang w:val="pt-BR"/>
            <w:rPrChange w:id="215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56" w:author="Elias de Moraes Fernandes" w:date="2016-07-07T10:33:00Z">
              <w:rPr>
                <w:sz w:val="24"/>
                <w:lang w:val="pt-BR"/>
              </w:rPr>
            </w:rPrChange>
          </w:rPr>
          <w:delText>contará</w:delText>
        </w:r>
        <w:r w:rsidRPr="00996951" w:rsidDel="00E34C40">
          <w:rPr>
            <w:rFonts w:ascii="Arial" w:hAnsi="Arial" w:cs="Arial"/>
            <w:sz w:val="24"/>
            <w:lang w:val="pt-BR"/>
            <w:rPrChange w:id="215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58" w:author="Elias de Moraes Fernandes" w:date="2016-07-07T10:33:00Z">
              <w:rPr>
                <w:sz w:val="24"/>
                <w:lang w:val="pt-BR"/>
              </w:rPr>
            </w:rPrChange>
          </w:rPr>
          <w:delText>com</w:delText>
        </w:r>
        <w:r w:rsidRPr="00996951" w:rsidDel="00E34C40">
          <w:rPr>
            <w:rFonts w:ascii="Arial" w:hAnsi="Arial" w:cs="Arial"/>
            <w:sz w:val="24"/>
            <w:lang w:val="pt-BR"/>
            <w:rPrChange w:id="215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60" w:author="Elias de Moraes Fernandes" w:date="2016-07-07T10:33:00Z">
              <w:rPr>
                <w:sz w:val="24"/>
                <w:lang w:val="pt-BR"/>
              </w:rPr>
            </w:rPrChange>
          </w:rPr>
          <w:delText>ite</w:delText>
        </w:r>
        <w:r w:rsidR="00337D22" w:rsidRPr="00996951" w:rsidDel="00E34C40">
          <w:rPr>
            <w:rFonts w:ascii="Arial" w:hAnsi="Arial" w:cs="Arial"/>
            <w:sz w:val="24"/>
            <w:lang w:val="pt-BR"/>
            <w:rPrChange w:id="2161" w:author="Elias de Moraes Fernandes" w:date="2016-07-07T10:33:00Z">
              <w:rPr>
                <w:sz w:val="24"/>
                <w:lang w:val="pt-BR"/>
              </w:rPr>
            </w:rPrChange>
          </w:rPr>
          <w:delText>n</w:delText>
        </w:r>
        <w:r w:rsidRPr="00996951" w:rsidDel="00E34C40">
          <w:rPr>
            <w:rFonts w:ascii="Arial" w:hAnsi="Arial" w:cs="Arial"/>
            <w:sz w:val="24"/>
            <w:lang w:val="pt-BR"/>
            <w:rPrChange w:id="2162" w:author="Elias de Moraes Fernandes" w:date="2016-07-07T10:33:00Z">
              <w:rPr>
                <w:sz w:val="24"/>
                <w:lang w:val="pt-BR"/>
              </w:rPr>
            </w:rPrChange>
          </w:rPr>
          <w:delText>s colet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63" w:author="Elias de Moraes Fernandes" w:date="2016-07-07T10:33:00Z">
              <w:rPr>
                <w:sz w:val="24"/>
                <w:lang w:val="pt-BR"/>
              </w:rPr>
            </w:rPrChange>
          </w:rPr>
          <w:delText>áveis</w:delText>
        </w:r>
        <w:r w:rsidRPr="00996951" w:rsidDel="00E34C40">
          <w:rPr>
            <w:rFonts w:ascii="Arial" w:hAnsi="Arial" w:cs="Arial"/>
            <w:sz w:val="24"/>
            <w:lang w:val="pt-BR"/>
            <w:rPrChange w:id="21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65" w:author="Elias de Moraes Fernandes" w:date="2016-07-07T10:33:00Z">
              <w:rPr>
                <w:sz w:val="24"/>
                <w:lang w:val="pt-BR"/>
              </w:rPr>
            </w:rPrChange>
          </w:rPr>
          <w:delText>como</w:delText>
        </w:r>
        <w:r w:rsidRPr="00996951" w:rsidDel="00E34C40">
          <w:rPr>
            <w:rFonts w:ascii="Arial" w:hAnsi="Arial" w:cs="Arial"/>
            <w:sz w:val="24"/>
            <w:lang w:val="pt-BR"/>
            <w:rPrChange w:id="21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67" w:author="Elias de Moraes Fernandes" w:date="2016-07-07T10:33:00Z">
              <w:rPr>
                <w:sz w:val="24"/>
                <w:lang w:val="pt-BR"/>
              </w:rPr>
            </w:rPrChange>
          </w:rPr>
          <w:delText>iten</w:delText>
        </w:r>
        <w:r w:rsidRPr="00996951" w:rsidDel="00E34C40">
          <w:rPr>
            <w:rFonts w:ascii="Arial" w:hAnsi="Arial" w:cs="Arial"/>
            <w:sz w:val="24"/>
            <w:lang w:val="pt-BR"/>
            <w:rPrChange w:id="2168" w:author="Elias de Moraes Fernandes" w:date="2016-07-07T10:33:00Z">
              <w:rPr>
                <w:sz w:val="24"/>
                <w:lang w:val="pt-BR"/>
              </w:rPr>
            </w:rPrChange>
          </w:rPr>
          <w:delText>s de trof</w:delText>
        </w:r>
        <w:r w:rsidRPr="00996951" w:rsidDel="00E34C40">
          <w:rPr>
            <w:rFonts w:ascii="Arial" w:eastAsia="Calibri" w:hAnsi="Arial" w:cs="Arial"/>
            <w:sz w:val="24"/>
            <w:lang w:val="pt-BR"/>
            <w:rPrChange w:id="2169" w:author="Elias de Moraes Fernandes" w:date="2016-07-07T10:33:00Z">
              <w:rPr>
                <w:sz w:val="24"/>
                <w:lang w:val="pt-BR"/>
              </w:rPr>
            </w:rPrChange>
          </w:rPr>
          <w:delText>éu.</w:delText>
        </w:r>
      </w:del>
    </w:p>
    <w:p w14:paraId="35BB66DA" w14:textId="09BA9CCE" w:rsidR="009C4F71" w:rsidRPr="00996951" w:rsidDel="00D34916" w:rsidRDefault="009C4F71" w:rsidP="007C6837">
      <w:pPr>
        <w:pStyle w:val="ListParagraph"/>
        <w:tabs>
          <w:tab w:val="left" w:pos="7672"/>
        </w:tabs>
        <w:ind w:left="0" w:firstLine="360"/>
        <w:rPr>
          <w:del w:id="2170" w:author="Elias de Moraes Fernandes" w:date="2016-07-07T12:04:00Z"/>
          <w:rFonts w:ascii="Arial" w:hAnsi="Arial" w:cs="Arial"/>
          <w:sz w:val="24"/>
          <w:lang w:val="pt-BR"/>
          <w:rPrChange w:id="2171" w:author="Elias de Moraes Fernandes" w:date="2016-07-07T10:33:00Z">
            <w:rPr>
              <w:del w:id="2172" w:author="Elias de Moraes Fernandes" w:date="2016-07-07T12:04:00Z"/>
              <w:sz w:val="24"/>
              <w:lang w:val="pt-BR"/>
            </w:rPr>
          </w:rPrChange>
        </w:rPr>
      </w:pPr>
    </w:p>
    <w:p w14:paraId="7B89F486" w14:textId="24622B61" w:rsidR="00372CA9" w:rsidRPr="00996951" w:rsidDel="00D34916" w:rsidRDefault="00372CA9" w:rsidP="007C6837">
      <w:pPr>
        <w:pStyle w:val="ListParagraph"/>
        <w:tabs>
          <w:tab w:val="left" w:pos="7672"/>
        </w:tabs>
        <w:ind w:left="0" w:firstLine="360"/>
        <w:rPr>
          <w:ins w:id="2173" w:author="Elias De Moraes Fernandes" w:date="2016-07-06T15:40:00Z"/>
          <w:del w:id="2174" w:author="Elias de Moraes Fernandes" w:date="2016-07-07T12:04:00Z"/>
          <w:rFonts w:ascii="Arial" w:hAnsi="Arial" w:cs="Arial"/>
          <w:b/>
          <w:i/>
          <w:sz w:val="24"/>
          <w:lang w:val="pt-BR"/>
          <w:rPrChange w:id="2175" w:author="Elias de Moraes Fernandes" w:date="2016-07-07T10:33:00Z">
            <w:rPr>
              <w:ins w:id="2176" w:author="Elias De Moraes Fernandes" w:date="2016-07-06T15:40:00Z"/>
              <w:del w:id="2177" w:author="Elias de Moraes Fernandes" w:date="2016-07-07T12:04:00Z"/>
              <w:b/>
              <w:i/>
              <w:sz w:val="24"/>
              <w:lang w:val="pt-BR"/>
            </w:rPr>
          </w:rPrChange>
        </w:rPr>
      </w:pPr>
      <w:del w:id="2178" w:author="Elias de Moraes Fernandes" w:date="2016-07-07T12:04:00Z"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79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- Quais s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80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ão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81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82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83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84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desafios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85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86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encontrados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87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88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pelo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89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90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jogador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91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92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e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93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94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quais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95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96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97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198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métodos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199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200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usados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201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202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para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203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  <w:r w:rsidRPr="00996951" w:rsidDel="00D34916">
          <w:rPr>
            <w:rFonts w:ascii="Arial" w:eastAsia="Calibri" w:hAnsi="Arial" w:cs="Arial"/>
            <w:b/>
            <w:i/>
            <w:sz w:val="24"/>
            <w:lang w:val="pt-BR"/>
            <w:rPrChange w:id="2204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>superá-los?</w:delText>
        </w:r>
        <w:r w:rsidRPr="00996951" w:rsidDel="00D34916">
          <w:rPr>
            <w:rFonts w:ascii="Arial" w:hAnsi="Arial" w:cs="Arial"/>
            <w:b/>
            <w:i/>
            <w:sz w:val="24"/>
            <w:lang w:val="pt-BR"/>
            <w:rPrChange w:id="2205" w:author="Elias de Moraes Fernandes" w:date="2016-07-07T10:33:00Z">
              <w:rPr>
                <w:b/>
                <w:i/>
                <w:sz w:val="24"/>
                <w:lang w:val="pt-BR"/>
              </w:rPr>
            </w:rPrChange>
          </w:rPr>
          <w:delText xml:space="preserve"> </w:delText>
        </w:r>
      </w:del>
    </w:p>
    <w:p w14:paraId="05B9C8CF" w14:textId="77777777" w:rsidR="00D34916" w:rsidRDefault="00D34916">
      <w:pPr>
        <w:rPr>
          <w:ins w:id="2206" w:author="Elias de Moraes Fernandes" w:date="2016-07-07T12:04:00Z"/>
          <w:rFonts w:ascii="Arial" w:hAnsi="Arial" w:cs="Arial"/>
          <w:b/>
          <w:sz w:val="24"/>
          <w:lang w:val="pt-BR"/>
        </w:rPr>
      </w:pPr>
      <w:ins w:id="2207" w:author="Elias de Moraes Fernandes" w:date="2016-07-07T12:04:00Z">
        <w:r>
          <w:rPr>
            <w:rFonts w:ascii="Arial" w:hAnsi="Arial" w:cs="Arial"/>
            <w:b/>
            <w:sz w:val="24"/>
            <w:lang w:val="pt-BR"/>
          </w:rPr>
          <w:br w:type="page"/>
        </w:r>
      </w:ins>
    </w:p>
    <w:p w14:paraId="24CAE957" w14:textId="485F2922" w:rsidR="001A5B3F" w:rsidRPr="00996951" w:rsidRDefault="001A5B3F" w:rsidP="001A5B3F">
      <w:pPr>
        <w:pStyle w:val="ListParagraph"/>
        <w:tabs>
          <w:tab w:val="left" w:pos="7672"/>
        </w:tabs>
        <w:ind w:left="0" w:firstLine="360"/>
        <w:rPr>
          <w:ins w:id="2208" w:author="Elias De Moraes Fernandes" w:date="2016-07-06T15:40:00Z"/>
          <w:rFonts w:ascii="Arial" w:hAnsi="Arial" w:cs="Arial"/>
          <w:b/>
          <w:sz w:val="24"/>
          <w:lang w:val="pt-BR"/>
          <w:rPrChange w:id="2209" w:author="Elias de Moraes Fernandes" w:date="2016-07-07T10:33:00Z">
            <w:rPr>
              <w:ins w:id="2210" w:author="Elias De Moraes Fernandes" w:date="2016-07-06T15:40:00Z"/>
              <w:b/>
              <w:sz w:val="24"/>
              <w:lang w:val="pt-BR"/>
            </w:rPr>
          </w:rPrChange>
        </w:rPr>
      </w:pPr>
      <w:ins w:id="2211" w:author="Elias De Moraes Fernandes" w:date="2016-07-06T15:40:00Z">
        <w:r w:rsidRPr="00996951">
          <w:rPr>
            <w:rFonts w:ascii="Arial" w:hAnsi="Arial" w:cs="Arial"/>
            <w:b/>
            <w:sz w:val="24"/>
            <w:lang w:val="pt-BR"/>
            <w:rPrChange w:id="2212" w:author="Elias de Moraes Fernandes" w:date="2016-07-07T10:33:00Z">
              <w:rPr>
                <w:b/>
                <w:sz w:val="24"/>
                <w:lang w:val="pt-BR"/>
              </w:rPr>
            </w:rPrChange>
          </w:rPr>
          <w:lastRenderedPageBreak/>
          <w:t xml:space="preserve">Desafio da fase Tutorial: Aprender </w:t>
        </w:r>
      </w:ins>
      <w:ins w:id="2213" w:author="Elias De Moraes Fernandes" w:date="2016-07-06T15:41:00Z">
        <w:r w:rsidR="008538E3" w:rsidRPr="00996951">
          <w:rPr>
            <w:rFonts w:ascii="Arial" w:hAnsi="Arial" w:cs="Arial"/>
            <w:b/>
            <w:sz w:val="24"/>
            <w:lang w:val="pt-BR"/>
            <w:rPrChange w:id="2214" w:author="Elias de Moraes Fernandes" w:date="2016-07-07T10:33:00Z">
              <w:rPr>
                <w:b/>
                <w:sz w:val="24"/>
                <w:lang w:val="pt-BR"/>
              </w:rPr>
            </w:rPrChange>
          </w:rPr>
          <w:t>Guiar o personagem e coletar alimentos</w:t>
        </w:r>
      </w:ins>
      <w:ins w:id="2215" w:author="Elias de Moraes Fernandes" w:date="2016-07-07T10:29:00Z">
        <w:r w:rsidR="00252068" w:rsidRPr="00996951">
          <w:rPr>
            <w:rFonts w:ascii="Arial" w:hAnsi="Arial" w:cs="Arial"/>
            <w:b/>
            <w:sz w:val="24"/>
            <w:lang w:val="pt-BR"/>
            <w:rPrChange w:id="2216" w:author="Elias de Moraes Fernandes" w:date="2016-07-07T10:33:00Z">
              <w:rPr>
                <w:b/>
                <w:sz w:val="24"/>
                <w:lang w:val="pt-BR"/>
              </w:rPr>
            </w:rPrChange>
          </w:rPr>
          <w:t xml:space="preserve"> saud</w:t>
        </w:r>
        <w:r w:rsidR="00252068" w:rsidRPr="00996951">
          <w:rPr>
            <w:rFonts w:ascii="Arial" w:eastAsia="Calibri" w:hAnsi="Arial" w:cs="Arial"/>
            <w:b/>
            <w:sz w:val="24"/>
            <w:lang w:val="pt-BR"/>
            <w:rPrChange w:id="2217" w:author="Elias de Moraes Fernandes" w:date="2016-07-07T10:33:00Z">
              <w:rPr>
                <w:b/>
                <w:sz w:val="24"/>
                <w:lang w:val="pt-BR"/>
              </w:rPr>
            </w:rPrChange>
          </w:rPr>
          <w:t>á</w:t>
        </w:r>
        <w:r w:rsidR="00252068" w:rsidRPr="00996951">
          <w:rPr>
            <w:rFonts w:ascii="Arial" w:hAnsi="Arial" w:cs="Arial"/>
            <w:b/>
            <w:sz w:val="24"/>
            <w:lang w:val="pt-BR"/>
            <w:rPrChange w:id="2218" w:author="Elias de Moraes Fernandes" w:date="2016-07-07T10:33:00Z">
              <w:rPr>
                <w:b/>
                <w:sz w:val="24"/>
                <w:lang w:val="pt-BR"/>
              </w:rPr>
            </w:rPrChange>
          </w:rPr>
          <w:t>veis</w:t>
        </w:r>
      </w:ins>
    </w:p>
    <w:p w14:paraId="17667AA9" w14:textId="09694DF4" w:rsidR="001A5B3F" w:rsidRPr="00996951" w:rsidRDefault="008538E3" w:rsidP="001A5B3F">
      <w:pPr>
        <w:pStyle w:val="ListParagraph"/>
        <w:tabs>
          <w:tab w:val="left" w:pos="7672"/>
        </w:tabs>
        <w:ind w:left="0" w:firstLine="360"/>
        <w:rPr>
          <w:ins w:id="2219" w:author="Elias De Moraes Fernandes" w:date="2016-07-06T15:40:00Z"/>
          <w:rFonts w:ascii="Arial" w:hAnsi="Arial" w:cs="Arial"/>
          <w:sz w:val="24"/>
          <w:lang w:val="pt-BR"/>
          <w:rPrChange w:id="2220" w:author="Elias de Moraes Fernandes" w:date="2016-07-07T10:33:00Z">
            <w:rPr>
              <w:ins w:id="2221" w:author="Elias De Moraes Fernandes" w:date="2016-07-06T15:40:00Z"/>
              <w:sz w:val="24"/>
              <w:lang w:val="pt-BR"/>
            </w:rPr>
          </w:rPrChange>
        </w:rPr>
      </w:pPr>
      <w:ins w:id="2222" w:author="Elias De Moraes Fernandes" w:date="2016-07-06T15:40:00Z">
        <w:r w:rsidRPr="00996951">
          <w:rPr>
            <w:rFonts w:ascii="Arial" w:hAnsi="Arial" w:cs="Arial"/>
            <w:sz w:val="24"/>
            <w:lang w:val="pt-BR"/>
            <w:rPrChange w:id="2223" w:author="Elias de Moraes Fernandes" w:date="2016-07-07T10:33:00Z">
              <w:rPr>
                <w:sz w:val="24"/>
                <w:lang w:val="pt-BR"/>
              </w:rPr>
            </w:rPrChange>
          </w:rPr>
          <w:t>Jogabilidade</w:t>
        </w:r>
      </w:ins>
      <w:ins w:id="2224" w:author="Elias de Moraes Fernandes" w:date="2016-07-07T10:40:00Z">
        <w:r w:rsidR="00C74364">
          <w:rPr>
            <w:rFonts w:ascii="Arial" w:hAnsi="Arial" w:cs="Arial"/>
            <w:sz w:val="24"/>
            <w:lang w:val="pt-BR"/>
          </w:rPr>
          <w:t xml:space="preserve"> </w:t>
        </w:r>
      </w:ins>
      <w:ins w:id="2225" w:author="Elias De Moraes Fernandes" w:date="2016-07-06T15:40:00Z">
        <w:r w:rsidR="001A5B3F" w:rsidRPr="00996951">
          <w:rPr>
            <w:rFonts w:ascii="Arial" w:hAnsi="Arial" w:cs="Arial"/>
            <w:sz w:val="24"/>
            <w:lang w:val="pt-BR"/>
            <w:rPrChange w:id="2226" w:author="Elias de Moraes Fernandes" w:date="2016-07-07T10:33:00Z">
              <w:rPr>
                <w:sz w:val="24"/>
                <w:lang w:val="pt-BR"/>
              </w:rPr>
            </w:rPrChange>
          </w:rPr>
          <w:t xml:space="preserve">- Comer </w:t>
        </w:r>
      </w:ins>
      <w:ins w:id="2227" w:author="Elias De Moraes Fernandes" w:date="2016-07-06T15:41:00Z">
        <w:r w:rsidRPr="00996951">
          <w:rPr>
            <w:rFonts w:ascii="Arial" w:hAnsi="Arial" w:cs="Arial"/>
            <w:sz w:val="24"/>
            <w:lang w:val="pt-BR"/>
            <w:rPrChange w:id="2228" w:author="Elias de Moraes Fernandes" w:date="2016-07-07T10:33:00Z">
              <w:rPr>
                <w:sz w:val="24"/>
                <w:lang w:val="pt-BR"/>
              </w:rPr>
            </w:rPrChange>
          </w:rPr>
          <w:t>todo alimento despejado na fase</w:t>
        </w:r>
      </w:ins>
      <w:ins w:id="2229" w:author="Elias De Moraes Fernandes" w:date="2016-07-06T15:40:00Z">
        <w:r w:rsidR="001A5B3F" w:rsidRPr="00996951">
          <w:rPr>
            <w:rFonts w:ascii="Arial" w:hAnsi="Arial" w:cs="Arial"/>
            <w:sz w:val="24"/>
            <w:lang w:val="pt-BR"/>
            <w:rPrChange w:id="2230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  <w:ins w:id="2231" w:author="Elias De Moraes Fernandes" w:date="2016-07-06T15:42:00Z">
        <w:r w:rsidRPr="00996951">
          <w:rPr>
            <w:rFonts w:ascii="Arial" w:hAnsi="Arial" w:cs="Arial"/>
            <w:sz w:val="24"/>
            <w:lang w:val="pt-BR"/>
            <w:rPrChange w:id="2232" w:author="Elias de Moraes Fernandes" w:date="2016-07-07T10:33:00Z">
              <w:rPr>
                <w:sz w:val="24"/>
                <w:lang w:val="pt-BR"/>
              </w:rPr>
            </w:rPrChange>
          </w:rPr>
          <w:t xml:space="preserve"> Fazer </w:t>
        </w:r>
        <w:del w:id="2233" w:author="Elias de Moraes Fernandes" w:date="2016-07-07T10:29:00Z">
          <w:r w:rsidRPr="00996951" w:rsidDel="00644ED1">
            <w:rPr>
              <w:rFonts w:ascii="Arial" w:hAnsi="Arial" w:cs="Arial"/>
              <w:sz w:val="24"/>
              <w:lang w:val="pt-BR"/>
              <w:rPrChange w:id="2234" w:author="Elias de Moraes Fernandes" w:date="2016-07-07T10:33:00Z">
                <w:rPr>
                  <w:sz w:val="24"/>
                  <w:lang w:val="pt-BR"/>
                </w:rPr>
              </w:rPrChange>
            </w:rPr>
            <w:delText>pontos</w:delText>
          </w:r>
        </w:del>
      </w:ins>
      <w:ins w:id="2235" w:author="Elias de Moraes Fernandes" w:date="2016-07-07T10:29:00Z">
        <w:r w:rsidR="00644ED1" w:rsidRPr="00996951">
          <w:rPr>
            <w:rFonts w:ascii="Arial" w:hAnsi="Arial" w:cs="Arial"/>
            <w:sz w:val="24"/>
            <w:lang w:val="pt-BR"/>
            <w:rPrChange w:id="2236" w:author="Elias de Moraes Fernandes" w:date="2016-07-07T10:33:00Z">
              <w:rPr>
                <w:sz w:val="24"/>
                <w:lang w:val="pt-BR"/>
              </w:rPr>
            </w:rPrChange>
          </w:rPr>
          <w:t>pontua</w:t>
        </w:r>
        <w:r w:rsidR="00644ED1" w:rsidRPr="00996951">
          <w:rPr>
            <w:rFonts w:ascii="Arial" w:eastAsia="Calibri" w:hAnsi="Arial" w:cs="Arial"/>
            <w:sz w:val="24"/>
            <w:lang w:val="pt-BR"/>
            <w:rPrChange w:id="2237" w:author="Elias de Moraes Fernandes" w:date="2016-07-07T10:33:00Z">
              <w:rPr>
                <w:sz w:val="24"/>
                <w:lang w:val="pt-BR"/>
              </w:rPr>
            </w:rPrChange>
          </w:rPr>
          <w:t>ção</w:t>
        </w:r>
        <w:r w:rsidR="00644ED1" w:rsidRPr="00996951">
          <w:rPr>
            <w:rFonts w:ascii="Arial" w:hAnsi="Arial" w:cs="Arial"/>
            <w:sz w:val="24"/>
            <w:lang w:val="pt-BR"/>
            <w:rPrChange w:id="223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644ED1" w:rsidRPr="00996951">
          <w:rPr>
            <w:rFonts w:ascii="Arial" w:eastAsia="Calibri" w:hAnsi="Arial" w:cs="Arial"/>
            <w:sz w:val="24"/>
            <w:lang w:val="pt-BR"/>
            <w:rPrChange w:id="2239" w:author="Elias de Moraes Fernandes" w:date="2016-07-07T10:33:00Z">
              <w:rPr>
                <w:sz w:val="24"/>
                <w:lang w:val="pt-BR"/>
              </w:rPr>
            </w:rPrChange>
          </w:rPr>
          <w:t>mínima</w:t>
        </w:r>
      </w:ins>
      <w:ins w:id="2240" w:author="Elias De Moraes Fernandes" w:date="2016-07-06T15:42:00Z">
        <w:r w:rsidRPr="00996951">
          <w:rPr>
            <w:rFonts w:ascii="Arial" w:hAnsi="Arial" w:cs="Arial"/>
            <w:sz w:val="24"/>
            <w:lang w:val="pt-BR"/>
            <w:rPrChange w:id="2241" w:author="Elias de Moraes Fernandes" w:date="2016-07-07T10:33:00Z">
              <w:rPr>
                <w:sz w:val="24"/>
                <w:lang w:val="pt-BR"/>
              </w:rPr>
            </w:rPrChange>
          </w:rPr>
          <w:t xml:space="preserve"> durante o tempo dispon</w:t>
        </w:r>
        <w:r w:rsidRPr="00996951">
          <w:rPr>
            <w:rFonts w:ascii="Arial" w:eastAsia="Calibri" w:hAnsi="Arial" w:cs="Arial"/>
            <w:sz w:val="24"/>
            <w:lang w:val="pt-BR"/>
            <w:rPrChange w:id="2242" w:author="Elias de Moraes Fernandes" w:date="2016-07-07T10:33:00Z">
              <w:rPr>
                <w:sz w:val="24"/>
                <w:lang w:val="pt-BR"/>
              </w:rPr>
            </w:rPrChange>
          </w:rPr>
          <w:t>ível</w:t>
        </w:r>
        <w:r w:rsidRPr="00996951">
          <w:rPr>
            <w:rFonts w:ascii="Arial" w:hAnsi="Arial" w:cs="Arial"/>
            <w:sz w:val="24"/>
            <w:lang w:val="pt-BR"/>
            <w:rPrChange w:id="224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244" w:author="Elias de Moraes Fernandes" w:date="2016-07-07T10:33:00Z">
              <w:rPr>
                <w:sz w:val="24"/>
                <w:lang w:val="pt-BR"/>
              </w:rPr>
            </w:rPrChange>
          </w:rPr>
          <w:t>na</w:t>
        </w:r>
        <w:r w:rsidRPr="00996951">
          <w:rPr>
            <w:rFonts w:ascii="Arial" w:hAnsi="Arial" w:cs="Arial"/>
            <w:sz w:val="24"/>
            <w:lang w:val="pt-BR"/>
            <w:rPrChange w:id="224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246" w:author="Elias de Moraes Fernandes" w:date="2016-07-07T10:33:00Z">
              <w:rPr>
                <w:sz w:val="24"/>
                <w:lang w:val="pt-BR"/>
              </w:rPr>
            </w:rPrChange>
          </w:rPr>
          <w:t>tela</w:t>
        </w:r>
      </w:ins>
      <w:ins w:id="2247" w:author="Elias de Moraes Fernandes" w:date="2016-07-07T10:29:00Z">
        <w:r w:rsidR="00644ED1" w:rsidRPr="00996951">
          <w:rPr>
            <w:rFonts w:ascii="Arial" w:hAnsi="Arial" w:cs="Arial"/>
            <w:sz w:val="24"/>
            <w:lang w:val="pt-BR"/>
            <w:rPrChange w:id="2248" w:author="Elias de Moraes Fernandes" w:date="2016-07-07T10:33:00Z">
              <w:rPr>
                <w:sz w:val="24"/>
                <w:lang w:val="pt-BR"/>
              </w:rPr>
            </w:rPrChange>
          </w:rPr>
          <w:t xml:space="preserve"> e habilitar o Checkpoint para Pr</w:t>
        </w:r>
        <w:r w:rsidR="00644ED1" w:rsidRPr="00996951">
          <w:rPr>
            <w:rFonts w:ascii="Arial" w:eastAsia="Calibri" w:hAnsi="Arial" w:cs="Arial"/>
            <w:sz w:val="24"/>
            <w:lang w:val="pt-BR"/>
            <w:rPrChange w:id="2249" w:author="Elias de Moraes Fernandes" w:date="2016-07-07T10:33:00Z">
              <w:rPr>
                <w:sz w:val="24"/>
                <w:lang w:val="pt-BR"/>
              </w:rPr>
            </w:rPrChange>
          </w:rPr>
          <w:t>ó</w:t>
        </w:r>
        <w:r w:rsidR="00644ED1" w:rsidRPr="00996951">
          <w:rPr>
            <w:rFonts w:ascii="Arial" w:hAnsi="Arial" w:cs="Arial"/>
            <w:sz w:val="24"/>
            <w:lang w:val="pt-BR"/>
            <w:rPrChange w:id="2250" w:author="Elias de Moraes Fernandes" w:date="2016-07-07T10:33:00Z">
              <w:rPr>
                <w:sz w:val="24"/>
                <w:lang w:val="pt-BR"/>
              </w:rPr>
            </w:rPrChange>
          </w:rPr>
          <w:t>xima Fase (</w:t>
        </w:r>
        <w:proofErr w:type="spellStart"/>
        <w:r w:rsidR="00644ED1" w:rsidRPr="00996951">
          <w:rPr>
            <w:rFonts w:ascii="Arial" w:hAnsi="Arial" w:cs="Arial"/>
            <w:sz w:val="24"/>
            <w:lang w:val="pt-BR"/>
            <w:rPrChange w:id="2251" w:author="Elias de Moraes Fernandes" w:date="2016-07-07T10:33:00Z">
              <w:rPr>
                <w:sz w:val="24"/>
                <w:lang w:val="pt-BR"/>
              </w:rPr>
            </w:rPrChange>
          </w:rPr>
          <w:t>defecagem</w:t>
        </w:r>
        <w:proofErr w:type="spellEnd"/>
        <w:r w:rsidR="00644ED1" w:rsidRPr="00996951">
          <w:rPr>
            <w:rFonts w:ascii="Arial" w:hAnsi="Arial" w:cs="Arial"/>
            <w:sz w:val="24"/>
            <w:lang w:val="pt-BR"/>
            <w:rPrChange w:id="2252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  <w:ins w:id="2253" w:author="Elias De Moraes Fernandes" w:date="2016-07-06T15:42:00Z">
        <w:r w:rsidRPr="00996951">
          <w:rPr>
            <w:rFonts w:ascii="Arial" w:hAnsi="Arial" w:cs="Arial"/>
            <w:sz w:val="24"/>
            <w:lang w:val="pt-BR"/>
            <w:rPrChange w:id="2254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</w:p>
    <w:p w14:paraId="7228DD9E" w14:textId="77777777" w:rsidR="001A5B3F" w:rsidRPr="00996951" w:rsidRDefault="001A5B3F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i/>
          <w:sz w:val="24"/>
          <w:lang w:val="pt-BR"/>
          <w:rPrChange w:id="2255" w:author="Elias de Moraes Fernandes" w:date="2016-07-07T10:33:00Z">
            <w:rPr>
              <w:b/>
              <w:i/>
              <w:sz w:val="24"/>
              <w:lang w:val="pt-BR"/>
            </w:rPr>
          </w:rPrChange>
        </w:rPr>
      </w:pPr>
    </w:p>
    <w:p w14:paraId="2D1A1ABA" w14:textId="782D621C" w:rsidR="00A42D34" w:rsidRPr="00996951" w:rsidRDefault="00A71E95" w:rsidP="007C6837">
      <w:pPr>
        <w:pStyle w:val="ListParagraph"/>
        <w:tabs>
          <w:tab w:val="left" w:pos="7672"/>
        </w:tabs>
        <w:ind w:left="0" w:firstLine="360"/>
        <w:rPr>
          <w:ins w:id="2256" w:author="Elias De Moraes Fernandes" w:date="2016-03-16T11:17:00Z"/>
          <w:rFonts w:ascii="Arial" w:hAnsi="Arial" w:cs="Arial"/>
          <w:b/>
          <w:sz w:val="24"/>
          <w:lang w:val="pt-BR"/>
          <w:rPrChange w:id="2257" w:author="Elias de Moraes Fernandes" w:date="2016-07-07T10:33:00Z">
            <w:rPr>
              <w:ins w:id="2258" w:author="Elias De Moraes Fernandes" w:date="2016-03-16T11:17:00Z"/>
              <w:sz w:val="24"/>
              <w:lang w:val="pt-BR"/>
            </w:rPr>
          </w:rPrChange>
        </w:rPr>
      </w:pPr>
      <w:ins w:id="2259" w:author="Elias De Moraes Fernandes" w:date="2016-03-16T10:59:00Z">
        <w:r w:rsidRPr="00996951">
          <w:rPr>
            <w:rFonts w:ascii="Arial" w:hAnsi="Arial" w:cs="Arial"/>
            <w:b/>
            <w:sz w:val="24"/>
            <w:lang w:val="pt-BR"/>
            <w:rPrChange w:id="2260" w:author="Elias de Moraes Fernandes" w:date="2016-07-07T10:33:00Z">
              <w:rPr>
                <w:sz w:val="24"/>
                <w:lang w:val="pt-BR"/>
              </w:rPr>
            </w:rPrChange>
          </w:rPr>
          <w:t xml:space="preserve">Desafio </w:t>
        </w:r>
      </w:ins>
      <w:ins w:id="2261" w:author="Elias De Moraes Fernandes" w:date="2016-03-16T11:16:00Z">
        <w:r w:rsidR="00A42D34" w:rsidRPr="00996951">
          <w:rPr>
            <w:rFonts w:ascii="Arial" w:hAnsi="Arial" w:cs="Arial"/>
            <w:b/>
            <w:sz w:val="24"/>
            <w:lang w:val="pt-BR"/>
            <w:rPrChange w:id="2262" w:author="Elias de Moraes Fernandes" w:date="2016-07-07T10:33:00Z">
              <w:rPr>
                <w:sz w:val="24"/>
                <w:lang w:val="pt-BR"/>
              </w:rPr>
            </w:rPrChange>
          </w:rPr>
          <w:t xml:space="preserve">da </w:t>
        </w:r>
      </w:ins>
      <w:ins w:id="2263" w:author="Elias De Moraes Fernandes" w:date="2016-03-16T10:59:00Z">
        <w:r w:rsidRPr="00996951">
          <w:rPr>
            <w:rFonts w:ascii="Arial" w:hAnsi="Arial" w:cs="Arial"/>
            <w:b/>
            <w:sz w:val="24"/>
            <w:lang w:val="pt-BR"/>
            <w:rPrChange w:id="2264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265" w:author="Elias De Moraes Fernandes" w:date="2016-03-16T12:37:00Z">
        <w:r w:rsidR="00D0280E" w:rsidRPr="00996951">
          <w:rPr>
            <w:rFonts w:ascii="Arial" w:hAnsi="Arial" w:cs="Arial"/>
            <w:b/>
            <w:sz w:val="24"/>
            <w:lang w:val="pt-BR"/>
            <w:rPrChange w:id="2266" w:author="Elias de Moraes Fernandes" w:date="2016-07-07T10:33:00Z">
              <w:rPr>
                <w:b/>
                <w:sz w:val="24"/>
                <w:lang w:val="pt-BR"/>
              </w:rPr>
            </w:rPrChange>
          </w:rPr>
          <w:t>1</w:t>
        </w:r>
      </w:ins>
      <w:ins w:id="2267" w:author="Elias De Moraes Fernandes" w:date="2016-03-16T10:59:00Z">
        <w:r w:rsidRPr="00996951">
          <w:rPr>
            <w:rFonts w:ascii="Arial" w:hAnsi="Arial" w:cs="Arial"/>
            <w:b/>
            <w:sz w:val="24"/>
            <w:lang w:val="pt-BR"/>
            <w:rPrChange w:id="2268" w:author="Elias de Moraes Fernandes" w:date="2016-07-07T10:33:00Z">
              <w:rPr>
                <w:sz w:val="24"/>
                <w:lang w:val="pt-BR"/>
              </w:rPr>
            </w:rPrChange>
          </w:rPr>
          <w:t xml:space="preserve">: </w:t>
        </w:r>
      </w:ins>
      <w:ins w:id="2269" w:author="Elias de Moraes Fernandes" w:date="2016-07-07T10:42:00Z">
        <w:r w:rsidR="00DF5F16">
          <w:rPr>
            <w:rFonts w:ascii="Arial" w:hAnsi="Arial" w:cs="Arial"/>
            <w:b/>
            <w:sz w:val="24"/>
            <w:lang w:val="pt-BR"/>
          </w:rPr>
          <w:t>Coletar comidas saud</w:t>
        </w:r>
      </w:ins>
      <w:ins w:id="2270" w:author="Elias de Moraes Fernandes" w:date="2016-07-07T10:43:00Z">
        <w:r w:rsidR="00DF5F16">
          <w:rPr>
            <w:rFonts w:ascii="Arial" w:hAnsi="Arial" w:cs="Arial"/>
            <w:b/>
            <w:sz w:val="24"/>
            <w:lang w:val="pt-BR"/>
          </w:rPr>
          <w:t>áveis</w:t>
        </w:r>
      </w:ins>
      <w:ins w:id="2271" w:author="Elias De Moraes Fernandes" w:date="2016-03-16T12:37:00Z">
        <w:del w:id="2272" w:author="Elias de Moraes Fernandes" w:date="2016-07-07T10:42:00Z">
          <w:r w:rsidR="00D0280E" w:rsidRPr="00996951" w:rsidDel="00DF5F16">
            <w:rPr>
              <w:rFonts w:ascii="Arial" w:hAnsi="Arial" w:cs="Arial"/>
              <w:b/>
              <w:sz w:val="24"/>
              <w:lang w:val="pt-BR"/>
              <w:rPrChange w:id="2273" w:author="Elias de Moraes Fernandes" w:date="2016-07-07T10:33:00Z">
                <w:rPr>
                  <w:b/>
                  <w:sz w:val="24"/>
                  <w:lang w:val="pt-BR"/>
                </w:rPr>
              </w:rPrChange>
            </w:rPr>
            <w:delText>Alimentar corretamente</w:delText>
          </w:r>
        </w:del>
      </w:ins>
      <w:ins w:id="2274" w:author="Elias De Moraes Fernandes" w:date="2016-03-16T11:17:00Z">
        <w:del w:id="2275" w:author="Elias de Moraes Fernandes" w:date="2016-07-07T10:42:00Z">
          <w:r w:rsidR="00A42D34" w:rsidRPr="00996951" w:rsidDel="00DF5F16">
            <w:rPr>
              <w:rFonts w:ascii="Arial" w:hAnsi="Arial" w:cs="Arial"/>
              <w:b/>
              <w:sz w:val="24"/>
              <w:lang w:val="pt-BR"/>
              <w:rPrChange w:id="2276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</w:p>
    <w:p w14:paraId="47EE3E7C" w14:textId="5D2D21F7" w:rsidR="00A71E95" w:rsidRPr="00996951" w:rsidRDefault="00A71E95" w:rsidP="007C6837">
      <w:pPr>
        <w:pStyle w:val="ListParagraph"/>
        <w:tabs>
          <w:tab w:val="left" w:pos="7672"/>
        </w:tabs>
        <w:ind w:left="0" w:firstLine="360"/>
        <w:rPr>
          <w:ins w:id="2277" w:author="Elias De Moraes Fernandes" w:date="2016-03-16T10:59:00Z"/>
          <w:rFonts w:ascii="Arial" w:hAnsi="Arial" w:cs="Arial"/>
          <w:sz w:val="24"/>
          <w:lang w:val="pt-BR"/>
          <w:rPrChange w:id="2278" w:author="Elias de Moraes Fernandes" w:date="2016-07-07T10:33:00Z">
            <w:rPr>
              <w:ins w:id="2279" w:author="Elias De Moraes Fernandes" w:date="2016-03-16T10:59:00Z"/>
              <w:sz w:val="24"/>
              <w:lang w:val="pt-BR"/>
            </w:rPr>
          </w:rPrChange>
        </w:rPr>
      </w:pPr>
      <w:ins w:id="2280" w:author="Elias De Moraes Fernandes" w:date="2016-03-16T10:59:00Z">
        <w:r w:rsidRPr="00996951">
          <w:rPr>
            <w:rFonts w:ascii="Arial" w:hAnsi="Arial" w:cs="Arial"/>
            <w:sz w:val="24"/>
            <w:lang w:val="pt-BR"/>
            <w:rPrChange w:id="2281" w:author="Elias de Moraes Fernandes" w:date="2016-07-07T10:33:00Z">
              <w:rPr>
                <w:sz w:val="24"/>
                <w:lang w:val="pt-BR"/>
              </w:rPr>
            </w:rPrChange>
          </w:rPr>
          <w:t xml:space="preserve">Alimentar Corretamente - </w:t>
        </w:r>
      </w:ins>
      <w:ins w:id="2282" w:author="Elias De Moraes Fernandes" w:date="2016-03-16T11:00:00Z">
        <w:r w:rsidRPr="00996951">
          <w:rPr>
            <w:rFonts w:ascii="Arial" w:hAnsi="Arial" w:cs="Arial"/>
            <w:sz w:val="24"/>
            <w:lang w:val="pt-BR"/>
            <w:rPrChange w:id="2283" w:author="Elias de Moraes Fernandes" w:date="2016-07-07T10:33:00Z">
              <w:rPr>
                <w:sz w:val="24"/>
                <w:lang w:val="pt-BR"/>
              </w:rPr>
            </w:rPrChange>
          </w:rPr>
          <w:t>Comer somente o que faz bem para sa</w:t>
        </w:r>
        <w:r w:rsidRPr="00996951">
          <w:rPr>
            <w:rFonts w:ascii="Arial" w:eastAsia="Calibri" w:hAnsi="Arial" w:cs="Arial"/>
            <w:sz w:val="24"/>
            <w:lang w:val="pt-BR"/>
            <w:rPrChange w:id="2284" w:author="Elias de Moraes Fernandes" w:date="2016-07-07T10:33:00Z">
              <w:rPr>
                <w:sz w:val="24"/>
                <w:lang w:val="pt-BR"/>
              </w:rPr>
            </w:rPrChange>
          </w:rPr>
          <w:t>úde</w:t>
        </w:r>
        <w:r w:rsidRPr="00996951">
          <w:rPr>
            <w:rFonts w:ascii="Arial" w:hAnsi="Arial" w:cs="Arial"/>
            <w:sz w:val="24"/>
            <w:lang w:val="pt-BR"/>
            <w:rPrChange w:id="228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286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Pr="00996951">
          <w:rPr>
            <w:rFonts w:ascii="Arial" w:hAnsi="Arial" w:cs="Arial"/>
            <w:sz w:val="24"/>
            <w:lang w:val="pt-BR"/>
            <w:rPrChange w:id="228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288" w:author="Elias de Moraes Fernandes" w:date="2016-07-07T10:33:00Z">
              <w:rPr>
                <w:sz w:val="24"/>
                <w:lang w:val="pt-BR"/>
              </w:rPr>
            </w:rPrChange>
          </w:rPr>
          <w:t>personagem</w:t>
        </w:r>
      </w:ins>
      <w:ins w:id="2289" w:author="Elias De Moraes Fernandes" w:date="2016-03-16T11:12:00Z">
        <w:r w:rsidR="00234111" w:rsidRPr="00996951">
          <w:rPr>
            <w:rFonts w:ascii="Arial" w:hAnsi="Arial" w:cs="Arial"/>
            <w:sz w:val="24"/>
            <w:lang w:val="pt-BR"/>
            <w:rPrChange w:id="2290" w:author="Elias de Moraes Fernandes" w:date="2016-07-07T10:33:00Z">
              <w:rPr>
                <w:sz w:val="24"/>
                <w:lang w:val="pt-BR"/>
              </w:rPr>
            </w:rPrChange>
          </w:rPr>
          <w:t xml:space="preserve">. </w:t>
        </w:r>
      </w:ins>
      <w:ins w:id="2291" w:author="Elias De Moraes Fernandes" w:date="2016-03-16T11:18:00Z">
        <w:r w:rsidR="00A42D34" w:rsidRPr="00996951">
          <w:rPr>
            <w:rFonts w:ascii="Arial" w:hAnsi="Arial" w:cs="Arial"/>
            <w:sz w:val="24"/>
            <w:lang w:val="pt-BR"/>
            <w:rPrChange w:id="2292" w:author="Elias de Moraes Fernandes" w:date="2016-07-07T10:33:00Z">
              <w:rPr>
                <w:sz w:val="24"/>
                <w:lang w:val="pt-BR"/>
              </w:rPr>
            </w:rPrChange>
          </w:rPr>
          <w:t>Evite</w:t>
        </w:r>
      </w:ins>
      <w:ins w:id="2293" w:author="Elias De Moraes Fernandes" w:date="2016-03-16T11:13:00Z">
        <w:r w:rsidR="00234111" w:rsidRPr="00996951">
          <w:rPr>
            <w:rFonts w:ascii="Arial" w:hAnsi="Arial" w:cs="Arial"/>
            <w:sz w:val="24"/>
            <w:lang w:val="pt-BR"/>
            <w:rPrChange w:id="2294" w:author="Elias de Moraes Fernandes" w:date="2016-07-07T10:33:00Z">
              <w:rPr>
                <w:sz w:val="24"/>
                <w:lang w:val="pt-BR"/>
              </w:rPr>
            </w:rPrChange>
          </w:rPr>
          <w:t xml:space="preserve"> clicar sobre os alimentos n</w:t>
        </w:r>
        <w:r w:rsidR="00234111" w:rsidRPr="00996951">
          <w:rPr>
            <w:rFonts w:ascii="Arial" w:eastAsia="Calibri" w:hAnsi="Arial" w:cs="Arial"/>
            <w:sz w:val="24"/>
            <w:lang w:val="pt-BR"/>
            <w:rPrChange w:id="2295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234111" w:rsidRPr="00996951">
          <w:rPr>
            <w:rFonts w:ascii="Arial" w:hAnsi="Arial" w:cs="Arial"/>
            <w:sz w:val="24"/>
            <w:lang w:val="pt-BR"/>
            <w:rPrChange w:id="229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34111" w:rsidRPr="00996951">
          <w:rPr>
            <w:rFonts w:ascii="Arial" w:eastAsia="Calibri" w:hAnsi="Arial" w:cs="Arial"/>
            <w:sz w:val="24"/>
            <w:lang w:val="pt-BR"/>
            <w:rPrChange w:id="2297" w:author="Elias de Moraes Fernandes" w:date="2016-07-07T10:33:00Z">
              <w:rPr>
                <w:sz w:val="24"/>
                <w:lang w:val="pt-BR"/>
              </w:rPr>
            </w:rPrChange>
          </w:rPr>
          <w:t>saudáveis</w:t>
        </w:r>
        <w:r w:rsidR="00234111" w:rsidRPr="00996951">
          <w:rPr>
            <w:rFonts w:ascii="Arial" w:hAnsi="Arial" w:cs="Arial"/>
            <w:sz w:val="24"/>
            <w:lang w:val="pt-BR"/>
            <w:rPrChange w:id="229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34111" w:rsidRPr="00996951">
          <w:rPr>
            <w:rFonts w:ascii="Arial" w:eastAsia="Calibri" w:hAnsi="Arial" w:cs="Arial"/>
            <w:sz w:val="24"/>
            <w:lang w:val="pt-BR"/>
            <w:rPrChange w:id="2299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="00234111" w:rsidRPr="00996951">
          <w:rPr>
            <w:rFonts w:ascii="Arial" w:hAnsi="Arial" w:cs="Arial"/>
            <w:sz w:val="24"/>
            <w:lang w:val="pt-BR"/>
            <w:rPrChange w:id="230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34111" w:rsidRPr="00996951">
          <w:rPr>
            <w:rFonts w:ascii="Arial" w:eastAsia="Calibri" w:hAnsi="Arial" w:cs="Arial"/>
            <w:sz w:val="24"/>
            <w:lang w:val="pt-BR"/>
            <w:rPrChange w:id="2301" w:author="Elias de Moraes Fernandes" w:date="2016-07-07T10:33:00Z">
              <w:rPr>
                <w:sz w:val="24"/>
                <w:lang w:val="pt-BR"/>
              </w:rPr>
            </w:rPrChange>
          </w:rPr>
          <w:t>minhoca.</w:t>
        </w:r>
      </w:ins>
      <w:ins w:id="2302" w:author="Elias de Moraes Fernandes" w:date="2016-07-07T10:30:00Z">
        <w:r w:rsidR="00996951" w:rsidRPr="00996951">
          <w:rPr>
            <w:rFonts w:ascii="Arial" w:hAnsi="Arial" w:cs="Arial"/>
            <w:sz w:val="24"/>
            <w:lang w:val="pt-BR"/>
            <w:rPrChange w:id="2303" w:author="Elias de Moraes Fernandes" w:date="2016-07-07T10:33:00Z">
              <w:rPr>
                <w:sz w:val="24"/>
                <w:lang w:val="pt-BR"/>
              </w:rPr>
            </w:rPrChange>
          </w:rPr>
          <w:t xml:space="preserve"> Atingir pontua</w:t>
        </w:r>
        <w:r w:rsidR="00996951" w:rsidRPr="00996951">
          <w:rPr>
            <w:rFonts w:ascii="Arial" w:eastAsia="Calibri" w:hAnsi="Arial" w:cs="Arial"/>
            <w:sz w:val="24"/>
            <w:lang w:val="pt-BR"/>
            <w:rPrChange w:id="2304" w:author="Elias de Moraes Fernandes" w:date="2016-07-07T10:33:00Z">
              <w:rPr>
                <w:sz w:val="24"/>
                <w:lang w:val="pt-BR"/>
              </w:rPr>
            </w:rPrChange>
          </w:rPr>
          <w:t>ção</w:t>
        </w:r>
        <w:r w:rsidR="00996951" w:rsidRPr="00996951">
          <w:rPr>
            <w:rFonts w:ascii="Arial" w:hAnsi="Arial" w:cs="Arial"/>
            <w:sz w:val="24"/>
            <w:lang w:val="pt-BR"/>
            <w:rPrChange w:id="23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996951" w:rsidRPr="00996951">
          <w:rPr>
            <w:rFonts w:ascii="Arial" w:eastAsia="Calibri" w:hAnsi="Arial" w:cs="Arial"/>
            <w:sz w:val="24"/>
            <w:lang w:val="pt-BR"/>
            <w:rPrChange w:id="2306" w:author="Elias de Moraes Fernandes" w:date="2016-07-07T10:33:00Z">
              <w:rPr>
                <w:sz w:val="24"/>
                <w:lang w:val="pt-BR"/>
              </w:rPr>
            </w:rPrChange>
          </w:rPr>
          <w:t>mí</w:t>
        </w:r>
        <w:r w:rsidR="00996951" w:rsidRPr="00996951">
          <w:rPr>
            <w:rFonts w:ascii="Arial" w:hAnsi="Arial" w:cs="Arial"/>
            <w:sz w:val="24"/>
            <w:lang w:val="pt-BR"/>
            <w:rPrChange w:id="2307" w:author="Elias de Moraes Fernandes" w:date="2016-07-07T10:33:00Z">
              <w:rPr>
                <w:sz w:val="24"/>
                <w:lang w:val="pt-BR"/>
              </w:rPr>
            </w:rPrChange>
          </w:rPr>
          <w:t>nima para avan</w:t>
        </w:r>
        <w:r w:rsidR="00996951" w:rsidRPr="00996951">
          <w:rPr>
            <w:rFonts w:ascii="Arial" w:eastAsia="Calibri" w:hAnsi="Arial" w:cs="Arial"/>
            <w:sz w:val="24"/>
            <w:lang w:val="pt-BR"/>
            <w:rPrChange w:id="2308" w:author="Elias de Moraes Fernandes" w:date="2016-07-07T10:33:00Z">
              <w:rPr>
                <w:sz w:val="24"/>
                <w:lang w:val="pt-BR"/>
              </w:rPr>
            </w:rPrChange>
          </w:rPr>
          <w:t>çar</w:t>
        </w:r>
        <w:r w:rsidR="00996951" w:rsidRPr="00996951">
          <w:rPr>
            <w:rFonts w:ascii="Arial" w:hAnsi="Arial" w:cs="Arial"/>
            <w:sz w:val="24"/>
            <w:lang w:val="pt-BR"/>
            <w:rPrChange w:id="230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996951" w:rsidRPr="00996951">
          <w:rPr>
            <w:rFonts w:ascii="Arial" w:eastAsia="Calibri" w:hAnsi="Arial" w:cs="Arial"/>
            <w:sz w:val="24"/>
            <w:lang w:val="pt-BR"/>
            <w:rPrChange w:id="2310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="00996951" w:rsidRPr="00996951">
          <w:rPr>
            <w:rFonts w:ascii="Arial" w:hAnsi="Arial" w:cs="Arial"/>
            <w:sz w:val="24"/>
            <w:lang w:val="pt-BR"/>
            <w:rPrChange w:id="23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996951" w:rsidRPr="00996951">
          <w:rPr>
            <w:rFonts w:ascii="Arial" w:eastAsia="Calibri" w:hAnsi="Arial" w:cs="Arial"/>
            <w:sz w:val="24"/>
            <w:lang w:val="pt-BR"/>
            <w:rPrChange w:id="2312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</w:ins>
    </w:p>
    <w:p w14:paraId="40FF78E1" w14:textId="77777777" w:rsidR="00A42D34" w:rsidRPr="00996951" w:rsidRDefault="00505BF5" w:rsidP="007C6837">
      <w:pPr>
        <w:pStyle w:val="ListParagraph"/>
        <w:tabs>
          <w:tab w:val="left" w:pos="7672"/>
        </w:tabs>
        <w:ind w:left="0" w:firstLine="360"/>
        <w:rPr>
          <w:ins w:id="2313" w:author="Elias De Moraes Fernandes" w:date="2016-03-16T11:18:00Z"/>
          <w:rFonts w:ascii="Arial" w:hAnsi="Arial" w:cs="Arial"/>
          <w:b/>
          <w:sz w:val="24"/>
          <w:lang w:val="pt-BR"/>
          <w:rPrChange w:id="2314" w:author="Elias de Moraes Fernandes" w:date="2016-07-07T10:33:00Z">
            <w:rPr>
              <w:ins w:id="2315" w:author="Elias De Moraes Fernandes" w:date="2016-03-16T11:18:00Z"/>
              <w:b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2316" w:author="Elias de Moraes Fernandes" w:date="2016-07-07T10:33:00Z">
            <w:rPr>
              <w:sz w:val="24"/>
              <w:lang w:val="pt-BR"/>
            </w:rPr>
          </w:rPrChange>
        </w:rPr>
        <w:t>Desafio</w:t>
      </w:r>
      <w:ins w:id="2317" w:author="Elias De Moraes Fernandes" w:date="2016-03-16T11:17:00Z">
        <w:r w:rsidR="00A42D34" w:rsidRPr="00996951">
          <w:rPr>
            <w:rFonts w:ascii="Arial" w:hAnsi="Arial" w:cs="Arial"/>
            <w:b/>
            <w:sz w:val="24"/>
            <w:lang w:val="pt-BR"/>
            <w:rPrChange w:id="2318" w:author="Elias de Moraes Fernandes" w:date="2016-07-07T10:33:00Z">
              <w:rPr>
                <w:sz w:val="24"/>
                <w:lang w:val="pt-BR"/>
              </w:rPr>
            </w:rPrChange>
          </w:rPr>
          <w:t xml:space="preserve"> da</w:t>
        </w:r>
      </w:ins>
      <w:ins w:id="2319" w:author="Elias De Moraes Fernandes" w:date="2016-03-16T10:58:00Z">
        <w:r w:rsidR="00A42D34" w:rsidRPr="00996951">
          <w:rPr>
            <w:rFonts w:ascii="Arial" w:hAnsi="Arial" w:cs="Arial"/>
            <w:b/>
            <w:sz w:val="24"/>
            <w:lang w:val="pt-BR"/>
            <w:rPrChange w:id="232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610386" w:rsidRPr="00996951">
          <w:rPr>
            <w:rFonts w:ascii="Arial" w:hAnsi="Arial" w:cs="Arial"/>
            <w:b/>
            <w:sz w:val="24"/>
            <w:lang w:val="pt-BR"/>
            <w:rPrChange w:id="2321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</w:ins>
      <w:r w:rsidRPr="00996951">
        <w:rPr>
          <w:rFonts w:ascii="Arial" w:hAnsi="Arial" w:cs="Arial"/>
          <w:b/>
          <w:sz w:val="24"/>
          <w:lang w:val="pt-BR"/>
          <w:rPrChange w:id="232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323" w:author="Elias De Moraes Fernandes" w:date="2016-03-16T10:58:00Z">
        <w:r w:rsidRPr="00996951" w:rsidDel="002E4B24">
          <w:rPr>
            <w:rFonts w:ascii="Arial" w:hAnsi="Arial" w:cs="Arial"/>
            <w:b/>
            <w:sz w:val="24"/>
            <w:lang w:val="pt-BR"/>
            <w:rPrChange w:id="2324" w:author="Elias de Moraes Fernandes" w:date="2016-07-07T10:33:00Z">
              <w:rPr>
                <w:sz w:val="24"/>
                <w:lang w:val="pt-BR"/>
              </w:rPr>
            </w:rPrChange>
          </w:rPr>
          <w:delText>1</w:delText>
        </w:r>
      </w:del>
      <w:ins w:id="2325" w:author="Elias De Moraes Fernandes" w:date="2016-03-16T10:58:00Z">
        <w:r w:rsidR="002E4B24" w:rsidRPr="00996951">
          <w:rPr>
            <w:rFonts w:ascii="Arial" w:hAnsi="Arial" w:cs="Arial"/>
            <w:b/>
            <w:sz w:val="24"/>
            <w:lang w:val="pt-BR"/>
            <w:rPrChange w:id="2326" w:author="Elias de Moraes Fernandes" w:date="2016-07-07T10:33:00Z">
              <w:rPr>
                <w:sz w:val="24"/>
                <w:lang w:val="pt-BR"/>
              </w:rPr>
            </w:rPrChange>
          </w:rPr>
          <w:t>2</w:t>
        </w:r>
      </w:ins>
      <w:r w:rsidRPr="00996951">
        <w:rPr>
          <w:rFonts w:ascii="Arial" w:hAnsi="Arial" w:cs="Arial"/>
          <w:b/>
          <w:sz w:val="24"/>
          <w:lang w:val="pt-BR"/>
          <w:rPrChange w:id="2327" w:author="Elias de Moraes Fernandes" w:date="2016-07-07T10:33:00Z">
            <w:rPr>
              <w:sz w:val="24"/>
              <w:lang w:val="pt-BR"/>
            </w:rPr>
          </w:rPrChange>
        </w:rPr>
        <w:t xml:space="preserve">: </w:t>
      </w:r>
      <w:ins w:id="2328" w:author="Elias De Moraes Fernandes" w:date="2016-03-16T11:18:00Z">
        <w:r w:rsidR="00A42D34" w:rsidRPr="00996951">
          <w:rPr>
            <w:rFonts w:ascii="Arial" w:hAnsi="Arial" w:cs="Arial"/>
            <w:b/>
            <w:sz w:val="24"/>
            <w:lang w:val="pt-BR"/>
            <w:rPrChange w:id="2329" w:author="Elias de Moraes Fernandes" w:date="2016-07-07T10:33:00Z">
              <w:rPr>
                <w:b/>
                <w:sz w:val="24"/>
                <w:lang w:val="pt-BR"/>
              </w:rPr>
            </w:rPrChange>
          </w:rPr>
          <w:t>Ataque dos P</w:t>
        </w:r>
        <w:r w:rsidR="00A42D34" w:rsidRPr="00996951">
          <w:rPr>
            <w:rFonts w:ascii="Arial" w:eastAsia="Calibri" w:hAnsi="Arial" w:cs="Arial"/>
            <w:b/>
            <w:sz w:val="24"/>
            <w:lang w:val="pt-BR"/>
            <w:rPrChange w:id="2330" w:author="Elias de Moraes Fernandes" w:date="2016-07-07T10:33:00Z">
              <w:rPr>
                <w:b/>
                <w:sz w:val="24"/>
                <w:lang w:val="pt-BR"/>
              </w:rPr>
            </w:rPrChange>
          </w:rPr>
          <w:t>ássaros</w:t>
        </w:r>
      </w:ins>
    </w:p>
    <w:p w14:paraId="43AB59C6" w14:textId="46E56929" w:rsidR="000E6740" w:rsidRPr="00996951" w:rsidRDefault="000E6740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331" w:author="Elias de Moraes Fernandes" w:date="2016-07-07T10:33:00Z">
            <w:rPr>
              <w:sz w:val="24"/>
              <w:lang w:val="pt-BR"/>
            </w:rPr>
          </w:rPrChange>
        </w:rPr>
      </w:pPr>
      <w:del w:id="2332" w:author="Elias De Moraes Fernandes" w:date="2016-03-16T11:00:00Z">
        <w:r w:rsidRPr="00996951" w:rsidDel="00A71E95">
          <w:rPr>
            <w:rFonts w:ascii="Arial" w:hAnsi="Arial" w:cs="Arial"/>
            <w:sz w:val="24"/>
            <w:lang w:val="pt-BR"/>
            <w:rPrChange w:id="23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Alimentar </w:delText>
        </w:r>
      </w:del>
      <w:ins w:id="2334" w:author="Elias De Moraes Fernandes" w:date="2016-03-16T11:00:00Z">
        <w:r w:rsidR="00A71E95" w:rsidRPr="00996951">
          <w:rPr>
            <w:rFonts w:ascii="Arial" w:hAnsi="Arial" w:cs="Arial"/>
            <w:sz w:val="24"/>
            <w:lang w:val="pt-BR"/>
            <w:rPrChange w:id="2335" w:author="Elias de Moraes Fernandes" w:date="2016-07-07T10:33:00Z">
              <w:rPr>
                <w:sz w:val="24"/>
                <w:lang w:val="pt-BR"/>
              </w:rPr>
            </w:rPrChange>
          </w:rPr>
          <w:t xml:space="preserve">Proteger Comida  </w:t>
        </w:r>
      </w:ins>
      <w:r w:rsidRPr="00996951">
        <w:rPr>
          <w:rFonts w:ascii="Arial" w:eastAsia="Calibri" w:hAnsi="Arial" w:cs="Arial"/>
          <w:sz w:val="24"/>
          <w:lang w:val="pt-BR"/>
          <w:rPrChange w:id="2336" w:author="Elias de Moraes Fernandes" w:date="2016-07-07T10:33:00Z">
            <w:rPr>
              <w:sz w:val="24"/>
              <w:lang w:val="pt-BR"/>
            </w:rPr>
          </w:rPrChange>
        </w:rPr>
        <w:t>–</w:t>
      </w:r>
      <w:ins w:id="2337" w:author="Elias De Moraes Fernandes" w:date="2016-03-16T11:00:00Z">
        <w:r w:rsidR="00A71E95" w:rsidRPr="00996951">
          <w:rPr>
            <w:rFonts w:ascii="Arial" w:hAnsi="Arial" w:cs="Arial"/>
            <w:sz w:val="24"/>
            <w:lang w:val="pt-BR"/>
            <w:rPrChange w:id="2338" w:author="Elias de Moraes Fernandes" w:date="2016-07-07T10:33:00Z">
              <w:rPr>
                <w:sz w:val="24"/>
                <w:lang w:val="pt-BR"/>
              </w:rPr>
            </w:rPrChange>
          </w:rPr>
          <w:t xml:space="preserve"> N</w:t>
        </w:r>
        <w:r w:rsidR="00A71E95" w:rsidRPr="00996951">
          <w:rPr>
            <w:rFonts w:ascii="Arial" w:eastAsia="Calibri" w:hAnsi="Arial" w:cs="Arial"/>
            <w:sz w:val="24"/>
            <w:lang w:val="pt-BR"/>
            <w:rPrChange w:id="2339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A71E95" w:rsidRPr="00996951">
          <w:rPr>
            <w:rFonts w:ascii="Arial" w:hAnsi="Arial" w:cs="Arial"/>
            <w:sz w:val="24"/>
            <w:lang w:val="pt-BR"/>
            <w:rPrChange w:id="234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A71E95" w:rsidRPr="00996951">
          <w:rPr>
            <w:rFonts w:ascii="Arial" w:eastAsia="Calibri" w:hAnsi="Arial" w:cs="Arial"/>
            <w:sz w:val="24"/>
            <w:lang w:val="pt-BR"/>
            <w:rPrChange w:id="2341" w:author="Elias de Moraes Fernandes" w:date="2016-07-07T10:33:00Z">
              <w:rPr>
                <w:sz w:val="24"/>
                <w:lang w:val="pt-BR"/>
              </w:rPr>
            </w:rPrChange>
          </w:rPr>
          <w:t>deixar</w:t>
        </w:r>
        <w:r w:rsidR="00A71E95" w:rsidRPr="00996951">
          <w:rPr>
            <w:rFonts w:ascii="Arial" w:hAnsi="Arial" w:cs="Arial"/>
            <w:sz w:val="24"/>
            <w:lang w:val="pt-BR"/>
            <w:rPrChange w:id="23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A71E95" w:rsidRPr="00996951">
          <w:rPr>
            <w:rFonts w:ascii="Arial" w:eastAsia="Calibri" w:hAnsi="Arial" w:cs="Arial"/>
            <w:sz w:val="24"/>
            <w:lang w:val="pt-BR"/>
            <w:rPrChange w:id="2343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="00A71E95" w:rsidRPr="00996951">
          <w:rPr>
            <w:rFonts w:ascii="Arial" w:hAnsi="Arial" w:cs="Arial"/>
            <w:sz w:val="24"/>
            <w:lang w:val="pt-BR"/>
            <w:rPrChange w:id="23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A71E95" w:rsidRPr="00996951">
          <w:rPr>
            <w:rFonts w:ascii="Arial" w:eastAsia="Calibri" w:hAnsi="Arial" w:cs="Arial"/>
            <w:sz w:val="24"/>
            <w:lang w:val="pt-BR"/>
            <w:rPrChange w:id="2345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="00A71E95" w:rsidRPr="00996951">
          <w:rPr>
            <w:rFonts w:ascii="Arial" w:hAnsi="Arial" w:cs="Arial"/>
            <w:sz w:val="24"/>
            <w:lang w:val="pt-BR"/>
            <w:rPrChange w:id="23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2347" w:author="Elias De Moraes Fernandes" w:date="2016-07-06T16:08:00Z">
          <w:r w:rsidR="00A71E95" w:rsidRPr="00996951" w:rsidDel="005C6DE9">
            <w:rPr>
              <w:rFonts w:ascii="Arial" w:hAnsi="Arial" w:cs="Arial"/>
              <w:sz w:val="24"/>
              <w:lang w:val="pt-BR"/>
              <w:rPrChange w:id="2348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2349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2350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2351" w:author="Elias De Moraes Fernandes" w:date="2016-03-16T11:00:00Z">
        <w:r w:rsidR="00A71E95" w:rsidRPr="00996951">
          <w:rPr>
            <w:rFonts w:ascii="Arial" w:hAnsi="Arial" w:cs="Arial"/>
            <w:sz w:val="24"/>
            <w:lang w:val="pt-BR"/>
            <w:rPrChange w:id="23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2353" w:author="Elias De Moraes Fernandes" w:date="2016-07-06T15:43:00Z">
          <w:r w:rsidR="00A71E95" w:rsidRPr="00996951" w:rsidDel="00C03361">
            <w:rPr>
              <w:rFonts w:ascii="Arial" w:hAnsi="Arial" w:cs="Arial"/>
              <w:sz w:val="24"/>
              <w:lang w:val="pt-BR"/>
              <w:rPrChange w:id="2354" w:author="Elias de Moraes Fernandes" w:date="2016-07-07T10:33:00Z">
                <w:rPr>
                  <w:sz w:val="24"/>
                  <w:lang w:val="pt-BR"/>
                </w:rPr>
              </w:rPrChange>
            </w:rPr>
            <w:delText>retire os nutrientes (energia)</w:delText>
          </w:r>
        </w:del>
      </w:ins>
      <w:ins w:id="2355" w:author="Elias De Moraes Fernandes" w:date="2016-07-06T15:43:00Z">
        <w:r w:rsidR="00C03361" w:rsidRPr="00996951">
          <w:rPr>
            <w:rFonts w:ascii="Arial" w:hAnsi="Arial" w:cs="Arial"/>
            <w:sz w:val="24"/>
            <w:lang w:val="pt-BR"/>
            <w:rPrChange w:id="2356" w:author="Elias de Moraes Fernandes" w:date="2016-07-07T10:33:00Z">
              <w:rPr>
                <w:sz w:val="24"/>
                <w:lang w:val="pt-BR"/>
              </w:rPr>
            </w:rPrChange>
          </w:rPr>
          <w:t>mate a minhoca. Expulse ele do minhoc</w:t>
        </w:r>
        <w:r w:rsidR="00C03361" w:rsidRPr="00996951">
          <w:rPr>
            <w:rFonts w:ascii="Arial" w:eastAsia="Calibri" w:hAnsi="Arial" w:cs="Arial"/>
            <w:sz w:val="24"/>
            <w:lang w:val="pt-BR"/>
            <w:rPrChange w:id="2357" w:author="Elias de Moraes Fernandes" w:date="2016-07-07T10:33:00Z">
              <w:rPr>
                <w:sz w:val="24"/>
                <w:lang w:val="pt-BR"/>
              </w:rPr>
            </w:rPrChange>
          </w:rPr>
          <w:t>ário.</w:t>
        </w:r>
      </w:ins>
      <w:r w:rsidRPr="00996951">
        <w:rPr>
          <w:rFonts w:ascii="Arial" w:hAnsi="Arial" w:cs="Arial"/>
          <w:sz w:val="24"/>
          <w:lang w:val="pt-BR"/>
          <w:rPrChange w:id="235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359" w:author="Elias De Moraes Fernandes" w:date="2016-03-16T10:59:00Z">
        <w:r w:rsidRPr="00996951" w:rsidDel="00A71E95">
          <w:rPr>
            <w:rFonts w:ascii="Arial" w:hAnsi="Arial" w:cs="Arial"/>
            <w:sz w:val="24"/>
            <w:lang w:val="pt-BR"/>
            <w:rPrChange w:id="2360" w:author="Elias de Moraes Fernandes" w:date="2016-07-07T10:33:00Z">
              <w:rPr>
                <w:sz w:val="24"/>
                <w:lang w:val="pt-BR"/>
              </w:rPr>
            </w:rPrChange>
          </w:rPr>
          <w:delText>Procurar somente o que faz bem para sa</w:delText>
        </w:r>
        <w:r w:rsidRPr="00996951" w:rsidDel="00A71E95">
          <w:rPr>
            <w:rFonts w:ascii="Arial" w:eastAsia="Calibri" w:hAnsi="Arial" w:cs="Arial"/>
            <w:sz w:val="24"/>
            <w:lang w:val="pt-BR"/>
            <w:rPrChange w:id="2361" w:author="Elias de Moraes Fernandes" w:date="2016-07-07T10:33:00Z">
              <w:rPr>
                <w:sz w:val="24"/>
                <w:lang w:val="pt-BR"/>
              </w:rPr>
            </w:rPrChange>
          </w:rPr>
          <w:delText>úde</w:delText>
        </w:r>
        <w:r w:rsidRPr="00996951" w:rsidDel="00A71E95">
          <w:rPr>
            <w:rFonts w:ascii="Arial" w:hAnsi="Arial" w:cs="Arial"/>
            <w:sz w:val="24"/>
            <w:lang w:val="pt-BR"/>
            <w:rPrChange w:id="23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A71E95">
          <w:rPr>
            <w:rFonts w:ascii="Arial" w:eastAsia="Calibri" w:hAnsi="Arial" w:cs="Arial"/>
            <w:sz w:val="24"/>
            <w:lang w:val="pt-BR"/>
            <w:rPrChange w:id="2363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A71E95">
          <w:rPr>
            <w:rFonts w:ascii="Arial" w:hAnsi="Arial" w:cs="Arial"/>
            <w:sz w:val="24"/>
            <w:lang w:val="pt-BR"/>
            <w:rPrChange w:id="23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A71E95">
          <w:rPr>
            <w:rFonts w:ascii="Arial" w:eastAsia="Calibri" w:hAnsi="Arial" w:cs="Arial"/>
            <w:sz w:val="24"/>
            <w:lang w:val="pt-BR"/>
            <w:rPrChange w:id="2365" w:author="Elias de Moraes Fernandes" w:date="2016-07-07T10:33:00Z">
              <w:rPr>
                <w:sz w:val="24"/>
                <w:lang w:val="pt-BR"/>
              </w:rPr>
            </w:rPrChange>
          </w:rPr>
          <w:delText>personagem</w:delText>
        </w:r>
      </w:del>
    </w:p>
    <w:p w14:paraId="3CA33F62" w14:textId="58EF47E5" w:rsidR="00A42D34" w:rsidRPr="00996951" w:rsidRDefault="00505BF5" w:rsidP="007C6837">
      <w:pPr>
        <w:pStyle w:val="ListParagraph"/>
        <w:tabs>
          <w:tab w:val="left" w:pos="7672"/>
        </w:tabs>
        <w:ind w:left="0" w:firstLine="360"/>
        <w:rPr>
          <w:ins w:id="2366" w:author="Elias De Moraes Fernandes" w:date="2016-03-16T11:17:00Z"/>
          <w:rFonts w:ascii="Arial" w:hAnsi="Arial" w:cs="Arial"/>
          <w:b/>
          <w:sz w:val="24"/>
          <w:lang w:val="pt-BR"/>
          <w:rPrChange w:id="2367" w:author="Elias de Moraes Fernandes" w:date="2016-07-07T10:33:00Z">
            <w:rPr>
              <w:ins w:id="2368" w:author="Elias De Moraes Fernandes" w:date="2016-03-16T11:17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2369" w:author="Elias de Moraes Fernandes" w:date="2016-07-07T10:33:00Z">
            <w:rPr>
              <w:sz w:val="24"/>
              <w:lang w:val="pt-BR"/>
            </w:rPr>
          </w:rPrChange>
        </w:rPr>
        <w:t xml:space="preserve">Desafio </w:t>
      </w:r>
      <w:ins w:id="2370" w:author="Elias De Moraes Fernandes" w:date="2016-03-16T11:17:00Z">
        <w:r w:rsidR="00A42D34" w:rsidRPr="00996951">
          <w:rPr>
            <w:rFonts w:ascii="Arial" w:hAnsi="Arial" w:cs="Arial"/>
            <w:b/>
            <w:sz w:val="24"/>
            <w:lang w:val="pt-BR"/>
            <w:rPrChange w:id="2371" w:author="Elias de Moraes Fernandes" w:date="2016-07-07T10:33:00Z">
              <w:rPr>
                <w:sz w:val="24"/>
                <w:lang w:val="pt-BR"/>
              </w:rPr>
            </w:rPrChange>
          </w:rPr>
          <w:t xml:space="preserve">da </w:t>
        </w:r>
      </w:ins>
      <w:ins w:id="2372" w:author="Elias De Moraes Fernandes" w:date="2016-03-16T10:59:00Z">
        <w:r w:rsidR="00610386" w:rsidRPr="00996951">
          <w:rPr>
            <w:rFonts w:ascii="Arial" w:hAnsi="Arial" w:cs="Arial"/>
            <w:b/>
            <w:sz w:val="24"/>
            <w:lang w:val="pt-BR"/>
            <w:rPrChange w:id="2373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374" w:author="Elias De Moraes Fernandes" w:date="2016-03-16T10:58:00Z">
        <w:r w:rsidR="002E4B24" w:rsidRPr="00996951">
          <w:rPr>
            <w:rFonts w:ascii="Arial" w:hAnsi="Arial" w:cs="Arial"/>
            <w:b/>
            <w:sz w:val="24"/>
            <w:lang w:val="pt-BR"/>
            <w:rPrChange w:id="2375" w:author="Elias de Moraes Fernandes" w:date="2016-07-07T10:33:00Z">
              <w:rPr>
                <w:sz w:val="24"/>
                <w:lang w:val="pt-BR"/>
              </w:rPr>
            </w:rPrChange>
          </w:rPr>
          <w:t>3</w:t>
        </w:r>
      </w:ins>
      <w:del w:id="2376" w:author="Elias De Moraes Fernandes" w:date="2016-03-16T10:58:00Z">
        <w:r w:rsidRPr="00996951" w:rsidDel="002E4B24">
          <w:rPr>
            <w:rFonts w:ascii="Arial" w:hAnsi="Arial" w:cs="Arial"/>
            <w:b/>
            <w:sz w:val="24"/>
            <w:lang w:val="pt-BR"/>
            <w:rPrChange w:id="2377" w:author="Elias de Moraes Fernandes" w:date="2016-07-07T10:33:00Z">
              <w:rPr>
                <w:sz w:val="24"/>
                <w:lang w:val="pt-BR"/>
              </w:rPr>
            </w:rPrChange>
          </w:rPr>
          <w:delText>2</w:delText>
        </w:r>
      </w:del>
      <w:r w:rsidRPr="00996951">
        <w:rPr>
          <w:rFonts w:ascii="Arial" w:hAnsi="Arial" w:cs="Arial"/>
          <w:b/>
          <w:sz w:val="24"/>
          <w:lang w:val="pt-BR"/>
          <w:rPrChange w:id="2378" w:author="Elias de Moraes Fernandes" w:date="2016-07-07T10:33:00Z">
            <w:rPr>
              <w:sz w:val="24"/>
              <w:lang w:val="pt-BR"/>
            </w:rPr>
          </w:rPrChange>
        </w:rPr>
        <w:t xml:space="preserve">: </w:t>
      </w:r>
      <w:ins w:id="2379" w:author="Elias De Moraes Fernandes" w:date="2016-03-16T11:18:00Z">
        <w:r w:rsidR="00A42D34" w:rsidRPr="00996951">
          <w:rPr>
            <w:rFonts w:ascii="Arial" w:hAnsi="Arial" w:cs="Arial"/>
            <w:b/>
            <w:sz w:val="24"/>
            <w:lang w:val="pt-BR"/>
            <w:rPrChange w:id="2380" w:author="Elias de Moraes Fernandes" w:date="2016-07-07T10:33:00Z">
              <w:rPr>
                <w:b/>
                <w:sz w:val="24"/>
                <w:lang w:val="pt-BR"/>
              </w:rPr>
            </w:rPrChange>
          </w:rPr>
          <w:t>Ataque das Formigas</w:t>
        </w:r>
      </w:ins>
    </w:p>
    <w:p w14:paraId="1C52E269" w14:textId="300F7BF8" w:rsidR="000E6740" w:rsidRPr="00996951" w:rsidRDefault="000E6740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381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2382" w:author="Elias de Moraes Fernandes" w:date="2016-07-07T10:33:00Z">
            <w:rPr>
              <w:sz w:val="24"/>
              <w:lang w:val="pt-BR"/>
            </w:rPr>
          </w:rPrChange>
        </w:rPr>
        <w:t xml:space="preserve">Proteger </w:t>
      </w:r>
      <w:ins w:id="2383" w:author="Elias De Moraes Fernandes" w:date="2016-03-16T11:14:00Z">
        <w:r w:rsidR="00A42D34" w:rsidRPr="00996951">
          <w:rPr>
            <w:rFonts w:ascii="Arial" w:hAnsi="Arial" w:cs="Arial"/>
            <w:sz w:val="24"/>
            <w:lang w:val="pt-BR"/>
            <w:rPrChange w:id="2384" w:author="Elias de Moraes Fernandes" w:date="2016-07-07T10:33:00Z">
              <w:rPr>
                <w:sz w:val="24"/>
                <w:lang w:val="pt-BR"/>
              </w:rPr>
            </w:rPrChange>
          </w:rPr>
          <w:t>o Minhoc</w:t>
        </w:r>
        <w:r w:rsidR="00A42D34" w:rsidRPr="00996951">
          <w:rPr>
            <w:rFonts w:ascii="Arial" w:eastAsia="Calibri" w:hAnsi="Arial" w:cs="Arial"/>
            <w:sz w:val="24"/>
            <w:lang w:val="pt-BR"/>
            <w:rPrChange w:id="2385" w:author="Elias de Moraes Fernandes" w:date="2016-07-07T10:33:00Z">
              <w:rPr>
                <w:sz w:val="24"/>
                <w:lang w:val="pt-BR"/>
              </w:rPr>
            </w:rPrChange>
          </w:rPr>
          <w:t>ário</w:t>
        </w:r>
      </w:ins>
      <w:del w:id="2386" w:author="Elias De Moraes Fernandes" w:date="2016-03-16T11:14:00Z">
        <w:r w:rsidRPr="00996951" w:rsidDel="00A42D34">
          <w:rPr>
            <w:rFonts w:ascii="Arial" w:hAnsi="Arial" w:cs="Arial"/>
            <w:sz w:val="24"/>
            <w:lang w:val="pt-BR"/>
            <w:rPrChange w:id="2387" w:author="Elias de Moraes Fernandes" w:date="2016-07-07T10:33:00Z">
              <w:rPr>
                <w:sz w:val="24"/>
                <w:lang w:val="pt-BR"/>
              </w:rPr>
            </w:rPrChange>
          </w:rPr>
          <w:delText>Casa</w:delText>
        </w:r>
      </w:del>
      <w:r w:rsidRPr="00996951">
        <w:rPr>
          <w:rFonts w:ascii="Arial" w:hAnsi="Arial" w:cs="Arial"/>
          <w:sz w:val="24"/>
          <w:lang w:val="pt-BR"/>
          <w:rPrChange w:id="238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389" w:author="Elias de Moraes Fernandes" w:date="2016-07-07T10:33:00Z">
            <w:rPr>
              <w:sz w:val="24"/>
              <w:lang w:val="pt-BR"/>
            </w:rPr>
          </w:rPrChange>
        </w:rPr>
        <w:t>–</w:t>
      </w:r>
      <w:r w:rsidRPr="00996951">
        <w:rPr>
          <w:rFonts w:ascii="Arial" w:hAnsi="Arial" w:cs="Arial"/>
          <w:sz w:val="24"/>
          <w:lang w:val="pt-BR"/>
          <w:rPrChange w:id="239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391" w:author="Elias de Moraes Fernandes" w:date="2016-07-07T10:33:00Z">
            <w:rPr>
              <w:sz w:val="24"/>
              <w:lang w:val="pt-BR"/>
            </w:rPr>
          </w:rPrChange>
        </w:rPr>
        <w:t>Não</w:t>
      </w:r>
      <w:r w:rsidRPr="00996951">
        <w:rPr>
          <w:rFonts w:ascii="Arial" w:hAnsi="Arial" w:cs="Arial"/>
          <w:sz w:val="24"/>
          <w:lang w:val="pt-BR"/>
          <w:rPrChange w:id="2392" w:author="Elias de Moraes Fernandes" w:date="2016-07-07T10:33:00Z">
            <w:rPr>
              <w:sz w:val="24"/>
              <w:lang w:val="pt-BR"/>
            </w:rPr>
          </w:rPrChange>
        </w:rPr>
        <w:t xml:space="preserve"> deixar os </w:t>
      </w:r>
      <w:del w:id="2393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239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395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2396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397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398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239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400" w:author="Elias De Moraes Fernandes" w:date="2016-03-16T11:01:00Z">
        <w:r w:rsidRPr="00996951" w:rsidDel="00A71E95">
          <w:rPr>
            <w:rFonts w:ascii="Arial" w:hAnsi="Arial" w:cs="Arial"/>
            <w:sz w:val="24"/>
            <w:lang w:val="pt-BR"/>
            <w:rPrChange w:id="24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roubar as comidas nem </w:delText>
        </w:r>
      </w:del>
      <w:r w:rsidRPr="00996951">
        <w:rPr>
          <w:rFonts w:ascii="Arial" w:hAnsi="Arial" w:cs="Arial"/>
          <w:sz w:val="24"/>
          <w:lang w:val="pt-BR"/>
          <w:rPrChange w:id="2402" w:author="Elias de Moraes Fernandes" w:date="2016-07-07T10:33:00Z">
            <w:rPr>
              <w:sz w:val="24"/>
              <w:lang w:val="pt-BR"/>
            </w:rPr>
          </w:rPrChange>
        </w:rPr>
        <w:t>fazer</w:t>
      </w:r>
      <w:ins w:id="2403" w:author="Elias De Moraes Fernandes" w:date="2016-03-16T11:01:00Z">
        <w:r w:rsidR="00A71E95" w:rsidRPr="00996951">
          <w:rPr>
            <w:rFonts w:ascii="Arial" w:hAnsi="Arial" w:cs="Arial"/>
            <w:sz w:val="24"/>
            <w:lang w:val="pt-BR"/>
            <w:rPrChange w:id="2404" w:author="Elias de Moraes Fernandes" w:date="2016-07-07T10:33:00Z">
              <w:rPr>
                <w:sz w:val="24"/>
                <w:lang w:val="pt-BR"/>
              </w:rPr>
            </w:rPrChange>
          </w:rPr>
          <w:t>em</w:t>
        </w:r>
      </w:ins>
      <w:r w:rsidRPr="00996951">
        <w:rPr>
          <w:rFonts w:ascii="Arial" w:hAnsi="Arial" w:cs="Arial"/>
          <w:sz w:val="24"/>
          <w:lang w:val="pt-BR"/>
          <w:rPrChange w:id="2405" w:author="Elias de Moraes Fernandes" w:date="2016-07-07T10:33:00Z">
            <w:rPr>
              <w:sz w:val="24"/>
              <w:lang w:val="pt-BR"/>
            </w:rPr>
          </w:rPrChange>
        </w:rPr>
        <w:t xml:space="preserve"> ninho</w:t>
      </w:r>
      <w:ins w:id="2406" w:author="Elias de Moraes Fernandes" w:date="2016-07-07T10:43:00Z">
        <w:r w:rsidR="00DF5F16">
          <w:rPr>
            <w:rFonts w:ascii="Arial" w:hAnsi="Arial" w:cs="Arial"/>
            <w:sz w:val="24"/>
            <w:lang w:val="pt-BR"/>
          </w:rPr>
          <w:t>.</w:t>
        </w:r>
      </w:ins>
      <w:del w:id="2407" w:author="Elias de Moraes Fernandes" w:date="2016-07-07T10:43:00Z">
        <w:r w:rsidRPr="00996951" w:rsidDel="00DF5F16">
          <w:rPr>
            <w:rFonts w:ascii="Arial" w:hAnsi="Arial" w:cs="Arial"/>
            <w:sz w:val="24"/>
            <w:lang w:val="pt-BR"/>
            <w:rPrChange w:id="24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ins w:id="2409" w:author="Elias De Moraes Fernandes" w:date="2016-03-16T11:01:00Z">
        <w:del w:id="2410" w:author="Elias de Moraes Fernandes" w:date="2016-07-07T10:43:00Z">
          <w:r w:rsidR="00A71E95" w:rsidRPr="00996951" w:rsidDel="00DF5F16">
            <w:rPr>
              <w:rFonts w:ascii="Arial" w:hAnsi="Arial" w:cs="Arial"/>
              <w:sz w:val="24"/>
              <w:highlight w:val="yellow"/>
              <w:lang w:val="pt-BR"/>
              <w:rPrChange w:id="2411" w:author="Elias de Moraes Fernandes" w:date="2016-07-07T10:33:00Z">
                <w:rPr>
                  <w:sz w:val="24"/>
                  <w:lang w:val="pt-BR"/>
                </w:rPr>
              </w:rPrChange>
            </w:rPr>
            <w:delText>nem roubar as comidas</w:delText>
          </w:r>
        </w:del>
      </w:ins>
      <w:ins w:id="2412" w:author="Elias De Moraes Fernandes" w:date="2016-07-06T15:43:00Z">
        <w:del w:id="2413" w:author="Elias de Moraes Fernandes" w:date="2016-07-07T10:43:00Z">
          <w:r w:rsidR="00C03361" w:rsidRPr="00996951" w:rsidDel="00DF5F16">
            <w:rPr>
              <w:rFonts w:ascii="Arial" w:hAnsi="Arial" w:cs="Arial"/>
              <w:sz w:val="24"/>
              <w:highlight w:val="yellow"/>
              <w:lang w:val="pt-BR"/>
              <w:rPrChange w:id="2414" w:author="Elias de Moraes Fernandes" w:date="2016-07-07T10:33:00Z">
                <w:rPr>
                  <w:sz w:val="24"/>
                  <w:lang w:val="pt-BR"/>
                </w:rPr>
              </w:rPrChange>
            </w:rPr>
            <w:delText>.</w:delText>
          </w:r>
        </w:del>
      </w:ins>
    </w:p>
    <w:p w14:paraId="2EFB6784" w14:textId="3148B99A" w:rsidR="00A42D34" w:rsidRPr="00996951" w:rsidRDefault="00505BF5" w:rsidP="007C6837">
      <w:pPr>
        <w:pStyle w:val="ListParagraph"/>
        <w:tabs>
          <w:tab w:val="left" w:pos="7672"/>
        </w:tabs>
        <w:ind w:left="0" w:firstLine="360"/>
        <w:rPr>
          <w:ins w:id="2415" w:author="Elias De Moraes Fernandes" w:date="2016-03-16T11:17:00Z"/>
          <w:rFonts w:ascii="Arial" w:hAnsi="Arial" w:cs="Arial"/>
          <w:b/>
          <w:sz w:val="24"/>
          <w:lang w:val="pt-BR"/>
          <w:rPrChange w:id="2416" w:author="Elias de Moraes Fernandes" w:date="2016-07-07T10:33:00Z">
            <w:rPr>
              <w:ins w:id="2417" w:author="Elias De Moraes Fernandes" w:date="2016-03-16T11:17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2418" w:author="Elias de Moraes Fernandes" w:date="2016-07-07T10:33:00Z">
            <w:rPr>
              <w:sz w:val="24"/>
              <w:lang w:val="pt-BR"/>
            </w:rPr>
          </w:rPrChange>
        </w:rPr>
        <w:t xml:space="preserve">Desafio </w:t>
      </w:r>
      <w:ins w:id="2419" w:author="Elias De Moraes Fernandes" w:date="2016-03-16T10:59:00Z">
        <w:r w:rsidR="00A42D34" w:rsidRPr="00996951">
          <w:rPr>
            <w:rFonts w:ascii="Arial" w:hAnsi="Arial" w:cs="Arial"/>
            <w:b/>
            <w:sz w:val="24"/>
            <w:lang w:val="pt-BR"/>
            <w:rPrChange w:id="2420" w:author="Elias de Moraes Fernandes" w:date="2016-07-07T10:33:00Z">
              <w:rPr>
                <w:sz w:val="24"/>
                <w:lang w:val="pt-BR"/>
              </w:rPr>
            </w:rPrChange>
          </w:rPr>
          <w:t xml:space="preserve">da </w:t>
        </w:r>
        <w:r w:rsidR="00610386" w:rsidRPr="00996951">
          <w:rPr>
            <w:rFonts w:ascii="Arial" w:hAnsi="Arial" w:cs="Arial"/>
            <w:b/>
            <w:sz w:val="24"/>
            <w:lang w:val="pt-BR"/>
            <w:rPrChange w:id="2421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del w:id="2422" w:author="Elias De Moraes Fernandes" w:date="2016-03-16T10:58:00Z">
        <w:r w:rsidRPr="00996951" w:rsidDel="002E4B24">
          <w:rPr>
            <w:rFonts w:ascii="Arial" w:hAnsi="Arial" w:cs="Arial"/>
            <w:b/>
            <w:sz w:val="24"/>
            <w:lang w:val="pt-BR"/>
            <w:rPrChange w:id="2423" w:author="Elias de Moraes Fernandes" w:date="2016-07-07T10:33:00Z">
              <w:rPr>
                <w:sz w:val="24"/>
                <w:lang w:val="pt-BR"/>
              </w:rPr>
            </w:rPrChange>
          </w:rPr>
          <w:delText>3</w:delText>
        </w:r>
      </w:del>
      <w:ins w:id="2424" w:author="Elias De Moraes Fernandes" w:date="2016-03-16T10:58:00Z">
        <w:r w:rsidR="002E4B24" w:rsidRPr="00996951">
          <w:rPr>
            <w:rFonts w:ascii="Arial" w:hAnsi="Arial" w:cs="Arial"/>
            <w:b/>
            <w:sz w:val="24"/>
            <w:lang w:val="pt-BR"/>
            <w:rPrChange w:id="2425" w:author="Elias de Moraes Fernandes" w:date="2016-07-07T10:33:00Z">
              <w:rPr>
                <w:sz w:val="24"/>
                <w:lang w:val="pt-BR"/>
              </w:rPr>
            </w:rPrChange>
          </w:rPr>
          <w:t>4</w:t>
        </w:r>
      </w:ins>
      <w:r w:rsidRPr="00996951">
        <w:rPr>
          <w:rFonts w:ascii="Arial" w:hAnsi="Arial" w:cs="Arial"/>
          <w:b/>
          <w:sz w:val="24"/>
          <w:lang w:val="pt-BR"/>
          <w:rPrChange w:id="2426" w:author="Elias de Moraes Fernandes" w:date="2016-07-07T10:33:00Z">
            <w:rPr>
              <w:sz w:val="24"/>
              <w:lang w:val="pt-BR"/>
            </w:rPr>
          </w:rPrChange>
        </w:rPr>
        <w:t xml:space="preserve">: </w:t>
      </w:r>
      <w:ins w:id="2427" w:author="Elias De Moraes Fernandes" w:date="2016-03-16T11:18:00Z">
        <w:r w:rsidR="00A42D34" w:rsidRPr="00996951">
          <w:rPr>
            <w:rFonts w:ascii="Arial" w:hAnsi="Arial" w:cs="Arial"/>
            <w:b/>
            <w:sz w:val="24"/>
            <w:lang w:val="pt-BR"/>
            <w:rPrChange w:id="2428" w:author="Elias de Moraes Fernandes" w:date="2016-07-07T10:33:00Z">
              <w:rPr>
                <w:sz w:val="24"/>
                <w:lang w:val="pt-BR"/>
              </w:rPr>
            </w:rPrChange>
          </w:rPr>
          <w:t>Ataque do Sanguessuga</w:t>
        </w:r>
      </w:ins>
    </w:p>
    <w:p w14:paraId="3CBA5E13" w14:textId="32F02B7F" w:rsidR="000E6740" w:rsidRPr="00996951" w:rsidRDefault="000E6740" w:rsidP="007C6837">
      <w:pPr>
        <w:pStyle w:val="ListParagraph"/>
        <w:tabs>
          <w:tab w:val="left" w:pos="7672"/>
        </w:tabs>
        <w:ind w:left="0" w:firstLine="360"/>
        <w:rPr>
          <w:ins w:id="2429" w:author="Elias De Moraes Fernandes" w:date="2016-03-16T12:39:00Z"/>
          <w:rFonts w:ascii="Arial" w:hAnsi="Arial" w:cs="Arial"/>
          <w:sz w:val="24"/>
          <w:lang w:val="pt-BR"/>
          <w:rPrChange w:id="2430" w:author="Elias de Moraes Fernandes" w:date="2016-07-07T10:33:00Z">
            <w:rPr>
              <w:ins w:id="2431" w:author="Elias De Moraes Fernandes" w:date="2016-03-16T12:39:00Z"/>
              <w:sz w:val="24"/>
              <w:lang w:val="pt-BR"/>
            </w:rPr>
          </w:rPrChange>
        </w:rPr>
      </w:pPr>
      <w:del w:id="2432" w:author="Elias De Moraes Fernandes" w:date="2016-03-16T11:16:00Z">
        <w:r w:rsidRPr="00996951" w:rsidDel="00A42D34">
          <w:rPr>
            <w:rFonts w:ascii="Arial" w:hAnsi="Arial" w:cs="Arial"/>
            <w:sz w:val="24"/>
            <w:lang w:val="pt-BR"/>
            <w:rPrChange w:id="2433" w:author="Elias de Moraes Fernandes" w:date="2016-07-07T10:33:00Z">
              <w:rPr>
                <w:sz w:val="24"/>
                <w:lang w:val="pt-BR"/>
              </w:rPr>
            </w:rPrChange>
          </w:rPr>
          <w:delText>Eliminar Inimigos</w:delText>
        </w:r>
      </w:del>
      <w:ins w:id="2434" w:author="Elias De Moraes Fernandes" w:date="2016-03-16T11:16:00Z">
        <w:r w:rsidR="00A42D34" w:rsidRPr="00996951">
          <w:rPr>
            <w:rFonts w:ascii="Arial" w:hAnsi="Arial" w:cs="Arial"/>
            <w:sz w:val="24"/>
            <w:lang w:val="pt-BR"/>
            <w:rPrChange w:id="2435" w:author="Elias de Moraes Fernandes" w:date="2016-07-07T10:33:00Z">
              <w:rPr>
                <w:sz w:val="24"/>
                <w:lang w:val="pt-BR"/>
              </w:rPr>
            </w:rPrChange>
          </w:rPr>
          <w:t>Proteger a vida</w:t>
        </w:r>
      </w:ins>
      <w:r w:rsidRPr="00996951">
        <w:rPr>
          <w:rFonts w:ascii="Arial" w:hAnsi="Arial" w:cs="Arial"/>
          <w:sz w:val="24"/>
          <w:lang w:val="pt-BR"/>
          <w:rPrChange w:id="243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437" w:author="Elias de Moraes Fernandes" w:date="2016-07-07T10:33:00Z">
            <w:rPr>
              <w:sz w:val="24"/>
              <w:lang w:val="pt-BR"/>
            </w:rPr>
          </w:rPrChange>
        </w:rPr>
        <w:t>–</w:t>
      </w:r>
      <w:r w:rsidRPr="00996951">
        <w:rPr>
          <w:rFonts w:ascii="Arial" w:hAnsi="Arial" w:cs="Arial"/>
          <w:sz w:val="24"/>
          <w:lang w:val="pt-BR"/>
          <w:rPrChange w:id="243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ins w:id="2439" w:author="Elias De Moraes Fernandes" w:date="2016-03-16T11:19:00Z">
        <w:r w:rsidR="0029041F" w:rsidRPr="00996951">
          <w:rPr>
            <w:rFonts w:ascii="Arial" w:hAnsi="Arial" w:cs="Arial"/>
            <w:sz w:val="24"/>
            <w:lang w:val="pt-BR"/>
            <w:rPrChange w:id="2440" w:author="Elias de Moraes Fernandes" w:date="2016-07-07T10:33:00Z">
              <w:rPr>
                <w:sz w:val="24"/>
                <w:lang w:val="pt-BR"/>
              </w:rPr>
            </w:rPrChange>
          </w:rPr>
          <w:t>N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41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29041F" w:rsidRPr="00996951">
          <w:rPr>
            <w:rFonts w:ascii="Arial" w:hAnsi="Arial" w:cs="Arial"/>
            <w:sz w:val="24"/>
            <w:lang w:val="pt-BR"/>
            <w:rPrChange w:id="24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43" w:author="Elias de Moraes Fernandes" w:date="2016-07-07T10:33:00Z">
              <w:rPr>
                <w:sz w:val="24"/>
                <w:lang w:val="pt-BR"/>
              </w:rPr>
            </w:rPrChange>
          </w:rPr>
          <w:t>deixar</w:t>
        </w:r>
        <w:r w:rsidR="0029041F" w:rsidRPr="00996951">
          <w:rPr>
            <w:rFonts w:ascii="Arial" w:hAnsi="Arial" w:cs="Arial"/>
            <w:sz w:val="24"/>
            <w:lang w:val="pt-BR"/>
            <w:rPrChange w:id="24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45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="0029041F" w:rsidRPr="00996951">
          <w:rPr>
            <w:rFonts w:ascii="Arial" w:hAnsi="Arial" w:cs="Arial"/>
            <w:sz w:val="24"/>
            <w:lang w:val="pt-BR"/>
            <w:rPrChange w:id="24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2447" w:author="Elias De Moraes Fernandes" w:date="2016-07-06T16:08:00Z">
          <w:r w:rsidR="0029041F" w:rsidRPr="00996951" w:rsidDel="005C6DE9">
            <w:rPr>
              <w:rFonts w:ascii="Arial" w:hAnsi="Arial" w:cs="Arial"/>
              <w:sz w:val="24"/>
              <w:lang w:val="pt-BR"/>
              <w:rPrChange w:id="2448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2449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2450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2451" w:author="Elias De Moraes Fernandes" w:date="2016-03-16T11:19:00Z">
        <w:r w:rsidR="0029041F" w:rsidRPr="00996951">
          <w:rPr>
            <w:rFonts w:ascii="Arial" w:hAnsi="Arial" w:cs="Arial"/>
            <w:sz w:val="24"/>
            <w:lang w:val="pt-BR"/>
            <w:rPrChange w:id="2452" w:author="Elias de Moraes Fernandes" w:date="2016-07-07T10:33:00Z">
              <w:rPr>
                <w:sz w:val="24"/>
                <w:lang w:val="pt-BR"/>
              </w:rPr>
            </w:rPrChange>
          </w:rPr>
          <w:t xml:space="preserve"> se aproximar, pois ele deixa an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53" w:author="Elias de Moraes Fernandes" w:date="2016-07-07T10:33:00Z">
              <w:rPr>
                <w:sz w:val="24"/>
                <w:lang w:val="pt-BR"/>
              </w:rPr>
            </w:rPrChange>
          </w:rPr>
          <w:t>êmico</w:t>
        </w:r>
        <w:r w:rsidR="0029041F" w:rsidRPr="00996951">
          <w:rPr>
            <w:rFonts w:ascii="Arial" w:hAnsi="Arial" w:cs="Arial"/>
            <w:sz w:val="24"/>
            <w:lang w:val="pt-BR"/>
            <w:rPrChange w:id="24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55" w:author="Elias de Moraes Fernandes" w:date="2016-07-07T10:33:00Z">
              <w:rPr>
                <w:sz w:val="24"/>
                <w:lang w:val="pt-BR"/>
              </w:rPr>
            </w:rPrChange>
          </w:rPr>
          <w:t>(retira</w:t>
        </w:r>
        <w:r w:rsidR="0029041F" w:rsidRPr="00996951">
          <w:rPr>
            <w:rFonts w:ascii="Arial" w:hAnsi="Arial" w:cs="Arial"/>
            <w:sz w:val="24"/>
            <w:lang w:val="pt-BR"/>
            <w:rPrChange w:id="24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29041F" w:rsidRPr="00996951">
          <w:rPr>
            <w:rFonts w:ascii="Arial" w:eastAsia="Calibri" w:hAnsi="Arial" w:cs="Arial"/>
            <w:sz w:val="24"/>
            <w:lang w:val="pt-BR"/>
            <w:rPrChange w:id="2457" w:author="Elias de Moraes Fernandes" w:date="2016-07-07T10:33:00Z">
              <w:rPr>
                <w:sz w:val="24"/>
                <w:lang w:val="pt-BR"/>
              </w:rPr>
            </w:rPrChange>
          </w:rPr>
          <w:t>energia)</w:t>
        </w:r>
      </w:ins>
      <w:ins w:id="2458" w:author="Elias De Moraes Fernandes" w:date="2016-03-16T11:21:00Z">
        <w:r w:rsidR="0029041F" w:rsidRPr="00996951">
          <w:rPr>
            <w:rFonts w:ascii="Arial" w:hAnsi="Arial" w:cs="Arial"/>
            <w:sz w:val="24"/>
            <w:lang w:val="pt-BR"/>
            <w:rPrChange w:id="2459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  <w:ins w:id="2460" w:author="Elias De Moraes Fernandes" w:date="2016-03-16T11:19:00Z">
        <w:r w:rsidR="0029041F" w:rsidRPr="00996951">
          <w:rPr>
            <w:rFonts w:ascii="Arial" w:hAnsi="Arial" w:cs="Arial"/>
            <w:sz w:val="24"/>
            <w:lang w:val="pt-BR"/>
            <w:rPrChange w:id="246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r w:rsidRPr="00996951">
        <w:rPr>
          <w:rFonts w:ascii="Arial" w:hAnsi="Arial" w:cs="Arial"/>
          <w:sz w:val="24"/>
          <w:lang w:val="pt-BR"/>
          <w:rPrChange w:id="2462" w:author="Elias de Moraes Fernandes" w:date="2016-07-07T10:33:00Z">
            <w:rPr>
              <w:sz w:val="24"/>
              <w:lang w:val="pt-BR"/>
            </w:rPr>
          </w:rPrChange>
        </w:rPr>
        <w:t xml:space="preserve">Deixar os </w:t>
      </w:r>
      <w:del w:id="2463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246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465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2466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467" w:author="Elias De Moraes Fernandes" w:date="2016-07-06T16:09:00Z">
        <w:del w:id="2468" w:author="Elias de Moraes Fernandes" w:date="2016-07-07T10:47:00Z">
          <w:r w:rsidR="005C6DE9" w:rsidRPr="00996951" w:rsidDel="00DC148B">
            <w:rPr>
              <w:rFonts w:ascii="Arial" w:hAnsi="Arial" w:cs="Arial"/>
              <w:sz w:val="24"/>
              <w:lang w:val="pt-BR"/>
              <w:rPrChange w:id="2469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2470" w:author="Elias de Moraes Fernandes" w:date="2016-07-07T10:47:00Z">
        <w:r w:rsidR="00DC148B">
          <w:rPr>
            <w:rFonts w:ascii="Arial" w:hAnsi="Arial" w:cs="Arial"/>
            <w:sz w:val="24"/>
            <w:lang w:val="pt-BR"/>
          </w:rPr>
          <w:t>p</w:t>
        </w:r>
      </w:ins>
      <w:ins w:id="2471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472" w:author="Elias de Moraes Fernandes" w:date="2016-07-07T10:33:00Z">
              <w:rPr>
                <w:sz w:val="24"/>
                <w:lang w:val="pt-BR"/>
              </w:rPr>
            </w:rPrChange>
          </w:rPr>
          <w:t>redadores</w:t>
        </w:r>
      </w:ins>
      <w:r w:rsidRPr="00996951">
        <w:rPr>
          <w:rFonts w:ascii="Arial" w:hAnsi="Arial" w:cs="Arial"/>
          <w:sz w:val="24"/>
          <w:lang w:val="pt-BR"/>
          <w:rPrChange w:id="2473" w:author="Elias de Moraes Fernandes" w:date="2016-07-07T10:33:00Z">
            <w:rPr>
              <w:sz w:val="24"/>
              <w:lang w:val="pt-BR"/>
            </w:rPr>
          </w:rPrChange>
        </w:rPr>
        <w:t xml:space="preserve"> fracos ou matar eles usando Bomba </w:t>
      </w:r>
      <w:r w:rsidRPr="00996951">
        <w:rPr>
          <w:rFonts w:ascii="Arial" w:eastAsia="Calibri" w:hAnsi="Arial" w:cs="Arial"/>
          <w:sz w:val="24"/>
          <w:lang w:val="pt-BR"/>
          <w:rPrChange w:id="2474" w:author="Elias de Moraes Fernandes" w:date="2016-07-07T10:33:00Z">
            <w:rPr>
              <w:sz w:val="24"/>
              <w:lang w:val="pt-BR"/>
            </w:rPr>
          </w:rPrChange>
        </w:rPr>
        <w:t>Ácida</w:t>
      </w:r>
      <w:ins w:id="2475" w:author="Elias de Moraes Fernandes" w:date="2016-07-07T10:43:00Z">
        <w:r w:rsidR="00994522">
          <w:rPr>
            <w:rFonts w:ascii="Arial" w:eastAsia="Calibri" w:hAnsi="Arial" w:cs="Arial"/>
            <w:sz w:val="24"/>
            <w:lang w:val="pt-BR"/>
          </w:rPr>
          <w:t>.</w:t>
        </w:r>
      </w:ins>
    </w:p>
    <w:p w14:paraId="3EBC44B8" w14:textId="57A522EE" w:rsidR="00507AAB" w:rsidRPr="00996951" w:rsidRDefault="00164752" w:rsidP="007C6837">
      <w:pPr>
        <w:pStyle w:val="ListParagraph"/>
        <w:tabs>
          <w:tab w:val="left" w:pos="7672"/>
        </w:tabs>
        <w:ind w:left="0" w:firstLine="360"/>
        <w:rPr>
          <w:ins w:id="2476" w:author="Elias De Moraes Fernandes" w:date="2016-03-16T11:13:00Z"/>
          <w:rFonts w:ascii="Arial" w:hAnsi="Arial" w:cs="Arial"/>
          <w:sz w:val="24"/>
          <w:lang w:val="pt-BR"/>
          <w:rPrChange w:id="2477" w:author="Elias de Moraes Fernandes" w:date="2016-07-07T10:33:00Z">
            <w:rPr>
              <w:ins w:id="2478" w:author="Elias De Moraes Fernandes" w:date="2016-03-16T11:13:00Z"/>
              <w:sz w:val="24"/>
              <w:lang w:val="pt-BR"/>
            </w:rPr>
          </w:rPrChange>
        </w:rPr>
      </w:pPr>
      <w:ins w:id="2479" w:author="Elias De Moraes Fernandes" w:date="2016-03-16T12:40:00Z">
        <w:r w:rsidRPr="00996951">
          <w:rPr>
            <w:rFonts w:ascii="Arial" w:hAnsi="Arial" w:cs="Arial"/>
            <w:sz w:val="24"/>
            <w:lang w:val="pt-BR"/>
            <w:rPrChange w:id="2480" w:author="Elias de Moraes Fernandes" w:date="2016-07-07T10:33:00Z">
              <w:rPr>
                <w:sz w:val="24"/>
                <w:lang w:val="pt-BR"/>
              </w:rPr>
            </w:rPrChange>
          </w:rPr>
          <w:pict w14:anchorId="7539E75D">
            <v:rect id="_x0000_i1025" style="width:0;height:1.5pt" o:hralign="center" o:hrstd="t" o:hr="t" fillcolor="#aaa" stroked="f"/>
          </w:pict>
        </w:r>
      </w:ins>
    </w:p>
    <w:p w14:paraId="63980D20" w14:textId="6D826727" w:rsidR="00A42D34" w:rsidRPr="00996951" w:rsidRDefault="00A42D34" w:rsidP="007C6837">
      <w:pPr>
        <w:pStyle w:val="ListParagraph"/>
        <w:tabs>
          <w:tab w:val="left" w:pos="7672"/>
        </w:tabs>
        <w:ind w:left="0" w:firstLine="360"/>
        <w:rPr>
          <w:ins w:id="2481" w:author="Elias De Moraes Fernandes" w:date="2016-03-16T12:38:00Z"/>
          <w:rFonts w:ascii="Arial" w:hAnsi="Arial" w:cs="Arial"/>
          <w:b/>
          <w:sz w:val="24"/>
          <w:lang w:val="pt-BR"/>
          <w:rPrChange w:id="2482" w:author="Elias de Moraes Fernandes" w:date="2016-07-07T10:33:00Z">
            <w:rPr>
              <w:ins w:id="2483" w:author="Elias De Moraes Fernandes" w:date="2016-03-16T12:38:00Z"/>
              <w:b/>
              <w:sz w:val="24"/>
              <w:lang w:val="pt-BR"/>
            </w:rPr>
          </w:rPrChange>
        </w:rPr>
      </w:pPr>
      <w:ins w:id="2484" w:author="Elias De Moraes Fernandes" w:date="2016-03-16T11:13:00Z">
        <w:r w:rsidRPr="00996951">
          <w:rPr>
            <w:rFonts w:ascii="Arial" w:hAnsi="Arial" w:cs="Arial"/>
            <w:b/>
            <w:sz w:val="24"/>
            <w:lang w:val="pt-BR"/>
            <w:rPrChange w:id="2485" w:author="Elias de Moraes Fernandes" w:date="2016-07-07T10:33:00Z">
              <w:rPr>
                <w:sz w:val="24"/>
                <w:lang w:val="pt-BR"/>
              </w:rPr>
            </w:rPrChange>
          </w:rPr>
          <w:t xml:space="preserve">Desafio </w:t>
        </w:r>
        <w:r w:rsidR="00507AAB" w:rsidRPr="00996951">
          <w:rPr>
            <w:rFonts w:ascii="Arial" w:hAnsi="Arial" w:cs="Arial"/>
            <w:b/>
            <w:sz w:val="24"/>
            <w:lang w:val="pt-BR"/>
            <w:rPrChange w:id="2486" w:author="Elias de Moraes Fernandes" w:date="2016-07-07T10:33:00Z">
              <w:rPr>
                <w:b/>
                <w:sz w:val="24"/>
                <w:lang w:val="pt-BR"/>
              </w:rPr>
            </w:rPrChange>
          </w:rPr>
          <w:t xml:space="preserve">da </w:t>
        </w:r>
        <w:r w:rsidRPr="00996951">
          <w:rPr>
            <w:rFonts w:ascii="Arial" w:hAnsi="Arial" w:cs="Arial"/>
            <w:b/>
            <w:sz w:val="24"/>
            <w:lang w:val="pt-BR"/>
            <w:rPrChange w:id="2487" w:author="Elias de Moraes Fernandes" w:date="2016-07-07T10:33:00Z">
              <w:rPr>
                <w:sz w:val="24"/>
                <w:lang w:val="pt-BR"/>
              </w:rPr>
            </w:rPrChange>
          </w:rPr>
          <w:t>fase 5:</w:t>
        </w:r>
      </w:ins>
      <w:ins w:id="2488" w:author="Elias De Moraes Fernandes" w:date="2016-03-16T12:38:00Z">
        <w:r w:rsidR="00507AAB" w:rsidRPr="00996951">
          <w:rPr>
            <w:rFonts w:ascii="Arial" w:hAnsi="Arial" w:cs="Arial"/>
            <w:b/>
            <w:sz w:val="24"/>
            <w:lang w:val="pt-BR"/>
            <w:rPrChange w:id="2489" w:author="Elias de Moraes Fernandes" w:date="2016-07-07T10:33:00Z">
              <w:rPr>
                <w:b/>
                <w:sz w:val="24"/>
                <w:lang w:val="pt-BR"/>
              </w:rPr>
            </w:rPrChange>
          </w:rPr>
          <w:t xml:space="preserve"> Fugir de Bombas </w:t>
        </w:r>
        <w:r w:rsidR="00507AAB" w:rsidRPr="00996951">
          <w:rPr>
            <w:rFonts w:ascii="Arial" w:eastAsia="Calibri" w:hAnsi="Arial" w:cs="Arial"/>
            <w:b/>
            <w:sz w:val="24"/>
            <w:lang w:val="pt-BR"/>
            <w:rPrChange w:id="2490" w:author="Elias de Moraes Fernandes" w:date="2016-07-07T10:33:00Z">
              <w:rPr>
                <w:b/>
                <w:sz w:val="24"/>
                <w:lang w:val="pt-BR"/>
              </w:rPr>
            </w:rPrChange>
          </w:rPr>
          <w:t>Ácidas</w:t>
        </w:r>
      </w:ins>
    </w:p>
    <w:p w14:paraId="41BE3575" w14:textId="51390EE4" w:rsidR="00507AAB" w:rsidRPr="00996951" w:rsidRDefault="00507AAB">
      <w:pPr>
        <w:pStyle w:val="ListParagraph"/>
        <w:tabs>
          <w:tab w:val="left" w:pos="7672"/>
        </w:tabs>
        <w:ind w:left="0" w:firstLine="360"/>
        <w:rPr>
          <w:ins w:id="2491" w:author="Elias De Moraes Fernandes" w:date="2016-03-16T12:38:00Z"/>
          <w:rFonts w:ascii="Arial" w:hAnsi="Arial" w:cs="Arial"/>
          <w:sz w:val="24"/>
          <w:lang w:val="pt-BR"/>
          <w:rPrChange w:id="2492" w:author="Elias de Moraes Fernandes" w:date="2016-07-07T10:33:00Z">
            <w:rPr>
              <w:ins w:id="2493" w:author="Elias De Moraes Fernandes" w:date="2016-03-16T12:38:00Z"/>
            </w:rPr>
          </w:rPrChange>
        </w:rPr>
        <w:pPrChange w:id="2494" w:author="Elias De Moraes Fernandes" w:date="2016-03-16T12:38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95" w:author="Elias De Moraes Fernandes" w:date="2016-03-16T12:38:00Z">
        <w:r w:rsidRPr="00996951">
          <w:rPr>
            <w:rFonts w:ascii="Arial" w:hAnsi="Arial" w:cs="Arial"/>
            <w:sz w:val="24"/>
            <w:lang w:val="pt-BR"/>
            <w:rPrChange w:id="2496" w:author="Elias de Moraes Fernandes" w:date="2016-07-07T10:33:00Z">
              <w:rPr/>
            </w:rPrChange>
          </w:rPr>
          <w:t>"Fugir Bombas Acidas"</w:t>
        </w:r>
      </w:ins>
    </w:p>
    <w:p w14:paraId="0C54C949" w14:textId="5BFD832C" w:rsidR="00507AAB" w:rsidRPr="00996951" w:rsidDel="00841CBD" w:rsidRDefault="00507AAB" w:rsidP="00507AAB">
      <w:pPr>
        <w:pStyle w:val="ListParagraph"/>
        <w:tabs>
          <w:tab w:val="left" w:pos="7672"/>
        </w:tabs>
        <w:ind w:left="0" w:firstLine="360"/>
        <w:rPr>
          <w:del w:id="2497" w:author="Elias de Moraes Fernandes" w:date="2016-07-07T12:04:00Z"/>
          <w:rFonts w:ascii="Arial" w:hAnsi="Arial" w:cs="Arial"/>
          <w:sz w:val="24"/>
          <w:lang w:val="pt-BR"/>
          <w:rPrChange w:id="2498" w:author="Elias de Moraes Fernandes" w:date="2016-07-07T10:33:00Z">
            <w:rPr>
              <w:del w:id="2499" w:author="Elias de Moraes Fernandes" w:date="2016-07-07T12:04:00Z"/>
              <w:sz w:val="24"/>
              <w:lang w:val="pt-BR"/>
            </w:rPr>
          </w:rPrChange>
        </w:rPr>
      </w:pPr>
      <w:ins w:id="2500" w:author="Elias De Moraes Fernandes" w:date="2016-03-16T12:38:00Z">
        <w:del w:id="2501" w:author="Elias de Moraes Fernandes" w:date="2016-07-07T12:04:00Z">
          <w:r w:rsidRPr="00994522" w:rsidDel="00841CBD">
            <w:rPr>
              <w:rFonts w:ascii="Arial" w:hAnsi="Arial" w:cs="Arial"/>
              <w:sz w:val="24"/>
              <w:highlight w:val="yellow"/>
              <w:lang w:val="pt-BR"/>
              <w:rPrChange w:id="2502" w:author="Elias de Moraes Fernandes" w:date="2016-07-07T10:44:00Z">
                <w:rPr>
                  <w:b/>
                  <w:sz w:val="24"/>
                </w:rPr>
              </w:rPrChange>
            </w:rPr>
            <w:delText>Adicionar Spot para pedir mais comidas</w:delText>
          </w:r>
        </w:del>
      </w:ins>
    </w:p>
    <w:p w14:paraId="7676C491" w14:textId="77777777" w:rsidR="00372CA9" w:rsidRPr="00996951" w:rsidRDefault="00372CA9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503" w:author="Elias de Moraes Fernandes" w:date="2016-07-07T10:33:00Z">
            <w:rPr>
              <w:sz w:val="24"/>
              <w:lang w:val="pt-BR"/>
            </w:rPr>
          </w:rPrChange>
        </w:rPr>
      </w:pPr>
    </w:p>
    <w:p w14:paraId="455FF3AC" w14:textId="77777777" w:rsidR="005E6EDF" w:rsidRPr="00996951" w:rsidRDefault="00372CA9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i/>
          <w:sz w:val="24"/>
          <w:lang w:val="pt-BR"/>
          <w:rPrChange w:id="2504" w:author="Elias de Moraes Fernandes" w:date="2016-07-07T10:33:00Z">
            <w:rPr>
              <w:b/>
              <w:i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i/>
          <w:sz w:val="24"/>
          <w:lang w:val="pt-BR"/>
          <w:rPrChange w:id="250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- Como o jogador avan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06" w:author="Elias de Moraes Fernandes" w:date="2016-07-07T10:33:00Z">
            <w:rPr>
              <w:b/>
              <w:i/>
              <w:sz w:val="24"/>
              <w:lang w:val="pt-BR"/>
            </w:rPr>
          </w:rPrChange>
        </w:rPr>
        <w:t>ça</w:t>
      </w:r>
      <w:r w:rsidRPr="00996951">
        <w:rPr>
          <w:rFonts w:ascii="Arial" w:hAnsi="Arial" w:cs="Arial"/>
          <w:b/>
          <w:i/>
          <w:sz w:val="24"/>
          <w:lang w:val="pt-BR"/>
          <w:rPrChange w:id="2507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08" w:author="Elias de Moraes Fernandes" w:date="2016-07-07T10:33:00Z">
            <w:rPr>
              <w:b/>
              <w:i/>
              <w:sz w:val="24"/>
              <w:lang w:val="pt-BR"/>
            </w:rPr>
          </w:rPrChange>
        </w:rPr>
        <w:t>no</w:t>
      </w:r>
      <w:r w:rsidRPr="00996951">
        <w:rPr>
          <w:rFonts w:ascii="Arial" w:hAnsi="Arial" w:cs="Arial"/>
          <w:b/>
          <w:i/>
          <w:sz w:val="24"/>
          <w:lang w:val="pt-BR"/>
          <w:rPrChange w:id="2509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10" w:author="Elias de Moraes Fernandes" w:date="2016-07-07T10:33:00Z">
            <w:rPr>
              <w:b/>
              <w:i/>
              <w:sz w:val="24"/>
              <w:lang w:val="pt-BR"/>
            </w:rPr>
          </w:rPrChange>
        </w:rPr>
        <w:t>jogo</w:t>
      </w:r>
      <w:r w:rsidRPr="00996951">
        <w:rPr>
          <w:rFonts w:ascii="Arial" w:hAnsi="Arial" w:cs="Arial"/>
          <w:b/>
          <w:i/>
          <w:sz w:val="24"/>
          <w:lang w:val="pt-BR"/>
          <w:rPrChange w:id="2511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12" w:author="Elias de Moraes Fernandes" w:date="2016-07-07T10:33:00Z">
            <w:rPr>
              <w:b/>
              <w:i/>
              <w:sz w:val="24"/>
              <w:lang w:val="pt-BR"/>
            </w:rPr>
          </w:rPrChange>
        </w:rPr>
        <w:t>e</w:t>
      </w:r>
      <w:r w:rsidRPr="00996951">
        <w:rPr>
          <w:rFonts w:ascii="Arial" w:hAnsi="Arial" w:cs="Arial"/>
          <w:b/>
          <w:i/>
          <w:sz w:val="24"/>
          <w:lang w:val="pt-BR"/>
          <w:rPrChange w:id="2513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14" w:author="Elias de Moraes Fernandes" w:date="2016-07-07T10:33:00Z">
            <w:rPr>
              <w:b/>
              <w:i/>
              <w:sz w:val="24"/>
              <w:lang w:val="pt-BR"/>
            </w:rPr>
          </w:rPrChange>
        </w:rPr>
        <w:t>como</w:t>
      </w:r>
      <w:r w:rsidRPr="00996951">
        <w:rPr>
          <w:rFonts w:ascii="Arial" w:hAnsi="Arial" w:cs="Arial"/>
          <w:b/>
          <w:i/>
          <w:sz w:val="24"/>
          <w:lang w:val="pt-BR"/>
          <w:rPrChange w:id="2515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16" w:author="Elias de Moraes Fernandes" w:date="2016-07-07T10:33:00Z">
            <w:rPr>
              <w:b/>
              <w:i/>
              <w:sz w:val="24"/>
              <w:lang w:val="pt-BR"/>
            </w:rPr>
          </w:rPrChange>
        </w:rPr>
        <w:t>os</w:t>
      </w:r>
      <w:r w:rsidRPr="00996951">
        <w:rPr>
          <w:rFonts w:ascii="Arial" w:hAnsi="Arial" w:cs="Arial"/>
          <w:b/>
          <w:i/>
          <w:sz w:val="24"/>
          <w:lang w:val="pt-BR"/>
          <w:rPrChange w:id="2517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18" w:author="Elias de Moraes Fernandes" w:date="2016-07-07T10:33:00Z">
            <w:rPr>
              <w:b/>
              <w:i/>
              <w:sz w:val="24"/>
              <w:lang w:val="pt-BR"/>
            </w:rPr>
          </w:rPrChange>
        </w:rPr>
        <w:t>desafios</w:t>
      </w:r>
      <w:r w:rsidRPr="00996951">
        <w:rPr>
          <w:rFonts w:ascii="Arial" w:hAnsi="Arial" w:cs="Arial"/>
          <w:b/>
          <w:i/>
          <w:sz w:val="24"/>
          <w:lang w:val="pt-BR"/>
          <w:rPrChange w:id="2519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20" w:author="Elias de Moraes Fernandes" w:date="2016-07-07T10:33:00Z">
            <w:rPr>
              <w:b/>
              <w:i/>
              <w:sz w:val="24"/>
              <w:lang w:val="pt-BR"/>
            </w:rPr>
          </w:rPrChange>
        </w:rPr>
        <w:t>ficam</w:t>
      </w:r>
      <w:r w:rsidRPr="00996951">
        <w:rPr>
          <w:rFonts w:ascii="Arial" w:hAnsi="Arial" w:cs="Arial"/>
          <w:b/>
          <w:i/>
          <w:sz w:val="24"/>
          <w:lang w:val="pt-BR"/>
          <w:rPrChange w:id="2521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22" w:author="Elias de Moraes Fernandes" w:date="2016-07-07T10:33:00Z">
            <w:rPr>
              <w:b/>
              <w:i/>
              <w:sz w:val="24"/>
              <w:lang w:val="pt-BR"/>
            </w:rPr>
          </w:rPrChange>
        </w:rPr>
        <w:t>mais</w:t>
      </w:r>
      <w:r w:rsidRPr="00996951">
        <w:rPr>
          <w:rFonts w:ascii="Arial" w:hAnsi="Arial" w:cs="Arial"/>
          <w:b/>
          <w:i/>
          <w:sz w:val="24"/>
          <w:lang w:val="pt-BR"/>
          <w:rPrChange w:id="2523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524" w:author="Elias de Moraes Fernandes" w:date="2016-07-07T10:33:00Z">
            <w:rPr>
              <w:b/>
              <w:i/>
              <w:sz w:val="24"/>
              <w:lang w:val="pt-BR"/>
            </w:rPr>
          </w:rPrChange>
        </w:rPr>
        <w:t>difíceis?</w:t>
      </w:r>
    </w:p>
    <w:p w14:paraId="0D13F736" w14:textId="40EE18D1" w:rsidR="00372CA9" w:rsidRPr="00996951" w:rsidRDefault="000E6740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525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2526" w:author="Elias de Moraes Fernandes" w:date="2016-07-07T10:33:00Z">
            <w:rPr>
              <w:sz w:val="24"/>
              <w:lang w:val="pt-BR"/>
            </w:rPr>
          </w:rPrChange>
        </w:rPr>
        <w:t>O Jogador vai conseguir avan</w:t>
      </w:r>
      <w:r w:rsidRPr="00996951">
        <w:rPr>
          <w:rFonts w:ascii="Arial" w:eastAsia="Calibri" w:hAnsi="Arial" w:cs="Arial"/>
          <w:sz w:val="24"/>
          <w:lang w:val="pt-BR"/>
          <w:rPrChange w:id="2527" w:author="Elias de Moraes Fernandes" w:date="2016-07-07T10:33:00Z">
            <w:rPr>
              <w:sz w:val="24"/>
              <w:lang w:val="pt-BR"/>
            </w:rPr>
          </w:rPrChange>
        </w:rPr>
        <w:t>çar</w:t>
      </w:r>
      <w:r w:rsidRPr="00996951">
        <w:rPr>
          <w:rFonts w:ascii="Arial" w:hAnsi="Arial" w:cs="Arial"/>
          <w:sz w:val="24"/>
          <w:lang w:val="pt-BR"/>
          <w:rPrChange w:id="252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529" w:author="Elias de Moraes Fernandes" w:date="2016-07-07T10:33:00Z">
            <w:rPr>
              <w:sz w:val="24"/>
              <w:lang w:val="pt-BR"/>
            </w:rPr>
          </w:rPrChange>
        </w:rPr>
        <w:t>os</w:t>
      </w:r>
      <w:r w:rsidRPr="00996951">
        <w:rPr>
          <w:rFonts w:ascii="Arial" w:hAnsi="Arial" w:cs="Arial"/>
          <w:sz w:val="24"/>
          <w:lang w:val="pt-BR"/>
          <w:rPrChange w:id="253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531" w:author="Elias de Moraes Fernandes" w:date="2016-07-07T10:33:00Z">
            <w:rPr>
              <w:sz w:val="24"/>
              <w:lang w:val="pt-BR"/>
            </w:rPr>
          </w:rPrChange>
        </w:rPr>
        <w:t>desafios</w:t>
      </w:r>
      <w:r w:rsidRPr="00996951">
        <w:rPr>
          <w:rFonts w:ascii="Arial" w:hAnsi="Arial" w:cs="Arial"/>
          <w:sz w:val="24"/>
          <w:lang w:val="pt-BR"/>
          <w:rPrChange w:id="253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533" w:author="Elias de Moraes Fernandes" w:date="2016-07-07T10:33:00Z">
            <w:rPr>
              <w:sz w:val="24"/>
              <w:lang w:val="pt-BR"/>
            </w:rPr>
          </w:rPrChange>
        </w:rPr>
        <w:t>se</w:t>
      </w:r>
      <w:r w:rsidRPr="00996951">
        <w:rPr>
          <w:rFonts w:ascii="Arial" w:hAnsi="Arial" w:cs="Arial"/>
          <w:sz w:val="24"/>
          <w:lang w:val="pt-BR"/>
          <w:rPrChange w:id="253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hAnsi="Arial" w:cs="Arial"/>
          <w:sz w:val="24"/>
          <w:lang w:val="pt-BR"/>
          <w:rPrChange w:id="2535" w:author="Elias de Moraes Fernandes" w:date="2016-07-07T10:33:00Z">
            <w:rPr>
              <w:sz w:val="24"/>
              <w:lang w:val="pt-BR"/>
            </w:rPr>
          </w:rPrChange>
        </w:rPr>
        <w:t>cumprir as regras de cada fase. Estas s</w:t>
      </w:r>
      <w:r w:rsidR="00D53E06" w:rsidRPr="00996951">
        <w:rPr>
          <w:rFonts w:ascii="Arial" w:eastAsia="Calibri" w:hAnsi="Arial" w:cs="Arial"/>
          <w:sz w:val="24"/>
          <w:lang w:val="pt-BR"/>
          <w:rPrChange w:id="2536" w:author="Elias de Moraes Fernandes" w:date="2016-07-07T10:33:00Z">
            <w:rPr>
              <w:sz w:val="24"/>
              <w:lang w:val="pt-BR"/>
            </w:rPr>
          </w:rPrChange>
        </w:rPr>
        <w:t>ão</w:t>
      </w:r>
      <w:r w:rsidR="00D53E06" w:rsidRPr="00996951">
        <w:rPr>
          <w:rFonts w:ascii="Arial" w:hAnsi="Arial" w:cs="Arial"/>
          <w:sz w:val="24"/>
          <w:lang w:val="pt-BR"/>
          <w:rPrChange w:id="253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38" w:author="Elias de Moraes Fernandes" w:date="2016-07-07T10:33:00Z">
            <w:rPr>
              <w:sz w:val="24"/>
              <w:lang w:val="pt-BR"/>
            </w:rPr>
          </w:rPrChange>
        </w:rPr>
        <w:t>atingir</w:t>
      </w:r>
      <w:r w:rsidR="00D53E06" w:rsidRPr="00996951">
        <w:rPr>
          <w:rFonts w:ascii="Arial" w:hAnsi="Arial" w:cs="Arial"/>
          <w:sz w:val="24"/>
          <w:lang w:val="pt-BR"/>
          <w:rPrChange w:id="253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40" w:author="Elias de Moraes Fernandes" w:date="2016-07-07T10:33:00Z">
            <w:rPr>
              <w:sz w:val="24"/>
              <w:lang w:val="pt-BR"/>
            </w:rPr>
          </w:rPrChange>
        </w:rPr>
        <w:t>um</w:t>
      </w:r>
      <w:r w:rsidR="00D53E06" w:rsidRPr="00996951">
        <w:rPr>
          <w:rFonts w:ascii="Arial" w:hAnsi="Arial" w:cs="Arial"/>
          <w:sz w:val="24"/>
          <w:lang w:val="pt-BR"/>
          <w:rPrChange w:id="254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42" w:author="Elias de Moraes Fernandes" w:date="2016-07-07T10:33:00Z">
            <w:rPr>
              <w:sz w:val="24"/>
              <w:lang w:val="pt-BR"/>
            </w:rPr>
          </w:rPrChange>
        </w:rPr>
        <w:t>n</w:t>
      </w:r>
      <w:del w:id="2543" w:author="Elias de Moraes Fernandes" w:date="2016-07-07T10:46:00Z">
        <w:r w:rsidR="00D53E06" w:rsidRPr="00996951" w:rsidDel="00DC148B">
          <w:rPr>
            <w:rFonts w:ascii="Arial" w:eastAsia="Calibri" w:hAnsi="Arial" w:cs="Arial"/>
            <w:sz w:val="24"/>
            <w:lang w:val="pt-BR"/>
            <w:rPrChange w:id="2544" w:author="Elias de Moraes Fernandes" w:date="2016-07-07T10:33:00Z">
              <w:rPr>
                <w:sz w:val="24"/>
                <w:lang w:val="pt-BR"/>
              </w:rPr>
            </w:rPrChange>
          </w:rPr>
          <w:delText>u</w:delText>
        </w:r>
      </w:del>
      <w:ins w:id="2545" w:author="Elias de Moraes Fernandes" w:date="2016-07-07T10:46:00Z">
        <w:r w:rsidR="00DC148B">
          <w:rPr>
            <w:rFonts w:ascii="Arial" w:eastAsia="Calibri" w:hAnsi="Arial" w:cs="Arial"/>
            <w:sz w:val="24"/>
            <w:lang w:val="pt-BR"/>
          </w:rPr>
          <w:t>ú</w:t>
        </w:r>
      </w:ins>
      <w:r w:rsidR="00D53E06" w:rsidRPr="00996951">
        <w:rPr>
          <w:rFonts w:ascii="Arial" w:eastAsia="Calibri" w:hAnsi="Arial" w:cs="Arial"/>
          <w:sz w:val="24"/>
          <w:lang w:val="pt-BR"/>
          <w:rPrChange w:id="2546" w:author="Elias de Moraes Fernandes" w:date="2016-07-07T10:33:00Z">
            <w:rPr>
              <w:sz w:val="24"/>
              <w:lang w:val="pt-BR"/>
            </w:rPr>
          </w:rPrChange>
        </w:rPr>
        <w:t>mero</w:t>
      </w:r>
      <w:r w:rsidR="00D53E06" w:rsidRPr="00996951">
        <w:rPr>
          <w:rFonts w:ascii="Arial" w:hAnsi="Arial" w:cs="Arial"/>
          <w:sz w:val="24"/>
          <w:lang w:val="pt-BR"/>
          <w:rPrChange w:id="254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48" w:author="Elias de Moraes Fernandes" w:date="2016-07-07T10:33:00Z">
            <w:rPr>
              <w:sz w:val="24"/>
              <w:lang w:val="pt-BR"/>
            </w:rPr>
          </w:rPrChange>
        </w:rPr>
        <w:t>mínimo</w:t>
      </w:r>
      <w:r w:rsidR="00D53E06" w:rsidRPr="00996951">
        <w:rPr>
          <w:rFonts w:ascii="Arial" w:hAnsi="Arial" w:cs="Arial"/>
          <w:sz w:val="24"/>
          <w:lang w:val="pt-BR"/>
          <w:rPrChange w:id="254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50" w:author="Elias de Moraes Fernandes" w:date="2016-07-07T10:33:00Z">
            <w:rPr>
              <w:sz w:val="24"/>
              <w:lang w:val="pt-BR"/>
            </w:rPr>
          </w:rPrChange>
        </w:rPr>
        <w:t>de</w:t>
      </w:r>
      <w:r w:rsidR="00D53E06" w:rsidRPr="00996951">
        <w:rPr>
          <w:rFonts w:ascii="Arial" w:hAnsi="Arial" w:cs="Arial"/>
          <w:sz w:val="24"/>
          <w:lang w:val="pt-BR"/>
          <w:rPrChange w:id="255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52" w:author="Elias de Moraes Fernandes" w:date="2016-07-07T10:33:00Z">
            <w:rPr>
              <w:sz w:val="24"/>
              <w:lang w:val="pt-BR"/>
            </w:rPr>
          </w:rPrChange>
        </w:rPr>
        <w:t>pontos</w:t>
      </w:r>
      <w:r w:rsidR="00D53E06" w:rsidRPr="00996951">
        <w:rPr>
          <w:rFonts w:ascii="Arial" w:hAnsi="Arial" w:cs="Arial"/>
          <w:sz w:val="24"/>
          <w:lang w:val="pt-BR"/>
          <w:rPrChange w:id="255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54" w:author="Elias de Moraes Fernandes" w:date="2016-07-07T10:33:00Z">
            <w:rPr>
              <w:sz w:val="24"/>
              <w:lang w:val="pt-BR"/>
            </w:rPr>
          </w:rPrChange>
        </w:rPr>
        <w:t>e</w:t>
      </w:r>
      <w:r w:rsidR="00D53E06" w:rsidRPr="00996951">
        <w:rPr>
          <w:rFonts w:ascii="Arial" w:hAnsi="Arial" w:cs="Arial"/>
          <w:sz w:val="24"/>
          <w:lang w:val="pt-BR"/>
          <w:rPrChange w:id="255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56" w:author="Elias de Moraes Fernandes" w:date="2016-07-07T10:33:00Z">
            <w:rPr>
              <w:sz w:val="24"/>
              <w:lang w:val="pt-BR"/>
            </w:rPr>
          </w:rPrChange>
        </w:rPr>
        <w:t>deixar</w:t>
      </w:r>
      <w:r w:rsidR="00D53E06" w:rsidRPr="00996951">
        <w:rPr>
          <w:rFonts w:ascii="Arial" w:hAnsi="Arial" w:cs="Arial"/>
          <w:sz w:val="24"/>
          <w:lang w:val="pt-BR"/>
          <w:rPrChange w:id="25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58" w:author="Elias de Moraes Fernandes" w:date="2016-07-07T10:33:00Z">
            <w:rPr>
              <w:sz w:val="24"/>
              <w:lang w:val="pt-BR"/>
            </w:rPr>
          </w:rPrChange>
        </w:rPr>
        <w:t>a</w:t>
      </w:r>
      <w:r w:rsidR="00D53E06" w:rsidRPr="00996951">
        <w:rPr>
          <w:rFonts w:ascii="Arial" w:hAnsi="Arial" w:cs="Arial"/>
          <w:sz w:val="24"/>
          <w:lang w:val="pt-BR"/>
          <w:rPrChange w:id="255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53E06" w:rsidRPr="00996951">
        <w:rPr>
          <w:rFonts w:ascii="Arial" w:eastAsia="Calibri" w:hAnsi="Arial" w:cs="Arial"/>
          <w:sz w:val="24"/>
          <w:lang w:val="pt-BR"/>
          <w:rPrChange w:id="2560" w:author="Elias de Moraes Fernandes" w:date="2016-07-07T10:33:00Z">
            <w:rPr>
              <w:sz w:val="24"/>
              <w:lang w:val="pt-BR"/>
            </w:rPr>
          </w:rPrChange>
        </w:rPr>
        <w:t>caixa</w:t>
      </w:r>
      <w:del w:id="2561" w:author="Elias De Moraes Fernandes" w:date="2016-03-16T11:21:00Z">
        <w:r w:rsidR="00D53E06" w:rsidRPr="00996951" w:rsidDel="006D46F2">
          <w:rPr>
            <w:rFonts w:ascii="Arial" w:hAnsi="Arial" w:cs="Arial"/>
            <w:sz w:val="24"/>
            <w:lang w:val="pt-BR"/>
            <w:rPrChange w:id="25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limpa</w:delText>
        </w:r>
      </w:del>
      <w:ins w:id="2563" w:author="Elias De Moraes Fernandes" w:date="2016-03-16T11:21:00Z">
        <w:r w:rsidR="006D46F2" w:rsidRPr="00996951">
          <w:rPr>
            <w:rFonts w:ascii="Arial" w:hAnsi="Arial" w:cs="Arial"/>
            <w:sz w:val="24"/>
            <w:lang w:val="pt-BR"/>
            <w:rPrChange w:id="256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del w:id="2565" w:author="Elias De Moraes Fernandes" w:date="2016-03-16T11:21:00Z">
        <w:r w:rsidR="00D53E06" w:rsidRPr="00996951" w:rsidDel="006D46F2">
          <w:rPr>
            <w:rFonts w:ascii="Arial" w:hAnsi="Arial" w:cs="Arial"/>
            <w:sz w:val="24"/>
            <w:lang w:val="pt-BR"/>
            <w:rPrChange w:id="25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</w:delText>
        </w:r>
      </w:del>
      <w:r w:rsidR="00D53E06" w:rsidRPr="00996951">
        <w:rPr>
          <w:rFonts w:ascii="Arial" w:hAnsi="Arial" w:cs="Arial"/>
          <w:sz w:val="24"/>
          <w:lang w:val="pt-BR"/>
          <w:rPrChange w:id="2567" w:author="Elias de Moraes Fernandes" w:date="2016-07-07T10:33:00Z">
            <w:rPr>
              <w:sz w:val="24"/>
              <w:lang w:val="pt-BR"/>
            </w:rPr>
          </w:rPrChange>
        </w:rPr>
        <w:t xml:space="preserve">sem rastros dos </w:t>
      </w:r>
      <w:del w:id="2568" w:author="Elias De Moraes Fernandes" w:date="2016-07-06T16:08:00Z">
        <w:r w:rsidR="00D53E06" w:rsidRPr="00996951" w:rsidDel="005C6DE9">
          <w:rPr>
            <w:rFonts w:ascii="Arial" w:hAnsi="Arial" w:cs="Arial"/>
            <w:sz w:val="24"/>
            <w:lang w:val="pt-BR"/>
            <w:rPrChange w:id="2569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570" w:author="Elias De Moraes Fernandes" w:date="2016-07-06T16:09:00Z">
        <w:r w:rsidR="00D53E06" w:rsidRPr="00996951" w:rsidDel="005C6DE9">
          <w:rPr>
            <w:rFonts w:ascii="Arial" w:hAnsi="Arial" w:cs="Arial"/>
            <w:sz w:val="24"/>
            <w:lang w:val="pt-BR"/>
            <w:rPrChange w:id="2571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572" w:author="Elias De Moraes Fernandes" w:date="2016-07-06T16:09:00Z">
        <w:del w:id="2573" w:author="Elias de Moraes Fernandes" w:date="2016-07-07T10:47:00Z">
          <w:r w:rsidR="005C6DE9" w:rsidRPr="00996951" w:rsidDel="00DC148B">
            <w:rPr>
              <w:rFonts w:ascii="Arial" w:hAnsi="Arial" w:cs="Arial"/>
              <w:sz w:val="24"/>
              <w:lang w:val="pt-BR"/>
              <w:rPrChange w:id="2574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2575" w:author="Elias de Moraes Fernandes" w:date="2016-07-07T10:47:00Z">
        <w:r w:rsidR="00DC148B">
          <w:rPr>
            <w:rFonts w:ascii="Arial" w:hAnsi="Arial" w:cs="Arial"/>
            <w:sz w:val="24"/>
            <w:lang w:val="pt-BR"/>
          </w:rPr>
          <w:t>p</w:t>
        </w:r>
      </w:ins>
      <w:ins w:id="2576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577" w:author="Elias de Moraes Fernandes" w:date="2016-07-07T10:33:00Z">
              <w:rPr>
                <w:sz w:val="24"/>
                <w:lang w:val="pt-BR"/>
              </w:rPr>
            </w:rPrChange>
          </w:rPr>
          <w:t>redadores</w:t>
        </w:r>
      </w:ins>
      <w:r w:rsidR="00D53E06" w:rsidRPr="00996951">
        <w:rPr>
          <w:rFonts w:ascii="Arial" w:hAnsi="Arial" w:cs="Arial"/>
          <w:sz w:val="24"/>
          <w:lang w:val="pt-BR"/>
          <w:rPrChange w:id="2578" w:author="Elias de Moraes Fernandes" w:date="2016-07-07T10:33:00Z">
            <w:rPr>
              <w:sz w:val="24"/>
              <w:lang w:val="pt-BR"/>
            </w:rPr>
          </w:rPrChange>
        </w:rPr>
        <w:t xml:space="preserve">. </w:t>
      </w:r>
    </w:p>
    <w:p w14:paraId="32C8CB52" w14:textId="7B7D8E10" w:rsidR="00D53E06" w:rsidRPr="00996951" w:rsidRDefault="00D53E06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579" w:author="Elias de Moraes Fernandes" w:date="2016-07-07T10:33:00Z">
            <w:rPr>
              <w:sz w:val="24"/>
              <w:lang w:val="pt-BR"/>
            </w:rPr>
          </w:rPrChange>
        </w:rPr>
      </w:pPr>
      <w:del w:id="2580" w:author="Elias de Moraes Fernandes" w:date="2016-07-07T10:44:00Z">
        <w:r w:rsidRPr="00996951" w:rsidDel="00994522">
          <w:rPr>
            <w:rFonts w:ascii="Arial" w:hAnsi="Arial" w:cs="Arial"/>
            <w:sz w:val="24"/>
            <w:lang w:val="pt-BR"/>
            <w:rPrChange w:id="2581" w:author="Elias de Moraes Fernandes" w:date="2016-07-07T10:33:00Z">
              <w:rPr>
                <w:sz w:val="24"/>
                <w:lang w:val="pt-BR"/>
              </w:rPr>
            </w:rPrChange>
          </w:rPr>
          <w:delText>A cada fase,</w:delText>
        </w:r>
      </w:del>
      <w:ins w:id="2582" w:author="Elias de Moraes Fernandes" w:date="2016-07-07T10:44:00Z">
        <w:r w:rsidR="00994522">
          <w:rPr>
            <w:rFonts w:ascii="Arial" w:hAnsi="Arial" w:cs="Arial"/>
            <w:sz w:val="24"/>
            <w:lang w:val="pt-BR"/>
          </w:rPr>
          <w:t>A partir da segunda fase</w:t>
        </w:r>
      </w:ins>
      <w:r w:rsidRPr="00996951">
        <w:rPr>
          <w:rFonts w:ascii="Arial" w:hAnsi="Arial" w:cs="Arial"/>
          <w:sz w:val="24"/>
          <w:lang w:val="pt-BR"/>
          <w:rPrChange w:id="2583" w:author="Elias de Moraes Fernandes" w:date="2016-07-07T10:33:00Z">
            <w:rPr>
              <w:sz w:val="24"/>
              <w:lang w:val="pt-BR"/>
            </w:rPr>
          </w:rPrChange>
        </w:rPr>
        <w:t xml:space="preserve"> o jogador receber</w:t>
      </w:r>
      <w:r w:rsidRPr="00996951">
        <w:rPr>
          <w:rFonts w:ascii="Arial" w:eastAsia="Calibri" w:hAnsi="Arial" w:cs="Arial"/>
          <w:sz w:val="24"/>
          <w:lang w:val="pt-BR"/>
          <w:rPrChange w:id="2584" w:author="Elias de Moraes Fernandes" w:date="2016-07-07T10:33:00Z">
            <w:rPr>
              <w:sz w:val="24"/>
              <w:lang w:val="pt-BR"/>
            </w:rPr>
          </w:rPrChange>
        </w:rPr>
        <w:t>á</w:t>
      </w:r>
      <w:r w:rsidRPr="00996951">
        <w:rPr>
          <w:rFonts w:ascii="Arial" w:hAnsi="Arial" w:cs="Arial"/>
          <w:sz w:val="24"/>
          <w:lang w:val="pt-BR"/>
          <w:rPrChange w:id="258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586" w:author="Elias de Moraes Fernandes" w:date="2016-07-07T10:33:00Z">
            <w:rPr>
              <w:sz w:val="24"/>
              <w:lang w:val="pt-BR"/>
            </w:rPr>
          </w:rPrChange>
        </w:rPr>
        <w:t>um</w:t>
      </w:r>
      <w:r w:rsidRPr="00996951">
        <w:rPr>
          <w:rFonts w:ascii="Arial" w:hAnsi="Arial" w:cs="Arial"/>
          <w:sz w:val="24"/>
          <w:lang w:val="pt-BR"/>
          <w:rPrChange w:id="258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588" w:author="Elias de Moraes Fernandes" w:date="2016-07-07T10:33:00Z">
            <w:rPr>
              <w:sz w:val="24"/>
              <w:lang w:val="pt-BR"/>
            </w:rPr>
          </w:rPrChange>
        </w:rPr>
        <w:t>novo</w:t>
      </w:r>
      <w:r w:rsidRPr="00996951">
        <w:rPr>
          <w:rFonts w:ascii="Arial" w:hAnsi="Arial" w:cs="Arial"/>
          <w:sz w:val="24"/>
          <w:lang w:val="pt-BR"/>
          <w:rPrChange w:id="258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590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2591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ins w:id="2592" w:author="Elias de Moraes Fernandes" w:date="2016-07-07T10:47:00Z">
        <w:r w:rsidR="002C7A30">
          <w:rPr>
            <w:rFonts w:ascii="Arial" w:hAnsi="Arial" w:cs="Arial"/>
            <w:sz w:val="24"/>
            <w:lang w:val="pt-BR"/>
          </w:rPr>
          <w:t>p</w:t>
        </w:r>
      </w:ins>
      <w:ins w:id="2593" w:author="Elias De Moraes Fernandes" w:date="2016-07-06T16:08:00Z">
        <w:del w:id="2594" w:author="Elias de Moraes Fernandes" w:date="2016-07-07T10:47:00Z">
          <w:r w:rsidR="005C6DE9" w:rsidRPr="00996951" w:rsidDel="002C7A30">
            <w:rPr>
              <w:rFonts w:ascii="Arial" w:hAnsi="Arial" w:cs="Arial"/>
              <w:sz w:val="24"/>
              <w:lang w:val="pt-BR"/>
              <w:rPrChange w:id="2595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  <w:r w:rsidR="005C6DE9" w:rsidRPr="00996951">
          <w:rPr>
            <w:rFonts w:ascii="Arial" w:hAnsi="Arial" w:cs="Arial"/>
            <w:sz w:val="24"/>
            <w:lang w:val="pt-BR"/>
            <w:rPrChange w:id="2596" w:author="Elias de Moraes Fernandes" w:date="2016-07-07T10:33:00Z">
              <w:rPr>
                <w:sz w:val="24"/>
                <w:lang w:val="pt-BR"/>
              </w:rPr>
            </w:rPrChange>
          </w:rPr>
          <w:t>redador</w:t>
        </w:r>
      </w:ins>
      <w:r w:rsidRPr="00996951">
        <w:rPr>
          <w:rFonts w:ascii="Arial" w:hAnsi="Arial" w:cs="Arial"/>
          <w:sz w:val="24"/>
          <w:lang w:val="pt-BR"/>
          <w:rPrChange w:id="2597" w:author="Elias de Moraes Fernandes" w:date="2016-07-07T10:33:00Z">
            <w:rPr>
              <w:sz w:val="24"/>
              <w:lang w:val="pt-BR"/>
            </w:rPr>
          </w:rPrChange>
        </w:rPr>
        <w:t xml:space="preserve"> para combater e a pontua</w:t>
      </w:r>
      <w:r w:rsidRPr="00996951">
        <w:rPr>
          <w:rFonts w:ascii="Arial" w:eastAsia="Calibri" w:hAnsi="Arial" w:cs="Arial"/>
          <w:sz w:val="24"/>
          <w:lang w:val="pt-BR"/>
          <w:rPrChange w:id="2598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="00BD2AA7" w:rsidRPr="00996951">
        <w:rPr>
          <w:rFonts w:ascii="Arial" w:hAnsi="Arial" w:cs="Arial"/>
          <w:sz w:val="24"/>
          <w:lang w:val="pt-BR"/>
          <w:rPrChange w:id="2599" w:author="Elias de Moraes Fernandes" w:date="2016-07-07T10:33:00Z">
            <w:rPr>
              <w:sz w:val="24"/>
              <w:lang w:val="pt-BR"/>
            </w:rPr>
          </w:rPrChange>
        </w:rPr>
        <w:t xml:space="preserve"> aumenta</w:t>
      </w:r>
      <w:r w:rsidRPr="00996951">
        <w:rPr>
          <w:rFonts w:ascii="Arial" w:hAnsi="Arial" w:cs="Arial"/>
          <w:sz w:val="24"/>
          <w:lang w:val="pt-BR"/>
          <w:rPrChange w:id="2600" w:author="Elias de Moraes Fernandes" w:date="2016-07-07T10:33:00Z">
            <w:rPr>
              <w:sz w:val="24"/>
              <w:lang w:val="pt-BR"/>
            </w:rPr>
          </w:rPrChange>
        </w:rPr>
        <w:t>. Conforme a fase fica mais dif</w:t>
      </w:r>
      <w:r w:rsidRPr="00996951">
        <w:rPr>
          <w:rFonts w:ascii="Arial" w:eastAsia="Calibri" w:hAnsi="Arial" w:cs="Arial"/>
          <w:sz w:val="24"/>
          <w:lang w:val="pt-BR"/>
          <w:rPrChange w:id="2601" w:author="Elias de Moraes Fernandes" w:date="2016-07-07T10:33:00Z">
            <w:rPr>
              <w:sz w:val="24"/>
              <w:lang w:val="pt-BR"/>
            </w:rPr>
          </w:rPrChange>
        </w:rPr>
        <w:t>ícil,</w:t>
      </w:r>
      <w:r w:rsidRPr="00996951">
        <w:rPr>
          <w:rFonts w:ascii="Arial" w:hAnsi="Arial" w:cs="Arial"/>
          <w:sz w:val="24"/>
          <w:lang w:val="pt-BR"/>
          <w:rPrChange w:id="260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03" w:author="Elias de Moraes Fernandes" w:date="2016-07-07T10:33:00Z">
            <w:rPr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sz w:val="24"/>
          <w:lang w:val="pt-BR"/>
          <w:rPrChange w:id="260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05" w:author="Elias de Moraes Fernandes" w:date="2016-07-07T10:33:00Z">
            <w:rPr>
              <w:sz w:val="24"/>
              <w:lang w:val="pt-BR"/>
            </w:rPr>
          </w:rPrChange>
        </w:rPr>
        <w:t>jogador</w:t>
      </w:r>
      <w:r w:rsidRPr="00996951">
        <w:rPr>
          <w:rFonts w:ascii="Arial" w:hAnsi="Arial" w:cs="Arial"/>
          <w:sz w:val="24"/>
          <w:lang w:val="pt-BR"/>
          <w:rPrChange w:id="260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07" w:author="Elias de Moraes Fernandes" w:date="2016-07-07T10:33:00Z">
            <w:rPr>
              <w:sz w:val="24"/>
              <w:lang w:val="pt-BR"/>
            </w:rPr>
          </w:rPrChange>
        </w:rPr>
        <w:t>vai</w:t>
      </w:r>
      <w:r w:rsidRPr="00996951">
        <w:rPr>
          <w:rFonts w:ascii="Arial" w:hAnsi="Arial" w:cs="Arial"/>
          <w:sz w:val="24"/>
          <w:lang w:val="pt-BR"/>
          <w:rPrChange w:id="260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09" w:author="Elias de Moraes Fernandes" w:date="2016-07-07T10:33:00Z">
            <w:rPr>
              <w:sz w:val="24"/>
              <w:lang w:val="pt-BR"/>
            </w:rPr>
          </w:rPrChange>
        </w:rPr>
        <w:t>ter</w:t>
      </w:r>
      <w:r w:rsidRPr="00996951">
        <w:rPr>
          <w:rFonts w:ascii="Arial" w:hAnsi="Arial" w:cs="Arial"/>
          <w:sz w:val="24"/>
          <w:lang w:val="pt-BR"/>
          <w:rPrChange w:id="261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11" w:author="Elias de Moraes Fernandes" w:date="2016-07-07T10:33:00Z">
            <w:rPr>
              <w:sz w:val="24"/>
              <w:lang w:val="pt-BR"/>
            </w:rPr>
          </w:rPrChange>
        </w:rPr>
        <w:t>que</w:t>
      </w:r>
      <w:r w:rsidRPr="00996951">
        <w:rPr>
          <w:rFonts w:ascii="Arial" w:hAnsi="Arial" w:cs="Arial"/>
          <w:sz w:val="24"/>
          <w:lang w:val="pt-BR"/>
          <w:rPrChange w:id="261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13" w:author="Elias de Moraes Fernandes" w:date="2016-07-07T10:33:00Z">
            <w:rPr>
              <w:sz w:val="24"/>
              <w:lang w:val="pt-BR"/>
            </w:rPr>
          </w:rPrChange>
        </w:rPr>
        <w:t>lidar</w:t>
      </w:r>
      <w:r w:rsidRPr="00996951">
        <w:rPr>
          <w:rFonts w:ascii="Arial" w:hAnsi="Arial" w:cs="Arial"/>
          <w:sz w:val="24"/>
          <w:lang w:val="pt-BR"/>
          <w:rPrChange w:id="261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15" w:author="Elias de Moraes Fernandes" w:date="2016-07-07T10:33:00Z">
            <w:rPr>
              <w:sz w:val="24"/>
              <w:lang w:val="pt-BR"/>
            </w:rPr>
          </w:rPrChange>
        </w:rPr>
        <w:t>com</w:t>
      </w:r>
      <w:r w:rsidRPr="00996951">
        <w:rPr>
          <w:rFonts w:ascii="Arial" w:hAnsi="Arial" w:cs="Arial"/>
          <w:sz w:val="24"/>
          <w:lang w:val="pt-BR"/>
          <w:rPrChange w:id="261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17" w:author="Elias de Moraes Fernandes" w:date="2016-07-07T10:33:00Z">
            <w:rPr>
              <w:sz w:val="24"/>
              <w:lang w:val="pt-BR"/>
            </w:rPr>
          </w:rPrChange>
        </w:rPr>
        <w:t>uma</w:t>
      </w:r>
      <w:r w:rsidRPr="00996951">
        <w:rPr>
          <w:rFonts w:ascii="Arial" w:hAnsi="Arial" w:cs="Arial"/>
          <w:sz w:val="24"/>
          <w:lang w:val="pt-BR"/>
          <w:rPrChange w:id="261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19" w:author="Elias de Moraes Fernandes" w:date="2016-07-07T10:33:00Z">
            <w:rPr>
              <w:sz w:val="24"/>
              <w:lang w:val="pt-BR"/>
            </w:rPr>
          </w:rPrChange>
        </w:rPr>
        <w:t>combinação</w:t>
      </w:r>
      <w:r w:rsidRPr="00996951">
        <w:rPr>
          <w:rFonts w:ascii="Arial" w:hAnsi="Arial" w:cs="Arial"/>
          <w:sz w:val="24"/>
          <w:lang w:val="pt-BR"/>
          <w:rPrChange w:id="262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21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262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623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262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625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2626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627" w:author="Elias De Moraes Fernandes" w:date="2016-07-06T16:09:00Z">
        <w:del w:id="2628" w:author="Elias de Moraes Fernandes" w:date="2016-07-07T10:47:00Z">
          <w:r w:rsidR="005C6DE9" w:rsidRPr="00996951" w:rsidDel="002C7A30">
            <w:rPr>
              <w:rFonts w:ascii="Arial" w:hAnsi="Arial" w:cs="Arial"/>
              <w:sz w:val="24"/>
              <w:lang w:val="pt-BR"/>
              <w:rPrChange w:id="2629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2630" w:author="Elias de Moraes Fernandes" w:date="2016-07-07T10:47:00Z">
        <w:r w:rsidR="002C7A30">
          <w:rPr>
            <w:rFonts w:ascii="Arial" w:hAnsi="Arial" w:cs="Arial"/>
            <w:sz w:val="24"/>
            <w:lang w:val="pt-BR"/>
          </w:rPr>
          <w:t>p</w:t>
        </w:r>
      </w:ins>
      <w:ins w:id="2631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632" w:author="Elias de Moraes Fernandes" w:date="2016-07-07T10:33:00Z">
              <w:rPr>
                <w:sz w:val="24"/>
                <w:lang w:val="pt-BR"/>
              </w:rPr>
            </w:rPrChange>
          </w:rPr>
          <w:t>redadores</w:t>
        </w:r>
      </w:ins>
      <w:r w:rsidRPr="00996951">
        <w:rPr>
          <w:rFonts w:ascii="Arial" w:hAnsi="Arial" w:cs="Arial"/>
          <w:sz w:val="24"/>
          <w:lang w:val="pt-BR"/>
          <w:rPrChange w:id="2633" w:author="Elias de Moraes Fernandes" w:date="2016-07-07T10:33:00Z">
            <w:rPr>
              <w:sz w:val="24"/>
              <w:lang w:val="pt-BR"/>
            </w:rPr>
          </w:rPrChange>
        </w:rPr>
        <w:t xml:space="preserve"> e venc</w:t>
      </w:r>
      <w:r w:rsidRPr="00996951">
        <w:rPr>
          <w:rFonts w:ascii="Arial" w:eastAsia="Calibri" w:hAnsi="Arial" w:cs="Arial"/>
          <w:sz w:val="24"/>
          <w:lang w:val="pt-BR"/>
          <w:rPrChange w:id="2634" w:author="Elias de Moraes Fernandes" w:date="2016-07-07T10:33:00Z">
            <w:rPr>
              <w:sz w:val="24"/>
              <w:lang w:val="pt-BR"/>
            </w:rPr>
          </w:rPrChange>
        </w:rPr>
        <w:t>ê-los.</w:t>
      </w:r>
    </w:p>
    <w:p w14:paraId="51FF9168" w14:textId="77777777" w:rsidR="00372CA9" w:rsidRPr="00996951" w:rsidRDefault="00372CA9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i/>
          <w:sz w:val="24"/>
          <w:lang w:val="pt-BR"/>
          <w:rPrChange w:id="2635" w:author="Elias de Moraes Fernandes" w:date="2016-07-07T10:33:00Z">
            <w:rPr>
              <w:b/>
              <w:i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i/>
          <w:sz w:val="24"/>
          <w:lang w:val="pt-BR"/>
          <w:rPrChange w:id="2636" w:author="Elias de Moraes Fernandes" w:date="2016-07-07T10:33:00Z">
            <w:rPr>
              <w:b/>
              <w:i/>
              <w:sz w:val="24"/>
              <w:lang w:val="pt-BR"/>
            </w:rPr>
          </w:rPrChange>
        </w:rPr>
        <w:t>- Como o gameplay est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37" w:author="Elias de Moraes Fernandes" w:date="2016-07-07T10:33:00Z">
            <w:rPr>
              <w:b/>
              <w:i/>
              <w:sz w:val="24"/>
              <w:lang w:val="pt-BR"/>
            </w:rPr>
          </w:rPrChange>
        </w:rPr>
        <w:t>á</w:t>
      </w:r>
      <w:r w:rsidRPr="00996951">
        <w:rPr>
          <w:rFonts w:ascii="Arial" w:hAnsi="Arial" w:cs="Arial"/>
          <w:b/>
          <w:i/>
          <w:sz w:val="24"/>
          <w:lang w:val="pt-BR"/>
          <w:rPrChange w:id="2638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39" w:author="Elias de Moraes Fernandes" w:date="2016-07-07T10:33:00Z">
            <w:rPr>
              <w:b/>
              <w:i/>
              <w:sz w:val="24"/>
              <w:lang w:val="pt-BR"/>
            </w:rPr>
          </w:rPrChange>
        </w:rPr>
        <w:t>relacionado</w:t>
      </w:r>
      <w:r w:rsidRPr="00996951">
        <w:rPr>
          <w:rFonts w:ascii="Arial" w:hAnsi="Arial" w:cs="Arial"/>
          <w:b/>
          <w:i/>
          <w:sz w:val="24"/>
          <w:lang w:val="pt-BR"/>
          <w:rPrChange w:id="2640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41" w:author="Elias de Moraes Fernandes" w:date="2016-07-07T10:33:00Z">
            <w:rPr>
              <w:b/>
              <w:i/>
              <w:sz w:val="24"/>
              <w:lang w:val="pt-BR"/>
            </w:rPr>
          </w:rPrChange>
        </w:rPr>
        <w:t>com</w:t>
      </w:r>
      <w:r w:rsidRPr="00996951">
        <w:rPr>
          <w:rFonts w:ascii="Arial" w:hAnsi="Arial" w:cs="Arial"/>
          <w:b/>
          <w:i/>
          <w:sz w:val="24"/>
          <w:lang w:val="pt-BR"/>
          <w:rPrChange w:id="2642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43" w:author="Elias de Moraes Fernandes" w:date="2016-07-07T10:33:00Z">
            <w:rPr>
              <w:b/>
              <w:i/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b/>
          <w:i/>
          <w:sz w:val="24"/>
          <w:lang w:val="pt-BR"/>
          <w:rPrChange w:id="2644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4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história?</w:t>
      </w:r>
      <w:r w:rsidRPr="00996951">
        <w:rPr>
          <w:rFonts w:ascii="Arial" w:hAnsi="Arial" w:cs="Arial"/>
          <w:b/>
          <w:i/>
          <w:sz w:val="24"/>
          <w:lang w:val="pt-BR"/>
          <w:rPrChange w:id="2646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47" w:author="Elias de Moraes Fernandes" w:date="2016-07-07T10:33:00Z">
            <w:rPr>
              <w:b/>
              <w:i/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b/>
          <w:i/>
          <w:sz w:val="24"/>
          <w:lang w:val="pt-BR"/>
          <w:rPrChange w:id="2648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49" w:author="Elias de Moraes Fernandes" w:date="2016-07-07T10:33:00Z">
            <w:rPr>
              <w:b/>
              <w:i/>
              <w:sz w:val="24"/>
              <w:lang w:val="pt-BR"/>
            </w:rPr>
          </w:rPrChange>
        </w:rPr>
        <w:t>jogador</w:t>
      </w:r>
      <w:r w:rsidRPr="00996951">
        <w:rPr>
          <w:rFonts w:ascii="Arial" w:hAnsi="Arial" w:cs="Arial"/>
          <w:b/>
          <w:i/>
          <w:sz w:val="24"/>
          <w:lang w:val="pt-BR"/>
          <w:rPrChange w:id="2650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51" w:author="Elias de Moraes Fernandes" w:date="2016-07-07T10:33:00Z">
            <w:rPr>
              <w:b/>
              <w:i/>
              <w:sz w:val="24"/>
              <w:lang w:val="pt-BR"/>
            </w:rPr>
          </w:rPrChange>
        </w:rPr>
        <w:t>deve</w:t>
      </w:r>
      <w:r w:rsidRPr="00996951">
        <w:rPr>
          <w:rFonts w:ascii="Arial" w:hAnsi="Arial" w:cs="Arial"/>
          <w:b/>
          <w:i/>
          <w:sz w:val="24"/>
          <w:lang w:val="pt-BR"/>
          <w:rPrChange w:id="2652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53" w:author="Elias de Moraes Fernandes" w:date="2016-07-07T10:33:00Z">
            <w:rPr>
              <w:b/>
              <w:i/>
              <w:sz w:val="24"/>
              <w:lang w:val="pt-BR"/>
            </w:rPr>
          </w:rPrChange>
        </w:rPr>
        <w:t>resolver</w:t>
      </w:r>
      <w:r w:rsidRPr="00996951">
        <w:rPr>
          <w:rFonts w:ascii="Arial" w:hAnsi="Arial" w:cs="Arial"/>
          <w:b/>
          <w:i/>
          <w:sz w:val="24"/>
          <w:lang w:val="pt-BR"/>
          <w:rPrChange w:id="2654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5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quebra-cabeças</w:t>
      </w:r>
      <w:r w:rsidRPr="00996951">
        <w:rPr>
          <w:rFonts w:ascii="Arial" w:hAnsi="Arial" w:cs="Arial"/>
          <w:b/>
          <w:i/>
          <w:sz w:val="24"/>
          <w:lang w:val="pt-BR"/>
          <w:rPrChange w:id="2656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57" w:author="Elias de Moraes Fernandes" w:date="2016-07-07T10:33:00Z">
            <w:rPr>
              <w:b/>
              <w:i/>
              <w:sz w:val="24"/>
              <w:lang w:val="pt-BR"/>
            </w:rPr>
          </w:rPrChange>
        </w:rPr>
        <w:t>para</w:t>
      </w:r>
      <w:r w:rsidRPr="00996951">
        <w:rPr>
          <w:rFonts w:ascii="Arial" w:hAnsi="Arial" w:cs="Arial"/>
          <w:b/>
          <w:i/>
          <w:sz w:val="24"/>
          <w:lang w:val="pt-BR"/>
          <w:rPrChange w:id="2658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59" w:author="Elias de Moraes Fernandes" w:date="2016-07-07T10:33:00Z">
            <w:rPr>
              <w:b/>
              <w:i/>
              <w:sz w:val="24"/>
              <w:lang w:val="pt-BR"/>
            </w:rPr>
          </w:rPrChange>
        </w:rPr>
        <w:t>avançar</w:t>
      </w:r>
      <w:r w:rsidRPr="00996951">
        <w:rPr>
          <w:rFonts w:ascii="Arial" w:hAnsi="Arial" w:cs="Arial"/>
          <w:b/>
          <w:i/>
          <w:sz w:val="24"/>
          <w:lang w:val="pt-BR"/>
          <w:rPrChange w:id="2660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61" w:author="Elias de Moraes Fernandes" w:date="2016-07-07T10:33:00Z">
            <w:rPr>
              <w:b/>
              <w:i/>
              <w:sz w:val="24"/>
              <w:lang w:val="pt-BR"/>
            </w:rPr>
          </w:rPrChange>
        </w:rPr>
        <w:t>na</w:t>
      </w:r>
      <w:r w:rsidRPr="00996951">
        <w:rPr>
          <w:rFonts w:ascii="Arial" w:hAnsi="Arial" w:cs="Arial"/>
          <w:b/>
          <w:i/>
          <w:sz w:val="24"/>
          <w:lang w:val="pt-BR"/>
          <w:rPrChange w:id="2662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63" w:author="Elias de Moraes Fernandes" w:date="2016-07-07T10:33:00Z">
            <w:rPr>
              <w:b/>
              <w:i/>
              <w:sz w:val="24"/>
              <w:lang w:val="pt-BR"/>
            </w:rPr>
          </w:rPrChange>
        </w:rPr>
        <w:t>história?</w:t>
      </w:r>
      <w:r w:rsidRPr="00996951">
        <w:rPr>
          <w:rFonts w:ascii="Arial" w:hAnsi="Arial" w:cs="Arial"/>
          <w:b/>
          <w:i/>
          <w:sz w:val="24"/>
          <w:lang w:val="pt-BR"/>
          <w:rPrChange w:id="2664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6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Ou</w:t>
      </w:r>
      <w:r w:rsidRPr="00996951">
        <w:rPr>
          <w:rFonts w:ascii="Arial" w:hAnsi="Arial" w:cs="Arial"/>
          <w:b/>
          <w:i/>
          <w:sz w:val="24"/>
          <w:lang w:val="pt-BR"/>
          <w:rPrChange w:id="2666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67" w:author="Elias de Moraes Fernandes" w:date="2016-07-07T10:33:00Z">
            <w:rPr>
              <w:b/>
              <w:i/>
              <w:sz w:val="24"/>
              <w:lang w:val="pt-BR"/>
            </w:rPr>
          </w:rPrChange>
        </w:rPr>
        <w:t>deve</w:t>
      </w:r>
      <w:r w:rsidRPr="00996951">
        <w:rPr>
          <w:rFonts w:ascii="Arial" w:hAnsi="Arial" w:cs="Arial"/>
          <w:b/>
          <w:i/>
          <w:sz w:val="24"/>
          <w:lang w:val="pt-BR"/>
          <w:rPrChange w:id="2668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69" w:author="Elias de Moraes Fernandes" w:date="2016-07-07T10:33:00Z">
            <w:rPr>
              <w:b/>
              <w:i/>
              <w:sz w:val="24"/>
              <w:lang w:val="pt-BR"/>
            </w:rPr>
          </w:rPrChange>
        </w:rPr>
        <w:t>vencer</w:t>
      </w:r>
      <w:r w:rsidRPr="00996951">
        <w:rPr>
          <w:rFonts w:ascii="Arial" w:hAnsi="Arial" w:cs="Arial"/>
          <w:b/>
          <w:i/>
          <w:sz w:val="24"/>
          <w:lang w:val="pt-BR"/>
          <w:rPrChange w:id="2670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chef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71" w:author="Elias de Moraes Fernandes" w:date="2016-07-07T10:33:00Z">
            <w:rPr>
              <w:b/>
              <w:i/>
              <w:sz w:val="24"/>
              <w:lang w:val="pt-BR"/>
            </w:rPr>
          </w:rPrChange>
        </w:rPr>
        <w:t>ões</w:t>
      </w:r>
      <w:r w:rsidRPr="00996951">
        <w:rPr>
          <w:rFonts w:ascii="Arial" w:hAnsi="Arial" w:cs="Arial"/>
          <w:b/>
          <w:i/>
          <w:sz w:val="24"/>
          <w:lang w:val="pt-BR"/>
          <w:rPrChange w:id="2672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73" w:author="Elias de Moraes Fernandes" w:date="2016-07-07T10:33:00Z">
            <w:rPr>
              <w:b/>
              <w:i/>
              <w:sz w:val="24"/>
              <w:lang w:val="pt-BR"/>
            </w:rPr>
          </w:rPrChange>
        </w:rPr>
        <w:t>para</w:t>
      </w:r>
      <w:r w:rsidRPr="00996951">
        <w:rPr>
          <w:rFonts w:ascii="Arial" w:hAnsi="Arial" w:cs="Arial"/>
          <w:b/>
          <w:i/>
          <w:sz w:val="24"/>
          <w:lang w:val="pt-BR"/>
          <w:rPrChange w:id="2674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67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progredir?</w:t>
      </w:r>
    </w:p>
    <w:p w14:paraId="6F70B113" w14:textId="7BF4D38A" w:rsidR="00D53E06" w:rsidRPr="00996951" w:rsidRDefault="00D53E06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67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2677" w:author="Elias de Moraes Fernandes" w:date="2016-07-07T10:33:00Z">
            <w:rPr>
              <w:sz w:val="24"/>
              <w:lang w:val="pt-BR"/>
            </w:rPr>
          </w:rPrChange>
        </w:rPr>
        <w:t xml:space="preserve">O </w:t>
      </w:r>
      <w:r w:rsidRPr="00996951">
        <w:rPr>
          <w:rFonts w:ascii="Arial" w:hAnsi="Arial" w:cs="Arial"/>
          <w:i/>
          <w:sz w:val="24"/>
          <w:lang w:val="pt-BR"/>
          <w:rPrChange w:id="2678" w:author="Elias de Moraes Fernandes" w:date="2016-07-07T10:33:00Z">
            <w:rPr>
              <w:i/>
              <w:sz w:val="24"/>
              <w:lang w:val="pt-BR"/>
            </w:rPr>
          </w:rPrChange>
        </w:rPr>
        <w:t>gameplay</w:t>
      </w:r>
      <w:r w:rsidRPr="00996951">
        <w:rPr>
          <w:rFonts w:ascii="Arial" w:hAnsi="Arial" w:cs="Arial"/>
          <w:sz w:val="24"/>
          <w:lang w:val="pt-BR"/>
          <w:rPrChange w:id="2679" w:author="Elias de Moraes Fernandes" w:date="2016-07-07T10:33:00Z">
            <w:rPr>
              <w:sz w:val="24"/>
              <w:lang w:val="pt-BR"/>
            </w:rPr>
          </w:rPrChange>
        </w:rPr>
        <w:t xml:space="preserve"> est</w:t>
      </w:r>
      <w:r w:rsidRPr="00996951">
        <w:rPr>
          <w:rFonts w:ascii="Arial" w:eastAsia="Calibri" w:hAnsi="Arial" w:cs="Arial"/>
          <w:sz w:val="24"/>
          <w:lang w:val="pt-BR"/>
          <w:rPrChange w:id="2680" w:author="Elias de Moraes Fernandes" w:date="2016-07-07T10:33:00Z">
            <w:rPr>
              <w:sz w:val="24"/>
              <w:lang w:val="pt-BR"/>
            </w:rPr>
          </w:rPrChange>
        </w:rPr>
        <w:t>á</w:t>
      </w:r>
      <w:r w:rsidRPr="00996951">
        <w:rPr>
          <w:rFonts w:ascii="Arial" w:hAnsi="Arial" w:cs="Arial"/>
          <w:sz w:val="24"/>
          <w:lang w:val="pt-BR"/>
          <w:rPrChange w:id="268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82" w:author="Elias de Moraes Fernandes" w:date="2016-07-07T10:33:00Z">
            <w:rPr>
              <w:sz w:val="24"/>
              <w:lang w:val="pt-BR"/>
            </w:rPr>
          </w:rPrChange>
        </w:rPr>
        <w:t>relacionado</w:t>
      </w:r>
      <w:r w:rsidRPr="00996951">
        <w:rPr>
          <w:rFonts w:ascii="Arial" w:hAnsi="Arial" w:cs="Arial"/>
          <w:sz w:val="24"/>
          <w:lang w:val="pt-BR"/>
          <w:rPrChange w:id="268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84" w:author="Elias de Moraes Fernandes" w:date="2016-07-07T10:33:00Z">
            <w:rPr>
              <w:sz w:val="24"/>
              <w:lang w:val="pt-BR"/>
            </w:rPr>
          </w:rPrChange>
        </w:rPr>
        <w:t>com</w:t>
      </w:r>
      <w:r w:rsidRPr="00996951">
        <w:rPr>
          <w:rFonts w:ascii="Arial" w:hAnsi="Arial" w:cs="Arial"/>
          <w:sz w:val="24"/>
          <w:lang w:val="pt-BR"/>
          <w:rPrChange w:id="268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86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268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88" w:author="Elias de Moraes Fernandes" w:date="2016-07-07T10:33:00Z">
            <w:rPr>
              <w:sz w:val="24"/>
              <w:lang w:val="pt-BR"/>
            </w:rPr>
          </w:rPrChange>
        </w:rPr>
        <w:t>historia</w:t>
      </w:r>
      <w:r w:rsidRPr="00996951">
        <w:rPr>
          <w:rFonts w:ascii="Arial" w:hAnsi="Arial" w:cs="Arial"/>
          <w:sz w:val="24"/>
          <w:lang w:val="pt-BR"/>
          <w:rPrChange w:id="268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690" w:author="Elias de Moraes Fernandes" w:date="2016-07-07T10:33:00Z">
            <w:rPr>
              <w:sz w:val="24"/>
              <w:lang w:val="pt-BR"/>
            </w:rPr>
          </w:rPrChange>
        </w:rPr>
        <w:t>através</w:t>
      </w:r>
      <w:r w:rsidRPr="00996951">
        <w:rPr>
          <w:rFonts w:ascii="Arial" w:hAnsi="Arial" w:cs="Arial"/>
          <w:sz w:val="24"/>
          <w:lang w:val="pt-BR"/>
          <w:rPrChange w:id="269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hAnsi="Arial" w:cs="Arial"/>
          <w:sz w:val="24"/>
          <w:lang w:val="pt-BR"/>
          <w:rPrChange w:id="2692" w:author="Elias de Moraes Fernandes" w:date="2016-07-07T10:33:00Z">
            <w:rPr>
              <w:sz w:val="24"/>
              <w:lang w:val="pt-BR"/>
            </w:rPr>
          </w:rPrChange>
        </w:rPr>
        <w:t xml:space="preserve">do entendimento do que precisa atingir, que </w:t>
      </w:r>
      <w:r w:rsidR="00A45E50" w:rsidRPr="00996951">
        <w:rPr>
          <w:rFonts w:ascii="Arial" w:eastAsia="Calibri" w:hAnsi="Arial" w:cs="Arial"/>
          <w:sz w:val="24"/>
          <w:lang w:val="pt-BR"/>
          <w:rPrChange w:id="2693" w:author="Elias de Moraes Fernandes" w:date="2016-07-07T10:33:00Z">
            <w:rPr>
              <w:sz w:val="24"/>
              <w:lang w:val="pt-BR"/>
            </w:rPr>
          </w:rPrChange>
        </w:rPr>
        <w:t>é</w:t>
      </w:r>
      <w:r w:rsidR="00A45E50" w:rsidRPr="00996951">
        <w:rPr>
          <w:rFonts w:ascii="Arial" w:hAnsi="Arial" w:cs="Arial"/>
          <w:sz w:val="24"/>
          <w:lang w:val="pt-BR"/>
          <w:rPrChange w:id="269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695" w:author="Elias de Moraes Fernandes" w:date="2016-07-07T10:33:00Z">
            <w:rPr>
              <w:sz w:val="24"/>
              <w:lang w:val="pt-BR"/>
            </w:rPr>
          </w:rPrChange>
        </w:rPr>
        <w:t>uma</w:t>
      </w:r>
      <w:r w:rsidR="00A45E50" w:rsidRPr="00996951">
        <w:rPr>
          <w:rFonts w:ascii="Arial" w:hAnsi="Arial" w:cs="Arial"/>
          <w:sz w:val="24"/>
          <w:lang w:val="pt-BR"/>
          <w:rPrChange w:id="269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697" w:author="Elias de Moraes Fernandes" w:date="2016-07-07T10:33:00Z">
            <w:rPr>
              <w:sz w:val="24"/>
              <w:lang w:val="pt-BR"/>
            </w:rPr>
          </w:rPrChange>
        </w:rPr>
        <w:t>caixa</w:t>
      </w:r>
      <w:r w:rsidR="00A45E50" w:rsidRPr="00996951">
        <w:rPr>
          <w:rFonts w:ascii="Arial" w:hAnsi="Arial" w:cs="Arial"/>
          <w:sz w:val="24"/>
          <w:lang w:val="pt-BR"/>
          <w:rPrChange w:id="269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699" w:author="Elias de Moraes Fernandes" w:date="2016-07-07T10:33:00Z">
            <w:rPr>
              <w:sz w:val="24"/>
              <w:lang w:val="pt-BR"/>
            </w:rPr>
          </w:rPrChange>
        </w:rPr>
        <w:t>saudável</w:t>
      </w:r>
      <w:r w:rsidR="00A45E50" w:rsidRPr="00996951">
        <w:rPr>
          <w:rFonts w:ascii="Arial" w:hAnsi="Arial" w:cs="Arial"/>
          <w:sz w:val="24"/>
          <w:lang w:val="pt-BR"/>
          <w:rPrChange w:id="270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701" w:author="Elias de Moraes Fernandes" w:date="2016-07-07T10:33:00Z">
            <w:rPr>
              <w:sz w:val="24"/>
              <w:lang w:val="pt-BR"/>
            </w:rPr>
          </w:rPrChange>
        </w:rPr>
        <w:t>livre</w:t>
      </w:r>
      <w:r w:rsidR="00A45E50" w:rsidRPr="00996951">
        <w:rPr>
          <w:rFonts w:ascii="Arial" w:hAnsi="Arial" w:cs="Arial"/>
          <w:sz w:val="24"/>
          <w:lang w:val="pt-BR"/>
          <w:rPrChange w:id="270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703" w:author="Elias de Moraes Fernandes" w:date="2016-07-07T10:33:00Z">
            <w:rPr>
              <w:sz w:val="24"/>
              <w:lang w:val="pt-BR"/>
            </w:rPr>
          </w:rPrChange>
        </w:rPr>
        <w:t>de</w:t>
      </w:r>
      <w:r w:rsidR="00A45E50" w:rsidRPr="00996951">
        <w:rPr>
          <w:rFonts w:ascii="Arial" w:hAnsi="Arial" w:cs="Arial"/>
          <w:sz w:val="24"/>
          <w:lang w:val="pt-BR"/>
          <w:rPrChange w:id="270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705" w:author="Elias De Moraes Fernandes" w:date="2016-07-06T16:08:00Z">
        <w:r w:rsidR="00A45E50" w:rsidRPr="00996951" w:rsidDel="005C6DE9">
          <w:rPr>
            <w:rFonts w:ascii="Arial" w:hAnsi="Arial" w:cs="Arial"/>
            <w:sz w:val="24"/>
            <w:lang w:val="pt-BR"/>
            <w:rPrChange w:id="2706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707" w:author="Elias De Moraes Fernandes" w:date="2016-07-06T16:09:00Z">
        <w:r w:rsidR="00A45E50" w:rsidRPr="00996951" w:rsidDel="005C6DE9">
          <w:rPr>
            <w:rFonts w:ascii="Arial" w:hAnsi="Arial" w:cs="Arial"/>
            <w:sz w:val="24"/>
            <w:lang w:val="pt-BR"/>
            <w:rPrChange w:id="2708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709" w:author="Elias De Moraes Fernandes" w:date="2016-07-06T16:09:00Z">
        <w:del w:id="2710" w:author="Elias de Moraes Fernandes" w:date="2016-07-07T10:47:00Z">
          <w:r w:rsidR="005C6DE9" w:rsidRPr="00996951" w:rsidDel="00531373">
            <w:rPr>
              <w:rFonts w:ascii="Arial" w:hAnsi="Arial" w:cs="Arial"/>
              <w:sz w:val="24"/>
              <w:lang w:val="pt-BR"/>
              <w:rPrChange w:id="2711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2712" w:author="Elias de Moraes Fernandes" w:date="2016-07-07T10:47:00Z">
        <w:r w:rsidR="00531373">
          <w:rPr>
            <w:rFonts w:ascii="Arial" w:hAnsi="Arial" w:cs="Arial"/>
            <w:sz w:val="24"/>
            <w:lang w:val="pt-BR"/>
          </w:rPr>
          <w:t>p</w:t>
        </w:r>
      </w:ins>
      <w:ins w:id="2713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714" w:author="Elias de Moraes Fernandes" w:date="2016-07-07T10:33:00Z">
              <w:rPr>
                <w:sz w:val="24"/>
                <w:lang w:val="pt-BR"/>
              </w:rPr>
            </w:rPrChange>
          </w:rPr>
          <w:t>redadores</w:t>
        </w:r>
      </w:ins>
      <w:r w:rsidRPr="00996951">
        <w:rPr>
          <w:rFonts w:ascii="Arial" w:hAnsi="Arial" w:cs="Arial"/>
          <w:sz w:val="24"/>
          <w:lang w:val="pt-BR"/>
          <w:rPrChange w:id="271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hAnsi="Arial" w:cs="Arial"/>
          <w:sz w:val="24"/>
          <w:lang w:val="pt-BR"/>
          <w:rPrChange w:id="2716" w:author="Elias de Moraes Fernandes" w:date="2016-07-07T10:33:00Z">
            <w:rPr>
              <w:sz w:val="24"/>
              <w:lang w:val="pt-BR"/>
            </w:rPr>
          </w:rPrChange>
        </w:rPr>
        <w:t>al</w:t>
      </w:r>
      <w:r w:rsidR="00A45E50" w:rsidRPr="00996951">
        <w:rPr>
          <w:rFonts w:ascii="Arial" w:eastAsia="Calibri" w:hAnsi="Arial" w:cs="Arial"/>
          <w:sz w:val="24"/>
          <w:lang w:val="pt-BR"/>
          <w:rPrChange w:id="2717" w:author="Elias de Moraes Fernandes" w:date="2016-07-07T10:33:00Z">
            <w:rPr>
              <w:sz w:val="24"/>
              <w:lang w:val="pt-BR"/>
            </w:rPr>
          </w:rPrChange>
        </w:rPr>
        <w:t>ém</w:t>
      </w:r>
      <w:r w:rsidR="00A45E50" w:rsidRPr="00996951">
        <w:rPr>
          <w:rFonts w:ascii="Arial" w:hAnsi="Arial" w:cs="Arial"/>
          <w:sz w:val="24"/>
          <w:lang w:val="pt-BR"/>
          <w:rPrChange w:id="271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5E50" w:rsidRPr="00996951">
        <w:rPr>
          <w:rFonts w:ascii="Arial" w:eastAsia="Calibri" w:hAnsi="Arial" w:cs="Arial"/>
          <w:sz w:val="24"/>
          <w:lang w:val="pt-BR"/>
          <w:rPrChange w:id="2719" w:author="Elias de Moraes Fernandes" w:date="2016-07-07T10:33:00Z">
            <w:rPr>
              <w:sz w:val="24"/>
              <w:lang w:val="pt-BR"/>
            </w:rPr>
          </w:rPrChange>
        </w:rPr>
        <w:t>dos</w:t>
      </w:r>
      <w:r w:rsidR="00A45E50" w:rsidRPr="00996951">
        <w:rPr>
          <w:rFonts w:ascii="Arial" w:hAnsi="Arial" w:cs="Arial"/>
          <w:sz w:val="24"/>
          <w:lang w:val="pt-BR"/>
          <w:rPrChange w:id="272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DC1F24" w:rsidRPr="00996951">
        <w:rPr>
          <w:rFonts w:ascii="Arial" w:hAnsi="Arial" w:cs="Arial"/>
          <w:sz w:val="24"/>
          <w:lang w:val="pt-BR"/>
          <w:rPrChange w:id="2721" w:author="Elias de Moraes Fernandes" w:date="2016-07-07T10:33:00Z">
            <w:rPr>
              <w:sz w:val="24"/>
              <w:lang w:val="pt-BR"/>
            </w:rPr>
          </w:rPrChange>
        </w:rPr>
        <w:t>desafios para</w:t>
      </w:r>
      <w:r w:rsidR="00A45E50" w:rsidRPr="00996951">
        <w:rPr>
          <w:rFonts w:ascii="Arial" w:hAnsi="Arial" w:cs="Arial"/>
          <w:sz w:val="24"/>
          <w:lang w:val="pt-BR"/>
          <w:rPrChange w:id="2722" w:author="Elias de Moraes Fernandes" w:date="2016-07-07T10:33:00Z">
            <w:rPr>
              <w:sz w:val="24"/>
              <w:lang w:val="pt-BR"/>
            </w:rPr>
          </w:rPrChange>
        </w:rPr>
        <w:t xml:space="preserve"> o </w:t>
      </w:r>
      <w:r w:rsidRPr="00996951">
        <w:rPr>
          <w:rFonts w:ascii="Arial" w:hAnsi="Arial" w:cs="Arial"/>
          <w:sz w:val="24"/>
          <w:lang w:val="pt-BR"/>
          <w:rPrChange w:id="2723" w:author="Elias de Moraes Fernandes" w:date="2016-07-07T10:33:00Z">
            <w:rPr>
              <w:sz w:val="24"/>
              <w:lang w:val="pt-BR"/>
            </w:rPr>
          </w:rPrChange>
        </w:rPr>
        <w:t>personagem</w:t>
      </w:r>
      <w:r w:rsidR="00A45E50" w:rsidRPr="00996951">
        <w:rPr>
          <w:rFonts w:ascii="Arial" w:hAnsi="Arial" w:cs="Arial"/>
          <w:sz w:val="24"/>
          <w:lang w:val="pt-BR"/>
          <w:rPrChange w:id="2724" w:author="Elias de Moraes Fernandes" w:date="2016-07-07T10:33:00Z">
            <w:rPr>
              <w:sz w:val="24"/>
              <w:lang w:val="pt-BR"/>
            </w:rPr>
          </w:rPrChange>
        </w:rPr>
        <w:t xml:space="preserve"> conseguir sobreviver lidando</w:t>
      </w:r>
      <w:r w:rsidRPr="00996951">
        <w:rPr>
          <w:rFonts w:ascii="Arial" w:hAnsi="Arial" w:cs="Arial"/>
          <w:sz w:val="24"/>
          <w:lang w:val="pt-BR"/>
          <w:rPrChange w:id="2725" w:author="Elias de Moraes Fernandes" w:date="2016-07-07T10:33:00Z">
            <w:rPr>
              <w:sz w:val="24"/>
              <w:lang w:val="pt-BR"/>
            </w:rPr>
          </w:rPrChange>
        </w:rPr>
        <w:t xml:space="preserve"> com as adversidades de acordo com as </w:t>
      </w:r>
      <w:del w:id="2726" w:author="Elias De Moraes Fernandes" w:date="2016-03-16T12:40:00Z">
        <w:r w:rsidRPr="00996951" w:rsidDel="006F4426">
          <w:rPr>
            <w:rFonts w:ascii="Arial" w:hAnsi="Arial" w:cs="Arial"/>
            <w:sz w:val="24"/>
            <w:lang w:val="pt-BR"/>
            <w:rPrChange w:id="27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ferramentas </w:delText>
        </w:r>
      </w:del>
      <w:ins w:id="2728" w:author="Elias De Moraes Fernandes" w:date="2016-03-16T12:40:00Z">
        <w:r w:rsidR="006F4426" w:rsidRPr="00996951">
          <w:rPr>
            <w:rFonts w:ascii="Arial" w:hAnsi="Arial" w:cs="Arial"/>
            <w:sz w:val="24"/>
            <w:lang w:val="pt-BR"/>
            <w:rPrChange w:id="2729" w:author="Elias de Moraes Fernandes" w:date="2016-07-07T10:33:00Z">
              <w:rPr>
                <w:sz w:val="24"/>
                <w:lang w:val="pt-BR"/>
              </w:rPr>
            </w:rPrChange>
          </w:rPr>
          <w:t>orienta</w:t>
        </w:r>
        <w:r w:rsidR="006F4426" w:rsidRPr="00996951">
          <w:rPr>
            <w:rFonts w:ascii="Arial" w:eastAsia="Calibri" w:hAnsi="Arial" w:cs="Arial"/>
            <w:sz w:val="24"/>
            <w:lang w:val="pt-BR"/>
            <w:rPrChange w:id="2730" w:author="Elias de Moraes Fernandes" w:date="2016-07-07T10:33:00Z">
              <w:rPr>
                <w:sz w:val="24"/>
                <w:lang w:val="pt-BR"/>
              </w:rPr>
            </w:rPrChange>
          </w:rPr>
          <w:t>ções</w:t>
        </w:r>
      </w:ins>
      <w:del w:id="2731" w:author="Elias De Moraes Fernandes" w:date="2016-03-16T12:40:00Z">
        <w:r w:rsidRPr="00996951" w:rsidDel="006F4426">
          <w:rPr>
            <w:rFonts w:ascii="Arial" w:hAnsi="Arial" w:cs="Arial"/>
            <w:sz w:val="24"/>
            <w:lang w:val="pt-BR"/>
            <w:rPrChange w:id="27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que vai </w:delText>
        </w:r>
        <w:r w:rsidR="00EA583C" w:rsidRPr="00996951" w:rsidDel="006F4426">
          <w:rPr>
            <w:rFonts w:ascii="Arial" w:hAnsi="Arial" w:cs="Arial"/>
            <w:sz w:val="24"/>
            <w:lang w:val="pt-BR"/>
            <w:rPrChange w:id="2733" w:author="Elias de Moraes Fernandes" w:date="2016-07-07T10:33:00Z">
              <w:rPr>
                <w:sz w:val="24"/>
                <w:lang w:val="pt-BR"/>
              </w:rPr>
            </w:rPrChange>
          </w:rPr>
          <w:delText>adquirind</w:delText>
        </w:r>
      </w:del>
      <w:ins w:id="2734" w:author="Elias De Moraes Fernandes" w:date="2016-03-16T12:40:00Z">
        <w:r w:rsidR="006F4426" w:rsidRPr="00996951">
          <w:rPr>
            <w:rFonts w:ascii="Arial" w:hAnsi="Arial" w:cs="Arial"/>
            <w:sz w:val="24"/>
            <w:lang w:val="pt-BR"/>
            <w:rPrChange w:id="2735" w:author="Elias de Moraes Fernandes" w:date="2016-07-07T10:33:00Z">
              <w:rPr>
                <w:sz w:val="24"/>
                <w:lang w:val="pt-BR"/>
              </w:rPr>
            </w:rPrChange>
          </w:rPr>
          <w:t xml:space="preserve"> passadas ao jogador</w:t>
        </w:r>
      </w:ins>
      <w:ins w:id="2736" w:author="Elias de Moraes Fernandes" w:date="2016-07-07T10:47:00Z">
        <w:r w:rsidR="00B53323">
          <w:rPr>
            <w:rFonts w:ascii="Arial" w:hAnsi="Arial" w:cs="Arial"/>
            <w:sz w:val="24"/>
            <w:lang w:val="pt-BR"/>
          </w:rPr>
          <w:t xml:space="preserve"> em sala de aula</w:t>
        </w:r>
      </w:ins>
      <w:del w:id="2737" w:author="Elias De Moraes Fernandes" w:date="2016-03-16T12:40:00Z">
        <w:r w:rsidR="00EA583C" w:rsidRPr="00996951" w:rsidDel="006F4426">
          <w:rPr>
            <w:rFonts w:ascii="Arial" w:hAnsi="Arial" w:cs="Arial"/>
            <w:sz w:val="24"/>
            <w:lang w:val="pt-BR"/>
            <w:rPrChange w:id="2738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</w:del>
      <w:r w:rsidRPr="00996951">
        <w:rPr>
          <w:rFonts w:ascii="Arial" w:hAnsi="Arial" w:cs="Arial"/>
          <w:sz w:val="24"/>
          <w:lang w:val="pt-BR"/>
          <w:rPrChange w:id="2739" w:author="Elias de Moraes Fernandes" w:date="2016-07-07T10:33:00Z">
            <w:rPr>
              <w:sz w:val="24"/>
              <w:lang w:val="pt-BR"/>
            </w:rPr>
          </w:rPrChange>
        </w:rPr>
        <w:t>.</w:t>
      </w:r>
      <w:r w:rsidR="00D53D6A" w:rsidRPr="00996951">
        <w:rPr>
          <w:rFonts w:ascii="Arial" w:hAnsi="Arial" w:cs="Arial"/>
          <w:sz w:val="24"/>
          <w:lang w:val="pt-BR"/>
          <w:rPrChange w:id="274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</w:p>
    <w:p w14:paraId="58FA168E" w14:textId="4BB5C07A" w:rsidR="00D53D6A" w:rsidRPr="00996951" w:rsidRDefault="00D53D6A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741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2742" w:author="Elias de Moraes Fernandes" w:date="2016-07-07T10:33:00Z">
            <w:rPr>
              <w:sz w:val="24"/>
              <w:lang w:val="pt-BR"/>
            </w:rPr>
          </w:rPrChange>
        </w:rPr>
        <w:t>Para deixar a caixa saud</w:t>
      </w:r>
      <w:r w:rsidRPr="00996951">
        <w:rPr>
          <w:rFonts w:ascii="Arial" w:eastAsia="Calibri" w:hAnsi="Arial" w:cs="Arial"/>
          <w:sz w:val="24"/>
          <w:lang w:val="pt-BR"/>
          <w:rPrChange w:id="2743" w:author="Elias de Moraes Fernandes" w:date="2016-07-07T10:33:00Z">
            <w:rPr>
              <w:sz w:val="24"/>
              <w:lang w:val="pt-BR"/>
            </w:rPr>
          </w:rPrChange>
        </w:rPr>
        <w:t>ável,</w:t>
      </w:r>
      <w:r w:rsidRPr="00996951">
        <w:rPr>
          <w:rFonts w:ascii="Arial" w:hAnsi="Arial" w:cs="Arial"/>
          <w:sz w:val="24"/>
          <w:lang w:val="pt-BR"/>
          <w:rPrChange w:id="274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45" w:author="Elias de Moraes Fernandes" w:date="2016-07-07T10:33:00Z">
            <w:rPr>
              <w:sz w:val="24"/>
              <w:lang w:val="pt-BR"/>
            </w:rPr>
          </w:rPrChange>
        </w:rPr>
        <w:t>precisa</w:t>
      </w:r>
      <w:r w:rsidRPr="00996951">
        <w:rPr>
          <w:rFonts w:ascii="Arial" w:hAnsi="Arial" w:cs="Arial"/>
          <w:sz w:val="24"/>
          <w:lang w:val="pt-BR"/>
          <w:rPrChange w:id="274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47" w:author="Elias de Moraes Fernandes" w:date="2016-07-07T10:33:00Z">
            <w:rPr>
              <w:sz w:val="24"/>
              <w:lang w:val="pt-BR"/>
            </w:rPr>
          </w:rPrChange>
        </w:rPr>
        <w:t>avançar</w:t>
      </w:r>
      <w:r w:rsidRPr="00996951">
        <w:rPr>
          <w:rFonts w:ascii="Arial" w:hAnsi="Arial" w:cs="Arial"/>
          <w:sz w:val="24"/>
          <w:lang w:val="pt-BR"/>
          <w:rPrChange w:id="274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49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275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51" w:author="Elias de Moraes Fernandes" w:date="2016-07-07T10:33:00Z">
            <w:rPr>
              <w:sz w:val="24"/>
              <w:lang w:val="pt-BR"/>
            </w:rPr>
          </w:rPrChange>
        </w:rPr>
        <w:t>fase</w:t>
      </w:r>
      <w:r w:rsidRPr="00996951">
        <w:rPr>
          <w:rFonts w:ascii="Arial" w:hAnsi="Arial" w:cs="Arial"/>
          <w:sz w:val="24"/>
          <w:lang w:val="pt-BR"/>
          <w:rPrChange w:id="275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53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275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55" w:author="Elias de Moraes Fernandes" w:date="2016-07-07T10:33:00Z">
            <w:rPr>
              <w:sz w:val="24"/>
              <w:lang w:val="pt-BR"/>
            </w:rPr>
          </w:rPrChange>
        </w:rPr>
        <w:t>acordo</w:t>
      </w:r>
      <w:r w:rsidRPr="00996951">
        <w:rPr>
          <w:rFonts w:ascii="Arial" w:hAnsi="Arial" w:cs="Arial"/>
          <w:sz w:val="24"/>
          <w:lang w:val="pt-BR"/>
          <w:rPrChange w:id="275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57" w:author="Elias de Moraes Fernandes" w:date="2016-07-07T10:33:00Z">
            <w:rPr>
              <w:sz w:val="24"/>
              <w:lang w:val="pt-BR"/>
            </w:rPr>
          </w:rPrChange>
        </w:rPr>
        <w:t>com</w:t>
      </w:r>
      <w:r w:rsidRPr="00996951">
        <w:rPr>
          <w:rFonts w:ascii="Arial" w:hAnsi="Arial" w:cs="Arial"/>
          <w:sz w:val="24"/>
          <w:lang w:val="pt-BR"/>
          <w:rPrChange w:id="275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59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276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2761" w:author="Elias de Moraes Fernandes" w:date="2016-07-07T10:33:00Z">
            <w:rPr>
              <w:sz w:val="24"/>
              <w:lang w:val="pt-BR"/>
            </w:rPr>
          </w:rPrChange>
        </w:rPr>
        <w:t>pontuação</w:t>
      </w:r>
      <w:ins w:id="2762" w:author="Elias De Moraes Fernandes" w:date="2016-03-16T12:40:00Z">
        <w:r w:rsidR="006F4426" w:rsidRPr="00996951">
          <w:rPr>
            <w:rFonts w:ascii="Arial" w:hAnsi="Arial" w:cs="Arial"/>
            <w:sz w:val="24"/>
            <w:lang w:val="pt-BR"/>
            <w:rPrChange w:id="2763" w:author="Elias de Moraes Fernandes" w:date="2016-07-07T10:33:00Z">
              <w:rPr>
                <w:sz w:val="24"/>
                <w:lang w:val="pt-BR"/>
              </w:rPr>
            </w:rPrChange>
          </w:rPr>
          <w:t>/tempo</w:t>
        </w:r>
      </w:ins>
      <w:r w:rsidRPr="00996951">
        <w:rPr>
          <w:rFonts w:ascii="Arial" w:hAnsi="Arial" w:cs="Arial"/>
          <w:sz w:val="24"/>
          <w:lang w:val="pt-BR"/>
          <w:rPrChange w:id="2764" w:author="Elias de Moraes Fernandes" w:date="2016-07-07T10:33:00Z">
            <w:rPr>
              <w:sz w:val="24"/>
              <w:lang w:val="pt-BR"/>
            </w:rPr>
          </w:rPrChange>
        </w:rPr>
        <w:t xml:space="preserve"> estipulad</w:t>
      </w:r>
      <w:ins w:id="2765" w:author="Elias De Moraes Fernandes" w:date="2016-03-16T12:41:00Z">
        <w:r w:rsidR="006F4426" w:rsidRPr="00996951">
          <w:rPr>
            <w:rFonts w:ascii="Arial" w:hAnsi="Arial" w:cs="Arial"/>
            <w:sz w:val="24"/>
            <w:lang w:val="pt-BR"/>
            <w:rPrChange w:id="2766" w:author="Elias de Moraes Fernandes" w:date="2016-07-07T10:33:00Z">
              <w:rPr>
                <w:sz w:val="24"/>
                <w:lang w:val="pt-BR"/>
              </w:rPr>
            </w:rPrChange>
          </w:rPr>
          <w:t>os</w:t>
        </w:r>
      </w:ins>
      <w:del w:id="2767" w:author="Elias De Moraes Fernandes" w:date="2016-03-16T12:41:00Z">
        <w:r w:rsidRPr="00996951" w:rsidDel="006F4426">
          <w:rPr>
            <w:rFonts w:ascii="Arial" w:hAnsi="Arial" w:cs="Arial"/>
            <w:sz w:val="24"/>
            <w:lang w:val="pt-BR"/>
            <w:rPrChange w:id="2768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</w:del>
      <w:r w:rsidRPr="00996951">
        <w:rPr>
          <w:rFonts w:ascii="Arial" w:hAnsi="Arial" w:cs="Arial"/>
          <w:sz w:val="24"/>
          <w:lang w:val="pt-BR"/>
          <w:rPrChange w:id="2769" w:author="Elias de Moraes Fernandes" w:date="2016-07-07T10:33:00Z">
            <w:rPr>
              <w:sz w:val="24"/>
              <w:lang w:val="pt-BR"/>
            </w:rPr>
          </w:rPrChange>
        </w:rPr>
        <w:t xml:space="preserve"> e eliminar todos </w:t>
      </w:r>
      <w:del w:id="2770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2771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2772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2773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2774" w:author="Elias De Moraes Fernandes" w:date="2016-07-06T16:09:00Z">
        <w:del w:id="2775" w:author="Elias de Moraes Fernandes" w:date="2016-07-07T10:48:00Z">
          <w:r w:rsidR="005C6DE9" w:rsidRPr="00996951" w:rsidDel="00D7433B">
            <w:rPr>
              <w:rFonts w:ascii="Arial" w:hAnsi="Arial" w:cs="Arial"/>
              <w:sz w:val="24"/>
              <w:lang w:val="pt-BR"/>
              <w:rPrChange w:id="2776" w:author="Elias de Moraes Fernandes" w:date="2016-07-07T10:33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2777" w:author="Elias de Moraes Fernandes" w:date="2016-07-07T10:48:00Z">
        <w:r w:rsidR="00D7433B">
          <w:rPr>
            <w:rFonts w:ascii="Arial" w:hAnsi="Arial" w:cs="Arial"/>
            <w:sz w:val="24"/>
            <w:lang w:val="pt-BR"/>
          </w:rPr>
          <w:t>p</w:t>
        </w:r>
      </w:ins>
      <w:ins w:id="2778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2779" w:author="Elias de Moraes Fernandes" w:date="2016-07-07T10:33:00Z">
              <w:rPr>
                <w:sz w:val="24"/>
                <w:lang w:val="pt-BR"/>
              </w:rPr>
            </w:rPrChange>
          </w:rPr>
          <w:t>redadores</w:t>
        </w:r>
      </w:ins>
      <w:r w:rsidRPr="00996951">
        <w:rPr>
          <w:rFonts w:ascii="Arial" w:hAnsi="Arial" w:cs="Arial"/>
          <w:sz w:val="24"/>
          <w:lang w:val="pt-BR"/>
          <w:rPrChange w:id="2780" w:author="Elias de Moraes Fernandes" w:date="2016-07-07T10:33:00Z">
            <w:rPr>
              <w:sz w:val="24"/>
              <w:lang w:val="pt-BR"/>
            </w:rPr>
          </w:rPrChange>
        </w:rPr>
        <w:t>.</w:t>
      </w:r>
      <w:r w:rsidR="0017185E" w:rsidRPr="00996951">
        <w:rPr>
          <w:rFonts w:ascii="Arial" w:hAnsi="Arial" w:cs="Arial"/>
          <w:sz w:val="24"/>
          <w:lang w:val="pt-BR"/>
          <w:rPrChange w:id="2781" w:author="Elias de Moraes Fernandes" w:date="2016-07-07T10:33:00Z">
            <w:rPr>
              <w:sz w:val="24"/>
              <w:lang w:val="pt-BR"/>
            </w:rPr>
          </w:rPrChange>
        </w:rPr>
        <w:t xml:space="preserve"> Com isso, atribui se o </w:t>
      </w:r>
      <w:del w:id="2782" w:author="Elias de Moraes Fernandes" w:date="2016-07-07T12:01:00Z">
        <w:r w:rsidR="0017185E" w:rsidRPr="00996951" w:rsidDel="00286044">
          <w:rPr>
            <w:rFonts w:ascii="Arial" w:hAnsi="Arial" w:cs="Arial"/>
            <w:sz w:val="24"/>
            <w:lang w:val="pt-BR"/>
            <w:rPrChange w:id="2783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proofErr w:type="spellStart"/>
      <w:r w:rsidR="0017185E" w:rsidRPr="00996951">
        <w:rPr>
          <w:rFonts w:ascii="Arial" w:hAnsi="Arial" w:cs="Arial"/>
          <w:sz w:val="24"/>
          <w:lang w:val="pt-BR"/>
          <w:rPrChange w:id="2784" w:author="Elias de Moraes Fernandes" w:date="2016-07-07T10:33:00Z">
            <w:rPr>
              <w:sz w:val="24"/>
              <w:lang w:val="pt-BR"/>
            </w:rPr>
          </w:rPrChange>
        </w:rPr>
        <w:t>istema</w:t>
      </w:r>
      <w:proofErr w:type="spellEnd"/>
      <w:r w:rsidR="0017185E" w:rsidRPr="00996951">
        <w:rPr>
          <w:rFonts w:ascii="Arial" w:hAnsi="Arial" w:cs="Arial"/>
          <w:sz w:val="24"/>
          <w:lang w:val="pt-BR"/>
          <w:rPrChange w:id="2785" w:author="Elias de Moraes Fernandes" w:date="2016-07-07T10:33:00Z">
            <w:rPr>
              <w:sz w:val="24"/>
              <w:lang w:val="pt-BR"/>
            </w:rPr>
          </w:rPrChange>
        </w:rPr>
        <w:t xml:space="preserve"> de recompensas.</w:t>
      </w:r>
    </w:p>
    <w:p w14:paraId="547A24DD" w14:textId="77777777" w:rsidR="00372CA9" w:rsidRPr="00996951" w:rsidRDefault="00372CA9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786" w:author="Elias de Moraes Fernandes" w:date="2016-07-07T10:33:00Z">
            <w:rPr>
              <w:sz w:val="24"/>
              <w:lang w:val="pt-BR"/>
            </w:rPr>
          </w:rPrChange>
        </w:rPr>
      </w:pPr>
    </w:p>
    <w:p w14:paraId="6CE50335" w14:textId="01F2DCFD" w:rsidR="00372CA9" w:rsidRPr="00996951" w:rsidRDefault="00372CA9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2787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i/>
          <w:sz w:val="24"/>
          <w:lang w:val="pt-BR"/>
          <w:rPrChange w:id="2788" w:author="Elias de Moraes Fernandes" w:date="2016-07-07T10:33:00Z">
            <w:rPr>
              <w:b/>
              <w:i/>
              <w:sz w:val="24"/>
              <w:lang w:val="pt-BR"/>
            </w:rPr>
          </w:rPrChange>
        </w:rPr>
        <w:lastRenderedPageBreak/>
        <w:t>- Como funciona o sistema de recompensas? Pontos, dinheiro, experi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789" w:author="Elias de Moraes Fernandes" w:date="2016-07-07T10:33:00Z">
            <w:rPr>
              <w:b/>
              <w:i/>
              <w:sz w:val="24"/>
              <w:lang w:val="pt-BR"/>
            </w:rPr>
          </w:rPrChange>
        </w:rPr>
        <w:t>ência,</w:t>
      </w:r>
      <w:r w:rsidRPr="00996951">
        <w:rPr>
          <w:rFonts w:ascii="Arial" w:hAnsi="Arial" w:cs="Arial"/>
          <w:b/>
          <w:i/>
          <w:sz w:val="24"/>
          <w:lang w:val="pt-BR"/>
          <w:rPrChange w:id="2790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791" w:author="Elias de Moraes Fernandes" w:date="2016-07-07T10:33:00Z">
            <w:rPr>
              <w:b/>
              <w:i/>
              <w:sz w:val="24"/>
              <w:lang w:val="pt-BR"/>
            </w:rPr>
          </w:rPrChange>
        </w:rPr>
        <w:t>itens</w:t>
      </w:r>
      <w:r w:rsidRPr="00996951">
        <w:rPr>
          <w:rFonts w:ascii="Arial" w:hAnsi="Arial" w:cs="Arial"/>
          <w:b/>
          <w:i/>
          <w:sz w:val="24"/>
          <w:lang w:val="pt-BR"/>
          <w:rPrChange w:id="2792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793" w:author="Elias de Moraes Fernandes" w:date="2016-07-07T10:33:00Z">
            <w:rPr>
              <w:b/>
              <w:i/>
              <w:sz w:val="24"/>
              <w:lang w:val="pt-BR"/>
            </w:rPr>
          </w:rPrChange>
        </w:rPr>
        <w:t>colecionáveis,</w:t>
      </w:r>
      <w:r w:rsidRPr="00996951">
        <w:rPr>
          <w:rFonts w:ascii="Arial" w:hAnsi="Arial" w:cs="Arial"/>
          <w:b/>
          <w:i/>
          <w:sz w:val="24"/>
          <w:lang w:val="pt-BR"/>
          <w:rPrChange w:id="2794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795" w:author="Elias de Moraes Fernandes" w:date="2016-07-07T10:33:00Z">
            <w:rPr>
              <w:b/>
              <w:i/>
              <w:sz w:val="24"/>
              <w:lang w:val="pt-BR"/>
            </w:rPr>
          </w:rPrChange>
        </w:rPr>
        <w:t>armas,</w:t>
      </w:r>
      <w:r w:rsidRPr="00996951">
        <w:rPr>
          <w:rFonts w:ascii="Arial" w:hAnsi="Arial" w:cs="Arial"/>
          <w:b/>
          <w:i/>
          <w:sz w:val="24"/>
          <w:lang w:val="pt-BR"/>
          <w:rPrChange w:id="2796" w:author="Elias de Moraes Fernandes" w:date="2016-07-07T10:33:00Z">
            <w:rPr>
              <w:b/>
              <w:i/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i/>
          <w:sz w:val="24"/>
          <w:lang w:val="pt-BR"/>
          <w:rPrChange w:id="2797" w:author="Elias de Moraes Fernandes" w:date="2016-07-07T10:33:00Z">
            <w:rPr>
              <w:b/>
              <w:i/>
              <w:sz w:val="24"/>
              <w:lang w:val="pt-BR"/>
            </w:rPr>
          </w:rPrChange>
        </w:rPr>
        <w:t>poderes?</w:t>
      </w:r>
      <w:r w:rsidRPr="00996951">
        <w:rPr>
          <w:rFonts w:ascii="Arial" w:hAnsi="Arial" w:cs="Arial"/>
          <w:sz w:val="24"/>
          <w:lang w:val="pt-BR"/>
          <w:rPrChange w:id="279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2799" w:author="Elias de Moraes Fernandes" w:date="2016-07-07T10:48:00Z">
        <w:r w:rsidRPr="00996951" w:rsidDel="00507C17">
          <w:rPr>
            <w:rFonts w:ascii="Arial" w:hAnsi="Arial" w:cs="Arial"/>
            <w:sz w:val="24"/>
            <w:lang w:val="pt-BR"/>
            <w:rPrChange w:id="2800" w:author="Elias de Moraes Fernandes" w:date="2016-07-07T10:33:00Z">
              <w:rPr>
                <w:sz w:val="24"/>
                <w:lang w:val="pt-BR"/>
              </w:rPr>
            </w:rPrChange>
          </w:rPr>
          <w:delText>Quais os benef</w:delText>
        </w:r>
        <w:r w:rsidRPr="00996951" w:rsidDel="00507C17">
          <w:rPr>
            <w:rFonts w:ascii="Arial" w:eastAsia="Calibri" w:hAnsi="Arial" w:cs="Arial"/>
            <w:sz w:val="24"/>
            <w:lang w:val="pt-BR"/>
            <w:rPrChange w:id="2801" w:author="Elias de Moraes Fernandes" w:date="2016-07-07T10:33:00Z">
              <w:rPr>
                <w:sz w:val="24"/>
                <w:lang w:val="pt-BR"/>
              </w:rPr>
            </w:rPrChange>
          </w:rPr>
          <w:delText>ício</w:delText>
        </w:r>
        <w:r w:rsidRPr="00996951" w:rsidDel="00507C17">
          <w:rPr>
            <w:rFonts w:ascii="Arial" w:hAnsi="Arial" w:cs="Arial"/>
            <w:sz w:val="24"/>
            <w:lang w:val="pt-BR"/>
            <w:rPrChange w:id="2802" w:author="Elias de Moraes Fernandes" w:date="2016-07-07T10:33:00Z">
              <w:rPr>
                <w:sz w:val="24"/>
                <w:lang w:val="pt-BR"/>
              </w:rPr>
            </w:rPrChange>
          </w:rPr>
          <w:delText>s que o jogador tem com cada um desses itens?</w:delText>
        </w:r>
      </w:del>
    </w:p>
    <w:p w14:paraId="584D14E4" w14:textId="143A48BC" w:rsidR="00341139" w:rsidRPr="00996951" w:rsidRDefault="00D53E06" w:rsidP="007C6837">
      <w:pPr>
        <w:pStyle w:val="ListParagraph"/>
        <w:tabs>
          <w:tab w:val="left" w:pos="7672"/>
        </w:tabs>
        <w:ind w:left="0" w:firstLine="360"/>
        <w:rPr>
          <w:ins w:id="2803" w:author="Elias De Moraes Fernandes" w:date="2016-03-16T11:50:00Z"/>
          <w:rFonts w:ascii="Arial" w:hAnsi="Arial" w:cs="Arial"/>
          <w:sz w:val="24"/>
          <w:lang w:val="pt-BR"/>
          <w:rPrChange w:id="2804" w:author="Elias de Moraes Fernandes" w:date="2016-07-07T10:33:00Z">
            <w:rPr>
              <w:ins w:id="2805" w:author="Elias De Moraes Fernandes" w:date="2016-03-16T11:50:00Z"/>
              <w:sz w:val="24"/>
              <w:lang w:val="pt-BR"/>
            </w:rPr>
          </w:rPrChange>
        </w:rPr>
      </w:pPr>
      <w:del w:id="2806" w:author="Elias De Moraes Fernandes" w:date="2016-03-16T11:49:00Z">
        <w:r w:rsidRPr="00996951" w:rsidDel="00341139">
          <w:rPr>
            <w:rFonts w:ascii="Arial" w:hAnsi="Arial" w:cs="Arial"/>
            <w:sz w:val="24"/>
            <w:lang w:val="pt-BR"/>
            <w:rPrChange w:id="2807" w:author="Elias de Moraes Fernandes" w:date="2016-07-07T10:33:00Z">
              <w:rPr>
                <w:sz w:val="24"/>
                <w:lang w:val="pt-BR"/>
              </w:rPr>
            </w:rPrChange>
          </w:rPr>
          <w:delText>As atribui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08" w:author="Elias de Moraes Fernandes" w:date="2016-07-07T10:33:00Z">
              <w:rPr>
                <w:sz w:val="24"/>
                <w:lang w:val="pt-BR"/>
              </w:rPr>
            </w:rPrChange>
          </w:rPr>
          <w:delText>ções</w:delText>
        </w:r>
        <w:r w:rsidRPr="00996951" w:rsidDel="00341139">
          <w:rPr>
            <w:rFonts w:ascii="Arial" w:hAnsi="Arial" w:cs="Arial"/>
            <w:sz w:val="24"/>
            <w:lang w:val="pt-BR"/>
            <w:rPrChange w:id="28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10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341139">
          <w:rPr>
            <w:rFonts w:ascii="Arial" w:hAnsi="Arial" w:cs="Arial"/>
            <w:sz w:val="24"/>
            <w:lang w:val="pt-BR"/>
            <w:rPrChange w:id="28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12" w:author="Elias de Moraes Fernandes" w:date="2016-07-07T10:33:00Z">
              <w:rPr>
                <w:sz w:val="24"/>
                <w:lang w:val="pt-BR"/>
              </w:rPr>
            </w:rPrChange>
          </w:rPr>
          <w:delText>recompensas</w:delText>
        </w:r>
        <w:r w:rsidRPr="00996951" w:rsidDel="00341139">
          <w:rPr>
            <w:rFonts w:ascii="Arial" w:hAnsi="Arial" w:cs="Arial"/>
            <w:sz w:val="24"/>
            <w:lang w:val="pt-BR"/>
            <w:rPrChange w:id="28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14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341139">
          <w:rPr>
            <w:rFonts w:ascii="Arial" w:hAnsi="Arial" w:cs="Arial"/>
            <w:sz w:val="24"/>
            <w:lang w:val="pt-BR"/>
            <w:rPrChange w:id="281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16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341139">
          <w:rPr>
            <w:rFonts w:ascii="Arial" w:hAnsi="Arial" w:cs="Arial"/>
            <w:sz w:val="24"/>
            <w:lang w:val="pt-BR"/>
            <w:rPrChange w:id="28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2818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Pr="00996951" w:rsidDel="00341139">
          <w:rPr>
            <w:rFonts w:ascii="Arial" w:hAnsi="Arial" w:cs="Arial"/>
            <w:sz w:val="24"/>
            <w:lang w:val="pt-BR"/>
            <w:rPrChange w:id="28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ins w:id="2820" w:author="Elias De Moraes Fernandes" w:date="2016-03-16T11:49:00Z">
        <w:r w:rsidR="00341139" w:rsidRPr="00996951">
          <w:rPr>
            <w:rFonts w:ascii="Arial" w:hAnsi="Arial" w:cs="Arial"/>
            <w:sz w:val="24"/>
            <w:lang w:val="pt-BR"/>
            <w:rPrChange w:id="2821" w:author="Elias de Moraes Fernandes" w:date="2016-07-07T10:33:00Z">
              <w:rPr>
                <w:sz w:val="24"/>
                <w:lang w:val="pt-BR"/>
              </w:rPr>
            </w:rPrChange>
          </w:rPr>
          <w:t>As atribui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22" w:author="Elias de Moraes Fernandes" w:date="2016-07-07T10:33:00Z">
              <w:rPr>
                <w:sz w:val="24"/>
                <w:lang w:val="pt-BR"/>
              </w:rPr>
            </w:rPrChange>
          </w:rPr>
          <w:t>ções</w:t>
        </w:r>
        <w:r w:rsidR="00341139" w:rsidRPr="00996951">
          <w:rPr>
            <w:rFonts w:ascii="Arial" w:hAnsi="Arial" w:cs="Arial"/>
            <w:sz w:val="24"/>
            <w:lang w:val="pt-BR"/>
            <w:rPrChange w:id="282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24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="00341139" w:rsidRPr="00996951">
          <w:rPr>
            <w:rFonts w:ascii="Arial" w:hAnsi="Arial" w:cs="Arial"/>
            <w:sz w:val="24"/>
            <w:lang w:val="pt-BR"/>
            <w:rPrChange w:id="282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26" w:author="Elias de Moraes Fernandes" w:date="2016-07-07T10:33:00Z">
              <w:rPr>
                <w:sz w:val="24"/>
                <w:lang w:val="pt-BR"/>
              </w:rPr>
            </w:rPrChange>
          </w:rPr>
          <w:t>recompensas</w:t>
        </w:r>
        <w:r w:rsidR="00341139" w:rsidRPr="00996951">
          <w:rPr>
            <w:rFonts w:ascii="Arial" w:hAnsi="Arial" w:cs="Arial"/>
            <w:sz w:val="24"/>
            <w:lang w:val="pt-BR"/>
            <w:rPrChange w:id="282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28" w:author="Elias de Moraes Fernandes" w:date="2016-07-07T10:33:00Z">
              <w:rPr>
                <w:sz w:val="24"/>
                <w:lang w:val="pt-BR"/>
              </w:rPr>
            </w:rPrChange>
          </w:rPr>
          <w:t>pa</w:t>
        </w:r>
        <w:r w:rsidR="00341139" w:rsidRPr="00996951">
          <w:rPr>
            <w:rFonts w:ascii="Arial" w:hAnsi="Arial" w:cs="Arial"/>
            <w:sz w:val="24"/>
            <w:lang w:val="pt-BR"/>
            <w:rPrChange w:id="2829" w:author="Elias de Moraes Fernandes" w:date="2016-07-07T10:33:00Z">
              <w:rPr>
                <w:sz w:val="24"/>
                <w:lang w:val="pt-BR"/>
              </w:rPr>
            </w:rPrChange>
          </w:rPr>
          <w:t xml:space="preserve">ra o jogador encontram-se no </w:t>
        </w:r>
        <w:proofErr w:type="spellStart"/>
        <w:r w:rsidR="00341139" w:rsidRPr="00996951">
          <w:rPr>
            <w:rFonts w:ascii="Arial" w:hAnsi="Arial" w:cs="Arial"/>
            <w:i/>
            <w:sz w:val="24"/>
            <w:lang w:val="pt-BR"/>
            <w:rPrChange w:id="2830" w:author="Elias de Moraes Fernandes" w:date="2016-07-07T10:33:00Z">
              <w:rPr>
                <w:sz w:val="24"/>
                <w:lang w:val="pt-BR"/>
              </w:rPr>
            </w:rPrChange>
          </w:rPr>
          <w:t>Level</w:t>
        </w:r>
        <w:proofErr w:type="spellEnd"/>
        <w:r w:rsidR="00341139" w:rsidRPr="00996951">
          <w:rPr>
            <w:rFonts w:ascii="Arial" w:hAnsi="Arial" w:cs="Arial"/>
            <w:i/>
            <w:sz w:val="24"/>
            <w:lang w:val="pt-BR"/>
            <w:rPrChange w:id="283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="00341139" w:rsidRPr="00996951">
          <w:rPr>
            <w:rFonts w:ascii="Arial" w:hAnsi="Arial" w:cs="Arial"/>
            <w:i/>
            <w:sz w:val="24"/>
            <w:lang w:val="pt-BR"/>
            <w:rPrChange w:id="2832" w:author="Elias de Moraes Fernandes" w:date="2016-07-07T10:33:00Z">
              <w:rPr>
                <w:sz w:val="24"/>
                <w:lang w:val="pt-BR"/>
              </w:rPr>
            </w:rPrChange>
          </w:rPr>
          <w:t>Clear</w:t>
        </w:r>
        <w:proofErr w:type="spellEnd"/>
        <w:r w:rsidR="00341139" w:rsidRPr="00996951">
          <w:rPr>
            <w:rFonts w:ascii="Arial" w:hAnsi="Arial" w:cs="Arial"/>
            <w:sz w:val="24"/>
            <w:lang w:val="pt-BR"/>
            <w:rPrChange w:id="2833" w:author="Elias de Moraes Fernandes" w:date="2016-07-07T10:33:00Z">
              <w:rPr>
                <w:sz w:val="24"/>
                <w:lang w:val="pt-BR"/>
              </w:rPr>
            </w:rPrChange>
          </w:rPr>
          <w:t xml:space="preserve"> (ap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34" w:author="Elias de Moraes Fernandes" w:date="2016-07-07T10:33:00Z">
              <w:rPr>
                <w:sz w:val="24"/>
                <w:lang w:val="pt-BR"/>
              </w:rPr>
            </w:rPrChange>
          </w:rPr>
          <w:t>ós</w:t>
        </w:r>
        <w:r w:rsidR="00341139" w:rsidRPr="00996951">
          <w:rPr>
            <w:rFonts w:ascii="Arial" w:hAnsi="Arial" w:cs="Arial"/>
            <w:sz w:val="24"/>
            <w:lang w:val="pt-BR"/>
            <w:rPrChange w:id="283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36" w:author="Elias de Moraes Fernandes" w:date="2016-07-07T10:33:00Z">
              <w:rPr>
                <w:sz w:val="24"/>
                <w:lang w:val="pt-BR"/>
              </w:rPr>
            </w:rPrChange>
          </w:rPr>
          <w:t>cada</w:t>
        </w:r>
        <w:r w:rsidR="00341139" w:rsidRPr="00996951">
          <w:rPr>
            <w:rFonts w:ascii="Arial" w:hAnsi="Arial" w:cs="Arial"/>
            <w:sz w:val="24"/>
            <w:lang w:val="pt-BR"/>
            <w:rPrChange w:id="283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38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  <w:r w:rsidR="00341139" w:rsidRPr="00996951">
          <w:rPr>
            <w:rFonts w:ascii="Arial" w:hAnsi="Arial" w:cs="Arial"/>
            <w:sz w:val="24"/>
            <w:lang w:val="pt-BR"/>
            <w:rPrChange w:id="283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2840" w:author="Elias de Moraes Fernandes" w:date="2016-07-07T10:33:00Z">
              <w:rPr>
                <w:sz w:val="24"/>
                <w:lang w:val="pt-BR"/>
              </w:rPr>
            </w:rPrChange>
          </w:rPr>
          <w:t>terminar)</w:t>
        </w:r>
      </w:ins>
    </w:p>
    <w:p w14:paraId="14A2DB9A" w14:textId="5455F954" w:rsidR="00341139" w:rsidRPr="00996951" w:rsidRDefault="00341139" w:rsidP="00341139">
      <w:pPr>
        <w:pStyle w:val="ListParagraph"/>
        <w:tabs>
          <w:tab w:val="left" w:pos="7672"/>
        </w:tabs>
        <w:ind w:firstLine="360"/>
        <w:rPr>
          <w:ins w:id="2841" w:author="Elias De Moraes Fernandes" w:date="2016-03-16T11:50:00Z"/>
          <w:rFonts w:ascii="Arial" w:hAnsi="Arial" w:cs="Arial"/>
          <w:sz w:val="24"/>
          <w:lang w:val="pt-BR"/>
          <w:rPrChange w:id="2842" w:author="Elias de Moraes Fernandes" w:date="2016-07-07T10:33:00Z">
            <w:rPr>
              <w:ins w:id="2843" w:author="Elias De Moraes Fernandes" w:date="2016-03-16T11:50:00Z"/>
              <w:sz w:val="24"/>
              <w:lang w:val="pt-BR"/>
            </w:rPr>
          </w:rPrChange>
        </w:rPr>
      </w:pPr>
      <w:ins w:id="2844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845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846" w:author="Elias De Moraes Fernandes" w:date="2016-03-16T12:33:00Z">
        <w:r w:rsidR="00C050CD" w:rsidRPr="00996951">
          <w:rPr>
            <w:rFonts w:ascii="Arial" w:hAnsi="Arial" w:cs="Arial"/>
            <w:sz w:val="24"/>
            <w:lang w:val="pt-BR"/>
            <w:rPrChange w:id="2847" w:author="Elias de Moraes Fernandes" w:date="2016-07-07T10:33:00Z">
              <w:rPr>
                <w:sz w:val="24"/>
                <w:lang w:val="pt-BR"/>
              </w:rPr>
            </w:rPrChange>
          </w:rPr>
          <w:t>0</w:t>
        </w:r>
      </w:ins>
      <w:ins w:id="2848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849" w:author="Elias de Moraes Fernandes" w:date="2016-07-07T10:33:00Z">
              <w:rPr>
                <w:sz w:val="24"/>
                <w:lang w:val="pt-BR"/>
              </w:rPr>
            </w:rPrChange>
          </w:rPr>
          <w:t xml:space="preserve"> - Tutorial [0] </w:t>
        </w:r>
        <w:r w:rsidRPr="00996951">
          <w:rPr>
            <w:rFonts w:ascii="Arial" w:eastAsia="Calibri" w:hAnsi="Arial" w:cs="Arial"/>
            <w:sz w:val="24"/>
            <w:lang w:val="pt-BR"/>
            <w:rPrChange w:id="2850" w:author="Elias de Moraes Fernandes" w:date="2016-07-07T10:33:00Z">
              <w:rPr>
                <w:sz w:val="24"/>
                <w:lang w:val="pt-BR"/>
              </w:rPr>
            </w:rPrChange>
          </w:rPr>
          <w:t>–</w:t>
        </w:r>
        <w:r w:rsidRPr="00996951">
          <w:rPr>
            <w:rFonts w:ascii="Arial" w:hAnsi="Arial" w:cs="Arial"/>
            <w:sz w:val="24"/>
            <w:lang w:val="pt-BR"/>
            <w:rPrChange w:id="285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2852" w:author="Elias de Moraes Fernandes" w:date="2016-07-07T10:50:00Z">
          <w:r w:rsidRPr="00996951" w:rsidDel="0087328B">
            <w:rPr>
              <w:rFonts w:ascii="Arial" w:eastAsia="Calibri" w:hAnsi="Arial" w:cs="Arial"/>
              <w:sz w:val="24"/>
              <w:lang w:val="pt-BR"/>
              <w:rPrChange w:id="2853" w:author="Elias de Moraes Fernandes" w:date="2016-07-07T10:33:00Z">
                <w:rPr>
                  <w:sz w:val="24"/>
                  <w:lang w:val="pt-BR"/>
                </w:rPr>
              </w:rPrChange>
            </w:rPr>
            <w:delText>Se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54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55" w:author="Elias de Moraes Fernandes" w:date="2016-07-07T10:33:00Z">
                <w:rPr>
                  <w:sz w:val="24"/>
                  <w:lang w:val="pt-BR"/>
                </w:rPr>
              </w:rPrChange>
            </w:rPr>
            <w:delText>o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56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57" w:author="Elias de Moraes Fernandes" w:date="2016-07-07T10:33:00Z">
                <w:rPr>
                  <w:sz w:val="24"/>
                  <w:lang w:val="pt-BR"/>
                </w:rPr>
              </w:rPrChange>
            </w:rPr>
            <w:delText>jogador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58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59" w:author="Elias de Moraes Fernandes" w:date="2016-07-07T10:33:00Z">
                <w:rPr>
                  <w:sz w:val="24"/>
                  <w:lang w:val="pt-BR"/>
                </w:rPr>
              </w:rPrChange>
            </w:rPr>
            <w:delText>não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60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61" w:author="Elias de Moraes Fernandes" w:date="2016-07-07T10:33:00Z">
                <w:rPr>
                  <w:sz w:val="24"/>
                  <w:lang w:val="pt-BR"/>
                </w:rPr>
              </w:rPrChange>
            </w:rPr>
            <w:delText>perdeu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62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63" w:author="Elias de Moraes Fernandes" w:date="2016-07-07T10:33:00Z">
                <w:rPr>
                  <w:sz w:val="24"/>
                  <w:lang w:val="pt-BR"/>
                </w:rPr>
              </w:rPrChange>
            </w:rPr>
            <w:delText>vida,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64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65" w:author="Elias de Moraes Fernandes" w:date="2016-07-07T10:33:00Z">
                <w:rPr>
                  <w:sz w:val="24"/>
                  <w:lang w:val="pt-BR"/>
                </w:rPr>
              </w:rPrChange>
            </w:rPr>
            <w:delText>ele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66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Pr="00996951" w:rsidDel="0087328B">
            <w:rPr>
              <w:rFonts w:ascii="Arial" w:eastAsia="Calibri" w:hAnsi="Arial" w:cs="Arial"/>
              <w:sz w:val="24"/>
              <w:lang w:val="pt-BR"/>
              <w:rPrChange w:id="2867" w:author="Elias de Moraes Fernandes" w:date="2016-07-07T10:33:00Z">
                <w:rPr>
                  <w:sz w:val="24"/>
                  <w:lang w:val="pt-BR"/>
                </w:rPr>
              </w:rPrChange>
            </w:rPr>
            <w:delText>ganha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68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2869" w:author="Elias De Moraes Fernandes" w:date="2016-03-16T11:52:00Z">
        <w:del w:id="2870" w:author="Elias de Moraes Fernandes" w:date="2016-07-07T10:50:00Z">
          <w:r w:rsidR="00492CD9" w:rsidRPr="00996951" w:rsidDel="0087328B">
            <w:rPr>
              <w:rFonts w:ascii="Arial" w:hAnsi="Arial" w:cs="Arial"/>
              <w:b/>
              <w:sz w:val="24"/>
              <w:lang w:val="pt-BR"/>
              <w:rPrChange w:id="2871" w:author="Elias de Moraes Fernandes" w:date="2016-07-07T10:33:00Z">
                <w:rPr>
                  <w:sz w:val="24"/>
                  <w:lang w:val="pt-BR"/>
                </w:rPr>
              </w:rPrChange>
            </w:rPr>
            <w:delText>50</w:delText>
          </w:r>
        </w:del>
      </w:ins>
      <w:ins w:id="2872" w:author="Elias De Moraes Fernandes" w:date="2016-03-16T11:50:00Z">
        <w:del w:id="2873" w:author="Elias de Moraes Fernandes" w:date="2016-07-07T10:50:00Z">
          <w:r w:rsidRPr="00996951" w:rsidDel="0087328B">
            <w:rPr>
              <w:rFonts w:ascii="Arial" w:hAnsi="Arial" w:cs="Arial"/>
              <w:b/>
              <w:sz w:val="24"/>
              <w:lang w:val="pt-BR"/>
              <w:rPrChange w:id="2874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pontos</w:delText>
          </w:r>
          <w:r w:rsidRPr="00996951" w:rsidDel="0087328B">
            <w:rPr>
              <w:rFonts w:ascii="Arial" w:hAnsi="Arial" w:cs="Arial"/>
              <w:sz w:val="24"/>
              <w:lang w:val="pt-BR"/>
              <w:rPrChange w:id="2875" w:author="Elias de Moraes Fernandes" w:date="2016-07-07T10:33:00Z">
                <w:rPr>
                  <w:sz w:val="24"/>
                  <w:lang w:val="pt-BR"/>
                </w:rPr>
              </w:rPrChange>
            </w:rPr>
            <w:delText>.</w:delText>
          </w:r>
        </w:del>
      </w:ins>
      <w:ins w:id="2876" w:author="Elias de Moraes Fernandes" w:date="2016-07-07T10:50:00Z">
        <w:r w:rsidR="0087328B">
          <w:rPr>
            <w:rFonts w:ascii="Arial" w:hAnsi="Arial" w:cs="Arial"/>
            <w:sz w:val="24"/>
            <w:lang w:val="pt-BR"/>
          </w:rPr>
          <w:t>Se o jogador atingiu pontuaçã</w:t>
        </w:r>
        <w:r w:rsidR="00072913">
          <w:rPr>
            <w:rFonts w:ascii="Arial" w:hAnsi="Arial" w:cs="Arial"/>
            <w:sz w:val="24"/>
            <w:lang w:val="pt-BR"/>
          </w:rPr>
          <w:t>o no limite da pontuaç</w:t>
        </w:r>
      </w:ins>
      <w:ins w:id="2877" w:author="Elias de Moraes Fernandes" w:date="2016-07-07T10:51:00Z">
        <w:r w:rsidR="00072913">
          <w:rPr>
            <w:rFonts w:ascii="Arial" w:hAnsi="Arial" w:cs="Arial"/>
            <w:sz w:val="24"/>
            <w:lang w:val="pt-BR"/>
          </w:rPr>
          <w:t>ão, ele ganha pontos de acordo com o tempo que restou</w:t>
        </w:r>
      </w:ins>
      <w:ins w:id="2878" w:author="Elias de Moraes Fernandes" w:date="2016-07-07T10:52:00Z">
        <w:r w:rsidR="00072913">
          <w:rPr>
            <w:rFonts w:ascii="Arial" w:hAnsi="Arial" w:cs="Arial"/>
            <w:sz w:val="24"/>
            <w:lang w:val="pt-BR"/>
          </w:rPr>
          <w:t xml:space="preserve"> (estrelas)</w:t>
        </w:r>
      </w:ins>
      <w:ins w:id="2879" w:author="Elias de Moraes Fernandes" w:date="2016-07-07T10:51:00Z">
        <w:r w:rsidR="00072913">
          <w:rPr>
            <w:rFonts w:ascii="Arial" w:hAnsi="Arial" w:cs="Arial"/>
            <w:sz w:val="24"/>
            <w:lang w:val="pt-BR"/>
          </w:rPr>
          <w:t>.</w:t>
        </w:r>
      </w:ins>
    </w:p>
    <w:p w14:paraId="46CF651B" w14:textId="69D6FD42" w:rsidR="00341139" w:rsidRPr="00996951" w:rsidRDefault="00341139" w:rsidP="00341139">
      <w:pPr>
        <w:pStyle w:val="ListParagraph"/>
        <w:tabs>
          <w:tab w:val="left" w:pos="7672"/>
        </w:tabs>
        <w:ind w:firstLine="360"/>
        <w:rPr>
          <w:ins w:id="2880" w:author="Elias De Moraes Fernandes" w:date="2016-03-16T11:50:00Z"/>
          <w:rFonts w:ascii="Arial" w:hAnsi="Arial" w:cs="Arial"/>
          <w:sz w:val="24"/>
          <w:lang w:val="pt-BR"/>
          <w:rPrChange w:id="2881" w:author="Elias de Moraes Fernandes" w:date="2016-07-07T10:33:00Z">
            <w:rPr>
              <w:ins w:id="2882" w:author="Elias De Moraes Fernandes" w:date="2016-03-16T11:50:00Z"/>
              <w:sz w:val="24"/>
              <w:lang w:val="pt-BR"/>
            </w:rPr>
          </w:rPrChange>
        </w:rPr>
      </w:pPr>
      <w:ins w:id="2883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884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885" w:author="Elias De Moraes Fernandes" w:date="2016-03-16T12:33:00Z">
        <w:r w:rsidR="00C050CD" w:rsidRPr="00996951">
          <w:rPr>
            <w:rFonts w:ascii="Arial" w:hAnsi="Arial" w:cs="Arial"/>
            <w:sz w:val="24"/>
            <w:lang w:val="pt-BR"/>
            <w:rPrChange w:id="2886" w:author="Elias de Moraes Fernandes" w:date="2016-07-07T10:33:00Z">
              <w:rPr>
                <w:sz w:val="24"/>
                <w:lang w:val="pt-BR"/>
              </w:rPr>
            </w:rPrChange>
          </w:rPr>
          <w:t>1</w:t>
        </w:r>
      </w:ins>
      <w:ins w:id="2887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888" w:author="Elias de Moraes Fernandes" w:date="2016-07-07T10:33:00Z">
              <w:rPr>
                <w:sz w:val="24"/>
                <w:lang w:val="pt-BR"/>
              </w:rPr>
            </w:rPrChange>
          </w:rPr>
          <w:t>- Alimentar Corretamente [</w:t>
        </w:r>
      </w:ins>
      <w:ins w:id="2889" w:author="Elias De Moraes Fernandes" w:date="2016-03-16T11:55:00Z">
        <w:r w:rsidR="00492CD9" w:rsidRPr="00996951">
          <w:rPr>
            <w:rFonts w:ascii="Arial" w:hAnsi="Arial" w:cs="Arial"/>
            <w:b/>
            <w:sz w:val="24"/>
            <w:lang w:val="pt-BR"/>
            <w:rPrChange w:id="2890" w:author="Elias de Moraes Fernandes" w:date="2016-07-07T10:33:00Z">
              <w:rPr>
                <w:sz w:val="24"/>
                <w:lang w:val="pt-BR"/>
              </w:rPr>
            </w:rPrChange>
          </w:rPr>
          <w:t>100 pontos</w:t>
        </w:r>
      </w:ins>
      <w:ins w:id="2891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892" w:author="Elias de Moraes Fernandes" w:date="2016-07-07T10:33:00Z">
              <w:rPr>
                <w:sz w:val="24"/>
                <w:lang w:val="pt-BR"/>
              </w:rPr>
            </w:rPrChange>
          </w:rPr>
          <w:t>]</w:t>
        </w:r>
      </w:ins>
      <w:ins w:id="2893" w:author="Elias De Moraes Fernandes" w:date="2016-03-16T11:55:00Z">
        <w:r w:rsidR="00492CD9" w:rsidRPr="00996951">
          <w:rPr>
            <w:rFonts w:ascii="Arial" w:hAnsi="Arial" w:cs="Arial"/>
            <w:sz w:val="24"/>
            <w:lang w:val="pt-BR"/>
            <w:rPrChange w:id="289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492CD9" w:rsidRPr="00996951">
          <w:rPr>
            <w:rFonts w:ascii="Arial" w:hAnsi="Arial" w:cs="Arial"/>
            <w:color w:val="000000" w:themeColor="text1"/>
            <w:sz w:val="24"/>
            <w:lang w:val="pt-BR"/>
            <w:rPrChange w:id="2895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="00492CD9" w:rsidRPr="00996951">
          <w:rPr>
            <w:rFonts w:ascii="Arial" w:hAnsi="Arial" w:cs="Arial"/>
            <w:color w:val="C00000"/>
            <w:sz w:val="24"/>
            <w:lang w:val="pt-BR"/>
            <w:rPrChange w:id="2896" w:author="Elias de Moraes Fernandes" w:date="2016-07-07T10:33:00Z">
              <w:rPr>
                <w:sz w:val="24"/>
                <w:lang w:val="pt-BR"/>
              </w:rPr>
            </w:rPrChange>
          </w:rPr>
          <w:t>-10 pontos</w:t>
        </w:r>
        <w:r w:rsidR="00492CD9" w:rsidRPr="00996951">
          <w:rPr>
            <w:rFonts w:ascii="Arial" w:hAnsi="Arial" w:cs="Arial"/>
            <w:sz w:val="24"/>
            <w:lang w:val="pt-BR"/>
            <w:rPrChange w:id="2897" w:author="Elias de Moraes Fernandes" w:date="2016-07-07T10:33:00Z">
              <w:rPr>
                <w:sz w:val="24"/>
                <w:lang w:val="pt-BR"/>
              </w:rPr>
            </w:rPrChange>
          </w:rPr>
          <w:t xml:space="preserve"> para errada] - Desbloquear Bomba </w:t>
        </w:r>
        <w:r w:rsidR="00492CD9" w:rsidRPr="00996951">
          <w:rPr>
            <w:rFonts w:ascii="Arial" w:eastAsia="Calibri" w:hAnsi="Arial" w:cs="Arial"/>
            <w:sz w:val="24"/>
            <w:lang w:val="pt-BR"/>
            <w:rPrChange w:id="2898" w:author="Elias de Moraes Fernandes" w:date="2016-07-07T10:33:00Z">
              <w:rPr>
                <w:sz w:val="24"/>
                <w:lang w:val="pt-BR"/>
              </w:rPr>
            </w:rPrChange>
          </w:rPr>
          <w:t>Ácida</w:t>
        </w:r>
        <w:r w:rsidR="00492CD9" w:rsidRPr="00996951">
          <w:rPr>
            <w:rFonts w:ascii="Arial" w:hAnsi="Arial" w:cs="Arial"/>
            <w:sz w:val="24"/>
            <w:lang w:val="pt-BR"/>
            <w:rPrChange w:id="28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492CD9" w:rsidRPr="00996951">
          <w:rPr>
            <w:rFonts w:ascii="Arial" w:eastAsia="Calibri" w:hAnsi="Arial" w:cs="Arial"/>
            <w:sz w:val="24"/>
            <w:lang w:val="pt-BR"/>
            <w:rPrChange w:id="2900" w:author="Elias de Moraes Fernandes" w:date="2016-07-07T10:33:00Z">
              <w:rPr>
                <w:sz w:val="24"/>
                <w:lang w:val="pt-BR"/>
              </w:rPr>
            </w:rPrChange>
          </w:rPr>
          <w:t>(Limão)</w:t>
        </w:r>
      </w:ins>
    </w:p>
    <w:p w14:paraId="1D66A590" w14:textId="687CCCCF" w:rsidR="00341139" w:rsidRPr="00996951" w:rsidRDefault="00341139" w:rsidP="00341139">
      <w:pPr>
        <w:pStyle w:val="ListParagraph"/>
        <w:tabs>
          <w:tab w:val="left" w:pos="7672"/>
        </w:tabs>
        <w:ind w:firstLine="360"/>
        <w:rPr>
          <w:ins w:id="2901" w:author="Elias De Moraes Fernandes" w:date="2016-03-16T11:50:00Z"/>
          <w:rFonts w:ascii="Arial" w:hAnsi="Arial" w:cs="Arial"/>
          <w:sz w:val="24"/>
          <w:lang w:val="pt-BR"/>
          <w:rPrChange w:id="2902" w:author="Elias de Moraes Fernandes" w:date="2016-07-07T10:33:00Z">
            <w:rPr>
              <w:ins w:id="2903" w:author="Elias De Moraes Fernandes" w:date="2016-03-16T11:50:00Z"/>
              <w:sz w:val="24"/>
              <w:lang w:val="pt-BR"/>
            </w:rPr>
          </w:rPrChange>
        </w:rPr>
      </w:pPr>
      <w:ins w:id="2904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05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906" w:author="Elias De Moraes Fernandes" w:date="2016-03-16T12:33:00Z">
        <w:r w:rsidR="00C050CD" w:rsidRPr="00996951">
          <w:rPr>
            <w:rFonts w:ascii="Arial" w:hAnsi="Arial" w:cs="Arial"/>
            <w:sz w:val="24"/>
            <w:lang w:val="pt-BR"/>
            <w:rPrChange w:id="2907" w:author="Elias de Moraes Fernandes" w:date="2016-07-07T10:33:00Z">
              <w:rPr>
                <w:sz w:val="24"/>
                <w:lang w:val="pt-BR"/>
              </w:rPr>
            </w:rPrChange>
          </w:rPr>
          <w:t>2</w:t>
        </w:r>
      </w:ins>
      <w:ins w:id="2908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09" w:author="Elias de Moraes Fernandes" w:date="2016-07-07T10:33:00Z">
              <w:rPr>
                <w:sz w:val="24"/>
                <w:lang w:val="pt-BR"/>
              </w:rPr>
            </w:rPrChange>
          </w:rPr>
          <w:t xml:space="preserve"> - Quest</w:t>
        </w:r>
        <w:r w:rsidRPr="00996951">
          <w:rPr>
            <w:rFonts w:ascii="Arial" w:eastAsia="Calibri" w:hAnsi="Arial" w:cs="Arial"/>
            <w:sz w:val="24"/>
            <w:lang w:val="pt-BR"/>
            <w:rPrChange w:id="2910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29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12" w:author="Elias de Moraes Fernandes" w:date="2016-07-07T10:33:00Z">
              <w:rPr>
                <w:sz w:val="24"/>
                <w:lang w:val="pt-BR"/>
              </w:rPr>
            </w:rPrChange>
          </w:rPr>
          <w:t>Múltipla</w:t>
        </w:r>
        <w:r w:rsidRPr="00996951">
          <w:rPr>
            <w:rFonts w:ascii="Arial" w:hAnsi="Arial" w:cs="Arial"/>
            <w:sz w:val="24"/>
            <w:lang w:val="pt-BR"/>
            <w:rPrChange w:id="291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2914" w:author="Elias De Moraes Fernandes" w:date="2016-03-16T11:52:00Z">
        <w:r w:rsidR="00492CD9" w:rsidRPr="00996951">
          <w:rPr>
            <w:rFonts w:ascii="Arial" w:hAnsi="Arial" w:cs="Arial"/>
            <w:sz w:val="24"/>
            <w:lang w:val="pt-BR"/>
            <w:rPrChange w:id="2915" w:author="Elias de Moraes Fernandes" w:date="2016-07-07T10:33:00Z">
              <w:rPr>
                <w:sz w:val="24"/>
                <w:lang w:val="pt-BR"/>
              </w:rPr>
            </w:rPrChange>
          </w:rPr>
          <w:t>Escolha [</w:t>
        </w:r>
      </w:ins>
      <w:ins w:id="2916" w:author="Elias De Moraes Fernandes" w:date="2016-03-16T11:50:00Z">
        <w:r w:rsidRPr="00996951">
          <w:rPr>
            <w:rFonts w:ascii="Arial" w:hAnsi="Arial" w:cs="Arial"/>
            <w:b/>
            <w:sz w:val="24"/>
            <w:lang w:val="pt-BR"/>
            <w:rPrChange w:id="2917" w:author="Elias de Moraes Fernandes" w:date="2016-07-07T10:33:00Z">
              <w:rPr>
                <w:sz w:val="24"/>
                <w:lang w:val="pt-BR"/>
              </w:rPr>
            </w:rPrChange>
          </w:rPr>
          <w:t>150 pontos extra pra certo</w:t>
        </w:r>
        <w:r w:rsidRPr="00996951">
          <w:rPr>
            <w:rFonts w:ascii="Arial" w:hAnsi="Arial" w:cs="Arial"/>
            <w:sz w:val="24"/>
            <w:lang w:val="pt-BR"/>
            <w:rPrChange w:id="2918" w:author="Elias de Moraes Fernandes" w:date="2016-07-07T10:33:00Z">
              <w:rPr>
                <w:sz w:val="24"/>
                <w:lang w:val="pt-BR"/>
              </w:rPr>
            </w:rPrChange>
          </w:rPr>
          <w:t xml:space="preserve">] </w:t>
        </w:r>
        <w:r w:rsidRPr="00996951">
          <w:rPr>
            <w:rFonts w:ascii="Arial" w:hAnsi="Arial" w:cs="Arial"/>
            <w:color w:val="000000" w:themeColor="text1"/>
            <w:sz w:val="24"/>
            <w:lang w:val="pt-BR"/>
            <w:rPrChange w:id="2919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Pr="00996951">
          <w:rPr>
            <w:rFonts w:ascii="Arial" w:hAnsi="Arial" w:cs="Arial"/>
            <w:color w:val="C00000"/>
            <w:sz w:val="24"/>
            <w:lang w:val="pt-BR"/>
            <w:rPrChange w:id="2920" w:author="Elias de Moraes Fernandes" w:date="2016-07-07T10:33:00Z">
              <w:rPr>
                <w:sz w:val="24"/>
                <w:lang w:val="pt-BR"/>
              </w:rPr>
            </w:rPrChange>
          </w:rPr>
          <w:t xml:space="preserve">-15 pontos </w:t>
        </w:r>
        <w:r w:rsidRPr="00996951">
          <w:rPr>
            <w:rFonts w:ascii="Arial" w:hAnsi="Arial" w:cs="Arial"/>
            <w:sz w:val="24"/>
            <w:lang w:val="pt-BR"/>
            <w:rPrChange w:id="2921" w:author="Elias de Moraes Fernandes" w:date="2016-07-07T10:33:00Z">
              <w:rPr>
                <w:sz w:val="24"/>
                <w:lang w:val="pt-BR"/>
              </w:rPr>
            </w:rPrChange>
          </w:rPr>
          <w:t>para errada]</w:t>
        </w:r>
      </w:ins>
      <w:ins w:id="2922" w:author="Elias De Moraes Fernandes" w:date="2016-03-16T11:55:00Z">
        <w:r w:rsidR="00492CD9" w:rsidRPr="00996951">
          <w:rPr>
            <w:rFonts w:ascii="Arial" w:hAnsi="Arial" w:cs="Arial"/>
            <w:sz w:val="24"/>
            <w:lang w:val="pt-BR"/>
            <w:rPrChange w:id="2923" w:author="Elias de Moraes Fernandes" w:date="2016-07-07T10:33:00Z">
              <w:rPr>
                <w:sz w:val="24"/>
                <w:lang w:val="pt-BR"/>
              </w:rPr>
            </w:rPrChange>
          </w:rPr>
          <w:t xml:space="preserve"> - Desbloquear Carv</w:t>
        </w:r>
        <w:r w:rsidR="00492CD9" w:rsidRPr="00996951">
          <w:rPr>
            <w:rFonts w:ascii="Arial" w:eastAsia="Calibri" w:hAnsi="Arial" w:cs="Arial"/>
            <w:sz w:val="24"/>
            <w:lang w:val="pt-BR"/>
            <w:rPrChange w:id="2924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492CD9" w:rsidRPr="00996951">
          <w:rPr>
            <w:rFonts w:ascii="Arial" w:hAnsi="Arial" w:cs="Arial"/>
            <w:sz w:val="24"/>
            <w:lang w:val="pt-BR"/>
            <w:rPrChange w:id="292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492CD9" w:rsidRPr="00996951">
          <w:rPr>
            <w:rFonts w:ascii="Arial" w:eastAsia="Calibri" w:hAnsi="Arial" w:cs="Arial"/>
            <w:sz w:val="24"/>
            <w:lang w:val="pt-BR"/>
            <w:rPrChange w:id="2926" w:author="Elias de Moraes Fernandes" w:date="2016-07-07T10:33:00Z">
              <w:rPr>
                <w:sz w:val="24"/>
                <w:lang w:val="pt-BR"/>
              </w:rPr>
            </w:rPrChange>
          </w:rPr>
          <w:t>Moído</w:t>
        </w:r>
      </w:ins>
    </w:p>
    <w:p w14:paraId="05EA363F" w14:textId="63873D0E" w:rsidR="00341139" w:rsidRPr="00996951" w:rsidRDefault="00341139" w:rsidP="00341139">
      <w:pPr>
        <w:pStyle w:val="ListParagraph"/>
        <w:tabs>
          <w:tab w:val="left" w:pos="7672"/>
        </w:tabs>
        <w:ind w:firstLine="360"/>
        <w:rPr>
          <w:ins w:id="2927" w:author="Elias De Moraes Fernandes" w:date="2016-03-16T11:50:00Z"/>
          <w:rFonts w:ascii="Arial" w:hAnsi="Arial" w:cs="Arial"/>
          <w:sz w:val="24"/>
          <w:lang w:val="pt-BR"/>
          <w:rPrChange w:id="2928" w:author="Elias de Moraes Fernandes" w:date="2016-07-07T10:33:00Z">
            <w:rPr>
              <w:ins w:id="2929" w:author="Elias De Moraes Fernandes" w:date="2016-03-16T11:50:00Z"/>
              <w:sz w:val="24"/>
              <w:lang w:val="pt-BR"/>
            </w:rPr>
          </w:rPrChange>
        </w:rPr>
      </w:pPr>
      <w:ins w:id="2930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31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932" w:author="Elias De Moraes Fernandes" w:date="2016-03-16T12:33:00Z">
        <w:r w:rsidR="00C050CD" w:rsidRPr="00996951">
          <w:rPr>
            <w:rFonts w:ascii="Arial" w:hAnsi="Arial" w:cs="Arial"/>
            <w:sz w:val="24"/>
            <w:lang w:val="pt-BR"/>
            <w:rPrChange w:id="2933" w:author="Elias de Moraes Fernandes" w:date="2016-07-07T10:33:00Z">
              <w:rPr>
                <w:sz w:val="24"/>
                <w:lang w:val="pt-BR"/>
              </w:rPr>
            </w:rPrChange>
          </w:rPr>
          <w:t>3</w:t>
        </w:r>
      </w:ins>
      <w:ins w:id="2934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35" w:author="Elias de Moraes Fernandes" w:date="2016-07-07T10:33:00Z">
              <w:rPr>
                <w:sz w:val="24"/>
                <w:lang w:val="pt-BR"/>
              </w:rPr>
            </w:rPrChange>
          </w:rPr>
          <w:t xml:space="preserve"> - Quest</w:t>
        </w:r>
        <w:r w:rsidRPr="00996951">
          <w:rPr>
            <w:rFonts w:ascii="Arial" w:eastAsia="Calibri" w:hAnsi="Arial" w:cs="Arial"/>
            <w:sz w:val="24"/>
            <w:lang w:val="pt-BR"/>
            <w:rPrChange w:id="2936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293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38" w:author="Elias de Moraes Fernandes" w:date="2016-07-07T10:33:00Z">
              <w:rPr>
                <w:sz w:val="24"/>
                <w:lang w:val="pt-BR"/>
              </w:rPr>
            </w:rPrChange>
          </w:rPr>
          <w:t>Múltipla</w:t>
        </w:r>
        <w:r w:rsidRPr="00996951">
          <w:rPr>
            <w:rFonts w:ascii="Arial" w:hAnsi="Arial" w:cs="Arial"/>
            <w:sz w:val="24"/>
            <w:lang w:val="pt-BR"/>
            <w:rPrChange w:id="293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40" w:author="Elias de Moraes Fernandes" w:date="2016-07-07T10:33:00Z">
              <w:rPr>
                <w:sz w:val="24"/>
                <w:lang w:val="pt-BR"/>
              </w:rPr>
            </w:rPrChange>
          </w:rPr>
          <w:t>Escolha</w:t>
        </w:r>
        <w:r w:rsidRPr="00996951">
          <w:rPr>
            <w:rFonts w:ascii="Arial" w:hAnsi="Arial" w:cs="Arial"/>
            <w:sz w:val="24"/>
            <w:lang w:val="pt-BR"/>
            <w:rPrChange w:id="294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42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Pr="00996951">
          <w:rPr>
            <w:rFonts w:ascii="Arial" w:hAnsi="Arial" w:cs="Arial"/>
            <w:b/>
            <w:sz w:val="24"/>
            <w:lang w:val="pt-BR"/>
            <w:rPrChange w:id="2943" w:author="Elias de Moraes Fernandes" w:date="2016-07-07T10:33:00Z">
              <w:rPr>
                <w:sz w:val="24"/>
                <w:lang w:val="pt-BR"/>
              </w:rPr>
            </w:rPrChange>
          </w:rPr>
          <w:t>300 pontos extra pra certo</w:t>
        </w:r>
        <w:r w:rsidRPr="00996951">
          <w:rPr>
            <w:rFonts w:ascii="Arial" w:hAnsi="Arial" w:cs="Arial"/>
            <w:sz w:val="24"/>
            <w:lang w:val="pt-BR"/>
            <w:rPrChange w:id="2944" w:author="Elias de Moraes Fernandes" w:date="2016-07-07T10:33:00Z">
              <w:rPr>
                <w:sz w:val="24"/>
                <w:lang w:val="pt-BR"/>
              </w:rPr>
            </w:rPrChange>
          </w:rPr>
          <w:t xml:space="preserve">] </w:t>
        </w:r>
        <w:r w:rsidRPr="00996951">
          <w:rPr>
            <w:rFonts w:ascii="Arial" w:hAnsi="Arial" w:cs="Arial"/>
            <w:color w:val="000000" w:themeColor="text1"/>
            <w:sz w:val="24"/>
            <w:lang w:val="pt-BR"/>
            <w:rPrChange w:id="2945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Pr="00996951">
          <w:rPr>
            <w:rFonts w:ascii="Arial" w:hAnsi="Arial" w:cs="Arial"/>
            <w:color w:val="C00000"/>
            <w:sz w:val="24"/>
            <w:lang w:val="pt-BR"/>
            <w:rPrChange w:id="2946" w:author="Elias de Moraes Fernandes" w:date="2016-07-07T10:33:00Z">
              <w:rPr>
                <w:sz w:val="24"/>
                <w:lang w:val="pt-BR"/>
              </w:rPr>
            </w:rPrChange>
          </w:rPr>
          <w:t xml:space="preserve">-30 pontos </w:t>
        </w:r>
        <w:r w:rsidRPr="00996951">
          <w:rPr>
            <w:rFonts w:ascii="Arial" w:hAnsi="Arial" w:cs="Arial"/>
            <w:sz w:val="24"/>
            <w:lang w:val="pt-BR"/>
            <w:rPrChange w:id="2947" w:author="Elias de Moraes Fernandes" w:date="2016-07-07T10:33:00Z">
              <w:rPr>
                <w:sz w:val="24"/>
                <w:lang w:val="pt-BR"/>
              </w:rPr>
            </w:rPrChange>
          </w:rPr>
          <w:t>para errada]</w:t>
        </w:r>
      </w:ins>
      <w:ins w:id="2948" w:author="Elias De Moraes Fernandes" w:date="2016-03-16T11:55:00Z">
        <w:r w:rsidR="00492CD9" w:rsidRPr="00996951">
          <w:rPr>
            <w:rFonts w:ascii="Arial" w:hAnsi="Arial" w:cs="Arial"/>
            <w:sz w:val="24"/>
            <w:lang w:val="pt-BR"/>
            <w:rPrChange w:id="2949" w:author="Elias de Moraes Fernandes" w:date="2016-07-07T10:33:00Z">
              <w:rPr>
                <w:sz w:val="24"/>
                <w:lang w:val="pt-BR"/>
              </w:rPr>
            </w:rPrChange>
          </w:rPr>
          <w:t xml:space="preserve"> - Desbloquear Borro de Caf</w:t>
        </w:r>
        <w:r w:rsidR="00492CD9" w:rsidRPr="00996951">
          <w:rPr>
            <w:rFonts w:ascii="Arial" w:eastAsia="Calibri" w:hAnsi="Arial" w:cs="Arial"/>
            <w:sz w:val="24"/>
            <w:lang w:val="pt-BR"/>
            <w:rPrChange w:id="2950" w:author="Elias de Moraes Fernandes" w:date="2016-07-07T10:33:00Z">
              <w:rPr>
                <w:sz w:val="24"/>
                <w:lang w:val="pt-BR"/>
              </w:rPr>
            </w:rPrChange>
          </w:rPr>
          <w:t>é</w:t>
        </w:r>
      </w:ins>
    </w:p>
    <w:p w14:paraId="1B050082" w14:textId="287FDC3C" w:rsidR="00341139" w:rsidRPr="00996951" w:rsidRDefault="00341139">
      <w:pPr>
        <w:pStyle w:val="ListParagraph"/>
        <w:tabs>
          <w:tab w:val="left" w:pos="7672"/>
        </w:tabs>
        <w:ind w:left="709" w:firstLine="360"/>
        <w:rPr>
          <w:ins w:id="2951" w:author="Elias De Moraes Fernandes" w:date="2016-03-16T11:49:00Z"/>
          <w:rFonts w:ascii="Arial" w:hAnsi="Arial" w:cs="Arial"/>
          <w:sz w:val="24"/>
          <w:lang w:val="pt-BR"/>
          <w:rPrChange w:id="2952" w:author="Elias de Moraes Fernandes" w:date="2016-07-07T10:33:00Z">
            <w:rPr>
              <w:ins w:id="2953" w:author="Elias De Moraes Fernandes" w:date="2016-03-16T11:49:00Z"/>
              <w:sz w:val="24"/>
              <w:lang w:val="pt-BR"/>
            </w:rPr>
          </w:rPrChange>
        </w:rPr>
        <w:pPrChange w:id="2954" w:author="Elias De Moraes Fernandes" w:date="2016-03-16T11:5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955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56" w:author="Elias de Moraes Fernandes" w:date="2016-07-07T10:33:00Z">
              <w:rPr>
                <w:sz w:val="24"/>
                <w:lang w:val="pt-BR"/>
              </w:rPr>
            </w:rPrChange>
          </w:rPr>
          <w:t xml:space="preserve">Fase </w:t>
        </w:r>
      </w:ins>
      <w:ins w:id="2957" w:author="Elias De Moraes Fernandes" w:date="2016-03-16T12:33:00Z">
        <w:r w:rsidR="00C050CD" w:rsidRPr="00996951">
          <w:rPr>
            <w:rFonts w:ascii="Arial" w:hAnsi="Arial" w:cs="Arial"/>
            <w:sz w:val="24"/>
            <w:lang w:val="pt-BR"/>
            <w:rPrChange w:id="2958" w:author="Elias de Moraes Fernandes" w:date="2016-07-07T10:33:00Z">
              <w:rPr>
                <w:sz w:val="24"/>
                <w:lang w:val="pt-BR"/>
              </w:rPr>
            </w:rPrChange>
          </w:rPr>
          <w:t>4</w:t>
        </w:r>
      </w:ins>
      <w:ins w:id="2959" w:author="Elias De Moraes Fernandes" w:date="2016-03-16T11:50:00Z">
        <w:r w:rsidRPr="00996951">
          <w:rPr>
            <w:rFonts w:ascii="Arial" w:hAnsi="Arial" w:cs="Arial"/>
            <w:sz w:val="24"/>
            <w:lang w:val="pt-BR"/>
            <w:rPrChange w:id="2960" w:author="Elias de Moraes Fernandes" w:date="2016-07-07T10:33:00Z">
              <w:rPr>
                <w:sz w:val="24"/>
                <w:lang w:val="pt-BR"/>
              </w:rPr>
            </w:rPrChange>
          </w:rPr>
          <w:t xml:space="preserve"> - Quest</w:t>
        </w:r>
        <w:r w:rsidRPr="00996951">
          <w:rPr>
            <w:rFonts w:ascii="Arial" w:eastAsia="Calibri" w:hAnsi="Arial" w:cs="Arial"/>
            <w:sz w:val="24"/>
            <w:lang w:val="pt-BR"/>
            <w:rPrChange w:id="2961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296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63" w:author="Elias de Moraes Fernandes" w:date="2016-07-07T10:33:00Z">
              <w:rPr>
                <w:sz w:val="24"/>
                <w:lang w:val="pt-BR"/>
              </w:rPr>
            </w:rPrChange>
          </w:rPr>
          <w:t>Múltipla</w:t>
        </w:r>
        <w:r w:rsidRPr="00996951">
          <w:rPr>
            <w:rFonts w:ascii="Arial" w:hAnsi="Arial" w:cs="Arial"/>
            <w:sz w:val="24"/>
            <w:lang w:val="pt-BR"/>
            <w:rPrChange w:id="296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65" w:author="Elias de Moraes Fernandes" w:date="2016-07-07T10:33:00Z">
              <w:rPr>
                <w:sz w:val="24"/>
                <w:lang w:val="pt-BR"/>
              </w:rPr>
            </w:rPrChange>
          </w:rPr>
          <w:t>Escolha</w:t>
        </w:r>
        <w:r w:rsidRPr="00996951">
          <w:rPr>
            <w:rFonts w:ascii="Arial" w:hAnsi="Arial" w:cs="Arial"/>
            <w:sz w:val="24"/>
            <w:lang w:val="pt-BR"/>
            <w:rPrChange w:id="296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2967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Pr="00996951">
          <w:rPr>
            <w:rFonts w:ascii="Arial" w:hAnsi="Arial" w:cs="Arial"/>
            <w:b/>
            <w:sz w:val="24"/>
            <w:lang w:val="pt-BR"/>
            <w:rPrChange w:id="2968" w:author="Elias de Moraes Fernandes" w:date="2016-07-07T10:33:00Z">
              <w:rPr>
                <w:sz w:val="24"/>
                <w:lang w:val="pt-BR"/>
              </w:rPr>
            </w:rPrChange>
          </w:rPr>
          <w:t>450 pontos extra pra certo</w:t>
        </w:r>
        <w:r w:rsidRPr="00996951">
          <w:rPr>
            <w:rFonts w:ascii="Arial" w:hAnsi="Arial" w:cs="Arial"/>
            <w:sz w:val="24"/>
            <w:lang w:val="pt-BR"/>
            <w:rPrChange w:id="2969" w:author="Elias de Moraes Fernandes" w:date="2016-07-07T10:33:00Z">
              <w:rPr>
                <w:sz w:val="24"/>
                <w:lang w:val="pt-BR"/>
              </w:rPr>
            </w:rPrChange>
          </w:rPr>
          <w:t xml:space="preserve">] </w:t>
        </w:r>
        <w:r w:rsidRPr="00996951">
          <w:rPr>
            <w:rFonts w:ascii="Arial" w:hAnsi="Arial" w:cs="Arial"/>
            <w:color w:val="000000" w:themeColor="text1"/>
            <w:sz w:val="24"/>
            <w:lang w:val="pt-BR"/>
            <w:rPrChange w:id="2970" w:author="Elias de Moraes Fernandes" w:date="2016-07-07T10:33:00Z">
              <w:rPr>
                <w:sz w:val="24"/>
                <w:lang w:val="pt-BR"/>
              </w:rPr>
            </w:rPrChange>
          </w:rPr>
          <w:t>[</w:t>
        </w:r>
        <w:r w:rsidRPr="00996951">
          <w:rPr>
            <w:rFonts w:ascii="Arial" w:hAnsi="Arial" w:cs="Arial"/>
            <w:color w:val="C00000"/>
            <w:sz w:val="24"/>
            <w:lang w:val="pt-BR"/>
            <w:rPrChange w:id="2971" w:author="Elias de Moraes Fernandes" w:date="2016-07-07T10:33:00Z">
              <w:rPr>
                <w:sz w:val="24"/>
                <w:lang w:val="pt-BR"/>
              </w:rPr>
            </w:rPrChange>
          </w:rPr>
          <w:t xml:space="preserve">-45 pontos </w:t>
        </w:r>
        <w:r w:rsidRPr="00996951">
          <w:rPr>
            <w:rFonts w:ascii="Arial" w:hAnsi="Arial" w:cs="Arial"/>
            <w:sz w:val="24"/>
            <w:lang w:val="pt-BR"/>
            <w:rPrChange w:id="2972" w:author="Elias de Moraes Fernandes" w:date="2016-07-07T10:33:00Z">
              <w:rPr>
                <w:sz w:val="24"/>
                <w:lang w:val="pt-BR"/>
              </w:rPr>
            </w:rPrChange>
          </w:rPr>
          <w:t>para errada]</w:t>
        </w:r>
      </w:ins>
      <w:bookmarkStart w:id="2973" w:name="_GoBack"/>
      <w:bookmarkEnd w:id="2973"/>
    </w:p>
    <w:p w14:paraId="2C111022" w14:textId="38A1E200" w:rsidR="00D53E06" w:rsidRPr="00996951" w:rsidDel="00375A11" w:rsidRDefault="00D53E06" w:rsidP="007C6837">
      <w:pPr>
        <w:pStyle w:val="ListParagraph"/>
        <w:tabs>
          <w:tab w:val="left" w:pos="7672"/>
        </w:tabs>
        <w:ind w:left="0" w:firstLine="360"/>
        <w:rPr>
          <w:del w:id="2974" w:author="Elias De Moraes Fernandes" w:date="2016-07-06T09:35:00Z"/>
          <w:rFonts w:ascii="Arial" w:hAnsi="Arial" w:cs="Arial"/>
          <w:sz w:val="24"/>
          <w:lang w:val="pt-BR"/>
          <w:rPrChange w:id="2975" w:author="Elias de Moraes Fernandes" w:date="2016-07-07T10:33:00Z">
            <w:rPr>
              <w:del w:id="2976" w:author="Elias De Moraes Fernandes" w:date="2016-07-06T09:35:00Z"/>
              <w:sz w:val="24"/>
              <w:lang w:val="pt-BR"/>
            </w:rPr>
          </w:rPrChange>
        </w:rPr>
      </w:pPr>
      <w:del w:id="2977" w:author="Elias De Moraes Fernandes" w:date="2016-07-06T09:35:00Z">
        <w:r w:rsidRPr="00996951" w:rsidDel="00375A11">
          <w:rPr>
            <w:rFonts w:ascii="Arial" w:hAnsi="Arial" w:cs="Arial"/>
            <w:sz w:val="24"/>
            <w:lang w:val="pt-BR"/>
            <w:rPrChange w:id="2978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  <w:r w:rsidRPr="00996951" w:rsidDel="00375A11">
          <w:rPr>
            <w:rFonts w:ascii="Arial" w:eastAsia="Calibri" w:hAnsi="Arial" w:cs="Arial"/>
            <w:sz w:val="24"/>
            <w:lang w:val="pt-BR"/>
            <w:rPrChange w:id="2979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375A11">
          <w:rPr>
            <w:rFonts w:ascii="Arial" w:hAnsi="Arial" w:cs="Arial"/>
            <w:sz w:val="24"/>
            <w:lang w:val="pt-BR"/>
            <w:rPrChange w:id="29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72DFE8D0" w14:textId="3567DB43" w:rsidR="00816B9F" w:rsidRPr="00996951" w:rsidDel="00375A11" w:rsidRDefault="00816B9F" w:rsidP="00C535C6">
      <w:pPr>
        <w:pStyle w:val="ListParagraph"/>
        <w:tabs>
          <w:tab w:val="left" w:pos="7672"/>
        </w:tabs>
        <w:ind w:left="0" w:firstLine="360"/>
        <w:rPr>
          <w:ins w:id="2981" w:author="Elias De Moraes Fernandes" w:date="2016-03-16T11:48:00Z"/>
          <w:del w:id="2982" w:author="Elias De Moraes Fernandes" w:date="2016-07-06T09:35:00Z"/>
          <w:rFonts w:ascii="Arial" w:hAnsi="Arial" w:cs="Arial"/>
          <w:sz w:val="24"/>
          <w:lang w:val="pt-BR"/>
          <w:rPrChange w:id="2983" w:author="Elias de Moraes Fernandes" w:date="2016-07-07T10:33:00Z">
            <w:rPr>
              <w:ins w:id="2984" w:author="Elias De Moraes Fernandes" w:date="2016-03-16T11:48:00Z"/>
              <w:del w:id="2985" w:author="Elias De Moraes Fernandes" w:date="2016-07-06T09:35:00Z"/>
              <w:sz w:val="24"/>
              <w:lang w:val="pt-BR"/>
            </w:rPr>
          </w:rPrChange>
        </w:rPr>
      </w:pPr>
    </w:p>
    <w:p w14:paraId="3ACB29C1" w14:textId="19CDBC4F" w:rsidR="00D53E06" w:rsidRPr="00996951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986" w:author="Elias De Moraes Fernandes" w:date="2016-03-16T11:48:00Z"/>
          <w:rFonts w:ascii="Arial" w:hAnsi="Arial" w:cs="Arial"/>
          <w:sz w:val="24"/>
          <w:lang w:val="pt-BR"/>
          <w:rPrChange w:id="2987" w:author="Elias de Moraes Fernandes" w:date="2016-07-07T10:33:00Z">
            <w:rPr>
              <w:del w:id="2988" w:author="Elias De Moraes Fernandes" w:date="2016-03-16T11:48:00Z"/>
              <w:sz w:val="24"/>
              <w:lang w:val="pt-BR"/>
            </w:rPr>
          </w:rPrChange>
        </w:rPr>
      </w:pPr>
      <w:del w:id="2989" w:author="Elias De Moraes Fernandes" w:date="2016-03-16T11:48:00Z">
        <w:r w:rsidRPr="00996951" w:rsidDel="00816B9F">
          <w:rPr>
            <w:rFonts w:ascii="Arial" w:hAnsi="Arial" w:cs="Arial"/>
            <w:sz w:val="24"/>
            <w:lang w:val="pt-BR"/>
            <w:rPrChange w:id="2990" w:author="Elias de Moraes Fernandes" w:date="2016-07-07T10:33:00Z">
              <w:rPr>
                <w:sz w:val="24"/>
                <w:lang w:val="pt-BR"/>
              </w:rPr>
            </w:rPrChange>
          </w:rPr>
          <w:delText xml:space="preserve">- </w:delText>
        </w:r>
        <w:r w:rsidR="00F4671F" w:rsidRPr="00996951" w:rsidDel="00816B9F">
          <w:rPr>
            <w:rFonts w:ascii="Arial" w:hAnsi="Arial" w:cs="Arial"/>
            <w:sz w:val="24"/>
            <w:lang w:val="pt-BR"/>
            <w:rPrChange w:id="2991" w:author="Elias de Moraes Fernandes" w:date="2016-07-07T10:33:00Z">
              <w:rPr>
                <w:sz w:val="24"/>
                <w:lang w:val="pt-BR"/>
              </w:rPr>
            </w:rPrChange>
          </w:rPr>
          <w:delText>N</w:delText>
        </w:r>
        <w:r w:rsidRPr="00996951" w:rsidDel="00816B9F">
          <w:rPr>
            <w:rFonts w:ascii="Arial" w:hAnsi="Arial" w:cs="Arial"/>
            <w:sz w:val="24"/>
            <w:lang w:val="pt-BR"/>
            <w:rPrChange w:id="2992" w:author="Elias de Moraes Fernandes" w:date="2016-07-07T10:33:00Z">
              <w:rPr>
                <w:sz w:val="24"/>
                <w:lang w:val="pt-BR"/>
              </w:rPr>
            </w:rPrChange>
          </w:rPr>
          <w:delText>ovos alimentos inseridos na caixa. Com isso, tem mais poder de escolha para ficar forte</w:delText>
        </w:r>
      </w:del>
    </w:p>
    <w:p w14:paraId="5EA901BD" w14:textId="393D6B23" w:rsidR="00D53E06" w:rsidRPr="00996951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993" w:author="Elias De Moraes Fernandes" w:date="2016-03-16T11:48:00Z"/>
          <w:rFonts w:ascii="Arial" w:hAnsi="Arial" w:cs="Arial"/>
          <w:sz w:val="24"/>
          <w:lang w:val="pt-BR"/>
          <w:rPrChange w:id="2994" w:author="Elias de Moraes Fernandes" w:date="2016-07-07T10:33:00Z">
            <w:rPr>
              <w:del w:id="2995" w:author="Elias De Moraes Fernandes" w:date="2016-03-16T11:48:00Z"/>
              <w:sz w:val="24"/>
              <w:lang w:val="pt-BR"/>
            </w:rPr>
          </w:rPrChange>
        </w:rPr>
      </w:pPr>
      <w:del w:id="2996" w:author="Elias De Moraes Fernandes" w:date="2016-03-16T11:48:00Z">
        <w:r w:rsidRPr="00996951" w:rsidDel="00816B9F">
          <w:rPr>
            <w:rFonts w:ascii="Arial" w:hAnsi="Arial" w:cs="Arial"/>
            <w:sz w:val="24"/>
            <w:lang w:val="pt-BR"/>
            <w:rPrChange w:id="2997" w:author="Elias de Moraes Fernandes" w:date="2016-07-07T10:33:00Z">
              <w:rPr>
                <w:sz w:val="24"/>
                <w:lang w:val="pt-BR"/>
              </w:rPr>
            </w:rPrChange>
          </w:rPr>
          <w:delText xml:space="preserve">- </w:delText>
        </w:r>
        <w:r w:rsidR="00F4671F" w:rsidRPr="00996951" w:rsidDel="00816B9F">
          <w:rPr>
            <w:rFonts w:ascii="Arial" w:hAnsi="Arial" w:cs="Arial"/>
            <w:sz w:val="24"/>
            <w:lang w:val="pt-BR"/>
            <w:rPrChange w:id="2998" w:author="Elias de Moraes Fernandes" w:date="2016-07-07T10:33:00Z">
              <w:rPr>
                <w:sz w:val="24"/>
                <w:lang w:val="pt-BR"/>
              </w:rPr>
            </w:rPrChange>
          </w:rPr>
          <w:delText>D</w:delText>
        </w:r>
        <w:r w:rsidRPr="00996951" w:rsidDel="00816B9F">
          <w:rPr>
            <w:rFonts w:ascii="Arial" w:hAnsi="Arial" w:cs="Arial"/>
            <w:sz w:val="24"/>
            <w:lang w:val="pt-BR"/>
            <w:rPrChange w:id="2999" w:author="Elias de Moraes Fernandes" w:date="2016-07-07T10:33:00Z">
              <w:rPr>
                <w:sz w:val="24"/>
                <w:lang w:val="pt-BR"/>
              </w:rPr>
            </w:rPrChange>
          </w:rPr>
          <w:delText>obro da pontua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00" w:author="Elias de Moraes Fernandes" w:date="2016-07-07T10:33:00Z">
              <w:rPr>
                <w:sz w:val="24"/>
                <w:lang w:val="pt-BR"/>
              </w:rPr>
            </w:rPrChange>
          </w:rPr>
          <w:delText>ção</w:delText>
        </w:r>
        <w:r w:rsidRPr="00996951" w:rsidDel="00816B9F">
          <w:rPr>
            <w:rFonts w:ascii="Arial" w:hAnsi="Arial" w:cs="Arial"/>
            <w:sz w:val="24"/>
            <w:lang w:val="pt-BR"/>
            <w:rPrChange w:id="30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02" w:author="Elias de Moraes Fernandes" w:date="2016-07-07T10:33:00Z">
              <w:rPr>
                <w:sz w:val="24"/>
                <w:lang w:val="pt-BR"/>
              </w:rPr>
            </w:rPrChange>
          </w:rPr>
          <w:delText>se</w:delText>
        </w:r>
        <w:r w:rsidRPr="00996951" w:rsidDel="00816B9F">
          <w:rPr>
            <w:rFonts w:ascii="Arial" w:hAnsi="Arial" w:cs="Arial"/>
            <w:sz w:val="24"/>
            <w:lang w:val="pt-BR"/>
            <w:rPrChange w:id="300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04" w:author="Elias de Moraes Fernandes" w:date="2016-07-07T10:33:00Z">
              <w:rPr>
                <w:sz w:val="24"/>
                <w:lang w:val="pt-BR"/>
              </w:rPr>
            </w:rPrChange>
          </w:rPr>
          <w:delText>não</w:delText>
        </w:r>
        <w:r w:rsidRPr="00996951" w:rsidDel="00816B9F">
          <w:rPr>
            <w:rFonts w:ascii="Arial" w:hAnsi="Arial" w:cs="Arial"/>
            <w:sz w:val="24"/>
            <w:lang w:val="pt-BR"/>
            <w:rPrChange w:id="30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06" w:author="Elias de Moraes Fernandes" w:date="2016-07-07T10:33:00Z">
              <w:rPr>
                <w:sz w:val="24"/>
                <w:lang w:val="pt-BR"/>
              </w:rPr>
            </w:rPrChange>
          </w:rPr>
          <w:delText>perder</w:delText>
        </w:r>
        <w:r w:rsidRPr="00996951" w:rsidDel="00816B9F">
          <w:rPr>
            <w:rFonts w:ascii="Arial" w:hAnsi="Arial" w:cs="Arial"/>
            <w:sz w:val="24"/>
            <w:lang w:val="pt-BR"/>
            <w:rPrChange w:id="300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08" w:author="Elias de Moraes Fernandes" w:date="2016-07-07T10:33:00Z">
              <w:rPr>
                <w:sz w:val="24"/>
                <w:lang w:val="pt-BR"/>
              </w:rPr>
            </w:rPrChange>
          </w:rPr>
          <w:delText>vida</w:delText>
        </w:r>
        <w:r w:rsidRPr="00996951" w:rsidDel="00816B9F">
          <w:rPr>
            <w:rFonts w:ascii="Arial" w:hAnsi="Arial" w:cs="Arial"/>
            <w:sz w:val="24"/>
            <w:lang w:val="pt-BR"/>
            <w:rPrChange w:id="30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10" w:author="Elias de Moraes Fernandes" w:date="2016-07-07T10:33:00Z">
              <w:rPr>
                <w:sz w:val="24"/>
                <w:lang w:val="pt-BR"/>
              </w:rPr>
            </w:rPrChange>
          </w:rPr>
          <w:delText>em</w:delText>
        </w:r>
        <w:r w:rsidRPr="00996951" w:rsidDel="00816B9F">
          <w:rPr>
            <w:rFonts w:ascii="Arial" w:hAnsi="Arial" w:cs="Arial"/>
            <w:sz w:val="24"/>
            <w:lang w:val="pt-BR"/>
            <w:rPrChange w:id="30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12" w:author="Elias de Moraes Fernandes" w:date="2016-07-07T10:33:00Z">
              <w:rPr>
                <w:sz w:val="24"/>
                <w:lang w:val="pt-BR"/>
              </w:rPr>
            </w:rPrChange>
          </w:rPr>
          <w:delText>determinada</w:delText>
        </w:r>
        <w:r w:rsidRPr="00996951" w:rsidDel="00816B9F">
          <w:rPr>
            <w:rFonts w:ascii="Arial" w:hAnsi="Arial" w:cs="Arial"/>
            <w:sz w:val="24"/>
            <w:lang w:val="pt-BR"/>
            <w:rPrChange w:id="30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14" w:author="Elias de Moraes Fernandes" w:date="2016-07-07T10:33:00Z">
              <w:rPr>
                <w:sz w:val="24"/>
                <w:lang w:val="pt-BR"/>
              </w:rPr>
            </w:rPrChange>
          </w:rPr>
          <w:delText>fase.</w:delText>
        </w:r>
        <w:r w:rsidRPr="00996951" w:rsidDel="00816B9F">
          <w:rPr>
            <w:rFonts w:ascii="Arial" w:hAnsi="Arial" w:cs="Arial"/>
            <w:sz w:val="24"/>
            <w:lang w:val="pt-BR"/>
            <w:rPrChange w:id="301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16" w:author="Elias de Moraes Fernandes" w:date="2016-07-07T10:33:00Z">
              <w:rPr>
                <w:sz w:val="24"/>
                <w:lang w:val="pt-BR"/>
              </w:rPr>
            </w:rPrChange>
          </w:rPr>
          <w:delText>Incentivo</w:delText>
        </w:r>
        <w:r w:rsidRPr="00996951" w:rsidDel="00816B9F">
          <w:rPr>
            <w:rFonts w:ascii="Arial" w:hAnsi="Arial" w:cs="Arial"/>
            <w:sz w:val="24"/>
            <w:lang w:val="pt-BR"/>
            <w:rPrChange w:id="30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18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816B9F">
          <w:rPr>
            <w:rFonts w:ascii="Arial" w:hAnsi="Arial" w:cs="Arial"/>
            <w:sz w:val="24"/>
            <w:lang w:val="pt-BR"/>
            <w:rPrChange w:id="30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20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816B9F">
          <w:rPr>
            <w:rFonts w:ascii="Arial" w:hAnsi="Arial" w:cs="Arial"/>
            <w:sz w:val="24"/>
            <w:lang w:val="pt-BR"/>
            <w:rPrChange w:id="30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22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Pr="00996951" w:rsidDel="00816B9F">
          <w:rPr>
            <w:rFonts w:ascii="Arial" w:hAnsi="Arial" w:cs="Arial"/>
            <w:sz w:val="24"/>
            <w:lang w:val="pt-BR"/>
            <w:rPrChange w:id="302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24" w:author="Elias de Moraes Fernandes" w:date="2016-07-07T10:33:00Z">
              <w:rPr>
                <w:sz w:val="24"/>
                <w:lang w:val="pt-BR"/>
              </w:rPr>
            </w:rPrChange>
          </w:rPr>
          <w:delText>manter</w:delText>
        </w:r>
        <w:r w:rsidRPr="00996951" w:rsidDel="00816B9F">
          <w:rPr>
            <w:rFonts w:ascii="Arial" w:hAnsi="Arial" w:cs="Arial"/>
            <w:sz w:val="24"/>
            <w:lang w:val="pt-BR"/>
            <w:rPrChange w:id="30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26" w:author="Elias de Moraes Fernandes" w:date="2016-07-07T10:33:00Z">
              <w:rPr>
                <w:sz w:val="24"/>
                <w:lang w:val="pt-BR"/>
              </w:rPr>
            </w:rPrChange>
          </w:rPr>
          <w:delText>vida</w:delText>
        </w:r>
        <w:r w:rsidRPr="00996951" w:rsidDel="00816B9F">
          <w:rPr>
            <w:rFonts w:ascii="Arial" w:hAnsi="Arial" w:cs="Arial"/>
            <w:sz w:val="24"/>
            <w:lang w:val="pt-BR"/>
            <w:rPrChange w:id="30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28" w:author="Elias de Moraes Fernandes" w:date="2016-07-07T10:33:00Z">
              <w:rPr>
                <w:sz w:val="24"/>
                <w:lang w:val="pt-BR"/>
              </w:rPr>
            </w:rPrChange>
          </w:rPr>
          <w:delText>cheia</w:delText>
        </w:r>
        <w:r w:rsidRPr="00996951" w:rsidDel="00816B9F">
          <w:rPr>
            <w:rFonts w:ascii="Arial" w:hAnsi="Arial" w:cs="Arial"/>
            <w:sz w:val="24"/>
            <w:lang w:val="pt-BR"/>
            <w:rPrChange w:id="302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30" w:author="Elias de Moraes Fernandes" w:date="2016-07-07T10:33:00Z">
              <w:rPr>
                <w:sz w:val="24"/>
                <w:lang w:val="pt-BR"/>
              </w:rPr>
            </w:rPrChange>
          </w:rPr>
          <w:delText>até</w:delText>
        </w:r>
        <w:r w:rsidRPr="00996951" w:rsidDel="00816B9F">
          <w:rPr>
            <w:rFonts w:ascii="Arial" w:hAnsi="Arial" w:cs="Arial"/>
            <w:sz w:val="24"/>
            <w:lang w:val="pt-BR"/>
            <w:rPrChange w:id="30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o fim da fase.</w:delText>
        </w:r>
      </w:del>
    </w:p>
    <w:p w14:paraId="28B8E8B0" w14:textId="46061852" w:rsidR="007C6837" w:rsidRPr="00996951" w:rsidDel="00816B9F" w:rsidRDefault="00F4671F" w:rsidP="00C535C6">
      <w:pPr>
        <w:pStyle w:val="ListParagraph"/>
        <w:tabs>
          <w:tab w:val="left" w:pos="7672"/>
        </w:tabs>
        <w:ind w:left="0" w:firstLine="360"/>
        <w:rPr>
          <w:del w:id="3032" w:author="Elias De Moraes Fernandes" w:date="2016-03-16T11:48:00Z"/>
          <w:rFonts w:ascii="Arial" w:hAnsi="Arial" w:cs="Arial"/>
          <w:sz w:val="24"/>
          <w:lang w:val="pt-BR"/>
          <w:rPrChange w:id="3033" w:author="Elias de Moraes Fernandes" w:date="2016-07-07T10:33:00Z">
            <w:rPr>
              <w:del w:id="3034" w:author="Elias De Moraes Fernandes" w:date="2016-03-16T11:48:00Z"/>
              <w:sz w:val="24"/>
              <w:lang w:val="pt-BR"/>
            </w:rPr>
          </w:rPrChange>
        </w:rPr>
      </w:pPr>
      <w:del w:id="3035" w:author="Elias De Moraes Fernandes" w:date="2016-03-16T11:48:00Z">
        <w:r w:rsidRPr="00996951" w:rsidDel="00816B9F">
          <w:rPr>
            <w:rFonts w:ascii="Arial" w:hAnsi="Arial" w:cs="Arial"/>
            <w:sz w:val="24"/>
            <w:lang w:val="pt-BR"/>
            <w:rPrChange w:id="3036" w:author="Elias de Moraes Fernandes" w:date="2016-07-07T10:33:00Z">
              <w:rPr>
                <w:sz w:val="24"/>
                <w:lang w:val="pt-BR"/>
              </w:rPr>
            </w:rPrChange>
          </w:rPr>
          <w:delText>- Se destruir o ninho de formigas, ganha mais uma op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37" w:author="Elias de Moraes Fernandes" w:date="2016-07-07T10:33:00Z">
              <w:rPr>
                <w:sz w:val="24"/>
                <w:lang w:val="pt-BR"/>
              </w:rPr>
            </w:rPrChange>
          </w:rPr>
          <w:delText>ção</w:delText>
        </w:r>
        <w:r w:rsidRPr="00996951" w:rsidDel="00816B9F">
          <w:rPr>
            <w:rFonts w:ascii="Arial" w:hAnsi="Arial" w:cs="Arial"/>
            <w:sz w:val="24"/>
            <w:lang w:val="pt-BR"/>
            <w:rPrChange w:id="30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39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816B9F">
          <w:rPr>
            <w:rFonts w:ascii="Arial" w:hAnsi="Arial" w:cs="Arial"/>
            <w:sz w:val="24"/>
            <w:lang w:val="pt-BR"/>
            <w:rPrChange w:id="30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41" w:author="Elias de Moraes Fernandes" w:date="2016-07-07T10:33:00Z">
              <w:rPr>
                <w:sz w:val="24"/>
                <w:lang w:val="pt-BR"/>
              </w:rPr>
            </w:rPrChange>
          </w:rPr>
          <w:delText>Bomba</w:delText>
        </w:r>
        <w:r w:rsidRPr="00996951" w:rsidDel="00816B9F">
          <w:rPr>
            <w:rFonts w:ascii="Arial" w:hAnsi="Arial" w:cs="Arial"/>
            <w:sz w:val="24"/>
            <w:lang w:val="pt-BR"/>
            <w:rPrChange w:id="304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43" w:author="Elias de Moraes Fernandes" w:date="2016-07-07T10:33:00Z">
              <w:rPr>
                <w:sz w:val="24"/>
                <w:lang w:val="pt-BR"/>
              </w:rPr>
            </w:rPrChange>
          </w:rPr>
          <w:delText>Ácida</w:delText>
        </w:r>
        <w:r w:rsidRPr="00996951" w:rsidDel="00816B9F">
          <w:rPr>
            <w:rFonts w:ascii="Arial" w:hAnsi="Arial" w:cs="Arial"/>
            <w:sz w:val="24"/>
            <w:lang w:val="pt-BR"/>
            <w:rPrChange w:id="30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45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816B9F">
          <w:rPr>
            <w:rFonts w:ascii="Arial" w:hAnsi="Arial" w:cs="Arial"/>
            <w:sz w:val="24"/>
            <w:lang w:val="pt-BR"/>
            <w:rPrChange w:id="304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47" w:author="Elias de Moraes Fernandes" w:date="2016-07-07T10:33:00Z">
              <w:rPr>
                <w:sz w:val="24"/>
                <w:lang w:val="pt-BR"/>
              </w:rPr>
            </w:rPrChange>
          </w:rPr>
          <w:delText>combater</w:delText>
        </w:r>
        <w:r w:rsidRPr="00996951" w:rsidDel="00816B9F">
          <w:rPr>
            <w:rFonts w:ascii="Arial" w:hAnsi="Arial" w:cs="Arial"/>
            <w:sz w:val="24"/>
            <w:lang w:val="pt-BR"/>
            <w:rPrChange w:id="30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49" w:author="Elias de Moraes Fernandes" w:date="2016-07-07T10:33:00Z">
              <w:rPr>
                <w:sz w:val="24"/>
                <w:lang w:val="pt-BR"/>
              </w:rPr>
            </w:rPrChange>
          </w:rPr>
          <w:delText>as</w:delText>
        </w:r>
        <w:r w:rsidRPr="00996951" w:rsidDel="00816B9F">
          <w:rPr>
            <w:rFonts w:ascii="Arial" w:hAnsi="Arial" w:cs="Arial"/>
            <w:sz w:val="24"/>
            <w:lang w:val="pt-BR"/>
            <w:rPrChange w:id="30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51" w:author="Elias de Moraes Fernandes" w:date="2016-07-07T10:33:00Z">
              <w:rPr>
                <w:sz w:val="24"/>
                <w:lang w:val="pt-BR"/>
              </w:rPr>
            </w:rPrChange>
          </w:rPr>
          <w:delText>formigas</w:delText>
        </w:r>
        <w:r w:rsidRPr="00996951" w:rsidDel="00816B9F">
          <w:rPr>
            <w:rFonts w:ascii="Arial" w:hAnsi="Arial" w:cs="Arial"/>
            <w:sz w:val="24"/>
            <w:lang w:val="pt-BR"/>
            <w:rPrChange w:id="305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53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816B9F">
          <w:rPr>
            <w:rFonts w:ascii="Arial" w:hAnsi="Arial" w:cs="Arial"/>
            <w:sz w:val="24"/>
            <w:lang w:val="pt-BR"/>
            <w:rPrChange w:id="305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816B9F">
          <w:rPr>
            <w:rFonts w:ascii="Arial" w:eastAsia="Calibri" w:hAnsi="Arial" w:cs="Arial"/>
            <w:sz w:val="24"/>
            <w:lang w:val="pt-BR"/>
            <w:rPrChange w:id="3055" w:author="Elias de Moraes Fernandes" w:date="2016-07-07T10:33:00Z">
              <w:rPr>
                <w:sz w:val="24"/>
                <w:lang w:val="pt-BR"/>
              </w:rPr>
            </w:rPrChange>
          </w:rPr>
          <w:delText>sanguessugas.</w:delText>
        </w:r>
      </w:del>
    </w:p>
    <w:p w14:paraId="4DEF3B50" w14:textId="77777777" w:rsidR="00C535C6" w:rsidRPr="00996951" w:rsidRDefault="00C535C6" w:rsidP="00C535C6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056" w:author="Elias de Moraes Fernandes" w:date="2016-07-07T10:33:00Z">
            <w:rPr>
              <w:sz w:val="24"/>
              <w:lang w:val="pt-BR"/>
            </w:rPr>
          </w:rPrChange>
        </w:rPr>
      </w:pPr>
    </w:p>
    <w:p w14:paraId="577B23B3" w14:textId="6D8804C8" w:rsidR="00E77129" w:rsidRPr="00195749" w:rsidRDefault="00E77129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3057" w:author="Elias de Moraes Fernandes" w:date="2016-07-07T10:53:00Z">
            <w:rPr>
              <w:shd w:val="clear" w:color="auto" w:fill="FFFFFF"/>
              <w:lang w:val="pt-BR"/>
            </w:rPr>
          </w:rPrChange>
        </w:rPr>
        <w:pPrChange w:id="3058" w:author="Elias De Moraes Fernandes" w:date="2016-03-16T11:10:00Z">
          <w:pPr/>
        </w:pPrChange>
      </w:pPr>
      <w:r w:rsidRPr="00195749">
        <w:rPr>
          <w:rFonts w:ascii="Arial" w:hAnsi="Arial" w:cs="Arial"/>
          <w:b/>
          <w:sz w:val="24"/>
          <w:lang w:val="pt-BR"/>
          <w:rPrChange w:id="3059" w:author="Elias de Moraes Fernandes" w:date="2016-07-07T10:53:00Z">
            <w:rPr>
              <w:shd w:val="clear" w:color="auto" w:fill="FFFFFF"/>
            </w:rPr>
          </w:rPrChange>
        </w:rPr>
        <w:t>A condi</w:t>
      </w:r>
      <w:r w:rsidRPr="00195749">
        <w:rPr>
          <w:rFonts w:ascii="Arial" w:eastAsia="Calibri" w:hAnsi="Arial" w:cs="Arial"/>
          <w:b/>
          <w:sz w:val="24"/>
          <w:lang w:val="pt-BR"/>
          <w:rPrChange w:id="3060" w:author="Elias de Moraes Fernandes" w:date="2016-07-07T10:53:00Z">
            <w:rPr>
              <w:shd w:val="clear" w:color="auto" w:fill="FFFFFF"/>
            </w:rPr>
          </w:rPrChange>
        </w:rPr>
        <w:t>ção</w:t>
      </w:r>
      <w:r w:rsidRPr="00195749">
        <w:rPr>
          <w:rFonts w:ascii="Arial" w:hAnsi="Arial" w:cs="Arial"/>
          <w:b/>
          <w:sz w:val="24"/>
          <w:lang w:val="pt-BR"/>
          <w:rPrChange w:id="3061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62" w:author="Elias de Moraes Fernandes" w:date="2016-07-07T10:53:00Z">
            <w:rPr>
              <w:shd w:val="clear" w:color="auto" w:fill="FFFFFF"/>
            </w:rPr>
          </w:rPrChange>
        </w:rPr>
        <w:t>de</w:t>
      </w:r>
      <w:r w:rsidRPr="00195749">
        <w:rPr>
          <w:rFonts w:ascii="Arial" w:hAnsi="Arial" w:cs="Arial"/>
          <w:b/>
          <w:sz w:val="24"/>
          <w:lang w:val="pt-BR"/>
          <w:rPrChange w:id="3063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64" w:author="Elias de Moraes Fernandes" w:date="2016-07-07T10:53:00Z">
            <w:rPr>
              <w:shd w:val="clear" w:color="auto" w:fill="FFFFFF"/>
            </w:rPr>
          </w:rPrChange>
        </w:rPr>
        <w:t>Vitória</w:t>
      </w:r>
      <w:r w:rsidRPr="00195749">
        <w:rPr>
          <w:rFonts w:ascii="Arial" w:hAnsi="Arial" w:cs="Arial"/>
          <w:b/>
          <w:sz w:val="24"/>
          <w:lang w:val="pt-BR"/>
          <w:rPrChange w:id="3065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66" w:author="Elias de Moraes Fernandes" w:date="2016-07-07T10:53:00Z">
            <w:rPr>
              <w:shd w:val="clear" w:color="auto" w:fill="FFFFFF"/>
            </w:rPr>
          </w:rPrChange>
        </w:rPr>
        <w:t>é</w:t>
      </w:r>
      <w:r w:rsidRPr="00195749">
        <w:rPr>
          <w:rFonts w:ascii="Arial" w:hAnsi="Arial" w:cs="Arial"/>
          <w:b/>
          <w:sz w:val="24"/>
          <w:lang w:val="pt-BR"/>
          <w:rPrChange w:id="3067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68" w:author="Elias de Moraes Fernandes" w:date="2016-07-07T10:53:00Z">
            <w:rPr>
              <w:shd w:val="clear" w:color="auto" w:fill="FFFFFF"/>
            </w:rPr>
          </w:rPrChange>
        </w:rPr>
        <w:t>dada</w:t>
      </w:r>
      <w:r w:rsidRPr="00195749">
        <w:rPr>
          <w:rFonts w:ascii="Arial" w:hAnsi="Arial" w:cs="Arial"/>
          <w:b/>
          <w:sz w:val="24"/>
          <w:lang w:val="pt-BR"/>
          <w:rPrChange w:id="3069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70" w:author="Elias de Moraes Fernandes" w:date="2016-07-07T10:53:00Z">
            <w:rPr>
              <w:shd w:val="clear" w:color="auto" w:fill="FFFFFF"/>
            </w:rPr>
          </w:rPrChange>
        </w:rPr>
        <w:t>das</w:t>
      </w:r>
      <w:r w:rsidRPr="00195749">
        <w:rPr>
          <w:rFonts w:ascii="Arial" w:hAnsi="Arial" w:cs="Arial"/>
          <w:b/>
          <w:sz w:val="24"/>
          <w:lang w:val="pt-BR"/>
          <w:rPrChange w:id="3071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72" w:author="Elias de Moraes Fernandes" w:date="2016-07-07T10:53:00Z">
            <w:rPr>
              <w:shd w:val="clear" w:color="auto" w:fill="FFFFFF"/>
            </w:rPr>
          </w:rPrChange>
        </w:rPr>
        <w:t>seguintes</w:t>
      </w:r>
      <w:r w:rsidRPr="00195749">
        <w:rPr>
          <w:rFonts w:ascii="Arial" w:hAnsi="Arial" w:cs="Arial"/>
          <w:b/>
          <w:sz w:val="24"/>
          <w:lang w:val="pt-BR"/>
          <w:rPrChange w:id="3073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074" w:author="Elias de Moraes Fernandes" w:date="2016-07-07T10:53:00Z">
            <w:rPr>
              <w:shd w:val="clear" w:color="auto" w:fill="FFFFFF"/>
            </w:rPr>
          </w:rPrChange>
        </w:rPr>
        <w:t>formas:</w:t>
      </w:r>
    </w:p>
    <w:p w14:paraId="6223D3BF" w14:textId="3A54465C" w:rsidR="00E77129" w:rsidRPr="00996951" w:rsidRDefault="00E77129">
      <w:pPr>
        <w:pStyle w:val="ListParagraph"/>
        <w:tabs>
          <w:tab w:val="left" w:pos="7672"/>
        </w:tabs>
        <w:ind w:left="360" w:firstLine="360"/>
        <w:rPr>
          <w:rFonts w:ascii="Arial" w:hAnsi="Arial" w:cs="Arial"/>
          <w:sz w:val="24"/>
          <w:lang w:val="pt-BR"/>
          <w:rPrChange w:id="3075" w:author="Elias de Moraes Fernandes" w:date="2016-07-07T10:33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076" w:author="Elias De Moraes Fernandes" w:date="2016-03-16T11:10:00Z">
          <w:pPr>
            <w:pStyle w:val="NoSpacing"/>
            <w:ind w:left="720"/>
          </w:pPr>
        </w:pPrChange>
      </w:pPr>
      <w:r w:rsidRPr="00996951">
        <w:rPr>
          <w:rFonts w:ascii="Arial" w:hAnsi="Arial" w:cs="Arial"/>
          <w:sz w:val="24"/>
          <w:lang w:val="pt-BR"/>
          <w:rPrChange w:id="3077" w:author="Elias de Moraes Fernandes" w:date="2016-07-07T10:33:00Z">
            <w:rPr>
              <w:shd w:val="clear" w:color="auto" w:fill="FFFFFF"/>
            </w:rPr>
          </w:rPrChange>
        </w:rPr>
        <w:t>- Fazer pontua</w:t>
      </w:r>
      <w:r w:rsidRPr="00996951">
        <w:rPr>
          <w:rFonts w:ascii="Arial" w:eastAsia="Calibri" w:hAnsi="Arial" w:cs="Arial"/>
          <w:sz w:val="24"/>
          <w:lang w:val="pt-BR"/>
          <w:rPrChange w:id="3078" w:author="Elias de Moraes Fernandes" w:date="2016-07-07T10:33:00Z">
            <w:rPr>
              <w:shd w:val="clear" w:color="auto" w:fill="FFFFFF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3079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080" w:author="Elias de Moraes Fernandes" w:date="2016-07-07T10:33:00Z">
            <w:rPr>
              <w:shd w:val="clear" w:color="auto" w:fill="FFFFFF"/>
            </w:rPr>
          </w:rPrChange>
        </w:rPr>
        <w:t>Mínima</w:t>
      </w:r>
      <w:ins w:id="3081" w:author="Elias De Moraes Fernandes" w:date="2016-03-16T11:51:00Z">
        <w:r w:rsidR="00341139" w:rsidRPr="00996951">
          <w:rPr>
            <w:rFonts w:ascii="Arial" w:hAnsi="Arial" w:cs="Arial"/>
            <w:sz w:val="24"/>
            <w:lang w:val="pt-BR"/>
            <w:rPrChange w:id="3082" w:author="Elias de Moraes Fernandes" w:date="2016-07-07T10:33:00Z">
              <w:rPr>
                <w:sz w:val="24"/>
                <w:lang w:val="pt-BR"/>
              </w:rPr>
            </w:rPrChange>
          </w:rPr>
          <w:t xml:space="preserve"> estipulada na fase</w:t>
        </w:r>
      </w:ins>
      <w:ins w:id="3083" w:author="Elias de Moraes Fernandes" w:date="2016-07-07T10:52:00Z">
        <w:r w:rsidR="00194AEB">
          <w:rPr>
            <w:rFonts w:ascii="Arial" w:hAnsi="Arial" w:cs="Arial"/>
            <w:sz w:val="24"/>
            <w:lang w:val="pt-BR"/>
          </w:rPr>
          <w:t>;</w:t>
        </w:r>
      </w:ins>
    </w:p>
    <w:p w14:paraId="3A36C137" w14:textId="06BA817C" w:rsidR="00602B0E" w:rsidRPr="00996951" w:rsidDel="00341139" w:rsidRDefault="00602B0E">
      <w:pPr>
        <w:pStyle w:val="ListParagraph"/>
        <w:tabs>
          <w:tab w:val="left" w:pos="7672"/>
        </w:tabs>
        <w:ind w:left="360" w:firstLine="360"/>
        <w:rPr>
          <w:del w:id="3084" w:author="Elias De Moraes Fernandes" w:date="2016-03-16T11:50:00Z"/>
          <w:rFonts w:ascii="Arial" w:hAnsi="Arial" w:cs="Arial"/>
          <w:sz w:val="24"/>
          <w:lang w:val="pt-BR"/>
          <w:rPrChange w:id="3085" w:author="Elias de Moraes Fernandes" w:date="2016-07-07T10:33:00Z">
            <w:rPr>
              <w:del w:id="3086" w:author="Elias De Moraes Fernandes" w:date="2016-03-16T11:50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3087" w:author="Elias De Moraes Fernandes" w:date="2016-03-16T11:10:00Z">
          <w:pPr>
            <w:pStyle w:val="NoSpacing"/>
            <w:ind w:left="720"/>
          </w:pPr>
        </w:pPrChange>
      </w:pPr>
      <w:r w:rsidRPr="00996951">
        <w:rPr>
          <w:rFonts w:ascii="Arial" w:hAnsi="Arial" w:cs="Arial"/>
          <w:sz w:val="24"/>
          <w:lang w:val="pt-BR"/>
          <w:rPrChange w:id="3088" w:author="Elias de Moraes Fernandes" w:date="2016-07-07T10:33:00Z">
            <w:rPr>
              <w:shd w:val="clear" w:color="auto" w:fill="FFFFFF"/>
            </w:rPr>
          </w:rPrChange>
        </w:rPr>
        <w:t xml:space="preserve">- </w:t>
      </w:r>
      <w:del w:id="3089" w:author="Elias De Moraes Fernandes" w:date="2016-03-16T11:50:00Z">
        <w:r w:rsidRPr="00996951" w:rsidDel="00341139">
          <w:rPr>
            <w:rFonts w:ascii="Arial" w:hAnsi="Arial" w:cs="Arial"/>
            <w:sz w:val="24"/>
            <w:lang w:val="pt-BR"/>
            <w:rPrChange w:id="3090" w:author="Elias de Moraes Fernandes" w:date="2016-07-07T10:33:00Z">
              <w:rPr>
                <w:shd w:val="clear" w:color="auto" w:fill="FFFFFF"/>
              </w:rPr>
            </w:rPrChange>
          </w:rPr>
          <w:delText>Comer todos os alimentos antes dos Inimigos</w:delText>
        </w:r>
      </w:del>
    </w:p>
    <w:p w14:paraId="137F3057" w14:textId="7C27003F" w:rsidR="00E77129" w:rsidRPr="00996951" w:rsidDel="00341139" w:rsidRDefault="00E77129">
      <w:pPr>
        <w:pStyle w:val="ListParagraph"/>
        <w:tabs>
          <w:tab w:val="left" w:pos="7672"/>
        </w:tabs>
        <w:ind w:left="360" w:firstLine="360"/>
        <w:rPr>
          <w:del w:id="3091" w:author="Elias De Moraes Fernandes" w:date="2016-03-16T11:50:00Z"/>
          <w:rFonts w:ascii="Arial" w:hAnsi="Arial" w:cs="Arial"/>
          <w:sz w:val="24"/>
          <w:lang w:val="pt-BR"/>
          <w:rPrChange w:id="3092" w:author="Elias de Moraes Fernandes" w:date="2016-07-07T10:33:00Z">
            <w:rPr>
              <w:del w:id="3093" w:author="Elias De Moraes Fernandes" w:date="2016-03-16T11:50:00Z"/>
              <w:shd w:val="clear" w:color="auto" w:fill="FFFFFF"/>
            </w:rPr>
          </w:rPrChange>
        </w:rPr>
        <w:pPrChange w:id="3094" w:author="Elias De Moraes Fernandes" w:date="2016-03-16T11:10:00Z">
          <w:pPr>
            <w:pStyle w:val="NoSpacing"/>
            <w:ind w:left="720"/>
          </w:pPr>
        </w:pPrChange>
      </w:pPr>
      <w:del w:id="3095" w:author="Elias De Moraes Fernandes" w:date="2016-03-16T11:50:00Z">
        <w:r w:rsidRPr="00996951" w:rsidDel="00341139">
          <w:rPr>
            <w:rFonts w:ascii="Arial" w:hAnsi="Arial" w:cs="Arial"/>
            <w:sz w:val="24"/>
            <w:lang w:val="pt-BR"/>
            <w:rPrChange w:id="3096" w:author="Elias de Moraes Fernandes" w:date="2016-07-07T10:33:00Z">
              <w:rPr>
                <w:shd w:val="clear" w:color="auto" w:fill="FFFFFF"/>
              </w:rPr>
            </w:rPrChange>
          </w:rPr>
          <w:delText>- Proteger dos inimigos</w:delText>
        </w:r>
        <w:r w:rsidR="00C535C6" w:rsidRPr="00996951" w:rsidDel="00341139">
          <w:rPr>
            <w:rFonts w:ascii="Arial" w:hAnsi="Arial" w:cs="Arial"/>
            <w:sz w:val="24"/>
            <w:lang w:val="pt-BR"/>
            <w:rPrChange w:id="3097" w:author="Elias de Moraes Fernandes" w:date="2016-07-07T10:33:00Z">
              <w:rPr>
                <w:shd w:val="clear" w:color="auto" w:fill="FFFFFF"/>
              </w:rPr>
            </w:rPrChange>
          </w:rPr>
          <w:delText xml:space="preserve"> e Mat</w:delText>
        </w:r>
        <w:r w:rsidR="00C535C6" w:rsidRPr="00996951" w:rsidDel="00341139">
          <w:rPr>
            <w:rFonts w:ascii="Arial" w:eastAsia="Calibri" w:hAnsi="Arial" w:cs="Arial"/>
            <w:sz w:val="24"/>
            <w:lang w:val="pt-BR"/>
            <w:rPrChange w:id="3098" w:author="Elias de Moraes Fernandes" w:date="2016-07-07T10:33:00Z">
              <w:rPr>
                <w:shd w:val="clear" w:color="auto" w:fill="FFFFFF"/>
              </w:rPr>
            </w:rPrChange>
          </w:rPr>
          <w:delText>á-los</w:delText>
        </w:r>
      </w:del>
    </w:p>
    <w:p w14:paraId="63BD97DA" w14:textId="4E1C00ED" w:rsidR="00516639" w:rsidRPr="00996951" w:rsidRDefault="00516639">
      <w:pPr>
        <w:pStyle w:val="ListParagraph"/>
        <w:tabs>
          <w:tab w:val="left" w:pos="7672"/>
        </w:tabs>
        <w:ind w:left="360" w:firstLine="360"/>
        <w:rPr>
          <w:rFonts w:ascii="Arial" w:hAnsi="Arial" w:cs="Arial"/>
          <w:sz w:val="24"/>
          <w:lang w:val="pt-BR"/>
          <w:rPrChange w:id="3099" w:author="Elias de Moraes Fernandes" w:date="2016-07-07T10:33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100" w:author="Elias De Moraes Fernandes" w:date="2016-03-16T11:50:00Z">
          <w:pPr>
            <w:pStyle w:val="NoSpacing"/>
            <w:ind w:left="720"/>
          </w:pPr>
        </w:pPrChange>
      </w:pPr>
      <w:del w:id="3101" w:author="Elias De Moraes Fernandes" w:date="2016-03-16T11:50:00Z">
        <w:r w:rsidRPr="00996951" w:rsidDel="00341139">
          <w:rPr>
            <w:rFonts w:ascii="Arial" w:hAnsi="Arial" w:cs="Arial"/>
            <w:sz w:val="24"/>
            <w:lang w:val="pt-BR"/>
            <w:rPrChange w:id="3102" w:author="Elias de Moraes Fernandes" w:date="2016-07-07T10:33:00Z">
              <w:rPr>
                <w:shd w:val="clear" w:color="auto" w:fill="FFFFFF"/>
              </w:rPr>
            </w:rPrChange>
          </w:rPr>
          <w:delText>- Salvar a caixa</w:delText>
        </w:r>
        <w:r w:rsidR="00A65EA9" w:rsidRPr="00996951" w:rsidDel="00341139">
          <w:rPr>
            <w:rFonts w:ascii="Arial" w:hAnsi="Arial" w:cs="Arial"/>
            <w:sz w:val="24"/>
            <w:lang w:val="pt-BR"/>
            <w:rPrChange w:id="3103" w:author="Elias de Moraes Fernandes" w:date="2016-07-07T10:33:00Z">
              <w:rPr>
                <w:shd w:val="clear" w:color="auto" w:fill="FFFFFF"/>
              </w:rPr>
            </w:rPrChange>
          </w:rPr>
          <w:delText xml:space="preserve"> de compostagem</w:delText>
        </w:r>
      </w:del>
      <w:ins w:id="3104" w:author="Elias De Moraes Fernandes" w:date="2016-03-16T11:50:00Z">
        <w:r w:rsidR="00341139" w:rsidRPr="00996951">
          <w:rPr>
            <w:rFonts w:ascii="Arial" w:hAnsi="Arial" w:cs="Arial"/>
            <w:sz w:val="24"/>
            <w:lang w:val="pt-BR"/>
            <w:rPrChange w:id="3105" w:author="Elias de Moraes Fernandes" w:date="2016-07-07T10:33:00Z">
              <w:rPr>
                <w:sz w:val="24"/>
                <w:lang w:val="pt-BR"/>
              </w:rPr>
            </w:rPrChange>
          </w:rPr>
          <w:t>Realizar a miss</w:t>
        </w:r>
      </w:ins>
      <w:ins w:id="3106" w:author="Elias De Moraes Fernandes" w:date="2016-03-16T11:51:00Z">
        <w:r w:rsidR="00341139" w:rsidRPr="00996951">
          <w:rPr>
            <w:rFonts w:ascii="Arial" w:eastAsia="Calibri" w:hAnsi="Arial" w:cs="Arial"/>
            <w:sz w:val="24"/>
            <w:lang w:val="pt-BR"/>
            <w:rPrChange w:id="3107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341139" w:rsidRPr="00996951">
          <w:rPr>
            <w:rFonts w:ascii="Arial" w:hAnsi="Arial" w:cs="Arial"/>
            <w:sz w:val="24"/>
            <w:lang w:val="pt-BR"/>
            <w:rPrChange w:id="310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09" w:author="Elias de Moraes Fernandes" w:date="2016-07-07T10:33:00Z">
              <w:rPr>
                <w:sz w:val="24"/>
                <w:lang w:val="pt-BR"/>
              </w:rPr>
            </w:rPrChange>
          </w:rPr>
          <w:t>da</w:t>
        </w:r>
        <w:r w:rsidR="00341139" w:rsidRPr="00996951">
          <w:rPr>
            <w:rFonts w:ascii="Arial" w:hAnsi="Arial" w:cs="Arial"/>
            <w:sz w:val="24"/>
            <w:lang w:val="pt-BR"/>
            <w:rPrChange w:id="311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11" w:author="Elias de Moraes Fernandes" w:date="2016-07-07T10:33:00Z">
              <w:rPr>
                <w:sz w:val="24"/>
                <w:lang w:val="pt-BR"/>
              </w:rPr>
            </w:rPrChange>
          </w:rPr>
          <w:t>fase</w:t>
        </w:r>
        <w:r w:rsidR="00341139" w:rsidRPr="00996951">
          <w:rPr>
            <w:rFonts w:ascii="Arial" w:hAnsi="Arial" w:cs="Arial"/>
            <w:sz w:val="24"/>
            <w:lang w:val="pt-BR"/>
            <w:rPrChange w:id="311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13" w:author="Elias de Moraes Fernandes" w:date="2016-07-07T10:33:00Z">
              <w:rPr>
                <w:sz w:val="24"/>
                <w:lang w:val="pt-BR"/>
              </w:rPr>
            </w:rPrChange>
          </w:rPr>
          <w:t>dentro</w:t>
        </w:r>
        <w:r w:rsidR="00341139" w:rsidRPr="00996951">
          <w:rPr>
            <w:rFonts w:ascii="Arial" w:hAnsi="Arial" w:cs="Arial"/>
            <w:sz w:val="24"/>
            <w:lang w:val="pt-BR"/>
            <w:rPrChange w:id="311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15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="00341139" w:rsidRPr="00996951">
          <w:rPr>
            <w:rFonts w:ascii="Arial" w:hAnsi="Arial" w:cs="Arial"/>
            <w:sz w:val="24"/>
            <w:lang w:val="pt-BR"/>
            <w:rPrChange w:id="311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17" w:author="Elias de Moraes Fernandes" w:date="2016-07-07T10:33:00Z">
              <w:rPr>
                <w:sz w:val="24"/>
                <w:lang w:val="pt-BR"/>
              </w:rPr>
            </w:rPrChange>
          </w:rPr>
          <w:t>tempo</w:t>
        </w:r>
        <w:r w:rsidR="00341139" w:rsidRPr="00996951">
          <w:rPr>
            <w:rFonts w:ascii="Arial" w:hAnsi="Arial" w:cs="Arial"/>
            <w:sz w:val="24"/>
            <w:lang w:val="pt-BR"/>
            <w:rPrChange w:id="311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341139" w:rsidRPr="00996951">
          <w:rPr>
            <w:rFonts w:ascii="Arial" w:eastAsia="Calibri" w:hAnsi="Arial" w:cs="Arial"/>
            <w:sz w:val="24"/>
            <w:lang w:val="pt-BR"/>
            <w:rPrChange w:id="3119" w:author="Elias de Moraes Fernandes" w:date="2016-07-07T10:33:00Z">
              <w:rPr>
                <w:sz w:val="24"/>
                <w:lang w:val="pt-BR"/>
              </w:rPr>
            </w:rPrChange>
          </w:rPr>
          <w:t>estipulado</w:t>
        </w:r>
      </w:ins>
      <w:ins w:id="3120" w:author="Elias de Moraes Fernandes" w:date="2016-07-07T10:52:00Z">
        <w:r w:rsidR="00194AEB">
          <w:rPr>
            <w:rFonts w:ascii="Arial" w:eastAsia="Calibri" w:hAnsi="Arial" w:cs="Arial"/>
            <w:sz w:val="24"/>
            <w:lang w:val="pt-BR"/>
          </w:rPr>
          <w:t>.</w:t>
        </w:r>
      </w:ins>
    </w:p>
    <w:p w14:paraId="5E090FF7" w14:textId="77777777" w:rsidR="007C6837" w:rsidRPr="00996951" w:rsidRDefault="007C6837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121" w:author="Elias de Moraes Fernandes" w:date="2016-07-07T10:33:00Z">
            <w:rPr>
              <w:sz w:val="24"/>
              <w:lang w:val="pt-BR"/>
            </w:rPr>
          </w:rPrChange>
        </w:rPr>
      </w:pPr>
    </w:p>
    <w:p w14:paraId="1CB661CE" w14:textId="2000DF90" w:rsidR="007C6837" w:rsidRPr="00996951" w:rsidDel="00341139" w:rsidRDefault="007C6837" w:rsidP="007C6837">
      <w:pPr>
        <w:pStyle w:val="ListParagraph"/>
        <w:tabs>
          <w:tab w:val="left" w:pos="7672"/>
        </w:tabs>
        <w:ind w:left="0" w:firstLine="360"/>
        <w:rPr>
          <w:del w:id="3122" w:author="Elias De Moraes Fernandes" w:date="2016-03-16T11:51:00Z"/>
          <w:rFonts w:ascii="Arial" w:hAnsi="Arial" w:cs="Arial"/>
          <w:sz w:val="24"/>
          <w:lang w:val="pt-BR"/>
          <w:rPrChange w:id="3123" w:author="Elias de Moraes Fernandes" w:date="2016-07-07T10:33:00Z">
            <w:rPr>
              <w:del w:id="3124" w:author="Elias De Moraes Fernandes" w:date="2016-03-16T11:51:00Z"/>
              <w:sz w:val="24"/>
              <w:lang w:val="pt-BR"/>
            </w:rPr>
          </w:rPrChange>
        </w:rPr>
      </w:pPr>
      <w:del w:id="3125" w:author="Elias De Moraes Fernandes" w:date="2016-03-16T11:51:00Z">
        <w:r w:rsidRPr="00996951" w:rsidDel="00341139">
          <w:rPr>
            <w:rFonts w:ascii="Arial" w:hAnsi="Arial" w:cs="Arial"/>
            <w:sz w:val="24"/>
            <w:lang w:val="pt-BR"/>
            <w:rPrChange w:id="31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- Qual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27" w:author="Elias de Moraes Fernandes" w:date="2016-07-07T10:33:00Z">
              <w:rPr>
                <w:sz w:val="24"/>
                <w:lang w:val="pt-BR"/>
              </w:rPr>
            </w:rPrChange>
          </w:rPr>
          <w:delText>é</w:delText>
        </w:r>
        <w:r w:rsidRPr="00996951" w:rsidDel="00341139">
          <w:rPr>
            <w:rFonts w:ascii="Arial" w:hAnsi="Arial" w:cs="Arial"/>
            <w:sz w:val="24"/>
            <w:lang w:val="pt-BR"/>
            <w:rPrChange w:id="312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29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341139">
          <w:rPr>
            <w:rFonts w:ascii="Arial" w:hAnsi="Arial" w:cs="Arial"/>
            <w:sz w:val="24"/>
            <w:lang w:val="pt-BR"/>
            <w:rPrChange w:id="313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31" w:author="Elias de Moraes Fernandes" w:date="2016-07-07T10:33:00Z">
              <w:rPr>
                <w:sz w:val="24"/>
                <w:lang w:val="pt-BR"/>
              </w:rPr>
            </w:rPrChange>
          </w:rPr>
          <w:delText>condição</w:delText>
        </w:r>
        <w:r w:rsidRPr="00996951" w:rsidDel="00341139">
          <w:rPr>
            <w:rFonts w:ascii="Arial" w:hAnsi="Arial" w:cs="Arial"/>
            <w:sz w:val="24"/>
            <w:lang w:val="pt-BR"/>
            <w:rPrChange w:id="31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33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341139">
          <w:rPr>
            <w:rFonts w:ascii="Arial" w:hAnsi="Arial" w:cs="Arial"/>
            <w:sz w:val="24"/>
            <w:lang w:val="pt-BR"/>
            <w:rPrChange w:id="313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35" w:author="Elias de Moraes Fernandes" w:date="2016-07-07T10:33:00Z">
              <w:rPr>
                <w:sz w:val="24"/>
                <w:lang w:val="pt-BR"/>
              </w:rPr>
            </w:rPrChange>
          </w:rPr>
          <w:delText>derrota?</w:delText>
        </w:r>
        <w:r w:rsidRPr="00996951" w:rsidDel="00341139">
          <w:rPr>
            <w:rFonts w:ascii="Arial" w:hAnsi="Arial" w:cs="Arial"/>
            <w:sz w:val="24"/>
            <w:lang w:val="pt-BR"/>
            <w:rPrChange w:id="31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37" w:author="Elias de Moraes Fernandes" w:date="2016-07-07T10:33:00Z">
              <w:rPr>
                <w:sz w:val="24"/>
                <w:lang w:val="pt-BR"/>
              </w:rPr>
            </w:rPrChange>
          </w:rPr>
          <w:delText>Perder</w:delText>
        </w:r>
        <w:r w:rsidRPr="00996951" w:rsidDel="00341139">
          <w:rPr>
            <w:rFonts w:ascii="Arial" w:hAnsi="Arial" w:cs="Arial"/>
            <w:sz w:val="24"/>
            <w:lang w:val="pt-BR"/>
            <w:rPrChange w:id="31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3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39" w:author="Elias de Moraes Fernandes" w:date="2016-07-07T10:33:00Z">
              <w:rPr>
                <w:sz w:val="24"/>
                <w:lang w:val="pt-BR"/>
              </w:rPr>
            </w:rPrChange>
          </w:rPr>
          <w:delText>vidas?</w:delText>
        </w:r>
        <w:r w:rsidRPr="00996951" w:rsidDel="00341139">
          <w:rPr>
            <w:rFonts w:ascii="Arial" w:hAnsi="Arial" w:cs="Arial"/>
            <w:sz w:val="24"/>
            <w:lang w:val="pt-BR"/>
            <w:rPrChange w:id="31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41" w:author="Elias de Moraes Fernandes" w:date="2016-07-07T10:33:00Z">
              <w:rPr>
                <w:sz w:val="24"/>
                <w:lang w:val="pt-BR"/>
              </w:rPr>
            </w:rPrChange>
          </w:rPr>
          <w:delText>Ficar</w:delText>
        </w:r>
        <w:r w:rsidRPr="00996951" w:rsidDel="00341139">
          <w:rPr>
            <w:rFonts w:ascii="Arial" w:hAnsi="Arial" w:cs="Arial"/>
            <w:sz w:val="24"/>
            <w:lang w:val="pt-BR"/>
            <w:rPrChange w:id="314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43" w:author="Elias de Moraes Fernandes" w:date="2016-07-07T10:33:00Z">
              <w:rPr>
                <w:sz w:val="24"/>
                <w:lang w:val="pt-BR"/>
              </w:rPr>
            </w:rPrChange>
          </w:rPr>
          <w:delText>sem</w:delText>
        </w:r>
        <w:r w:rsidRPr="00996951" w:rsidDel="00341139">
          <w:rPr>
            <w:rFonts w:ascii="Arial" w:hAnsi="Arial" w:cs="Arial"/>
            <w:sz w:val="24"/>
            <w:lang w:val="pt-BR"/>
            <w:rPrChange w:id="31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341139">
          <w:rPr>
            <w:rFonts w:ascii="Arial" w:eastAsia="Calibri" w:hAnsi="Arial" w:cs="Arial"/>
            <w:sz w:val="24"/>
            <w:lang w:val="pt-BR"/>
            <w:rPrChange w:id="3145" w:author="Elias de Moraes Fernandes" w:date="2016-07-07T10:33:00Z">
              <w:rPr>
                <w:sz w:val="24"/>
                <w:lang w:val="pt-BR"/>
              </w:rPr>
            </w:rPrChange>
          </w:rPr>
          <w:delText>energia?</w:delText>
        </w:r>
      </w:del>
    </w:p>
    <w:p w14:paraId="7463AD0D" w14:textId="7EC9B778" w:rsidR="00552C0C" w:rsidRPr="00195749" w:rsidRDefault="00552C0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3146" w:author="Elias de Moraes Fernandes" w:date="2016-07-07T10:53:00Z">
            <w:rPr>
              <w:shd w:val="clear" w:color="auto" w:fill="FFFFFF"/>
              <w:lang w:val="pt-BR"/>
            </w:rPr>
          </w:rPrChange>
        </w:rPr>
        <w:pPrChange w:id="3147" w:author="Elias De Moraes Fernandes" w:date="2016-03-16T11:51:00Z">
          <w:pPr/>
        </w:pPrChange>
      </w:pPr>
      <w:r w:rsidRPr="00195749">
        <w:rPr>
          <w:rFonts w:ascii="Arial" w:hAnsi="Arial" w:cs="Arial"/>
          <w:b/>
          <w:sz w:val="24"/>
          <w:lang w:val="pt-BR"/>
          <w:rPrChange w:id="3148" w:author="Elias de Moraes Fernandes" w:date="2016-07-07T10:53:00Z">
            <w:rPr>
              <w:shd w:val="clear" w:color="auto" w:fill="FFFFFF"/>
            </w:rPr>
          </w:rPrChange>
        </w:rPr>
        <w:t>A condi</w:t>
      </w:r>
      <w:r w:rsidRPr="00195749">
        <w:rPr>
          <w:rFonts w:ascii="Arial" w:eastAsia="Calibri" w:hAnsi="Arial" w:cs="Arial"/>
          <w:b/>
          <w:sz w:val="24"/>
          <w:lang w:val="pt-BR"/>
          <w:rPrChange w:id="3149" w:author="Elias de Moraes Fernandes" w:date="2016-07-07T10:53:00Z">
            <w:rPr>
              <w:shd w:val="clear" w:color="auto" w:fill="FFFFFF"/>
            </w:rPr>
          </w:rPrChange>
        </w:rPr>
        <w:t>ção</w:t>
      </w:r>
      <w:r w:rsidRPr="00195749">
        <w:rPr>
          <w:rFonts w:ascii="Arial" w:hAnsi="Arial" w:cs="Arial"/>
          <w:b/>
          <w:sz w:val="24"/>
          <w:lang w:val="pt-BR"/>
          <w:rPrChange w:id="3150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51" w:author="Elias de Moraes Fernandes" w:date="2016-07-07T10:53:00Z">
            <w:rPr>
              <w:shd w:val="clear" w:color="auto" w:fill="FFFFFF"/>
            </w:rPr>
          </w:rPrChange>
        </w:rPr>
        <w:t>de</w:t>
      </w:r>
      <w:r w:rsidRPr="00195749">
        <w:rPr>
          <w:rFonts w:ascii="Arial" w:hAnsi="Arial" w:cs="Arial"/>
          <w:b/>
          <w:sz w:val="24"/>
          <w:lang w:val="pt-BR"/>
          <w:rPrChange w:id="3152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53" w:author="Elias de Moraes Fernandes" w:date="2016-07-07T10:53:00Z">
            <w:rPr>
              <w:shd w:val="clear" w:color="auto" w:fill="FFFFFF"/>
            </w:rPr>
          </w:rPrChange>
        </w:rPr>
        <w:t>Derrota</w:t>
      </w:r>
      <w:r w:rsidRPr="00195749">
        <w:rPr>
          <w:rFonts w:ascii="Arial" w:hAnsi="Arial" w:cs="Arial"/>
          <w:b/>
          <w:sz w:val="24"/>
          <w:lang w:val="pt-BR"/>
          <w:rPrChange w:id="3154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55" w:author="Elias de Moraes Fernandes" w:date="2016-07-07T10:53:00Z">
            <w:rPr>
              <w:shd w:val="clear" w:color="auto" w:fill="FFFFFF"/>
            </w:rPr>
          </w:rPrChange>
        </w:rPr>
        <w:t>é</w:t>
      </w:r>
      <w:r w:rsidRPr="00195749">
        <w:rPr>
          <w:rFonts w:ascii="Arial" w:hAnsi="Arial" w:cs="Arial"/>
          <w:b/>
          <w:sz w:val="24"/>
          <w:lang w:val="pt-BR"/>
          <w:rPrChange w:id="3156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57" w:author="Elias de Moraes Fernandes" w:date="2016-07-07T10:53:00Z">
            <w:rPr>
              <w:shd w:val="clear" w:color="auto" w:fill="FFFFFF"/>
            </w:rPr>
          </w:rPrChange>
        </w:rPr>
        <w:t>dada</w:t>
      </w:r>
      <w:r w:rsidRPr="00195749">
        <w:rPr>
          <w:rFonts w:ascii="Arial" w:hAnsi="Arial" w:cs="Arial"/>
          <w:b/>
          <w:sz w:val="24"/>
          <w:lang w:val="pt-BR"/>
          <w:rPrChange w:id="3158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59" w:author="Elias de Moraes Fernandes" w:date="2016-07-07T10:53:00Z">
            <w:rPr>
              <w:shd w:val="clear" w:color="auto" w:fill="FFFFFF"/>
            </w:rPr>
          </w:rPrChange>
        </w:rPr>
        <w:t>das</w:t>
      </w:r>
      <w:r w:rsidRPr="00195749">
        <w:rPr>
          <w:rFonts w:ascii="Arial" w:hAnsi="Arial" w:cs="Arial"/>
          <w:b/>
          <w:sz w:val="24"/>
          <w:lang w:val="pt-BR"/>
          <w:rPrChange w:id="3160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61" w:author="Elias de Moraes Fernandes" w:date="2016-07-07T10:53:00Z">
            <w:rPr>
              <w:shd w:val="clear" w:color="auto" w:fill="FFFFFF"/>
            </w:rPr>
          </w:rPrChange>
        </w:rPr>
        <w:t>seguintes</w:t>
      </w:r>
      <w:r w:rsidRPr="00195749">
        <w:rPr>
          <w:rFonts w:ascii="Arial" w:hAnsi="Arial" w:cs="Arial"/>
          <w:b/>
          <w:sz w:val="24"/>
          <w:lang w:val="pt-BR"/>
          <w:rPrChange w:id="3162" w:author="Elias de Moraes Fernandes" w:date="2016-07-07T10:53:00Z">
            <w:rPr>
              <w:shd w:val="clear" w:color="auto" w:fill="FFFFFF"/>
            </w:rPr>
          </w:rPrChange>
        </w:rPr>
        <w:t xml:space="preserve"> </w:t>
      </w:r>
      <w:r w:rsidRPr="00195749">
        <w:rPr>
          <w:rFonts w:ascii="Arial" w:eastAsia="Calibri" w:hAnsi="Arial" w:cs="Arial"/>
          <w:b/>
          <w:sz w:val="24"/>
          <w:lang w:val="pt-BR"/>
          <w:rPrChange w:id="3163" w:author="Elias de Moraes Fernandes" w:date="2016-07-07T10:53:00Z">
            <w:rPr>
              <w:shd w:val="clear" w:color="auto" w:fill="FFFFFF"/>
            </w:rPr>
          </w:rPrChange>
        </w:rPr>
        <w:t>formas:</w:t>
      </w:r>
    </w:p>
    <w:p w14:paraId="42DDDDBC" w14:textId="65687449" w:rsidR="00552C0C" w:rsidRPr="00996951" w:rsidRDefault="00552C0C">
      <w:pPr>
        <w:pStyle w:val="ListParagraph"/>
        <w:tabs>
          <w:tab w:val="left" w:pos="7672"/>
        </w:tabs>
        <w:ind w:left="360" w:firstLine="360"/>
        <w:rPr>
          <w:rFonts w:ascii="Arial" w:hAnsi="Arial" w:cs="Arial"/>
          <w:sz w:val="24"/>
          <w:lang w:val="pt-BR"/>
          <w:rPrChange w:id="3164" w:author="Elias de Moraes Fernandes" w:date="2016-07-07T10:33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165" w:author="Elias De Moraes Fernandes" w:date="2016-03-16T12:41:00Z">
          <w:pPr>
            <w:pStyle w:val="NoSpacing"/>
            <w:ind w:left="720"/>
          </w:pPr>
        </w:pPrChange>
      </w:pPr>
      <w:r w:rsidRPr="00996951">
        <w:rPr>
          <w:rFonts w:ascii="Arial" w:hAnsi="Arial" w:cs="Arial"/>
          <w:sz w:val="24"/>
          <w:lang w:val="pt-BR"/>
          <w:rPrChange w:id="3166" w:author="Elias de Moraes Fernandes" w:date="2016-07-07T10:33:00Z">
            <w:rPr>
              <w:shd w:val="clear" w:color="auto" w:fill="FFFFFF"/>
            </w:rPr>
          </w:rPrChange>
        </w:rPr>
        <w:t>- Jogador (</w:t>
      </w:r>
      <w:del w:id="3167" w:author="Elias de Moraes Fernandes" w:date="2016-07-07T10:53:00Z">
        <w:r w:rsidRPr="00996951" w:rsidDel="00A62443">
          <w:rPr>
            <w:rFonts w:ascii="Arial" w:hAnsi="Arial" w:cs="Arial"/>
            <w:sz w:val="24"/>
            <w:lang w:val="pt-BR"/>
            <w:rPrChange w:id="3168" w:author="Elias de Moraes Fernandes" w:date="2016-07-07T10:33:00Z">
              <w:rPr>
                <w:shd w:val="clear" w:color="auto" w:fill="FFFFFF"/>
              </w:rPr>
            </w:rPrChange>
          </w:rPr>
          <w:delText>Minhoca</w:delText>
        </w:r>
      </w:del>
      <w:ins w:id="3169" w:author="Elias de Moraes Fernandes" w:date="2016-07-07T10:53:00Z">
        <w:r w:rsidR="00A62443">
          <w:rPr>
            <w:rFonts w:ascii="Arial" w:hAnsi="Arial" w:cs="Arial"/>
            <w:sz w:val="24"/>
            <w:lang w:val="pt-BR"/>
          </w:rPr>
          <w:t>Nonda</w:t>
        </w:r>
      </w:ins>
      <w:r w:rsidRPr="00996951">
        <w:rPr>
          <w:rFonts w:ascii="Arial" w:hAnsi="Arial" w:cs="Arial"/>
          <w:sz w:val="24"/>
          <w:lang w:val="pt-BR"/>
          <w:rPrChange w:id="3170" w:author="Elias de Moraes Fernandes" w:date="2016-07-07T10:33:00Z">
            <w:rPr>
              <w:shd w:val="clear" w:color="auto" w:fill="FFFFFF"/>
            </w:rPr>
          </w:rPrChange>
        </w:rPr>
        <w:t>) n</w:t>
      </w:r>
      <w:r w:rsidRPr="00996951">
        <w:rPr>
          <w:rFonts w:ascii="Arial" w:eastAsia="Calibri" w:hAnsi="Arial" w:cs="Arial"/>
          <w:sz w:val="24"/>
          <w:lang w:val="pt-BR"/>
          <w:rPrChange w:id="3171" w:author="Elias de Moraes Fernandes" w:date="2016-07-07T10:33:00Z">
            <w:rPr>
              <w:shd w:val="clear" w:color="auto" w:fill="FFFFFF"/>
            </w:rPr>
          </w:rPrChange>
        </w:rPr>
        <w:t>ão</w:t>
      </w:r>
      <w:r w:rsidRPr="00996951">
        <w:rPr>
          <w:rFonts w:ascii="Arial" w:hAnsi="Arial" w:cs="Arial"/>
          <w:sz w:val="24"/>
          <w:lang w:val="pt-BR"/>
          <w:rPrChange w:id="3172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73" w:author="Elias de Moraes Fernandes" w:date="2016-07-07T10:33:00Z">
            <w:rPr>
              <w:shd w:val="clear" w:color="auto" w:fill="FFFFFF"/>
            </w:rPr>
          </w:rPrChange>
        </w:rPr>
        <w:t>proteger</w:t>
      </w:r>
      <w:r w:rsidRPr="00996951">
        <w:rPr>
          <w:rFonts w:ascii="Arial" w:hAnsi="Arial" w:cs="Arial"/>
          <w:sz w:val="24"/>
          <w:lang w:val="pt-BR"/>
          <w:rPrChange w:id="3174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75" w:author="Elias de Moraes Fernandes" w:date="2016-07-07T10:33:00Z">
            <w:rPr>
              <w:shd w:val="clear" w:color="auto" w:fill="FFFFFF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3176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77" w:author="Elias de Moraes Fernandes" w:date="2016-07-07T10:33:00Z">
            <w:rPr>
              <w:shd w:val="clear" w:color="auto" w:fill="FFFFFF"/>
            </w:rPr>
          </w:rPrChange>
        </w:rPr>
        <w:t>terra</w:t>
      </w:r>
      <w:r w:rsidRPr="00996951">
        <w:rPr>
          <w:rFonts w:ascii="Arial" w:hAnsi="Arial" w:cs="Arial"/>
          <w:sz w:val="24"/>
          <w:lang w:val="pt-BR"/>
          <w:rPrChange w:id="3178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79" w:author="Elias de Moraes Fernandes" w:date="2016-07-07T10:33:00Z">
            <w:rPr>
              <w:shd w:val="clear" w:color="auto" w:fill="FFFFFF"/>
            </w:rPr>
          </w:rPrChange>
        </w:rPr>
        <w:t>e</w:t>
      </w:r>
      <w:r w:rsidRPr="00996951">
        <w:rPr>
          <w:rFonts w:ascii="Arial" w:hAnsi="Arial" w:cs="Arial"/>
          <w:sz w:val="24"/>
          <w:lang w:val="pt-BR"/>
          <w:rPrChange w:id="3180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81" w:author="Elias de Moraes Fernandes" w:date="2016-07-07T10:33:00Z">
            <w:rPr>
              <w:shd w:val="clear" w:color="auto" w:fill="FFFFFF"/>
            </w:rPr>
          </w:rPrChange>
        </w:rPr>
        <w:t>se</w:t>
      </w:r>
      <w:r w:rsidRPr="00996951">
        <w:rPr>
          <w:rFonts w:ascii="Arial" w:hAnsi="Arial" w:cs="Arial"/>
          <w:sz w:val="24"/>
          <w:lang w:val="pt-BR"/>
          <w:rPrChange w:id="3182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183" w:author="Elias de Moraes Fernandes" w:date="2016-07-07T10:33:00Z">
            <w:rPr>
              <w:shd w:val="clear" w:color="auto" w:fill="FFFFFF"/>
            </w:rPr>
          </w:rPrChange>
        </w:rPr>
        <w:t>proteger</w:t>
      </w:r>
      <w:ins w:id="3184" w:author="Elias de Moraes Fernandes" w:date="2016-07-07T10:53:00Z">
        <w:r w:rsidR="00194AEB">
          <w:rPr>
            <w:rFonts w:ascii="Arial" w:eastAsia="Calibri" w:hAnsi="Arial" w:cs="Arial"/>
            <w:sz w:val="24"/>
            <w:lang w:val="pt-BR"/>
          </w:rPr>
          <w:t>;</w:t>
        </w:r>
      </w:ins>
    </w:p>
    <w:p w14:paraId="54904E50" w14:textId="4D972CFA" w:rsidR="00552C0C" w:rsidRPr="00996951" w:rsidRDefault="00552C0C">
      <w:pPr>
        <w:pStyle w:val="ListParagraph"/>
        <w:tabs>
          <w:tab w:val="left" w:pos="7672"/>
        </w:tabs>
        <w:ind w:left="360" w:firstLine="360"/>
        <w:rPr>
          <w:rFonts w:ascii="Arial" w:hAnsi="Arial" w:cs="Arial"/>
          <w:sz w:val="24"/>
          <w:lang w:val="pt-BR"/>
          <w:rPrChange w:id="3185" w:author="Elias de Moraes Fernandes" w:date="2016-07-07T10:33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186" w:author="Elias De Moraes Fernandes" w:date="2016-03-16T12:41:00Z">
          <w:pPr>
            <w:pStyle w:val="NoSpacing"/>
            <w:ind w:left="720"/>
          </w:pPr>
        </w:pPrChange>
      </w:pPr>
      <w:r w:rsidRPr="00996951">
        <w:rPr>
          <w:rFonts w:ascii="Arial" w:hAnsi="Arial" w:cs="Arial"/>
          <w:sz w:val="24"/>
          <w:lang w:val="pt-BR"/>
          <w:rPrChange w:id="3187" w:author="Elias de Moraes Fernandes" w:date="2016-07-07T10:33:00Z">
            <w:rPr>
              <w:shd w:val="clear" w:color="auto" w:fill="FFFFFF"/>
            </w:rPr>
          </w:rPrChange>
        </w:rPr>
        <w:t xml:space="preserve">- Se </w:t>
      </w:r>
      <w:r w:rsidR="000A3926" w:rsidRPr="00996951">
        <w:rPr>
          <w:rFonts w:ascii="Arial" w:hAnsi="Arial" w:cs="Arial"/>
          <w:sz w:val="24"/>
          <w:lang w:val="pt-BR"/>
          <w:rPrChange w:id="3188" w:author="Elias de Moraes Fernandes" w:date="2016-07-07T10:33:00Z">
            <w:rPr>
              <w:shd w:val="clear" w:color="auto" w:fill="FFFFFF"/>
            </w:rPr>
          </w:rPrChange>
        </w:rPr>
        <w:t>o jogador</w:t>
      </w:r>
      <w:r w:rsidRPr="00996951">
        <w:rPr>
          <w:rFonts w:ascii="Arial" w:hAnsi="Arial" w:cs="Arial"/>
          <w:sz w:val="24"/>
          <w:lang w:val="pt-BR"/>
          <w:rPrChange w:id="3189" w:author="Elias de Moraes Fernandes" w:date="2016-07-07T10:33:00Z">
            <w:rPr>
              <w:shd w:val="clear" w:color="auto" w:fill="FFFFFF"/>
            </w:rPr>
          </w:rPrChange>
        </w:rPr>
        <w:t xml:space="preserve"> fazer contato nas fases que requer proteger a vida com qualquer predador </w:t>
      </w:r>
      <w:del w:id="3190" w:author="Elias de Moraes Fernandes" w:date="2016-07-07T10:53:00Z">
        <w:r w:rsidRPr="00996951" w:rsidDel="00194AEB">
          <w:rPr>
            <w:rFonts w:ascii="Arial" w:hAnsi="Arial" w:cs="Arial"/>
            <w:sz w:val="24"/>
            <w:lang w:val="pt-BR"/>
            <w:rPrChange w:id="3191" w:author="Elias de Moraes Fernandes" w:date="2016-07-07T10:33:00Z">
              <w:rPr>
                <w:shd w:val="clear" w:color="auto" w:fill="FFFFFF"/>
              </w:rPr>
            </w:rPrChange>
          </w:rPr>
          <w:delText>3</w:delText>
        </w:r>
      </w:del>
      <w:ins w:id="3192" w:author="Elias de Moraes Fernandes" w:date="2016-07-07T10:53:00Z">
        <w:r w:rsidR="00194AEB">
          <w:rPr>
            <w:rFonts w:ascii="Arial" w:hAnsi="Arial" w:cs="Arial"/>
            <w:sz w:val="24"/>
            <w:lang w:val="pt-BR"/>
          </w:rPr>
          <w:t>5</w:t>
        </w:r>
      </w:ins>
      <w:r w:rsidRPr="00996951">
        <w:rPr>
          <w:rFonts w:ascii="Arial" w:hAnsi="Arial" w:cs="Arial"/>
          <w:sz w:val="24"/>
          <w:lang w:val="pt-BR"/>
          <w:rPrChange w:id="3193" w:author="Elias de Moraes Fernandes" w:date="2016-07-07T10:33:00Z">
            <w:rPr>
              <w:shd w:val="clear" w:color="auto" w:fill="FFFFFF"/>
            </w:rPr>
          </w:rPrChange>
        </w:rPr>
        <w:t>+ vezes</w:t>
      </w:r>
      <w:r w:rsidR="006D71B4" w:rsidRPr="00996951">
        <w:rPr>
          <w:rFonts w:ascii="Arial" w:hAnsi="Arial" w:cs="Arial"/>
          <w:sz w:val="24"/>
          <w:lang w:val="pt-BR"/>
          <w:rPrChange w:id="3194" w:author="Elias de Moraes Fernandes" w:date="2016-07-07T10:33:00Z">
            <w:rPr>
              <w:shd w:val="clear" w:color="auto" w:fill="FFFFFF"/>
            </w:rPr>
          </w:rPrChange>
        </w:rPr>
        <w:t xml:space="preserve"> (indica</w:t>
      </w:r>
      <w:r w:rsidR="006D71B4" w:rsidRPr="00996951">
        <w:rPr>
          <w:rFonts w:ascii="Arial" w:eastAsia="Calibri" w:hAnsi="Arial" w:cs="Arial"/>
          <w:sz w:val="24"/>
          <w:lang w:val="pt-BR"/>
          <w:rPrChange w:id="3195" w:author="Elias de Moraes Fernandes" w:date="2016-07-07T10:33:00Z">
            <w:rPr>
              <w:shd w:val="clear" w:color="auto" w:fill="FFFFFF"/>
            </w:rPr>
          </w:rPrChange>
        </w:rPr>
        <w:t>ção</w:t>
      </w:r>
      <w:r w:rsidR="006D71B4" w:rsidRPr="00996951">
        <w:rPr>
          <w:rFonts w:ascii="Arial" w:hAnsi="Arial" w:cs="Arial"/>
          <w:sz w:val="24"/>
          <w:lang w:val="pt-BR"/>
          <w:rPrChange w:id="3196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="006D71B4" w:rsidRPr="00996951">
        <w:rPr>
          <w:rFonts w:ascii="Arial" w:eastAsia="Calibri" w:hAnsi="Arial" w:cs="Arial"/>
          <w:sz w:val="24"/>
          <w:lang w:val="pt-BR"/>
          <w:rPrChange w:id="3197" w:author="Elias de Moraes Fernandes" w:date="2016-07-07T10:33:00Z">
            <w:rPr>
              <w:shd w:val="clear" w:color="auto" w:fill="FFFFFF"/>
            </w:rPr>
          </w:rPrChange>
        </w:rPr>
        <w:t>de</w:t>
      </w:r>
      <w:r w:rsidR="006D71B4" w:rsidRPr="00996951">
        <w:rPr>
          <w:rFonts w:ascii="Arial" w:hAnsi="Arial" w:cs="Arial"/>
          <w:sz w:val="24"/>
          <w:lang w:val="pt-BR"/>
          <w:rPrChange w:id="3198" w:author="Elias de Moraes Fernandes" w:date="2016-07-07T10:33:00Z">
            <w:rPr>
              <w:shd w:val="clear" w:color="auto" w:fill="FFFFFF"/>
            </w:rPr>
          </w:rPrChange>
        </w:rPr>
        <w:t xml:space="preserve"> </w:t>
      </w:r>
      <w:r w:rsidR="006D71B4" w:rsidRPr="00996951">
        <w:rPr>
          <w:rFonts w:ascii="Arial" w:eastAsia="Calibri" w:hAnsi="Arial" w:cs="Arial"/>
          <w:sz w:val="24"/>
          <w:lang w:val="pt-BR"/>
          <w:rPrChange w:id="3199" w:author="Elias de Moraes Fernandes" w:date="2016-07-07T10:33:00Z">
            <w:rPr>
              <w:shd w:val="clear" w:color="auto" w:fill="FFFFFF"/>
            </w:rPr>
          </w:rPrChange>
        </w:rPr>
        <w:t>ní</w:t>
      </w:r>
      <w:r w:rsidRPr="00996951">
        <w:rPr>
          <w:rFonts w:ascii="Arial" w:hAnsi="Arial" w:cs="Arial"/>
          <w:sz w:val="24"/>
          <w:lang w:val="pt-BR"/>
          <w:rPrChange w:id="3200" w:author="Elias de Moraes Fernandes" w:date="2016-07-07T10:33:00Z">
            <w:rPr>
              <w:shd w:val="clear" w:color="auto" w:fill="FFFFFF"/>
            </w:rPr>
          </w:rPrChange>
        </w:rPr>
        <w:t>vel de energia), ele perde o jogo.</w:t>
      </w:r>
    </w:p>
    <w:p w14:paraId="3F1924CF" w14:textId="66A51778" w:rsidR="00552C0C" w:rsidRPr="00996951" w:rsidRDefault="00552C0C">
      <w:pPr>
        <w:pStyle w:val="ListParagraph"/>
        <w:tabs>
          <w:tab w:val="left" w:pos="7672"/>
        </w:tabs>
        <w:ind w:left="360" w:firstLine="360"/>
        <w:rPr>
          <w:rFonts w:ascii="Arial" w:hAnsi="Arial" w:cs="Arial"/>
          <w:sz w:val="24"/>
          <w:lang w:val="pt-BR"/>
          <w:rPrChange w:id="3201" w:author="Elias de Moraes Fernandes" w:date="2016-07-07T10:33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3202" w:author="Elias De Moraes Fernandes" w:date="2016-03-16T12:41:00Z">
          <w:pPr>
            <w:pStyle w:val="NoSpacing"/>
            <w:ind w:left="720"/>
          </w:pPr>
        </w:pPrChange>
      </w:pPr>
      <w:r w:rsidRPr="0094445C">
        <w:rPr>
          <w:rFonts w:ascii="Arial" w:hAnsi="Arial" w:cs="Arial"/>
          <w:sz w:val="24"/>
          <w:highlight w:val="yellow"/>
          <w:lang w:val="pt-BR"/>
          <w:rPrChange w:id="3203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>-</w:t>
      </w:r>
      <w:r w:rsidR="00AF0D49" w:rsidRPr="0094445C">
        <w:rPr>
          <w:rFonts w:ascii="Arial" w:hAnsi="Arial" w:cs="Arial"/>
          <w:sz w:val="24"/>
          <w:highlight w:val="yellow"/>
          <w:lang w:val="pt-BR"/>
          <w:rPrChange w:id="3204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AE4FC2" w:rsidRPr="0094445C">
        <w:rPr>
          <w:rFonts w:ascii="Arial" w:hAnsi="Arial" w:cs="Arial"/>
          <w:sz w:val="24"/>
          <w:highlight w:val="yellow"/>
          <w:lang w:val="pt-BR"/>
          <w:rPrChange w:id="3205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>Ser atingido</w:t>
      </w:r>
      <w:r w:rsidRPr="0094445C">
        <w:rPr>
          <w:rFonts w:ascii="Arial" w:hAnsi="Arial" w:cs="Arial"/>
          <w:sz w:val="24"/>
          <w:highlight w:val="yellow"/>
          <w:lang w:val="pt-BR"/>
          <w:rPrChange w:id="3206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397918" w:rsidRPr="0094445C">
        <w:rPr>
          <w:rFonts w:ascii="Arial" w:hAnsi="Arial" w:cs="Arial"/>
          <w:sz w:val="24"/>
          <w:highlight w:val="yellow"/>
          <w:lang w:val="pt-BR"/>
          <w:rPrChange w:id="3207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>por bomba</w:t>
      </w:r>
      <w:r w:rsidRPr="0094445C">
        <w:rPr>
          <w:rFonts w:ascii="Arial" w:hAnsi="Arial" w:cs="Arial"/>
          <w:sz w:val="24"/>
          <w:highlight w:val="yellow"/>
          <w:lang w:val="pt-BR"/>
          <w:rPrChange w:id="3208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Pr="0094445C">
        <w:rPr>
          <w:rFonts w:ascii="Arial" w:eastAsia="Calibri" w:hAnsi="Arial" w:cs="Arial"/>
          <w:sz w:val="24"/>
          <w:highlight w:val="yellow"/>
          <w:lang w:val="pt-BR"/>
          <w:rPrChange w:id="3209" w:author="Elias de Moraes Fernandes" w:date="2016-07-07T18:11:00Z">
            <w:rPr>
              <w:rFonts w:eastAsia="Times New Roman"/>
              <w:shd w:val="clear" w:color="auto" w:fill="FFFFFF"/>
            </w:rPr>
          </w:rPrChange>
        </w:rPr>
        <w:t>ácida</w:t>
      </w:r>
      <w:ins w:id="3210" w:author="Elias de Moraes Fernandes" w:date="2016-07-07T10:53:00Z">
        <w:r w:rsidR="00195749" w:rsidRPr="0094445C">
          <w:rPr>
            <w:rFonts w:ascii="Arial" w:eastAsia="Calibri" w:hAnsi="Arial" w:cs="Arial"/>
            <w:sz w:val="24"/>
            <w:highlight w:val="yellow"/>
            <w:lang w:val="pt-BR"/>
            <w:rPrChange w:id="3211" w:author="Elias de Moraes Fernandes" w:date="2016-07-07T18:11:00Z">
              <w:rPr>
                <w:rFonts w:ascii="Arial" w:eastAsia="Calibri" w:hAnsi="Arial" w:cs="Arial"/>
                <w:sz w:val="24"/>
                <w:lang w:val="pt-BR"/>
              </w:rPr>
            </w:rPrChange>
          </w:rPr>
          <w:t>.</w:t>
        </w:r>
      </w:ins>
    </w:p>
    <w:p w14:paraId="1BD2E4F8" w14:textId="77777777" w:rsidR="005E6EDF" w:rsidRPr="00996951" w:rsidRDefault="005E6EDF" w:rsidP="007C6837">
      <w:pPr>
        <w:ind w:firstLine="360"/>
        <w:rPr>
          <w:rFonts w:ascii="Arial" w:hAnsi="Arial" w:cs="Arial"/>
          <w:sz w:val="28"/>
          <w:lang w:val="pt-BR"/>
          <w:rPrChange w:id="3212" w:author="Elias de Moraes Fernandes" w:date="2016-07-07T10:33:00Z">
            <w:rPr>
              <w:sz w:val="28"/>
              <w:lang w:val="pt-BR"/>
            </w:rPr>
          </w:rPrChange>
        </w:rPr>
      </w:pPr>
      <w:r w:rsidRPr="00996951">
        <w:rPr>
          <w:rFonts w:ascii="Arial" w:hAnsi="Arial" w:cs="Arial"/>
          <w:sz w:val="28"/>
          <w:lang w:val="pt-BR"/>
          <w:rPrChange w:id="3213" w:author="Elias de Moraes Fernandes" w:date="2016-07-07T10:33:00Z">
            <w:rPr>
              <w:sz w:val="28"/>
              <w:lang w:val="pt-BR"/>
            </w:rPr>
          </w:rPrChange>
        </w:rPr>
        <w:br w:type="page"/>
      </w:r>
    </w:p>
    <w:p w14:paraId="04A6BC5D" w14:textId="77777777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3214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3215" w:name="_Toc442190681"/>
      <w:r w:rsidRPr="00996951">
        <w:rPr>
          <w:rFonts w:ascii="Arial" w:hAnsi="Arial" w:cs="Arial"/>
          <w:b/>
          <w:sz w:val="40"/>
          <w:lang w:val="pt-BR"/>
          <w:rPrChange w:id="3216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Personagens</w:t>
      </w:r>
      <w:bookmarkEnd w:id="3215"/>
    </w:p>
    <w:p w14:paraId="0B94ED17" w14:textId="59740C3A" w:rsidR="005E6EDF" w:rsidRPr="00996951" w:rsidRDefault="00EB7264" w:rsidP="00EB7264">
      <w:pPr>
        <w:pStyle w:val="ListParagraph"/>
        <w:tabs>
          <w:tab w:val="left" w:pos="7672"/>
        </w:tabs>
        <w:ind w:left="360"/>
        <w:jc w:val="center"/>
        <w:rPr>
          <w:rFonts w:ascii="Arial" w:hAnsi="Arial" w:cs="Arial"/>
          <w:sz w:val="28"/>
          <w:lang w:val="pt-BR"/>
          <w:rPrChange w:id="3217" w:author="Elias de Moraes Fernandes" w:date="2016-07-07T10:33:00Z">
            <w:rPr>
              <w:sz w:val="28"/>
              <w:lang w:val="pt-BR"/>
            </w:rPr>
          </w:rPrChange>
        </w:rPr>
        <w:pPrChange w:id="3218" w:author="Elias de Moraes Fernandes" w:date="2016-07-07T11:59:00Z">
          <w:pPr>
            <w:pStyle w:val="ListParagraph"/>
            <w:tabs>
              <w:tab w:val="left" w:pos="7672"/>
            </w:tabs>
            <w:ind w:left="360"/>
          </w:pPr>
        </w:pPrChange>
      </w:pPr>
      <w:moveToRangeStart w:id="3219" w:author="Elias de Moraes Fernandes" w:date="2016-07-07T11:59:00Z" w:name="move455656085"/>
      <w:moveTo w:id="3220" w:author="Elias de Moraes Fernandes" w:date="2016-07-07T11:59:00Z">
        <w:r w:rsidRPr="00996951">
          <w:rPr>
            <w:rFonts w:ascii="Arial" w:hAnsi="Arial" w:cs="Arial"/>
            <w:noProof/>
            <w:sz w:val="24"/>
            <w:rPrChange w:id="3221" w:author="Elias de Moraes Fernandes" w:date="2016-07-07T10:33:00Z">
              <w:rPr>
                <w:noProof/>
              </w:rPr>
            </w:rPrChange>
          </w:rPr>
          <w:drawing>
            <wp:inline distT="0" distB="0" distL="0" distR="0" wp14:anchorId="540605B4" wp14:editId="0615B52B">
              <wp:extent cx="1595755" cy="960755"/>
              <wp:effectExtent l="0" t="0" r="4445" b="4445"/>
              <wp:docPr id="8" name="Picture 8" descr="../../Nonda/_Game_Design/defender/animation/_worm_walk_cycle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../Nonda/_Game_Design/defender/animation/_worm_walk_cycle5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95755" cy="960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  <w:moveToRangeEnd w:id="3219"/>
    </w:p>
    <w:p w14:paraId="6B5852C3" w14:textId="6B92ABF9" w:rsidR="007C6837" w:rsidRPr="00274602" w:rsidDel="00611A0A" w:rsidRDefault="007C6837" w:rsidP="007C6837">
      <w:pPr>
        <w:pStyle w:val="ListParagraph"/>
        <w:tabs>
          <w:tab w:val="left" w:pos="7672"/>
        </w:tabs>
        <w:ind w:left="0" w:firstLine="360"/>
        <w:rPr>
          <w:del w:id="3222" w:author="Elias de Moraes Fernandes" w:date="2016-07-07T11:58:00Z"/>
          <w:rFonts w:ascii="Arial" w:hAnsi="Arial" w:cs="Arial"/>
          <w:sz w:val="24"/>
          <w:highlight w:val="red"/>
          <w:lang w:val="pt-BR"/>
          <w:rPrChange w:id="3223" w:author="Elias de Moraes Fernandes" w:date="2016-07-07T15:26:00Z">
            <w:rPr>
              <w:del w:id="3224" w:author="Elias de Moraes Fernandes" w:date="2016-07-07T11:58:00Z"/>
              <w:sz w:val="24"/>
              <w:lang w:val="pt-BR"/>
            </w:rPr>
          </w:rPrChange>
        </w:rPr>
      </w:pPr>
      <w:del w:id="3225" w:author="Elias de Moraes Fernandes" w:date="2016-07-07T11:58:00Z"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26" w:author="Elias de Moraes Fernandes" w:date="2016-07-07T15:26:00Z">
              <w:rPr>
                <w:sz w:val="24"/>
                <w:lang w:val="pt-BR"/>
              </w:rPr>
            </w:rPrChange>
          </w:rPr>
          <w:delText>- Descri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27" w:author="Elias de Moraes Fernandes" w:date="2016-07-07T15:26:00Z">
              <w:rPr>
                <w:sz w:val="24"/>
                <w:lang w:val="pt-BR"/>
              </w:rPr>
            </w:rPrChange>
          </w:rPr>
          <w:delText>çã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28" w:author="Elias de Moraes Fernandes" w:date="2016-07-07T15:26:00Z">
              <w:rPr>
                <w:sz w:val="24"/>
                <w:lang w:val="pt-BR"/>
              </w:rPr>
            </w:rPrChange>
          </w:rPr>
          <w:delText>o das caracter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29" w:author="Elias de Moraes Fernandes" w:date="2016-07-07T15:26:00Z">
              <w:rPr>
                <w:sz w:val="24"/>
                <w:lang w:val="pt-BR"/>
              </w:rPr>
            </w:rPrChange>
          </w:rPr>
          <w:delText>ísticas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30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31" w:author="Elias de Moraes Fernandes" w:date="2016-07-07T15:26:00Z">
              <w:rPr>
                <w:sz w:val="24"/>
                <w:lang w:val="pt-BR"/>
              </w:rPr>
            </w:rPrChange>
          </w:rPr>
          <w:delText>dos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32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33" w:author="Elias de Moraes Fernandes" w:date="2016-07-07T15:26:00Z">
              <w:rPr>
                <w:sz w:val="24"/>
                <w:lang w:val="pt-BR"/>
              </w:rPr>
            </w:rPrChange>
          </w:rPr>
          <w:delText>personagens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34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35" w:author="Elias de Moraes Fernandes" w:date="2016-07-07T15:26:00Z">
              <w:rPr>
                <w:sz w:val="24"/>
                <w:lang w:val="pt-BR"/>
              </w:rPr>
            </w:rPrChange>
          </w:rPr>
          <w:delText>principais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36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37" w:author="Elias de Moraes Fernandes" w:date="2016-07-07T15:26:00Z">
              <w:rPr>
                <w:sz w:val="24"/>
                <w:lang w:val="pt-BR"/>
              </w:rPr>
            </w:rPrChange>
          </w:rPr>
          <w:delText>(nome,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38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39" w:author="Elias de Moraes Fernandes" w:date="2016-07-07T15:26:00Z">
              <w:rPr>
                <w:sz w:val="24"/>
                <w:lang w:val="pt-BR"/>
              </w:rPr>
            </w:rPrChange>
          </w:rPr>
          <w:delText>idade,</w:delText>
        </w:r>
        <w:r w:rsidRPr="00274602" w:rsidDel="00611A0A">
          <w:rPr>
            <w:rFonts w:ascii="Arial" w:hAnsi="Arial" w:cs="Arial"/>
            <w:sz w:val="24"/>
            <w:highlight w:val="red"/>
            <w:lang w:val="pt-BR"/>
            <w:rPrChange w:id="3240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611A0A">
          <w:rPr>
            <w:rFonts w:ascii="Arial" w:eastAsia="Calibri" w:hAnsi="Arial" w:cs="Arial"/>
            <w:sz w:val="24"/>
            <w:highlight w:val="red"/>
            <w:lang w:val="pt-BR"/>
            <w:rPrChange w:id="3241" w:author="Elias de Moraes Fernandes" w:date="2016-07-07T15:26:00Z">
              <w:rPr>
                <w:sz w:val="24"/>
                <w:lang w:val="pt-BR"/>
              </w:rPr>
            </w:rPrChange>
          </w:rPr>
          <w:delText>tipo...);</w:delText>
        </w:r>
      </w:del>
    </w:p>
    <w:p w14:paraId="366BE0A7" w14:textId="7B1DC4CA" w:rsidR="007C6837" w:rsidRPr="00274602" w:rsidDel="00E84BCF" w:rsidRDefault="00FF5CFF" w:rsidP="00E84BCF">
      <w:pPr>
        <w:ind w:firstLine="360"/>
        <w:rPr>
          <w:del w:id="3242" w:author="Elias de Moraes Fernandes" w:date="2016-07-07T11:58:00Z"/>
          <w:rFonts w:ascii="Arial" w:hAnsi="Arial" w:cs="Arial"/>
          <w:sz w:val="24"/>
          <w:szCs w:val="24"/>
          <w:highlight w:val="red"/>
          <w:lang w:val="pt-BR"/>
          <w:rPrChange w:id="3243" w:author="Elias de Moraes Fernandes" w:date="2016-07-07T15:26:00Z">
            <w:rPr>
              <w:del w:id="3244" w:author="Elias de Moraes Fernandes" w:date="2016-07-07T11:58:00Z"/>
              <w:sz w:val="24"/>
              <w:szCs w:val="24"/>
              <w:lang w:val="pt-BR"/>
            </w:rPr>
          </w:rPrChange>
        </w:rPr>
        <w:pPrChange w:id="3245" w:author="Elias de Moraes Fernandes" w:date="2016-07-07T11:58:00Z">
          <w:pPr>
            <w:ind w:firstLine="360"/>
          </w:pPr>
        </w:pPrChange>
      </w:pPr>
      <w:r w:rsidRPr="00274602">
        <w:rPr>
          <w:rFonts w:ascii="Arial" w:hAnsi="Arial" w:cs="Arial"/>
          <w:sz w:val="24"/>
          <w:szCs w:val="24"/>
          <w:highlight w:val="red"/>
          <w:lang w:val="pt-BR"/>
          <w:rPrChange w:id="3246" w:author="Elias de Moraes Fernandes" w:date="2016-07-07T15:26:00Z">
            <w:rPr>
              <w:sz w:val="24"/>
              <w:szCs w:val="24"/>
              <w:lang w:val="pt-BR"/>
            </w:rPr>
          </w:rPrChange>
        </w:rPr>
        <w:t>Nonda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47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tem 1 ano de idade,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48" w:author="Elias de Moraes Fernandes" w:date="2016-07-07T15:26:00Z">
            <w:rPr>
              <w:sz w:val="24"/>
              <w:szCs w:val="24"/>
              <w:lang w:val="pt-BR"/>
            </w:rPr>
          </w:rPrChange>
        </w:rPr>
        <w:t>é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49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50" w:author="Elias de Moraes Fernandes" w:date="2016-07-07T15:26:00Z">
            <w:rPr>
              <w:sz w:val="24"/>
              <w:szCs w:val="24"/>
              <w:lang w:val="pt-BR"/>
            </w:rPr>
          </w:rPrChange>
        </w:rPr>
        <w:t>uma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51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52" w:author="Elias de Moraes Fernandes" w:date="2016-07-07T15:26:00Z">
            <w:rPr>
              <w:sz w:val="24"/>
              <w:szCs w:val="24"/>
              <w:lang w:val="pt-BR"/>
            </w:rPr>
          </w:rPrChange>
        </w:rPr>
        <w:t>minhoca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53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54" w:author="Elias de Moraes Fernandes" w:date="2016-07-07T15:26:00Z">
            <w:rPr>
              <w:sz w:val="24"/>
              <w:szCs w:val="24"/>
              <w:lang w:val="pt-BR"/>
            </w:rPr>
          </w:rPrChange>
        </w:rPr>
        <w:t>(anelídeo),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55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56" w:author="Elias de Moraes Fernandes" w:date="2016-07-07T15:26:00Z">
            <w:rPr>
              <w:sz w:val="24"/>
              <w:szCs w:val="24"/>
              <w:lang w:val="pt-BR"/>
            </w:rPr>
          </w:rPrChange>
        </w:rPr>
        <w:t>tem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57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58" w:author="Elias de Moraes Fernandes" w:date="2016-07-07T15:26:00Z">
            <w:rPr>
              <w:sz w:val="24"/>
              <w:szCs w:val="24"/>
              <w:lang w:val="pt-BR"/>
            </w:rPr>
          </w:rPrChange>
        </w:rPr>
        <w:t>um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59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60" w:author="Elias de Moraes Fernandes" w:date="2016-07-07T15:26:00Z">
            <w:rPr>
              <w:sz w:val="24"/>
              <w:szCs w:val="24"/>
              <w:lang w:val="pt-BR"/>
            </w:rPr>
          </w:rPrChange>
        </w:rPr>
        <w:t>tamanho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61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62" w:author="Elias de Moraes Fernandes" w:date="2016-07-07T15:26:00Z">
            <w:rPr>
              <w:sz w:val="24"/>
              <w:szCs w:val="24"/>
              <w:lang w:val="pt-BR"/>
            </w:rPr>
          </w:rPrChange>
        </w:rPr>
        <w:t>padrão</w:t>
      </w:r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63" w:author="Elias de Moraes Fernandes" w:date="2016-07-07T15:26:00Z">
            <w:rPr>
              <w:sz w:val="24"/>
              <w:szCs w:val="24"/>
              <w:lang w:val="pt-BR"/>
            </w:rPr>
          </w:rPrChange>
        </w:rPr>
        <w:t xml:space="preserve"> </w:t>
      </w:r>
      <w:r w:rsidR="00FC2E7A" w:rsidRPr="00274602">
        <w:rPr>
          <w:rFonts w:ascii="Arial" w:eastAsia="Calibri" w:hAnsi="Arial" w:cs="Arial"/>
          <w:sz w:val="24"/>
          <w:szCs w:val="24"/>
          <w:highlight w:val="red"/>
          <w:lang w:val="pt-BR"/>
          <w:rPrChange w:id="3264" w:author="Elias de Moraes Fernandes" w:date="2016-07-07T15:26:00Z">
            <w:rPr>
              <w:sz w:val="24"/>
              <w:szCs w:val="24"/>
              <w:lang w:val="pt-BR"/>
            </w:rPr>
          </w:rPrChange>
        </w:rPr>
        <w:t>p</w:t>
      </w:r>
      <w:ins w:id="3265" w:author="Elias De Moraes Fernandes" w:date="2016-03-04T17:30:00Z">
        <w:r w:rsidR="004E3F97" w:rsidRPr="00274602">
          <w:rPr>
            <w:rFonts w:ascii="Arial" w:hAnsi="Arial" w:cs="Arial"/>
            <w:sz w:val="24"/>
            <w:szCs w:val="24"/>
            <w:highlight w:val="red"/>
            <w:lang w:val="pt-BR"/>
            <w:rPrChange w:id="3266" w:author="Elias de Moraes Fernandes" w:date="2016-07-07T15:26:00Z">
              <w:rPr>
                <w:sz w:val="24"/>
                <w:szCs w:val="24"/>
                <w:lang w:val="pt-BR"/>
              </w:rPr>
            </w:rPrChange>
          </w:rPr>
          <w:t>a</w:t>
        </w:r>
      </w:ins>
      <w:r w:rsidR="00FC2E7A" w:rsidRPr="00274602">
        <w:rPr>
          <w:rFonts w:ascii="Arial" w:hAnsi="Arial" w:cs="Arial"/>
          <w:sz w:val="24"/>
          <w:szCs w:val="24"/>
          <w:highlight w:val="red"/>
          <w:lang w:val="pt-BR"/>
          <w:rPrChange w:id="3267" w:author="Elias de Moraes Fernandes" w:date="2016-07-07T15:26:00Z">
            <w:rPr>
              <w:sz w:val="24"/>
              <w:szCs w:val="24"/>
              <w:lang w:val="pt-BR"/>
            </w:rPr>
          </w:rPrChange>
        </w:rPr>
        <w:t>ra uma minhoca.</w:t>
      </w:r>
    </w:p>
    <w:p w14:paraId="63962A07" w14:textId="3D1C4BD9" w:rsidR="007C6837" w:rsidRPr="00274602" w:rsidDel="00E84BCF" w:rsidRDefault="007C6837" w:rsidP="00E84BCF">
      <w:pPr>
        <w:ind w:firstLine="360"/>
        <w:rPr>
          <w:del w:id="3268" w:author="Elias de Moraes Fernandes" w:date="2016-07-07T11:58:00Z"/>
          <w:rFonts w:ascii="Arial" w:hAnsi="Arial" w:cs="Arial"/>
          <w:sz w:val="24"/>
          <w:highlight w:val="red"/>
          <w:lang w:val="pt-BR"/>
          <w:rPrChange w:id="3269" w:author="Elias de Moraes Fernandes" w:date="2016-07-07T15:26:00Z">
            <w:rPr>
              <w:del w:id="3270" w:author="Elias de Moraes Fernandes" w:date="2016-07-07T11:58:00Z"/>
              <w:sz w:val="24"/>
              <w:lang w:val="pt-BR"/>
            </w:rPr>
          </w:rPrChange>
        </w:rPr>
        <w:pPrChange w:id="3271" w:author="Elias de Moraes Fernandes" w:date="2016-07-07T11:58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272" w:author="Elias de Moraes Fernandes" w:date="2016-07-07T11:58:00Z">
        <w:r w:rsidRPr="00274602" w:rsidDel="00E84BCF">
          <w:rPr>
            <w:rFonts w:ascii="Arial" w:hAnsi="Arial" w:cs="Arial"/>
            <w:sz w:val="24"/>
            <w:highlight w:val="red"/>
            <w:lang w:val="pt-BR"/>
            <w:rPrChange w:id="3273" w:author="Elias de Moraes Fernandes" w:date="2016-07-07T15:26:00Z">
              <w:rPr>
                <w:sz w:val="24"/>
                <w:lang w:val="pt-BR"/>
              </w:rPr>
            </w:rPrChange>
          </w:rPr>
          <w:delText>- Hist</w:delText>
        </w:r>
        <w:r w:rsidRPr="00274602" w:rsidDel="00E84BCF">
          <w:rPr>
            <w:rFonts w:ascii="Arial" w:eastAsia="Calibri" w:hAnsi="Arial" w:cs="Arial"/>
            <w:sz w:val="24"/>
            <w:highlight w:val="red"/>
            <w:lang w:val="pt-BR"/>
            <w:rPrChange w:id="3274" w:author="Elias de Moraes Fernandes" w:date="2016-07-07T15:26:00Z">
              <w:rPr>
                <w:sz w:val="24"/>
                <w:lang w:val="pt-BR"/>
              </w:rPr>
            </w:rPrChange>
          </w:rPr>
          <w:delText>ória</w:delText>
        </w:r>
        <w:r w:rsidRPr="00274602" w:rsidDel="00E84BCF">
          <w:rPr>
            <w:rFonts w:ascii="Arial" w:hAnsi="Arial" w:cs="Arial"/>
            <w:sz w:val="24"/>
            <w:highlight w:val="red"/>
            <w:lang w:val="pt-BR"/>
            <w:rPrChange w:id="3275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E84BCF">
          <w:rPr>
            <w:rFonts w:ascii="Arial" w:eastAsia="Calibri" w:hAnsi="Arial" w:cs="Arial"/>
            <w:sz w:val="24"/>
            <w:highlight w:val="red"/>
            <w:lang w:val="pt-BR"/>
            <w:rPrChange w:id="3276" w:author="Elias de Moraes Fernandes" w:date="2016-07-07T15:26:00Z">
              <w:rPr>
                <w:sz w:val="24"/>
                <w:lang w:val="pt-BR"/>
              </w:rPr>
            </w:rPrChange>
          </w:rPr>
          <w:delText>do</w:delText>
        </w:r>
        <w:r w:rsidRPr="00274602" w:rsidDel="00E84BCF">
          <w:rPr>
            <w:rFonts w:ascii="Arial" w:hAnsi="Arial" w:cs="Arial"/>
            <w:sz w:val="24"/>
            <w:highlight w:val="red"/>
            <w:lang w:val="pt-BR"/>
            <w:rPrChange w:id="3277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E84BCF">
          <w:rPr>
            <w:rFonts w:ascii="Arial" w:eastAsia="Calibri" w:hAnsi="Arial" w:cs="Arial"/>
            <w:sz w:val="24"/>
            <w:highlight w:val="red"/>
            <w:lang w:val="pt-BR"/>
            <w:rPrChange w:id="3278" w:author="Elias de Moraes Fernandes" w:date="2016-07-07T15:26:00Z">
              <w:rPr>
                <w:sz w:val="24"/>
                <w:lang w:val="pt-BR"/>
              </w:rPr>
            </w:rPrChange>
          </w:rPr>
          <w:delText>passado</w:delText>
        </w:r>
        <w:r w:rsidRPr="00274602" w:rsidDel="00E84BCF">
          <w:rPr>
            <w:rFonts w:ascii="Arial" w:hAnsi="Arial" w:cs="Arial"/>
            <w:sz w:val="24"/>
            <w:highlight w:val="red"/>
            <w:lang w:val="pt-BR"/>
            <w:rPrChange w:id="3279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E84BCF">
          <w:rPr>
            <w:rFonts w:ascii="Arial" w:eastAsia="Calibri" w:hAnsi="Arial" w:cs="Arial"/>
            <w:sz w:val="24"/>
            <w:highlight w:val="red"/>
            <w:lang w:val="pt-BR"/>
            <w:rPrChange w:id="3280" w:author="Elias de Moraes Fernandes" w:date="2016-07-07T15:26:00Z">
              <w:rPr>
                <w:sz w:val="24"/>
                <w:lang w:val="pt-BR"/>
              </w:rPr>
            </w:rPrChange>
          </w:rPr>
          <w:delText>dos</w:delText>
        </w:r>
        <w:r w:rsidRPr="00274602" w:rsidDel="00E84BCF">
          <w:rPr>
            <w:rFonts w:ascii="Arial" w:hAnsi="Arial" w:cs="Arial"/>
            <w:sz w:val="24"/>
            <w:highlight w:val="red"/>
            <w:lang w:val="pt-BR"/>
            <w:rPrChange w:id="3281" w:author="Elias de Moraes Fernandes" w:date="2016-07-07T15:26:00Z">
              <w:rPr>
                <w:sz w:val="24"/>
                <w:lang w:val="pt-BR"/>
              </w:rPr>
            </w:rPrChange>
          </w:rPr>
          <w:delText xml:space="preserve"> </w:delText>
        </w:r>
        <w:r w:rsidRPr="00274602" w:rsidDel="00E84BCF">
          <w:rPr>
            <w:rFonts w:ascii="Arial" w:eastAsia="Calibri" w:hAnsi="Arial" w:cs="Arial"/>
            <w:sz w:val="24"/>
            <w:highlight w:val="red"/>
            <w:lang w:val="pt-BR"/>
            <w:rPrChange w:id="3282" w:author="Elias de Moraes Fernandes" w:date="2016-07-07T15:26:00Z">
              <w:rPr>
                <w:sz w:val="24"/>
                <w:lang w:val="pt-BR"/>
              </w:rPr>
            </w:rPrChange>
          </w:rPr>
          <w:delText>personagens;</w:delText>
        </w:r>
      </w:del>
    </w:p>
    <w:p w14:paraId="0196A6D2" w14:textId="77777777" w:rsidR="00E84BCF" w:rsidRPr="00274602" w:rsidRDefault="00E84BCF" w:rsidP="00E84BCF">
      <w:pPr>
        <w:ind w:firstLine="360"/>
        <w:rPr>
          <w:ins w:id="3283" w:author="Elias de Moraes Fernandes" w:date="2016-07-07T11:58:00Z"/>
          <w:rFonts w:ascii="Arial" w:hAnsi="Arial" w:cs="Arial"/>
          <w:sz w:val="24"/>
          <w:highlight w:val="red"/>
          <w:lang w:val="pt-BR"/>
          <w:rPrChange w:id="3284" w:author="Elias de Moraes Fernandes" w:date="2016-07-07T15:26:00Z">
            <w:rPr>
              <w:ins w:id="3285" w:author="Elias de Moraes Fernandes" w:date="2016-07-07T11:58:00Z"/>
              <w:rFonts w:ascii="Arial" w:hAnsi="Arial" w:cs="Arial"/>
              <w:sz w:val="24"/>
              <w:lang w:val="pt-BR"/>
            </w:rPr>
          </w:rPrChange>
        </w:rPr>
        <w:pPrChange w:id="3286" w:author="Elias de Moraes Fernandes" w:date="2016-07-07T11:5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12D733B3" w14:textId="344C7A26" w:rsidR="007C6837" w:rsidRPr="00274602" w:rsidDel="00EB7264" w:rsidRDefault="00FF5CFF" w:rsidP="00EB7264">
      <w:pPr>
        <w:ind w:firstLine="360"/>
        <w:rPr>
          <w:del w:id="3287" w:author="Elias de Moraes Fernandes" w:date="2016-07-07T11:58:00Z"/>
          <w:rFonts w:ascii="Arial" w:hAnsi="Arial" w:cs="Arial"/>
          <w:sz w:val="24"/>
          <w:highlight w:val="red"/>
          <w:lang w:val="pt-BR"/>
          <w:rPrChange w:id="3288" w:author="Elias de Moraes Fernandes" w:date="2016-07-07T15:26:00Z">
            <w:rPr>
              <w:del w:id="3289" w:author="Elias de Moraes Fernandes" w:date="2016-07-07T11:58:00Z"/>
              <w:sz w:val="24"/>
              <w:lang w:val="pt-BR"/>
            </w:rPr>
          </w:rPrChange>
        </w:rPr>
        <w:pPrChange w:id="3290" w:author="Elias de Moraes Fernandes" w:date="2016-07-07T11:58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3291" w:author="Elias de Moraes Fernandes" w:date="2016-07-07T15:26:00Z">
            <w:rPr>
              <w:sz w:val="24"/>
              <w:lang w:val="pt-BR"/>
            </w:rPr>
          </w:rPrChange>
        </w:rPr>
        <w:t>Nonda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292" w:author="Elias de Moraes Fernandes" w:date="2016-07-07T15:26:00Z">
            <w:rPr>
              <w:sz w:val="24"/>
              <w:lang w:val="pt-BR"/>
            </w:rPr>
          </w:rPrChange>
        </w:rPr>
        <w:t xml:space="preserve"> sempre sofreu com a invas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293" w:author="Elias de Moraes Fernandes" w:date="2016-07-07T15:26:00Z">
            <w:rPr>
              <w:sz w:val="24"/>
              <w:lang w:val="pt-BR"/>
            </w:rPr>
          </w:rPrChange>
        </w:rPr>
        <w:t>ão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294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295" w:author="Elias de Moraes Fernandes" w:date="2016-07-07T15:26:00Z">
            <w:rPr>
              <w:sz w:val="24"/>
              <w:lang w:val="pt-BR"/>
            </w:rPr>
          </w:rPrChange>
        </w:rPr>
        <w:t>dos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296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del w:id="3297" w:author="Elias De Moraes Fernandes" w:date="2016-07-06T16:08:00Z">
        <w:r w:rsidR="001279E1" w:rsidRPr="00274602" w:rsidDel="005C6DE9">
          <w:rPr>
            <w:rFonts w:ascii="Arial" w:hAnsi="Arial" w:cs="Arial"/>
            <w:sz w:val="24"/>
            <w:highlight w:val="red"/>
            <w:lang w:val="pt-BR"/>
            <w:rPrChange w:id="3298" w:author="Elias de Moraes Fernandes" w:date="2016-07-07T15:26:00Z">
              <w:rPr>
                <w:sz w:val="24"/>
                <w:lang w:val="pt-BR"/>
              </w:rPr>
            </w:rPrChange>
          </w:rPr>
          <w:delText>inimigo</w:delText>
        </w:r>
      </w:del>
      <w:del w:id="3299" w:author="Elias De Moraes Fernandes" w:date="2016-07-06T16:09:00Z">
        <w:r w:rsidR="001279E1" w:rsidRPr="00274602" w:rsidDel="005C6DE9">
          <w:rPr>
            <w:rFonts w:ascii="Arial" w:hAnsi="Arial" w:cs="Arial"/>
            <w:sz w:val="24"/>
            <w:highlight w:val="red"/>
            <w:lang w:val="pt-BR"/>
            <w:rPrChange w:id="3300" w:author="Elias de Moraes Fernandes" w:date="2016-07-07T15:26:00Z">
              <w:rPr>
                <w:sz w:val="24"/>
                <w:lang w:val="pt-BR"/>
              </w:rPr>
            </w:rPrChange>
          </w:rPr>
          <w:delText>s</w:delText>
        </w:r>
      </w:del>
      <w:ins w:id="3301" w:author="Elias De Moraes Fernandes" w:date="2016-07-06T16:09:00Z">
        <w:del w:id="3302" w:author="Elias de Moraes Fernandes" w:date="2016-07-07T11:58:00Z">
          <w:r w:rsidR="005C6DE9" w:rsidRPr="00274602" w:rsidDel="00E84BCF">
            <w:rPr>
              <w:rFonts w:ascii="Arial" w:hAnsi="Arial" w:cs="Arial"/>
              <w:sz w:val="24"/>
              <w:highlight w:val="red"/>
              <w:lang w:val="pt-BR"/>
              <w:rPrChange w:id="3303" w:author="Elias de Moraes Fernandes" w:date="2016-07-07T15:26:00Z">
                <w:rPr>
                  <w:sz w:val="24"/>
                  <w:lang w:val="pt-BR"/>
                </w:rPr>
              </w:rPrChange>
            </w:rPr>
            <w:delText>P</w:delText>
          </w:r>
        </w:del>
      </w:ins>
      <w:ins w:id="3304" w:author="Elias de Moraes Fernandes" w:date="2016-07-07T11:58:00Z">
        <w:r w:rsidR="00E84BCF" w:rsidRPr="00274602">
          <w:rPr>
            <w:rFonts w:ascii="Arial" w:hAnsi="Arial" w:cs="Arial"/>
            <w:sz w:val="24"/>
            <w:highlight w:val="red"/>
            <w:lang w:val="pt-BR"/>
            <w:rPrChange w:id="3305" w:author="Elias de Moraes Fernandes" w:date="2016-07-07T15:26:00Z">
              <w:rPr>
                <w:rFonts w:ascii="Arial" w:hAnsi="Arial" w:cs="Arial"/>
                <w:sz w:val="24"/>
                <w:lang w:val="pt-BR"/>
              </w:rPr>
            </w:rPrChange>
          </w:rPr>
          <w:t>p</w:t>
        </w:r>
      </w:ins>
      <w:ins w:id="3306" w:author="Elias De Moraes Fernandes" w:date="2016-07-06T16:09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3307" w:author="Elias de Moraes Fernandes" w:date="2016-07-07T15:26:00Z">
              <w:rPr>
                <w:sz w:val="24"/>
                <w:lang w:val="pt-BR"/>
              </w:rPr>
            </w:rPrChange>
          </w:rPr>
          <w:t>redadores</w:t>
        </w:r>
      </w:ins>
      <w:r w:rsidR="001279E1" w:rsidRPr="00274602">
        <w:rPr>
          <w:rFonts w:ascii="Arial" w:hAnsi="Arial" w:cs="Arial"/>
          <w:sz w:val="24"/>
          <w:highlight w:val="red"/>
          <w:lang w:val="pt-BR"/>
          <w:rPrChange w:id="3308" w:author="Elias de Moraes Fernandes" w:date="2016-07-07T15:26:00Z">
            <w:rPr>
              <w:sz w:val="24"/>
              <w:lang w:val="pt-BR"/>
            </w:rPr>
          </w:rPrChange>
        </w:rPr>
        <w:t xml:space="preserve"> dentro da sua casa. Muitas vezes o solo estava quase pronto quando algum </w:t>
      </w:r>
      <w:del w:id="3309" w:author="Elias De Moraes Fernandes" w:date="2016-07-06T16:08:00Z">
        <w:r w:rsidR="001279E1" w:rsidRPr="00274602" w:rsidDel="005C6DE9">
          <w:rPr>
            <w:rFonts w:ascii="Arial" w:hAnsi="Arial" w:cs="Arial"/>
            <w:sz w:val="24"/>
            <w:highlight w:val="red"/>
            <w:lang w:val="pt-BR"/>
            <w:rPrChange w:id="3310" w:author="Elias de Moraes Fernandes" w:date="2016-07-07T15:26:00Z">
              <w:rPr>
                <w:sz w:val="24"/>
                <w:lang w:val="pt-BR"/>
              </w:rPr>
            </w:rPrChange>
          </w:rPr>
          <w:delText>inimigo</w:delText>
        </w:r>
      </w:del>
      <w:ins w:id="3311" w:author="Elias De Moraes Fernandes" w:date="2016-07-06T16:08:00Z">
        <w:r w:rsidR="005C6DE9" w:rsidRPr="00274602">
          <w:rPr>
            <w:rFonts w:ascii="Arial" w:hAnsi="Arial" w:cs="Arial"/>
            <w:sz w:val="24"/>
            <w:highlight w:val="red"/>
            <w:lang w:val="pt-BR"/>
            <w:rPrChange w:id="3312" w:author="Elias de Moraes Fernandes" w:date="2016-07-07T15:26:00Z">
              <w:rPr>
                <w:sz w:val="24"/>
                <w:lang w:val="pt-BR"/>
              </w:rPr>
            </w:rPrChange>
          </w:rPr>
          <w:t>Predador</w:t>
        </w:r>
      </w:ins>
      <w:r w:rsidR="001279E1" w:rsidRPr="00274602">
        <w:rPr>
          <w:rFonts w:ascii="Arial" w:hAnsi="Arial" w:cs="Arial"/>
          <w:sz w:val="24"/>
          <w:highlight w:val="red"/>
          <w:lang w:val="pt-BR"/>
          <w:rPrChange w:id="3313" w:author="Elias de Moraes Fernandes" w:date="2016-07-07T15:26:00Z">
            <w:rPr>
              <w:sz w:val="24"/>
              <w:lang w:val="pt-BR"/>
            </w:rPr>
          </w:rPrChange>
        </w:rPr>
        <w:t xml:space="preserve"> chegava e destru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14" w:author="Elias de Moraes Fernandes" w:date="2016-07-07T15:26:00Z">
            <w:rPr>
              <w:sz w:val="24"/>
              <w:lang w:val="pt-BR"/>
            </w:rPr>
          </w:rPrChange>
        </w:rPr>
        <w:t>ía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15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16" w:author="Elias de Moraes Fernandes" w:date="2016-07-07T15:26:00Z">
            <w:rPr>
              <w:sz w:val="24"/>
              <w:lang w:val="pt-BR"/>
            </w:rPr>
          </w:rPrChange>
        </w:rPr>
        <w:t>tudo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17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18" w:author="Elias de Moraes Fernandes" w:date="2016-07-07T15:26:00Z">
            <w:rPr>
              <w:sz w:val="24"/>
              <w:lang w:val="pt-BR"/>
            </w:rPr>
          </w:rPrChange>
        </w:rPr>
        <w:t>o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19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20" w:author="Elias de Moraes Fernandes" w:date="2016-07-07T15:26:00Z">
            <w:rPr>
              <w:sz w:val="24"/>
              <w:lang w:val="pt-BR"/>
            </w:rPr>
          </w:rPrChange>
        </w:rPr>
        <w:t>que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21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22" w:author="Elias de Moraes Fernandes" w:date="2016-07-07T15:26:00Z">
            <w:rPr>
              <w:sz w:val="24"/>
              <w:lang w:val="pt-BR"/>
            </w:rPr>
          </w:rPrChange>
        </w:rPr>
        <w:t>ela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23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24" w:author="Elias de Moraes Fernandes" w:date="2016-07-07T15:26:00Z">
            <w:rPr>
              <w:sz w:val="24"/>
              <w:lang w:val="pt-BR"/>
            </w:rPr>
          </w:rPrChange>
        </w:rPr>
        <w:t>tinha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25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1279E1" w:rsidRPr="00274602">
        <w:rPr>
          <w:rFonts w:ascii="Arial" w:eastAsia="Calibri" w:hAnsi="Arial" w:cs="Arial"/>
          <w:sz w:val="24"/>
          <w:highlight w:val="red"/>
          <w:lang w:val="pt-BR"/>
          <w:rPrChange w:id="3326" w:author="Elias de Moraes Fernandes" w:date="2016-07-07T15:26:00Z">
            <w:rPr>
              <w:sz w:val="24"/>
              <w:lang w:val="pt-BR"/>
            </w:rPr>
          </w:rPrChange>
        </w:rPr>
        <w:t>umidificado.</w:t>
      </w:r>
      <w:r w:rsidR="001279E1" w:rsidRPr="00274602">
        <w:rPr>
          <w:rFonts w:ascii="Arial" w:hAnsi="Arial" w:cs="Arial"/>
          <w:sz w:val="24"/>
          <w:highlight w:val="red"/>
          <w:lang w:val="pt-BR"/>
          <w:rPrChange w:id="3327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</w:p>
    <w:p w14:paraId="64E715BE" w14:textId="3BB36ADC" w:rsidR="007C6837" w:rsidRPr="00274602" w:rsidRDefault="007C6837" w:rsidP="00EB7264">
      <w:pPr>
        <w:ind w:firstLine="360"/>
        <w:rPr>
          <w:rFonts w:ascii="Arial" w:hAnsi="Arial" w:cs="Arial"/>
          <w:b/>
          <w:sz w:val="24"/>
          <w:highlight w:val="red"/>
          <w:lang w:val="pt-BR"/>
          <w:rPrChange w:id="3328" w:author="Elias de Moraes Fernandes" w:date="2016-07-07T15:26:00Z">
            <w:rPr>
              <w:b/>
              <w:sz w:val="24"/>
              <w:lang w:val="pt-BR"/>
            </w:rPr>
          </w:rPrChange>
        </w:rPr>
        <w:pPrChange w:id="3329" w:author="Elias de Moraes Fernandes" w:date="2016-07-07T11:58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330" w:author="Elias de Moraes Fernandes" w:date="2016-07-07T11:58:00Z"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331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- Personalidade dos personagens;</w:delText>
        </w:r>
      </w:del>
    </w:p>
    <w:p w14:paraId="103A1150" w14:textId="67BD5CDA" w:rsidR="007C6837" w:rsidRPr="00274602" w:rsidDel="00EB7264" w:rsidRDefault="00FF5CFF" w:rsidP="00EB7264">
      <w:pPr>
        <w:pStyle w:val="ListParagraph"/>
        <w:tabs>
          <w:tab w:val="left" w:pos="7672"/>
        </w:tabs>
        <w:ind w:left="0" w:firstLine="360"/>
        <w:rPr>
          <w:del w:id="3332" w:author="Elias de Moraes Fernandes" w:date="2016-07-07T11:59:00Z"/>
          <w:rFonts w:ascii="Arial" w:hAnsi="Arial" w:cs="Arial"/>
          <w:b/>
          <w:sz w:val="24"/>
          <w:highlight w:val="red"/>
          <w:lang w:val="pt-BR"/>
          <w:rPrChange w:id="3333" w:author="Elias de Moraes Fernandes" w:date="2016-07-07T15:26:00Z">
            <w:rPr>
              <w:del w:id="3334" w:author="Elias de Moraes Fernandes" w:date="2016-07-07T11:59:00Z"/>
              <w:rFonts w:ascii="Arial" w:hAnsi="Arial" w:cs="Arial"/>
              <w:b/>
              <w:sz w:val="24"/>
              <w:lang w:val="pt-BR"/>
            </w:rPr>
          </w:rPrChange>
        </w:rPr>
        <w:pPrChange w:id="3335" w:author="Elias de Moraes Fernandes" w:date="2016-07-07T11:5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3336" w:author="Elias de Moraes Fernandes" w:date="2016-07-07T15:26:00Z">
            <w:rPr>
              <w:sz w:val="24"/>
              <w:lang w:val="pt-BR"/>
            </w:rPr>
          </w:rPrChange>
        </w:rPr>
        <w:t>Nonda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37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2B4778" w:rsidRPr="00274602">
        <w:rPr>
          <w:rFonts w:ascii="Arial" w:eastAsia="Calibri" w:hAnsi="Arial" w:cs="Arial"/>
          <w:sz w:val="24"/>
          <w:highlight w:val="red"/>
          <w:lang w:val="pt-BR"/>
          <w:rPrChange w:id="3338" w:author="Elias de Moraes Fernandes" w:date="2016-07-07T15:26:00Z">
            <w:rPr>
              <w:sz w:val="24"/>
              <w:lang w:val="pt-BR"/>
            </w:rPr>
          </w:rPrChange>
        </w:rPr>
        <w:t>é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39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2B4778" w:rsidRPr="00274602">
        <w:rPr>
          <w:rFonts w:ascii="Arial" w:eastAsia="Calibri" w:hAnsi="Arial" w:cs="Arial"/>
          <w:sz w:val="24"/>
          <w:highlight w:val="red"/>
          <w:lang w:val="pt-BR"/>
          <w:rPrChange w:id="3340" w:author="Elias de Moraes Fernandes" w:date="2016-07-07T15:26:00Z">
            <w:rPr>
              <w:sz w:val="24"/>
              <w:lang w:val="pt-BR"/>
            </w:rPr>
          </w:rPrChange>
        </w:rPr>
        <w:t>calma,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41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2B4778" w:rsidRPr="00274602">
        <w:rPr>
          <w:rFonts w:ascii="Arial" w:eastAsia="Calibri" w:hAnsi="Arial" w:cs="Arial"/>
          <w:sz w:val="24"/>
          <w:highlight w:val="red"/>
          <w:lang w:val="pt-BR"/>
          <w:rPrChange w:id="3342" w:author="Elias de Moraes Fernandes" w:date="2016-07-07T15:26:00Z">
            <w:rPr>
              <w:sz w:val="24"/>
              <w:lang w:val="pt-BR"/>
            </w:rPr>
          </w:rPrChange>
        </w:rPr>
        <w:t>trabalhadeira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43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2B4778" w:rsidRPr="00274602">
        <w:rPr>
          <w:rFonts w:ascii="Arial" w:eastAsia="Calibri" w:hAnsi="Arial" w:cs="Arial"/>
          <w:sz w:val="24"/>
          <w:highlight w:val="red"/>
          <w:lang w:val="pt-BR"/>
          <w:rPrChange w:id="3344" w:author="Elias de Moraes Fernandes" w:date="2016-07-07T15:26:00Z">
            <w:rPr>
              <w:sz w:val="24"/>
              <w:lang w:val="pt-BR"/>
            </w:rPr>
          </w:rPrChange>
        </w:rPr>
        <w:t>e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45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2B4778" w:rsidRPr="00274602">
        <w:rPr>
          <w:rFonts w:ascii="Arial" w:eastAsia="Calibri" w:hAnsi="Arial" w:cs="Arial"/>
          <w:sz w:val="24"/>
          <w:highlight w:val="red"/>
          <w:lang w:val="pt-BR"/>
          <w:rPrChange w:id="3346" w:author="Elias de Moraes Fernandes" w:date="2016-07-07T15:26:00Z">
            <w:rPr>
              <w:sz w:val="24"/>
              <w:lang w:val="pt-BR"/>
            </w:rPr>
          </w:rPrChange>
        </w:rPr>
        <w:t>protetora.</w:t>
      </w:r>
      <w:r w:rsidR="002B4778" w:rsidRPr="00274602">
        <w:rPr>
          <w:rFonts w:ascii="Arial" w:hAnsi="Arial" w:cs="Arial"/>
          <w:sz w:val="24"/>
          <w:highlight w:val="red"/>
          <w:lang w:val="pt-BR"/>
          <w:rPrChange w:id="3347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</w:p>
    <w:p w14:paraId="29F3D467" w14:textId="77777777" w:rsidR="00EB7264" w:rsidRPr="00274602" w:rsidRDefault="00EB7264" w:rsidP="007C6837">
      <w:pPr>
        <w:pStyle w:val="ListParagraph"/>
        <w:tabs>
          <w:tab w:val="left" w:pos="7672"/>
        </w:tabs>
        <w:ind w:left="0" w:firstLine="360"/>
        <w:rPr>
          <w:ins w:id="3348" w:author="Elias de Moraes Fernandes" w:date="2016-07-07T11:59:00Z"/>
          <w:rFonts w:ascii="Arial" w:hAnsi="Arial" w:cs="Arial"/>
          <w:sz w:val="24"/>
          <w:highlight w:val="red"/>
          <w:lang w:val="pt-BR"/>
          <w:rPrChange w:id="3349" w:author="Elias de Moraes Fernandes" w:date="2016-07-07T15:26:00Z">
            <w:rPr>
              <w:ins w:id="3350" w:author="Elias de Moraes Fernandes" w:date="2016-07-07T11:59:00Z"/>
              <w:sz w:val="24"/>
              <w:lang w:val="pt-BR"/>
            </w:rPr>
          </w:rPrChange>
        </w:rPr>
      </w:pPr>
    </w:p>
    <w:p w14:paraId="1EB6E422" w14:textId="76AD2B03" w:rsidR="007C6837" w:rsidRPr="00274602" w:rsidDel="00EB7264" w:rsidRDefault="007C6837" w:rsidP="007C6837">
      <w:pPr>
        <w:pStyle w:val="ListParagraph"/>
        <w:tabs>
          <w:tab w:val="left" w:pos="7672"/>
        </w:tabs>
        <w:ind w:left="0" w:firstLine="360"/>
        <w:rPr>
          <w:del w:id="3351" w:author="Elias de Moraes Fernandes" w:date="2016-07-07T11:58:00Z"/>
          <w:rFonts w:ascii="Arial" w:hAnsi="Arial" w:cs="Arial"/>
          <w:b/>
          <w:sz w:val="24"/>
          <w:highlight w:val="red"/>
          <w:lang w:val="pt-BR"/>
          <w:rPrChange w:id="3352" w:author="Elias de Moraes Fernandes" w:date="2016-07-07T15:26:00Z">
            <w:rPr>
              <w:del w:id="3353" w:author="Elias de Moraes Fernandes" w:date="2016-07-07T11:58:00Z"/>
              <w:b/>
              <w:sz w:val="24"/>
              <w:lang w:val="pt-BR"/>
            </w:rPr>
          </w:rPrChange>
        </w:rPr>
      </w:pPr>
      <w:del w:id="3354" w:author="Elias de Moraes Fernandes" w:date="2016-07-07T11:58:00Z"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355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- Habilidades caracter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356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ísticas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357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358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de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359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cada personagem (poderes especiais, golpes especiais, armas...);</w:delText>
        </w:r>
      </w:del>
    </w:p>
    <w:p w14:paraId="674BEB61" w14:textId="1595ABFD" w:rsidR="00EB7264" w:rsidRPr="00274602" w:rsidDel="00EB7264" w:rsidRDefault="00FF5CFF" w:rsidP="00EB7264">
      <w:pPr>
        <w:pStyle w:val="ListParagraph"/>
        <w:tabs>
          <w:tab w:val="left" w:pos="7672"/>
        </w:tabs>
        <w:ind w:left="0" w:firstLine="360"/>
        <w:rPr>
          <w:del w:id="3360" w:author="Elias de Moraes Fernandes" w:date="2016-07-07T11:59:00Z"/>
          <w:rFonts w:ascii="Arial" w:hAnsi="Arial" w:cs="Arial"/>
          <w:sz w:val="24"/>
          <w:highlight w:val="red"/>
          <w:lang w:val="pt-BR"/>
          <w:rPrChange w:id="3361" w:author="Elias de Moraes Fernandes" w:date="2016-07-07T15:26:00Z">
            <w:rPr>
              <w:del w:id="3362" w:author="Elias de Moraes Fernandes" w:date="2016-07-07T11:59:00Z"/>
              <w:sz w:val="24"/>
              <w:lang w:val="pt-BR"/>
            </w:rPr>
          </w:rPrChange>
        </w:rPr>
        <w:pPrChange w:id="3363" w:author="Elias de Moraes Fernandes" w:date="2016-07-07T11:5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274602">
        <w:rPr>
          <w:rFonts w:ascii="Arial" w:hAnsi="Arial" w:cs="Arial"/>
          <w:sz w:val="24"/>
          <w:highlight w:val="red"/>
          <w:lang w:val="pt-BR"/>
          <w:rPrChange w:id="3364" w:author="Elias de Moraes Fernandes" w:date="2016-07-07T15:26:00Z">
            <w:rPr>
              <w:sz w:val="24"/>
              <w:lang w:val="pt-BR"/>
            </w:rPr>
          </w:rPrChange>
        </w:rPr>
        <w:t>Nonda</w:t>
      </w:r>
      <w:r w:rsidR="00015550" w:rsidRPr="00274602">
        <w:rPr>
          <w:rFonts w:ascii="Arial" w:hAnsi="Arial" w:cs="Arial"/>
          <w:sz w:val="24"/>
          <w:highlight w:val="red"/>
          <w:lang w:val="pt-BR"/>
          <w:rPrChange w:id="3365" w:author="Elias de Moraes Fernandes" w:date="2016-07-07T15:26:00Z">
            <w:rPr>
              <w:sz w:val="24"/>
              <w:lang w:val="pt-BR"/>
            </w:rPr>
          </w:rPrChange>
        </w:rPr>
        <w:t xml:space="preserve"> n</w:t>
      </w:r>
      <w:r w:rsidR="00015550" w:rsidRPr="00274602">
        <w:rPr>
          <w:rFonts w:ascii="Arial" w:eastAsia="Calibri" w:hAnsi="Arial" w:cs="Arial"/>
          <w:sz w:val="24"/>
          <w:highlight w:val="red"/>
          <w:lang w:val="pt-BR"/>
          <w:rPrChange w:id="3366" w:author="Elias de Moraes Fernandes" w:date="2016-07-07T15:26:00Z">
            <w:rPr>
              <w:sz w:val="24"/>
              <w:lang w:val="pt-BR"/>
            </w:rPr>
          </w:rPrChange>
        </w:rPr>
        <w:t>ão</w:t>
      </w:r>
      <w:r w:rsidR="00015550" w:rsidRPr="00274602">
        <w:rPr>
          <w:rFonts w:ascii="Arial" w:hAnsi="Arial" w:cs="Arial"/>
          <w:sz w:val="24"/>
          <w:highlight w:val="red"/>
          <w:lang w:val="pt-BR"/>
          <w:rPrChange w:id="3367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015550" w:rsidRPr="00274602">
        <w:rPr>
          <w:rFonts w:ascii="Arial" w:eastAsia="Calibri" w:hAnsi="Arial" w:cs="Arial"/>
          <w:sz w:val="24"/>
          <w:highlight w:val="red"/>
          <w:lang w:val="pt-BR"/>
          <w:rPrChange w:id="3368" w:author="Elias de Moraes Fernandes" w:date="2016-07-07T15:26:00Z">
            <w:rPr>
              <w:sz w:val="24"/>
              <w:lang w:val="pt-BR"/>
            </w:rPr>
          </w:rPrChange>
        </w:rPr>
        <w:t>possui</w:t>
      </w:r>
      <w:r w:rsidR="00015550" w:rsidRPr="00274602">
        <w:rPr>
          <w:rFonts w:ascii="Arial" w:hAnsi="Arial" w:cs="Arial"/>
          <w:sz w:val="24"/>
          <w:highlight w:val="red"/>
          <w:lang w:val="pt-BR"/>
          <w:rPrChange w:id="3369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015550" w:rsidRPr="00274602">
        <w:rPr>
          <w:rFonts w:ascii="Arial" w:eastAsia="Calibri" w:hAnsi="Arial" w:cs="Arial"/>
          <w:sz w:val="24"/>
          <w:highlight w:val="red"/>
          <w:lang w:val="pt-BR"/>
          <w:rPrChange w:id="3370" w:author="Elias de Moraes Fernandes" w:date="2016-07-07T15:26:00Z">
            <w:rPr>
              <w:sz w:val="24"/>
              <w:lang w:val="pt-BR"/>
            </w:rPr>
          </w:rPrChange>
        </w:rPr>
        <w:t>poderes</w:t>
      </w:r>
      <w:r w:rsidR="00015550" w:rsidRPr="00274602">
        <w:rPr>
          <w:rFonts w:ascii="Arial" w:hAnsi="Arial" w:cs="Arial"/>
          <w:sz w:val="24"/>
          <w:highlight w:val="red"/>
          <w:lang w:val="pt-BR"/>
          <w:rPrChange w:id="3371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  <w:r w:rsidR="00015550" w:rsidRPr="00274602">
        <w:rPr>
          <w:rFonts w:ascii="Arial" w:eastAsia="Calibri" w:hAnsi="Arial" w:cs="Arial"/>
          <w:sz w:val="24"/>
          <w:highlight w:val="red"/>
          <w:lang w:val="pt-BR"/>
          <w:rPrChange w:id="3372" w:author="Elias de Moraes Fernandes" w:date="2016-07-07T15:26:00Z">
            <w:rPr>
              <w:sz w:val="24"/>
              <w:lang w:val="pt-BR"/>
            </w:rPr>
          </w:rPrChange>
        </w:rPr>
        <w:t>especiais.</w:t>
      </w:r>
      <w:r w:rsidR="003662C2" w:rsidRPr="00274602">
        <w:rPr>
          <w:rFonts w:ascii="Arial" w:hAnsi="Arial" w:cs="Arial"/>
          <w:sz w:val="24"/>
          <w:highlight w:val="red"/>
          <w:lang w:val="pt-BR"/>
          <w:rPrChange w:id="3373" w:author="Elias de Moraes Fernandes" w:date="2016-07-07T15:26:00Z">
            <w:rPr>
              <w:sz w:val="24"/>
              <w:lang w:val="pt-BR"/>
            </w:rPr>
          </w:rPrChange>
        </w:rPr>
        <w:t xml:space="preserve"> </w:t>
      </w:r>
    </w:p>
    <w:p w14:paraId="695ABD6C" w14:textId="5858A4EA" w:rsidR="007C6837" w:rsidRPr="00274602" w:rsidDel="00EB7264" w:rsidRDefault="005D0D49" w:rsidP="00EB7264">
      <w:pPr>
        <w:pStyle w:val="ListParagraph"/>
        <w:tabs>
          <w:tab w:val="left" w:pos="7672"/>
        </w:tabs>
        <w:ind w:left="0"/>
        <w:rPr>
          <w:del w:id="3374" w:author="Elias de Moraes Fernandes" w:date="2016-07-07T11:59:00Z"/>
          <w:rFonts w:ascii="Arial" w:hAnsi="Arial" w:cs="Arial"/>
          <w:sz w:val="24"/>
          <w:highlight w:val="red"/>
          <w:lang w:val="pt-BR"/>
          <w:rPrChange w:id="3375" w:author="Elias de Moraes Fernandes" w:date="2016-07-07T15:26:00Z">
            <w:rPr>
              <w:del w:id="3376" w:author="Elias de Moraes Fernandes" w:date="2016-07-07T11:59:00Z"/>
              <w:sz w:val="24"/>
              <w:lang w:val="pt-BR"/>
            </w:rPr>
          </w:rPrChange>
        </w:rPr>
        <w:pPrChange w:id="3377" w:author="Elias de Moraes Fernandes" w:date="2016-07-07T11:5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RangeStart w:id="3378" w:author="Elias de Moraes Fernandes" w:date="2016-07-07T11:59:00Z" w:name="move455656085"/>
      <w:moveFrom w:id="3379" w:author="Elias de Moraes Fernandes" w:date="2016-07-07T11:59:00Z">
        <w:ins w:id="3380" w:author="Elias De Moraes Fernandes" w:date="2016-03-16T12:41:00Z">
          <w:del w:id="3381" w:author="Elias de Moraes Fernandes" w:date="2016-07-07T11:59:00Z">
            <w:r w:rsidRPr="00274602" w:rsidDel="00EB7264">
              <w:rPr>
                <w:rFonts w:ascii="Arial" w:hAnsi="Arial" w:cs="Arial"/>
                <w:noProof/>
                <w:sz w:val="24"/>
                <w:highlight w:val="red"/>
                <w:rPrChange w:id="3382" w:author="Elias de Moraes Fernandes" w:date="2016-07-07T15:26:00Z">
                  <w:rPr>
                    <w:noProof/>
                  </w:rPr>
                </w:rPrChange>
              </w:rPr>
              <w:drawing>
                <wp:inline distT="0" distB="0" distL="0" distR="0" wp14:anchorId="22FDAADB" wp14:editId="1E77152C">
                  <wp:extent cx="1595755" cy="960755"/>
                  <wp:effectExtent l="0" t="0" r="4445" b="4445"/>
                  <wp:docPr id="7" name="Picture 7" descr="../../Nonda/_Game_Design/defender/animation/_worm_walk_cycl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Nonda/_Game_Design/defender/animation/_worm_walk_cycl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75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del>
        </w:ins>
      </w:moveFrom>
      <w:moveFromRangeEnd w:id="3378"/>
    </w:p>
    <w:p w14:paraId="5921C69A" w14:textId="289536B7" w:rsidR="007C6837" w:rsidRPr="00274602" w:rsidDel="005D0D49" w:rsidRDefault="007C6837" w:rsidP="00EB7264">
      <w:pPr>
        <w:pStyle w:val="ListParagraph"/>
        <w:tabs>
          <w:tab w:val="left" w:pos="7672"/>
        </w:tabs>
        <w:ind w:left="0"/>
        <w:rPr>
          <w:del w:id="3383" w:author="Elias De Moraes Fernandes" w:date="2016-03-16T12:42:00Z"/>
          <w:rFonts w:ascii="Arial" w:hAnsi="Arial" w:cs="Arial"/>
          <w:sz w:val="24"/>
          <w:highlight w:val="red"/>
          <w:lang w:val="pt-BR"/>
          <w:rPrChange w:id="3384" w:author="Elias de Moraes Fernandes" w:date="2016-07-07T15:26:00Z">
            <w:rPr>
              <w:del w:id="3385" w:author="Elias De Moraes Fernandes" w:date="2016-03-16T12:42:00Z"/>
              <w:sz w:val="24"/>
              <w:lang w:val="pt-BR"/>
            </w:rPr>
          </w:rPrChange>
        </w:rPr>
        <w:pPrChange w:id="3386" w:author="Elias de Moraes Fernandes" w:date="2016-07-07T11:5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387" w:author="Elias De Moraes Fernandes" w:date="2016-03-16T12:42:00Z">
        <w:r w:rsidRPr="00274602" w:rsidDel="005D0D49">
          <w:rPr>
            <w:rFonts w:ascii="Arial" w:hAnsi="Arial" w:cs="Arial"/>
            <w:sz w:val="24"/>
            <w:highlight w:val="red"/>
            <w:lang w:val="pt-BR"/>
            <w:rPrChange w:id="3388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>- Ilustra</w:delText>
        </w:r>
        <w:r w:rsidRPr="00274602" w:rsidDel="005D0D49">
          <w:rPr>
            <w:rFonts w:ascii="Arial" w:eastAsia="Calibri" w:hAnsi="Arial" w:cs="Arial"/>
            <w:sz w:val="24"/>
            <w:highlight w:val="red"/>
            <w:lang w:val="pt-BR"/>
            <w:rPrChange w:id="3389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>ção</w:delText>
        </w:r>
        <w:r w:rsidRPr="00274602" w:rsidDel="005D0D49">
          <w:rPr>
            <w:rFonts w:ascii="Arial" w:hAnsi="Arial" w:cs="Arial"/>
            <w:sz w:val="24"/>
            <w:highlight w:val="red"/>
            <w:lang w:val="pt-BR"/>
            <w:rPrChange w:id="3390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 xml:space="preserve"> </w:delText>
        </w:r>
        <w:r w:rsidRPr="00274602" w:rsidDel="005D0D49">
          <w:rPr>
            <w:rFonts w:ascii="Arial" w:eastAsia="Calibri" w:hAnsi="Arial" w:cs="Arial"/>
            <w:sz w:val="24"/>
            <w:highlight w:val="red"/>
            <w:lang w:val="pt-BR"/>
            <w:rPrChange w:id="3391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>visual</w:delText>
        </w:r>
        <w:r w:rsidRPr="00274602" w:rsidDel="005D0D49">
          <w:rPr>
            <w:rFonts w:ascii="Arial" w:hAnsi="Arial" w:cs="Arial"/>
            <w:sz w:val="24"/>
            <w:highlight w:val="red"/>
            <w:lang w:val="pt-BR"/>
            <w:rPrChange w:id="3392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 xml:space="preserve"> </w:delText>
        </w:r>
        <w:r w:rsidRPr="00274602" w:rsidDel="005D0D49">
          <w:rPr>
            <w:rFonts w:ascii="Arial" w:eastAsia="Calibri" w:hAnsi="Arial" w:cs="Arial"/>
            <w:sz w:val="24"/>
            <w:highlight w:val="red"/>
            <w:lang w:val="pt-BR"/>
            <w:rPrChange w:id="3393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>dos</w:delText>
        </w:r>
        <w:r w:rsidRPr="00274602" w:rsidDel="005D0D49">
          <w:rPr>
            <w:rFonts w:ascii="Arial" w:hAnsi="Arial" w:cs="Arial"/>
            <w:sz w:val="24"/>
            <w:highlight w:val="red"/>
            <w:lang w:val="pt-BR"/>
            <w:rPrChange w:id="3394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 xml:space="preserve"> </w:delText>
        </w:r>
        <w:r w:rsidRPr="00274602" w:rsidDel="005D0D49">
          <w:rPr>
            <w:rFonts w:ascii="Arial" w:eastAsia="Calibri" w:hAnsi="Arial" w:cs="Arial"/>
            <w:sz w:val="24"/>
            <w:highlight w:val="red"/>
            <w:lang w:val="pt-BR"/>
            <w:rPrChange w:id="3395" w:author="Elias de Moraes Fernandes" w:date="2016-07-07T15:26:00Z">
              <w:rPr>
                <w:sz w:val="24"/>
                <w:highlight w:val="yellow"/>
                <w:lang w:val="pt-BR"/>
              </w:rPr>
            </w:rPrChange>
          </w:rPr>
          <w:delText>personagens;</w:delText>
        </w:r>
      </w:del>
    </w:p>
    <w:p w14:paraId="7FCCF123" w14:textId="77777777" w:rsidR="007C6837" w:rsidRPr="00274602" w:rsidRDefault="007C6837" w:rsidP="00EB7264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3396" w:author="Elias de Moraes Fernandes" w:date="2016-07-07T15:26:00Z">
            <w:rPr>
              <w:sz w:val="24"/>
              <w:lang w:val="pt-BR"/>
            </w:rPr>
          </w:rPrChange>
        </w:rPr>
        <w:pPrChange w:id="3397" w:author="Elias de Moraes Fernandes" w:date="2016-07-07T11:59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44BBAD5" w14:textId="6C07213A" w:rsidR="005E6EDF" w:rsidRPr="00274602" w:rsidDel="00EB7264" w:rsidRDefault="007C6837" w:rsidP="007C6837">
      <w:pPr>
        <w:pStyle w:val="ListParagraph"/>
        <w:tabs>
          <w:tab w:val="left" w:pos="7672"/>
        </w:tabs>
        <w:ind w:left="0" w:firstLine="360"/>
        <w:rPr>
          <w:del w:id="3398" w:author="Elias de Moraes Fernandes" w:date="2016-07-07T11:59:00Z"/>
          <w:rFonts w:ascii="Arial" w:hAnsi="Arial" w:cs="Arial"/>
          <w:b/>
          <w:sz w:val="24"/>
          <w:highlight w:val="red"/>
          <w:lang w:val="pt-BR"/>
          <w:rPrChange w:id="3399" w:author="Elias de Moraes Fernandes" w:date="2016-07-07T15:26:00Z">
            <w:rPr>
              <w:del w:id="3400" w:author="Elias de Moraes Fernandes" w:date="2016-07-07T11:59:00Z"/>
              <w:b/>
              <w:sz w:val="24"/>
              <w:lang w:val="pt-BR"/>
            </w:rPr>
          </w:rPrChange>
        </w:rPr>
      </w:pPr>
      <w:del w:id="3401" w:author="Elias de Moraes Fernandes" w:date="2016-07-07T11:59:00Z"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02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- A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403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ções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04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405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que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06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407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os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08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409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personagens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10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</w:delText>
        </w:r>
        <w:r w:rsidRPr="00274602" w:rsidDel="00EB7264">
          <w:rPr>
            <w:rFonts w:ascii="Arial" w:eastAsia="Calibri" w:hAnsi="Arial" w:cs="Arial"/>
            <w:b/>
            <w:sz w:val="24"/>
            <w:highlight w:val="red"/>
            <w:lang w:val="pt-BR"/>
            <w:rPrChange w:id="3411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pode</w:delText>
        </w:r>
        <w:r w:rsidR="00F7464D"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12" w:author="Elias de Moraes Fernandes" w:date="2016-07-07T15:26:00Z">
              <w:rPr>
                <w:b/>
                <w:sz w:val="24"/>
                <w:lang w:val="pt-BR"/>
              </w:rPr>
            </w:rPrChange>
          </w:rPr>
          <w:delText>m</w:delText>
        </w:r>
        <w:r w:rsidRPr="00274602" w:rsidDel="00EB7264">
          <w:rPr>
            <w:rFonts w:ascii="Arial" w:hAnsi="Arial" w:cs="Arial"/>
            <w:b/>
            <w:sz w:val="24"/>
            <w:highlight w:val="red"/>
            <w:lang w:val="pt-BR"/>
            <w:rPrChange w:id="3413" w:author="Elias de Moraes Fernandes" w:date="2016-07-07T15:26:00Z">
              <w:rPr>
                <w:b/>
                <w:sz w:val="24"/>
                <w:lang w:val="pt-BR"/>
              </w:rPr>
            </w:rPrChange>
          </w:rPr>
          <w:delText xml:space="preserve"> executar (andar, correr, pular, pulo duplo, escalar, voar, nadar...);</w:delText>
        </w:r>
      </w:del>
    </w:p>
    <w:p w14:paraId="184B659B" w14:textId="26469AEE" w:rsidR="0077658F" w:rsidRPr="00274602" w:rsidRDefault="00015550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highlight w:val="red"/>
          <w:lang w:val="pt-BR"/>
          <w:rPrChange w:id="3414" w:author="Elias de Moraes Fernandes" w:date="2016-07-07T15:26:00Z">
            <w:rPr>
              <w:sz w:val="24"/>
              <w:lang w:val="pt-BR"/>
            </w:rPr>
          </w:rPrChange>
        </w:rPr>
      </w:pPr>
      <w:del w:id="3415" w:author="Elias de Moraes Fernandes" w:date="2016-07-07T11:59:00Z">
        <w:r w:rsidRPr="00274602" w:rsidDel="00EB7264">
          <w:rPr>
            <w:rFonts w:ascii="Arial" w:hAnsi="Arial" w:cs="Arial"/>
            <w:sz w:val="24"/>
            <w:highlight w:val="red"/>
            <w:lang w:val="pt-BR"/>
            <w:rPrChange w:id="3416" w:author="Elias de Moraes Fernandes" w:date="2016-07-07T15:26:00Z">
              <w:rPr>
                <w:sz w:val="24"/>
                <w:lang w:val="pt-BR"/>
              </w:rPr>
            </w:rPrChange>
          </w:rPr>
          <w:delText xml:space="preserve">A </w:delText>
        </w:r>
      </w:del>
      <w:r w:rsidR="00FF5CFF" w:rsidRPr="00274602">
        <w:rPr>
          <w:rFonts w:ascii="Arial" w:hAnsi="Arial" w:cs="Arial"/>
          <w:sz w:val="24"/>
          <w:highlight w:val="red"/>
          <w:lang w:val="pt-BR"/>
          <w:rPrChange w:id="3417" w:author="Elias de Moraes Fernandes" w:date="2016-07-07T15:26:00Z">
            <w:rPr>
              <w:sz w:val="24"/>
              <w:lang w:val="pt-BR"/>
            </w:rPr>
          </w:rPrChange>
        </w:rPr>
        <w:t>Nonda</w:t>
      </w:r>
      <w:r w:rsidRPr="00274602">
        <w:rPr>
          <w:rFonts w:ascii="Arial" w:hAnsi="Arial" w:cs="Arial"/>
          <w:sz w:val="24"/>
          <w:highlight w:val="red"/>
          <w:lang w:val="pt-BR"/>
          <w:rPrChange w:id="3418" w:author="Elias de Moraes Fernandes" w:date="2016-07-07T15:26:00Z">
            <w:rPr>
              <w:sz w:val="24"/>
              <w:lang w:val="pt-BR"/>
            </w:rPr>
          </w:rPrChange>
        </w:rPr>
        <w:t xml:space="preserve"> pode andar, </w:t>
      </w:r>
      <w:del w:id="3419" w:author="Elias de Moraes Fernandes" w:date="2016-07-07T10:54:00Z">
        <w:r w:rsidRPr="00274602" w:rsidDel="00B16935">
          <w:rPr>
            <w:rFonts w:ascii="Arial" w:hAnsi="Arial" w:cs="Arial"/>
            <w:sz w:val="24"/>
            <w:highlight w:val="red"/>
            <w:lang w:val="pt-BR"/>
            <w:rPrChange w:id="3420" w:author="Elias de Moraes Fernandes" w:date="2016-07-07T15:26:00Z">
              <w:rPr>
                <w:sz w:val="24"/>
                <w:lang w:val="pt-BR"/>
              </w:rPr>
            </w:rPrChange>
          </w:rPr>
          <w:delText xml:space="preserve">correr, </w:delText>
        </w:r>
      </w:del>
      <w:ins w:id="3421" w:author="Elias De Moraes Fernandes" w:date="2016-03-04T17:30:00Z">
        <w:r w:rsidR="0001648A" w:rsidRPr="00274602">
          <w:rPr>
            <w:rFonts w:ascii="Arial" w:hAnsi="Arial" w:cs="Arial"/>
            <w:sz w:val="24"/>
            <w:highlight w:val="red"/>
            <w:lang w:val="pt-BR"/>
            <w:rPrChange w:id="3422" w:author="Elias de Moraes Fernandes" w:date="2016-07-07T15:26:00Z">
              <w:rPr>
                <w:sz w:val="24"/>
                <w:lang w:val="pt-BR"/>
              </w:rPr>
            </w:rPrChange>
          </w:rPr>
          <w:t xml:space="preserve">pular, </w:t>
        </w:r>
      </w:ins>
      <w:ins w:id="3423" w:author="Elias De Moraes Fernandes" w:date="2016-03-04T17:33:00Z">
        <w:r w:rsidR="001B0D99" w:rsidRPr="00274602">
          <w:rPr>
            <w:rFonts w:ascii="Arial" w:hAnsi="Arial" w:cs="Arial"/>
            <w:sz w:val="24"/>
            <w:highlight w:val="red"/>
            <w:lang w:val="pt-BR"/>
            <w:rPrChange w:id="3424" w:author="Elias de Moraes Fernandes" w:date="2016-07-07T15:26:00Z">
              <w:rPr>
                <w:sz w:val="24"/>
                <w:lang w:val="pt-BR"/>
              </w:rPr>
            </w:rPrChange>
          </w:rPr>
          <w:t xml:space="preserve">alimentar, </w:t>
        </w:r>
      </w:ins>
      <w:r w:rsidRPr="00274602">
        <w:rPr>
          <w:rFonts w:ascii="Arial" w:hAnsi="Arial" w:cs="Arial"/>
          <w:sz w:val="24"/>
          <w:highlight w:val="red"/>
          <w:lang w:val="pt-BR"/>
          <w:rPrChange w:id="3425" w:author="Elias de Moraes Fernandes" w:date="2016-07-07T15:26:00Z">
            <w:rPr>
              <w:sz w:val="24"/>
              <w:lang w:val="pt-BR"/>
            </w:rPr>
          </w:rPrChange>
        </w:rPr>
        <w:t xml:space="preserve">arremessar bombas </w:t>
      </w:r>
      <w:r w:rsidRPr="00274602">
        <w:rPr>
          <w:rFonts w:ascii="Arial" w:eastAsia="Calibri" w:hAnsi="Arial" w:cs="Arial"/>
          <w:sz w:val="24"/>
          <w:highlight w:val="red"/>
          <w:lang w:val="pt-BR"/>
          <w:rPrChange w:id="3426" w:author="Elias de Moraes Fernandes" w:date="2016-07-07T15:26:00Z">
            <w:rPr>
              <w:sz w:val="24"/>
              <w:lang w:val="pt-BR"/>
            </w:rPr>
          </w:rPrChange>
        </w:rPr>
        <w:t>ácidas</w:t>
      </w:r>
      <w:r w:rsidR="003662C2" w:rsidRPr="00274602">
        <w:rPr>
          <w:rFonts w:ascii="Arial" w:hAnsi="Arial" w:cs="Arial"/>
          <w:sz w:val="24"/>
          <w:highlight w:val="red"/>
          <w:lang w:val="pt-BR"/>
          <w:rPrChange w:id="3427" w:author="Elias de Moraes Fernandes" w:date="2016-07-07T15:26:00Z">
            <w:rPr>
              <w:sz w:val="24"/>
              <w:lang w:val="pt-BR"/>
            </w:rPr>
          </w:rPrChange>
        </w:rPr>
        <w:t xml:space="preserve">. </w:t>
      </w:r>
    </w:p>
    <w:p w14:paraId="12EF1953" w14:textId="26AE003B" w:rsidR="003662C2" w:rsidRPr="00996951" w:rsidRDefault="00FF5CFF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428" w:author="Elias de Moraes Fernandes" w:date="2016-07-07T10:33:00Z">
            <w:rPr>
              <w:sz w:val="24"/>
              <w:lang w:val="pt-BR"/>
            </w:rPr>
          </w:rPrChange>
        </w:rPr>
      </w:pPr>
      <w:r w:rsidRPr="00274602">
        <w:rPr>
          <w:rFonts w:ascii="Arial" w:hAnsi="Arial" w:cs="Arial"/>
          <w:sz w:val="24"/>
          <w:highlight w:val="red"/>
          <w:lang w:val="pt-BR"/>
          <w:rPrChange w:id="3429" w:author="Elias de Moraes Fernandes" w:date="2016-07-07T15:26:00Z">
            <w:rPr>
              <w:sz w:val="24"/>
              <w:lang w:val="pt-BR"/>
            </w:rPr>
          </w:rPrChange>
        </w:rPr>
        <w:t>Nonda</w:t>
      </w:r>
      <w:r w:rsidR="003662C2" w:rsidRPr="00274602">
        <w:rPr>
          <w:rFonts w:ascii="Arial" w:hAnsi="Arial" w:cs="Arial"/>
          <w:sz w:val="24"/>
          <w:highlight w:val="red"/>
          <w:lang w:val="pt-BR"/>
          <w:rPrChange w:id="3430" w:author="Elias de Moraes Fernandes" w:date="2016-07-07T15:26:00Z">
            <w:rPr>
              <w:sz w:val="24"/>
              <w:lang w:val="pt-BR"/>
            </w:rPr>
          </w:rPrChange>
        </w:rPr>
        <w:t xml:space="preserve"> defeca para adubar a terra</w:t>
      </w:r>
      <w:ins w:id="3431" w:author="Elias de Moraes Fernandes" w:date="2016-07-07T10:54:00Z">
        <w:r w:rsidR="00B16935" w:rsidRPr="00274602">
          <w:rPr>
            <w:rFonts w:ascii="Arial" w:hAnsi="Arial" w:cs="Arial"/>
            <w:sz w:val="24"/>
            <w:highlight w:val="red"/>
            <w:lang w:val="pt-BR"/>
            <w:rPrChange w:id="3432" w:author="Elias de Moraes Fernandes" w:date="2016-07-07T15:26:00Z">
              <w:rPr>
                <w:rFonts w:ascii="Arial" w:hAnsi="Arial" w:cs="Arial"/>
                <w:sz w:val="24"/>
                <w:lang w:val="pt-BR"/>
              </w:rPr>
            </w:rPrChange>
          </w:rPr>
          <w:t xml:space="preserve"> (implícito)</w:t>
        </w:r>
      </w:ins>
      <w:r w:rsidR="003662C2" w:rsidRPr="00274602">
        <w:rPr>
          <w:rFonts w:ascii="Arial" w:hAnsi="Arial" w:cs="Arial"/>
          <w:sz w:val="24"/>
          <w:highlight w:val="red"/>
          <w:lang w:val="pt-BR"/>
          <w:rPrChange w:id="3433" w:author="Elias de Moraes Fernandes" w:date="2016-07-07T15:26:00Z">
            <w:rPr>
              <w:sz w:val="24"/>
              <w:lang w:val="pt-BR"/>
            </w:rPr>
          </w:rPrChange>
        </w:rPr>
        <w:t>.</w:t>
      </w:r>
    </w:p>
    <w:p w14:paraId="1452C58B" w14:textId="185DB8D7" w:rsidR="00015550" w:rsidRPr="00996951" w:rsidDel="00BC0957" w:rsidRDefault="00015550" w:rsidP="007C6837">
      <w:pPr>
        <w:pStyle w:val="ListParagraph"/>
        <w:tabs>
          <w:tab w:val="left" w:pos="7672"/>
        </w:tabs>
        <w:ind w:left="0" w:firstLine="360"/>
        <w:rPr>
          <w:del w:id="3434" w:author="Elias de Moraes Fernandes" w:date="2016-07-07T11:59:00Z"/>
          <w:rFonts w:ascii="Arial" w:hAnsi="Arial" w:cs="Arial"/>
          <w:sz w:val="24"/>
          <w:lang w:val="pt-BR"/>
          <w:rPrChange w:id="3435" w:author="Elias de Moraes Fernandes" w:date="2016-07-07T10:33:00Z">
            <w:rPr>
              <w:del w:id="3436" w:author="Elias de Moraes Fernandes" w:date="2016-07-07T11:59:00Z"/>
              <w:sz w:val="24"/>
              <w:lang w:val="pt-BR"/>
            </w:rPr>
          </w:rPrChange>
        </w:rPr>
      </w:pPr>
    </w:p>
    <w:p w14:paraId="30FCE1CF" w14:textId="2C3A5933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437" w:author="Elias De Moraes Fernandes" w:date="2016-03-16T12:49:00Z"/>
          <w:rFonts w:ascii="Arial" w:hAnsi="Arial" w:cs="Arial"/>
          <w:b/>
          <w:sz w:val="24"/>
          <w:lang w:val="pt-BR"/>
          <w:rPrChange w:id="3438" w:author="Elias de Moraes Fernandes" w:date="2016-07-07T10:33:00Z">
            <w:rPr>
              <w:ins w:id="3439" w:author="Elias De Moraes Fernandes" w:date="2016-03-16T12:49:00Z"/>
            </w:rPr>
          </w:rPrChange>
        </w:rPr>
        <w:pPrChange w:id="3440" w:author="Elias De Moraes Fernandes" w:date="2016-03-16T12:49:00Z">
          <w:pPr/>
        </w:pPrChange>
      </w:pPr>
      <w:moveFromRangeStart w:id="3441" w:author="Elias de Moraes Fernandes" w:date="2016-07-07T11:49:00Z" w:name="move455655525"/>
      <w:moveFrom w:id="3442" w:author="Elias de Moraes Fernandes" w:date="2016-07-07T11:49:00Z">
        <w:ins w:id="3443" w:author="Elias De Moraes Fernandes" w:date="2016-03-16T12:49:00Z">
          <w:r w:rsidRPr="00996951" w:rsidDel="00FF701D">
            <w:rPr>
              <w:rFonts w:ascii="Arial" w:hAnsi="Arial" w:cs="Arial"/>
              <w:b/>
              <w:sz w:val="24"/>
              <w:lang w:val="pt-BR"/>
              <w:rPrChange w:id="3444" w:author="Elias de Moraes Fernandes" w:date="2016-07-07T10:33:00Z">
                <w:rPr>
                  <w:b/>
                  <w:bCs/>
                </w:rPr>
              </w:rPrChange>
            </w:rPr>
            <w:t>Comportamento dos alimentos no personagem</w:t>
          </w:r>
        </w:ins>
      </w:moveFrom>
    </w:p>
    <w:moveFromRangeEnd w:id="3441"/>
    <w:p w14:paraId="706FA0E8" w14:textId="0B8E88C4" w:rsidR="005E2E0B" w:rsidRPr="00996951" w:rsidDel="000E4413" w:rsidRDefault="005E2E0B">
      <w:pPr>
        <w:pStyle w:val="ListParagraph"/>
        <w:tabs>
          <w:tab w:val="left" w:pos="7672"/>
        </w:tabs>
        <w:ind w:left="0" w:firstLine="360"/>
        <w:rPr>
          <w:ins w:id="3445" w:author="Elias De Moraes Fernandes" w:date="2016-03-16T12:49:00Z"/>
          <w:del w:id="3446" w:author="Elias de Moraes Fernandes" w:date="2016-07-07T11:10:00Z"/>
          <w:rFonts w:ascii="Arial" w:hAnsi="Arial" w:cs="Arial"/>
          <w:sz w:val="24"/>
          <w:lang w:val="pt-BR"/>
          <w:rPrChange w:id="3447" w:author="Elias de Moraes Fernandes" w:date="2016-07-07T10:33:00Z">
            <w:rPr>
              <w:ins w:id="3448" w:author="Elias De Moraes Fernandes" w:date="2016-03-16T12:49:00Z"/>
              <w:del w:id="3449" w:author="Elias de Moraes Fernandes" w:date="2016-07-07T11:10:00Z"/>
            </w:rPr>
          </w:rPrChange>
        </w:rPr>
        <w:pPrChange w:id="3450" w:author="Elias De Moraes Fernandes" w:date="2016-03-16T12:49:00Z">
          <w:pPr/>
        </w:pPrChange>
      </w:pPr>
      <w:ins w:id="3451" w:author="Elias De Moraes Fernandes" w:date="2016-03-16T12:49:00Z">
        <w:del w:id="3452" w:author="Elias de Moraes Fernandes" w:date="2016-07-07T11:10:00Z">
          <w:r w:rsidRPr="00996951" w:rsidDel="000E4413">
            <w:rPr>
              <w:rFonts w:ascii="Arial" w:hAnsi="Arial" w:cs="Arial"/>
              <w:sz w:val="24"/>
              <w:lang w:val="pt-BR"/>
              <w:rPrChange w:id="3453" w:author="Elias de Moraes Fernandes" w:date="2016-07-07T10:33:00Z">
                <w:rPr>
                  <w:i/>
                  <w:iCs/>
                </w:rPr>
              </w:rPrChange>
            </w:rPr>
            <w:delText xml:space="preserve">Casca de Banana -&gt; + </w:delText>
          </w:r>
        </w:del>
        <w:del w:id="3454" w:author="Elias de Moraes Fernandes" w:date="2016-07-07T10:58:00Z">
          <w:r w:rsidRPr="00996951" w:rsidDel="00A148B9">
            <w:rPr>
              <w:rFonts w:ascii="Arial" w:hAnsi="Arial" w:cs="Arial"/>
              <w:sz w:val="24"/>
              <w:lang w:val="pt-BR"/>
              <w:rPrChange w:id="3455" w:author="Elias de Moraes Fernandes" w:date="2016-07-07T10:33:00Z">
                <w:rPr>
                  <w:i/>
                  <w:iCs/>
                </w:rPr>
              </w:rPrChange>
            </w:rPr>
            <w:delText>6</w:delText>
          </w:r>
        </w:del>
        <w:del w:id="3456" w:author="Elias de Moraes Fernandes" w:date="2016-07-07T11:10:00Z">
          <w:r w:rsidRPr="00996951" w:rsidDel="000E4413">
            <w:rPr>
              <w:rFonts w:ascii="Arial" w:hAnsi="Arial" w:cs="Arial"/>
              <w:sz w:val="24"/>
              <w:lang w:val="pt-BR"/>
              <w:rPrChange w:id="3457" w:author="Elias de Moraes Fernandes" w:date="2016-07-07T10:33:00Z">
                <w:rPr>
                  <w:i/>
                  <w:iCs/>
                </w:rPr>
              </w:rPrChange>
            </w:rPr>
            <w:delText xml:space="preserve"> de energia</w:delText>
          </w:r>
        </w:del>
      </w:ins>
    </w:p>
    <w:p w14:paraId="057CD4E7" w14:textId="53E810BF" w:rsidR="005E2E0B" w:rsidRPr="00996951" w:rsidDel="000E4413" w:rsidRDefault="005E2E0B">
      <w:pPr>
        <w:pStyle w:val="ListParagraph"/>
        <w:tabs>
          <w:tab w:val="left" w:pos="7672"/>
        </w:tabs>
        <w:ind w:left="0" w:firstLine="360"/>
        <w:rPr>
          <w:ins w:id="3458" w:author="Elias De Moraes Fernandes" w:date="2016-03-16T12:49:00Z"/>
          <w:del w:id="3459" w:author="Elias de Moraes Fernandes" w:date="2016-07-07T11:11:00Z"/>
          <w:rFonts w:ascii="Arial" w:hAnsi="Arial" w:cs="Arial"/>
          <w:sz w:val="24"/>
          <w:lang w:val="pt-BR"/>
          <w:rPrChange w:id="3460" w:author="Elias de Moraes Fernandes" w:date="2016-07-07T10:33:00Z">
            <w:rPr>
              <w:ins w:id="3461" w:author="Elias De Moraes Fernandes" w:date="2016-03-16T12:49:00Z"/>
              <w:del w:id="3462" w:author="Elias de Moraes Fernandes" w:date="2016-07-07T11:11:00Z"/>
            </w:rPr>
          </w:rPrChange>
        </w:rPr>
        <w:pPrChange w:id="3463" w:author="Elias De Moraes Fernandes" w:date="2016-03-16T12:49:00Z">
          <w:pPr/>
        </w:pPrChange>
      </w:pPr>
      <w:ins w:id="3464" w:author="Elias De Moraes Fernandes" w:date="2016-03-16T12:49:00Z">
        <w:del w:id="3465" w:author="Elias de Moraes Fernandes" w:date="2016-07-07T11:10:00Z">
          <w:r w:rsidRPr="00996951" w:rsidDel="000E4413">
            <w:rPr>
              <w:rFonts w:ascii="Arial" w:hAnsi="Arial" w:cs="Arial"/>
              <w:sz w:val="24"/>
              <w:lang w:val="pt-BR"/>
              <w:rPrChange w:id="3466" w:author="Elias de Moraes Fernandes" w:date="2016-07-07T10:33:00Z">
                <w:rPr>
                  <w:i/>
                  <w:iCs/>
                </w:rPr>
              </w:rPrChange>
            </w:rPr>
            <w:delText>Borro de caf</w:delText>
          </w:r>
          <w:r w:rsidRPr="00996951" w:rsidDel="000E4413">
            <w:rPr>
              <w:rFonts w:ascii="Arial" w:eastAsia="Calibri" w:hAnsi="Arial" w:cs="Arial"/>
              <w:sz w:val="24"/>
              <w:lang w:val="pt-BR"/>
              <w:rPrChange w:id="3467" w:author="Elias de Moraes Fernandes" w:date="2016-07-07T10:33:00Z">
                <w:rPr>
                  <w:i/>
                  <w:iCs/>
                </w:rPr>
              </w:rPrChange>
            </w:rPr>
            <w:delText>é</w:delText>
          </w:r>
          <w:r w:rsidRPr="00996951" w:rsidDel="000E4413">
            <w:rPr>
              <w:rFonts w:ascii="Arial" w:hAnsi="Arial" w:cs="Arial"/>
              <w:sz w:val="24"/>
              <w:lang w:val="pt-BR"/>
              <w:rPrChange w:id="3468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4413">
            <w:rPr>
              <w:rFonts w:ascii="Arial" w:eastAsia="Calibri" w:hAnsi="Arial" w:cs="Arial"/>
              <w:sz w:val="24"/>
              <w:lang w:val="pt-BR"/>
              <w:rPrChange w:id="3469" w:author="Elias de Moraes Fernandes" w:date="2016-07-07T10:33:00Z">
                <w:rPr>
                  <w:i/>
                  <w:iCs/>
                </w:rPr>
              </w:rPrChange>
            </w:rPr>
            <w:delText>POWER-UP</w:delText>
          </w:r>
          <w:r w:rsidRPr="00996951" w:rsidDel="000E4413">
            <w:rPr>
              <w:rFonts w:ascii="Arial" w:hAnsi="Arial" w:cs="Arial"/>
              <w:sz w:val="24"/>
              <w:lang w:val="pt-BR"/>
              <w:rPrChange w:id="3470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</w:del>
        <w:del w:id="3471" w:author="Elias de Moraes Fernandes" w:date="2016-07-07T11:11:00Z">
          <w:r w:rsidRPr="00996951" w:rsidDel="000E4413">
            <w:rPr>
              <w:rFonts w:ascii="Arial" w:eastAsia="Calibri" w:hAnsi="Arial" w:cs="Arial"/>
              <w:sz w:val="24"/>
              <w:lang w:val="pt-BR"/>
              <w:rPrChange w:id="3472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0E4413">
            <w:rPr>
              <w:rFonts w:ascii="Arial" w:hAnsi="Arial" w:cs="Arial"/>
              <w:sz w:val="24"/>
              <w:lang w:val="pt-BR"/>
              <w:rPrChange w:id="3473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4413">
            <w:rPr>
              <w:rFonts w:ascii="Arial" w:eastAsia="Calibri" w:hAnsi="Arial" w:cs="Arial"/>
              <w:sz w:val="24"/>
              <w:lang w:val="pt-BR"/>
              <w:rPrChange w:id="3474" w:author="Elias de Moraes Fernandes" w:date="2016-07-07T10:33:00Z">
                <w:rPr>
                  <w:i/>
                  <w:iCs/>
                </w:rPr>
              </w:rPrChange>
            </w:rPr>
            <w:delText>+</w:delText>
          </w:r>
          <w:r w:rsidRPr="00996951" w:rsidDel="000E4413">
            <w:rPr>
              <w:rFonts w:ascii="Arial" w:hAnsi="Arial" w:cs="Arial"/>
              <w:sz w:val="24"/>
              <w:lang w:val="pt-BR"/>
              <w:rPrChange w:id="3475" w:author="Elias de Moraes Fernandes" w:date="2016-07-07T10:33:00Z">
                <w:rPr>
                  <w:i/>
                  <w:iCs/>
                </w:rPr>
              </w:rPrChange>
            </w:rPr>
            <w:delText xml:space="preserve">12 </w:delText>
          </w:r>
          <w:r w:rsidRPr="00996951" w:rsidDel="000E4413">
            <w:rPr>
              <w:rFonts w:ascii="Arial" w:eastAsia="Calibri" w:hAnsi="Arial" w:cs="Arial"/>
              <w:sz w:val="24"/>
              <w:lang w:val="pt-BR"/>
              <w:rPrChange w:id="3476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0E4413">
            <w:rPr>
              <w:rFonts w:ascii="Arial" w:hAnsi="Arial" w:cs="Arial"/>
              <w:sz w:val="24"/>
              <w:lang w:val="pt-BR"/>
              <w:rPrChange w:id="3477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4413">
            <w:rPr>
              <w:rFonts w:ascii="Arial" w:eastAsia="Calibri" w:hAnsi="Arial" w:cs="Arial"/>
              <w:sz w:val="24"/>
              <w:lang w:val="pt-BR"/>
              <w:rPrChange w:id="3478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210055B2" w14:textId="0F114DCC" w:rsidR="005E2E0B" w:rsidRPr="00996951" w:rsidDel="000150D0" w:rsidRDefault="005E2E0B">
      <w:pPr>
        <w:pStyle w:val="ListParagraph"/>
        <w:tabs>
          <w:tab w:val="left" w:pos="7672"/>
        </w:tabs>
        <w:ind w:left="0" w:firstLine="360"/>
        <w:rPr>
          <w:ins w:id="3479" w:author="Elias De Moraes Fernandes" w:date="2016-03-16T12:49:00Z"/>
          <w:del w:id="3480" w:author="Elias de Moraes Fernandes" w:date="2016-07-07T11:25:00Z"/>
          <w:rFonts w:ascii="Arial" w:hAnsi="Arial" w:cs="Arial"/>
          <w:sz w:val="24"/>
          <w:lang w:val="pt-BR"/>
          <w:rPrChange w:id="3481" w:author="Elias de Moraes Fernandes" w:date="2016-07-07T10:33:00Z">
            <w:rPr>
              <w:ins w:id="3482" w:author="Elias De Moraes Fernandes" w:date="2016-03-16T12:49:00Z"/>
              <w:del w:id="3483" w:author="Elias de Moraes Fernandes" w:date="2016-07-07T11:25:00Z"/>
            </w:rPr>
          </w:rPrChange>
        </w:rPr>
        <w:pPrChange w:id="3484" w:author="Elias De Moraes Fernandes" w:date="2016-03-16T12:49:00Z">
          <w:pPr/>
        </w:pPrChange>
      </w:pPr>
      <w:ins w:id="3485" w:author="Elias De Moraes Fernandes" w:date="2016-03-16T12:49:00Z">
        <w:del w:id="3486" w:author="Elias de Moraes Fernandes" w:date="2016-07-07T11:25:00Z">
          <w:r w:rsidRPr="00996951" w:rsidDel="000150D0">
            <w:rPr>
              <w:rFonts w:ascii="Arial" w:hAnsi="Arial" w:cs="Arial"/>
              <w:sz w:val="24"/>
              <w:lang w:val="pt-BR"/>
              <w:rPrChange w:id="3487" w:author="Elias de Moraes Fernandes" w:date="2016-07-07T10:33:00Z">
                <w:rPr>
                  <w:i/>
                  <w:iCs/>
                </w:rPr>
              </w:rPrChange>
            </w:rPr>
            <w:delText>Carv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88" w:author="Elias de Moraes Fernandes" w:date="2016-07-07T10:33:00Z">
                <w:rPr>
                  <w:i/>
                  <w:iCs/>
                </w:rPr>
              </w:rPrChange>
            </w:rPr>
            <w:delText>ão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489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90" w:author="Elias de Moraes Fernandes" w:date="2016-07-07T10:33:00Z">
                <w:rPr>
                  <w:i/>
                  <w:iCs/>
                </w:rPr>
              </w:rPrChange>
            </w:rPr>
            <w:delText>POWER-UP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491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92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493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94" w:author="Elias de Moraes Fernandes" w:date="2016-07-07T10:33:00Z">
                <w:rPr>
                  <w:i/>
                  <w:iCs/>
                </w:rPr>
              </w:rPrChange>
            </w:rPr>
            <w:delText>+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495" w:author="Elias de Moraes Fernandes" w:date="2016-07-07T10:33:00Z">
                <w:rPr>
                  <w:i/>
                  <w:iCs/>
                </w:rPr>
              </w:rPrChange>
            </w:rPr>
            <w:delText xml:space="preserve">10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96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497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498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24E454D9" w14:textId="791DD0C4" w:rsidR="005E2E0B" w:rsidRPr="00996951" w:rsidDel="000150D0" w:rsidRDefault="005E2E0B">
      <w:pPr>
        <w:pStyle w:val="ListParagraph"/>
        <w:tabs>
          <w:tab w:val="left" w:pos="7672"/>
        </w:tabs>
        <w:ind w:left="0" w:firstLine="360"/>
        <w:rPr>
          <w:ins w:id="3499" w:author="Elias De Moraes Fernandes" w:date="2016-03-16T12:49:00Z"/>
          <w:del w:id="3500" w:author="Elias de Moraes Fernandes" w:date="2016-07-07T11:25:00Z"/>
          <w:rFonts w:ascii="Arial" w:hAnsi="Arial" w:cs="Arial"/>
          <w:sz w:val="24"/>
          <w:lang w:val="pt-BR"/>
          <w:rPrChange w:id="3501" w:author="Elias de Moraes Fernandes" w:date="2016-07-07T10:33:00Z">
            <w:rPr>
              <w:ins w:id="3502" w:author="Elias De Moraes Fernandes" w:date="2016-03-16T12:49:00Z"/>
              <w:del w:id="3503" w:author="Elias de Moraes Fernandes" w:date="2016-07-07T11:25:00Z"/>
            </w:rPr>
          </w:rPrChange>
        </w:rPr>
        <w:pPrChange w:id="3504" w:author="Elias De Moraes Fernandes" w:date="2016-03-16T12:49:00Z">
          <w:pPr/>
        </w:pPrChange>
      </w:pPr>
      <w:ins w:id="3505" w:author="Elias De Moraes Fernandes" w:date="2016-03-16T12:49:00Z">
        <w:del w:id="3506" w:author="Elias de Moraes Fernandes" w:date="2016-07-07T11:25:00Z">
          <w:r w:rsidRPr="00996951" w:rsidDel="000150D0">
            <w:rPr>
              <w:rFonts w:ascii="Arial" w:hAnsi="Arial" w:cs="Arial"/>
              <w:sz w:val="24"/>
              <w:lang w:val="pt-BR"/>
              <w:rPrChange w:id="3507" w:author="Elias de Moraes Fernandes" w:date="2016-07-07T10:33:00Z">
                <w:rPr>
                  <w:i/>
                  <w:iCs/>
                </w:rPr>
              </w:rPrChange>
            </w:rPr>
            <w:delText>Casca de ma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08" w:author="Elias de Moraes Fernandes" w:date="2016-07-07T10:33:00Z">
                <w:rPr>
                  <w:i/>
                  <w:iCs/>
                </w:rPr>
              </w:rPrChange>
            </w:rPr>
            <w:delText>çã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09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10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11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12" w:author="Elias de Moraes Fernandes" w:date="2016-07-07T10:33:00Z">
                <w:rPr>
                  <w:i/>
                  <w:iCs/>
                </w:rPr>
              </w:rPrChange>
            </w:rPr>
            <w:delText>+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13" w:author="Elias de Moraes Fernandes" w:date="2016-07-07T10:33:00Z">
                <w:rPr>
                  <w:i/>
                  <w:iCs/>
                </w:rPr>
              </w:rPrChange>
            </w:rPr>
            <w:delText xml:space="preserve"> 5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14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15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16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6697D1BC" w14:textId="0B18229F" w:rsidR="005E2E0B" w:rsidRPr="00996951" w:rsidDel="000150D0" w:rsidRDefault="005E2E0B">
      <w:pPr>
        <w:pStyle w:val="ListParagraph"/>
        <w:tabs>
          <w:tab w:val="left" w:pos="7672"/>
        </w:tabs>
        <w:ind w:left="0" w:firstLine="360"/>
        <w:rPr>
          <w:ins w:id="3517" w:author="Elias De Moraes Fernandes" w:date="2016-03-16T12:49:00Z"/>
          <w:del w:id="3518" w:author="Elias de Moraes Fernandes" w:date="2016-07-07T11:25:00Z"/>
          <w:rFonts w:ascii="Arial" w:hAnsi="Arial" w:cs="Arial"/>
          <w:sz w:val="24"/>
          <w:lang w:val="pt-BR"/>
          <w:rPrChange w:id="3519" w:author="Elias de Moraes Fernandes" w:date="2016-07-07T10:33:00Z">
            <w:rPr>
              <w:ins w:id="3520" w:author="Elias De Moraes Fernandes" w:date="2016-03-16T12:49:00Z"/>
              <w:del w:id="3521" w:author="Elias de Moraes Fernandes" w:date="2016-07-07T11:25:00Z"/>
            </w:rPr>
          </w:rPrChange>
        </w:rPr>
        <w:pPrChange w:id="3522" w:author="Elias De Moraes Fernandes" w:date="2016-03-16T12:49:00Z">
          <w:pPr/>
        </w:pPrChange>
      </w:pPr>
      <w:ins w:id="3523" w:author="Elias De Moraes Fernandes" w:date="2016-03-16T12:49:00Z">
        <w:del w:id="3524" w:author="Elias de Moraes Fernandes" w:date="2016-07-07T11:25:00Z">
          <w:r w:rsidRPr="00996951" w:rsidDel="000150D0">
            <w:rPr>
              <w:rFonts w:ascii="Arial" w:hAnsi="Arial" w:cs="Arial"/>
              <w:sz w:val="24"/>
              <w:lang w:val="pt-BR"/>
              <w:rPrChange w:id="3525" w:author="Elias de Moraes Fernandes" w:date="2016-07-07T10:33:00Z">
                <w:rPr>
                  <w:i/>
                  <w:iCs/>
                </w:rPr>
              </w:rPrChange>
            </w:rPr>
            <w:delText>Alface -&gt; +3 de energia</w:delText>
          </w:r>
        </w:del>
      </w:ins>
    </w:p>
    <w:p w14:paraId="69560F62" w14:textId="006F5E57" w:rsidR="005E2E0B" w:rsidRPr="00996951" w:rsidDel="000150D0" w:rsidRDefault="005E2E0B">
      <w:pPr>
        <w:pStyle w:val="ListParagraph"/>
        <w:tabs>
          <w:tab w:val="left" w:pos="7672"/>
        </w:tabs>
        <w:ind w:left="0" w:firstLine="360"/>
        <w:rPr>
          <w:ins w:id="3526" w:author="Elias De Moraes Fernandes" w:date="2016-03-16T12:49:00Z"/>
          <w:del w:id="3527" w:author="Elias de Moraes Fernandes" w:date="2016-07-07T11:25:00Z"/>
          <w:rFonts w:ascii="Arial" w:hAnsi="Arial" w:cs="Arial"/>
          <w:sz w:val="24"/>
          <w:lang w:val="pt-BR"/>
          <w:rPrChange w:id="3528" w:author="Elias de Moraes Fernandes" w:date="2016-07-07T10:33:00Z">
            <w:rPr>
              <w:ins w:id="3529" w:author="Elias De Moraes Fernandes" w:date="2016-03-16T12:49:00Z"/>
              <w:del w:id="3530" w:author="Elias de Moraes Fernandes" w:date="2016-07-07T11:25:00Z"/>
            </w:rPr>
          </w:rPrChange>
        </w:rPr>
        <w:pPrChange w:id="3531" w:author="Elias De Moraes Fernandes" w:date="2016-03-16T12:49:00Z">
          <w:pPr/>
        </w:pPrChange>
      </w:pPr>
      <w:ins w:id="3532" w:author="Elias De Moraes Fernandes" w:date="2016-03-16T12:49:00Z">
        <w:del w:id="3533" w:author="Elias de Moraes Fernandes" w:date="2016-07-07T11:25:00Z">
          <w:r w:rsidRPr="00996951" w:rsidDel="000150D0">
            <w:rPr>
              <w:rFonts w:ascii="Arial" w:hAnsi="Arial" w:cs="Arial"/>
              <w:sz w:val="24"/>
              <w:lang w:val="pt-BR"/>
              <w:rPrChange w:id="3534" w:author="Elias de Moraes Fernandes" w:date="2016-07-07T10:33:00Z">
                <w:rPr>
                  <w:i/>
                  <w:iCs/>
                </w:rPr>
              </w:rPrChange>
            </w:rPr>
            <w:delText>P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35" w:author="Elias de Moraes Fernandes" w:date="2016-07-07T10:33:00Z">
                <w:rPr>
                  <w:i/>
                  <w:iCs/>
                </w:rPr>
              </w:rPrChange>
            </w:rPr>
            <w:delText>ão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36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37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38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39" w:author="Elias de Moraes Fernandes" w:date="2016-07-07T10:33:00Z">
                <w:rPr>
                  <w:i/>
                  <w:iCs/>
                </w:rPr>
              </w:rPrChange>
            </w:rPr>
            <w:delText>+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40" w:author="Elias de Moraes Fernandes" w:date="2016-07-07T10:33:00Z">
                <w:rPr>
                  <w:i/>
                  <w:iCs/>
                </w:rPr>
              </w:rPrChange>
            </w:rPr>
            <w:delText xml:space="preserve">4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41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0150D0">
            <w:rPr>
              <w:rFonts w:ascii="Arial" w:hAnsi="Arial" w:cs="Arial"/>
              <w:sz w:val="24"/>
              <w:lang w:val="pt-BR"/>
              <w:rPrChange w:id="3542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150D0">
            <w:rPr>
              <w:rFonts w:ascii="Arial" w:eastAsia="Calibri" w:hAnsi="Arial" w:cs="Arial"/>
              <w:sz w:val="24"/>
              <w:lang w:val="pt-BR"/>
              <w:rPrChange w:id="3543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259906A2" w14:textId="5E91D33F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544" w:author="Elias De Moraes Fernandes" w:date="2016-03-16T12:49:00Z"/>
          <w:del w:id="3545" w:author="Elias de Moraes Fernandes" w:date="2016-07-07T11:49:00Z"/>
          <w:rFonts w:ascii="Arial" w:hAnsi="Arial" w:cs="Arial"/>
          <w:sz w:val="24"/>
          <w:lang w:val="pt-BR"/>
          <w:rPrChange w:id="3546" w:author="Elias de Moraes Fernandes" w:date="2016-07-07T10:33:00Z">
            <w:rPr>
              <w:ins w:id="3547" w:author="Elias De Moraes Fernandes" w:date="2016-03-16T12:49:00Z"/>
              <w:del w:id="3548" w:author="Elias de Moraes Fernandes" w:date="2016-07-07T11:49:00Z"/>
            </w:rPr>
          </w:rPrChange>
        </w:rPr>
        <w:pPrChange w:id="3549" w:author="Elias De Moraes Fernandes" w:date="2016-03-16T12:49:00Z">
          <w:pPr/>
        </w:pPrChange>
      </w:pPr>
      <w:ins w:id="3550" w:author="Elias De Moraes Fernandes" w:date="2016-03-16T12:49:00Z">
        <w:del w:id="3551" w:author="Elias de Moraes Fernandes" w:date="2016-07-07T11:49:00Z">
          <w:r w:rsidRPr="00996951" w:rsidDel="00FF701D">
            <w:rPr>
              <w:rFonts w:ascii="Arial" w:hAnsi="Arial" w:cs="Arial"/>
              <w:sz w:val="24"/>
              <w:lang w:val="pt-BR"/>
              <w:rPrChange w:id="3552" w:author="Elias de Moraes Fernandes" w:date="2016-07-07T10:33:00Z">
                <w:rPr>
                  <w:i/>
                  <w:iCs/>
                </w:rPr>
              </w:rPrChange>
            </w:rPr>
            <w:delText>Resto de arroz &amp; feij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553" w:author="Elias de Moraes Fernandes" w:date="2016-07-07T10:33:00Z">
                <w:rPr>
                  <w:i/>
                  <w:iCs/>
                </w:rPr>
              </w:rPrChange>
            </w:rPr>
            <w:delText>ão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554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555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556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557" w:author="Elias de Moraes Fernandes" w:date="2016-07-07T10:33:00Z">
                <w:rPr>
                  <w:i/>
                  <w:iCs/>
                </w:rPr>
              </w:rPrChange>
            </w:rPr>
            <w:delText>+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558" w:author="Elias de Moraes Fernandes" w:date="2016-07-07T10:33:00Z">
                <w:rPr>
                  <w:i/>
                  <w:iCs/>
                </w:rPr>
              </w:rPrChange>
            </w:rPr>
            <w:delText xml:space="preserve">8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559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560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561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7AA03B22" w14:textId="1AB0B9A5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562" w:author="Elias De Moraes Fernandes" w:date="2016-03-16T12:49:00Z"/>
          <w:del w:id="3563" w:author="Elias de Moraes Fernandes" w:date="2016-07-07T11:49:00Z"/>
          <w:rFonts w:ascii="Arial" w:hAnsi="Arial" w:cs="Arial"/>
          <w:b/>
          <w:sz w:val="24"/>
          <w:lang w:val="pt-BR"/>
          <w:rPrChange w:id="3564" w:author="Elias de Moraes Fernandes" w:date="2016-07-07T10:33:00Z">
            <w:rPr>
              <w:ins w:id="3565" w:author="Elias De Moraes Fernandes" w:date="2016-03-16T12:49:00Z"/>
              <w:del w:id="3566" w:author="Elias de Moraes Fernandes" w:date="2016-07-07T11:49:00Z"/>
            </w:rPr>
          </w:rPrChange>
        </w:rPr>
        <w:pPrChange w:id="3567" w:author="Elias De Moraes Fernandes" w:date="2016-03-16T12:49:00Z">
          <w:pPr/>
        </w:pPrChange>
      </w:pPr>
      <w:ins w:id="3568" w:author="Elias De Moraes Fernandes" w:date="2016-03-16T12:50:00Z">
        <w:del w:id="3569" w:author="Elias de Moraes Fernandes" w:date="2016-07-07T11:49:00Z">
          <w:r w:rsidRPr="00996951" w:rsidDel="00FF701D">
            <w:rPr>
              <w:rFonts w:ascii="Arial" w:hAnsi="Arial" w:cs="Arial"/>
              <w:b/>
              <w:sz w:val="24"/>
              <w:lang w:val="pt-BR"/>
              <w:rPrChange w:id="3570" w:author="Elias de Moraes Fernandes" w:date="2016-07-07T10:33:00Z">
                <w:rPr>
                  <w:sz w:val="24"/>
                  <w:lang w:val="pt-BR"/>
                </w:rPr>
              </w:rPrChange>
            </w:rPr>
            <w:delText>Danos</w:delText>
          </w:r>
        </w:del>
      </w:ins>
    </w:p>
    <w:p w14:paraId="6C23345D" w14:textId="276F636A" w:rsidR="00375A11" w:rsidRPr="00996951" w:rsidDel="002F1B33" w:rsidRDefault="005E2E0B">
      <w:pPr>
        <w:pStyle w:val="ListParagraph"/>
        <w:tabs>
          <w:tab w:val="left" w:pos="7672"/>
        </w:tabs>
        <w:ind w:left="0" w:firstLine="360"/>
        <w:rPr>
          <w:ins w:id="3571" w:author="Elias De Moraes Fernandes" w:date="2016-07-06T09:35:00Z"/>
          <w:del w:id="3572" w:author="Elias de Moraes Fernandes" w:date="2016-07-07T11:21:00Z"/>
          <w:rFonts w:ascii="Arial" w:hAnsi="Arial" w:cs="Arial"/>
          <w:sz w:val="24"/>
          <w:lang w:val="pt-BR"/>
          <w:rPrChange w:id="3573" w:author="Elias de Moraes Fernandes" w:date="2016-07-07T10:33:00Z">
            <w:rPr>
              <w:ins w:id="3574" w:author="Elias De Moraes Fernandes" w:date="2016-07-06T09:35:00Z"/>
              <w:del w:id="3575" w:author="Elias de Moraes Fernandes" w:date="2016-07-07T11:21:00Z"/>
              <w:sz w:val="24"/>
              <w:lang w:val="pt-BR"/>
            </w:rPr>
          </w:rPrChange>
        </w:rPr>
        <w:pPrChange w:id="3576" w:author="Elias De Moraes Fernandes" w:date="2016-03-16T12:49:00Z">
          <w:pPr/>
        </w:pPrChange>
      </w:pPr>
      <w:ins w:id="3577" w:author="Elias De Moraes Fernandes" w:date="2016-03-16T12:49:00Z">
        <w:del w:id="3578" w:author="Elias de Moraes Fernandes" w:date="2016-07-07T11:21:00Z">
          <w:r w:rsidRPr="00996951" w:rsidDel="002F1B33">
            <w:rPr>
              <w:rFonts w:ascii="Arial" w:hAnsi="Arial" w:cs="Arial"/>
              <w:sz w:val="24"/>
              <w:lang w:val="pt-BR"/>
              <w:rPrChange w:id="3579" w:author="Elias de Moraes Fernandes" w:date="2016-07-07T10:33:00Z">
                <w:rPr>
                  <w:i/>
                  <w:iCs/>
                </w:rPr>
              </w:rPrChange>
            </w:rPr>
            <w:delText xml:space="preserve">Osso de Frango -&gt; - 5 de energia </w:delText>
          </w:r>
        </w:del>
      </w:ins>
    </w:p>
    <w:p w14:paraId="70096FB9" w14:textId="4ED44894" w:rsidR="005E2E0B" w:rsidRPr="00996951" w:rsidDel="002F1B33" w:rsidRDefault="005E2E0B">
      <w:pPr>
        <w:pStyle w:val="ListParagraph"/>
        <w:tabs>
          <w:tab w:val="left" w:pos="7672"/>
        </w:tabs>
        <w:ind w:left="0" w:firstLine="360"/>
        <w:rPr>
          <w:ins w:id="3580" w:author="Elias De Moraes Fernandes" w:date="2016-03-16T12:49:00Z"/>
          <w:del w:id="3581" w:author="Elias de Moraes Fernandes" w:date="2016-07-07T11:21:00Z"/>
          <w:rFonts w:ascii="Arial" w:hAnsi="Arial" w:cs="Arial"/>
          <w:sz w:val="24"/>
          <w:lang w:val="pt-BR"/>
          <w:rPrChange w:id="3582" w:author="Elias de Moraes Fernandes" w:date="2016-07-07T10:33:00Z">
            <w:rPr>
              <w:ins w:id="3583" w:author="Elias De Moraes Fernandes" w:date="2016-03-16T12:49:00Z"/>
              <w:del w:id="3584" w:author="Elias de Moraes Fernandes" w:date="2016-07-07T11:21:00Z"/>
            </w:rPr>
          </w:rPrChange>
        </w:rPr>
        <w:pPrChange w:id="3585" w:author="Elias De Moraes Fernandes" w:date="2016-03-16T12:49:00Z">
          <w:pPr/>
        </w:pPrChange>
      </w:pPr>
      <w:ins w:id="3586" w:author="Elias De Moraes Fernandes" w:date="2016-03-16T12:49:00Z">
        <w:del w:id="3587" w:author="Elias de Moraes Fernandes" w:date="2016-07-07T11:21:00Z">
          <w:r w:rsidRPr="00996951" w:rsidDel="002F1B33">
            <w:rPr>
              <w:rFonts w:ascii="Arial" w:hAnsi="Arial" w:cs="Arial"/>
              <w:sz w:val="24"/>
              <w:lang w:val="pt-BR"/>
              <w:rPrChange w:id="3588" w:author="Elias de Moraes Fernandes" w:date="2016-07-07T10:33:00Z">
                <w:rPr/>
              </w:rPrChange>
            </w:rPr>
            <w:delText>Plastico</w:delText>
          </w:r>
        </w:del>
      </w:ins>
      <w:ins w:id="3589" w:author="Elias De Moraes Fernandes" w:date="2016-07-06T09:35:00Z">
        <w:del w:id="3590" w:author="Elias de Moraes Fernandes" w:date="2016-07-07T11:21:00Z">
          <w:r w:rsidR="00375A11" w:rsidRPr="00996951" w:rsidDel="002F1B33">
            <w:rPr>
              <w:rFonts w:ascii="Arial" w:hAnsi="Arial" w:cs="Arial"/>
              <w:sz w:val="24"/>
              <w:lang w:val="pt-BR"/>
              <w:rPrChange w:id="3591" w:author="Elias de Moraes Fernandes" w:date="2016-07-07T10:33:00Z">
                <w:rPr>
                  <w:sz w:val="24"/>
                  <w:lang w:val="pt-BR"/>
                </w:rPr>
              </w:rPrChange>
            </w:rPr>
            <w:delText>Pl</w:delText>
          </w:r>
          <w:r w:rsidR="00375A11" w:rsidRPr="00996951" w:rsidDel="002F1B33">
            <w:rPr>
              <w:rFonts w:ascii="Arial" w:eastAsia="Calibri" w:hAnsi="Arial" w:cs="Arial"/>
              <w:sz w:val="24"/>
              <w:lang w:val="pt-BR"/>
              <w:rPrChange w:id="3592" w:author="Elias de Moraes Fernandes" w:date="2016-07-07T10:33:00Z">
                <w:rPr>
                  <w:sz w:val="24"/>
                  <w:lang w:val="pt-BR"/>
                </w:rPr>
              </w:rPrChange>
            </w:rPr>
            <w:delText>ástico</w:delText>
          </w:r>
        </w:del>
      </w:ins>
      <w:ins w:id="3593" w:author="Elias De Moraes Fernandes" w:date="2016-03-16T12:49:00Z">
        <w:del w:id="3594" w:author="Elias de Moraes Fernandes" w:date="2016-07-07T11:21:00Z">
          <w:r w:rsidRPr="00996951" w:rsidDel="002F1B33">
            <w:rPr>
              <w:rFonts w:ascii="Arial" w:hAnsi="Arial" w:cs="Arial"/>
              <w:sz w:val="24"/>
              <w:lang w:val="pt-BR"/>
              <w:rPrChange w:id="3595" w:author="Elias de Moraes Fernandes" w:date="2016-07-07T10:33:00Z">
                <w:rPr/>
              </w:rPrChange>
            </w:rPr>
            <w:delText xml:space="preserve"> -&gt; -10 de energia</w:delText>
          </w:r>
        </w:del>
      </w:ins>
    </w:p>
    <w:p w14:paraId="35100D76" w14:textId="7E3285C6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596" w:author="Elias De Moraes Fernandes" w:date="2016-03-16T12:49:00Z"/>
          <w:del w:id="3597" w:author="Elias de Moraes Fernandes" w:date="2016-07-07T11:49:00Z"/>
          <w:rFonts w:ascii="Arial" w:hAnsi="Arial" w:cs="Arial"/>
          <w:sz w:val="24"/>
          <w:lang w:val="pt-BR"/>
          <w:rPrChange w:id="3598" w:author="Elias de Moraes Fernandes" w:date="2016-07-07T10:33:00Z">
            <w:rPr>
              <w:ins w:id="3599" w:author="Elias De Moraes Fernandes" w:date="2016-03-16T12:49:00Z"/>
              <w:del w:id="3600" w:author="Elias de Moraes Fernandes" w:date="2016-07-07T11:49:00Z"/>
            </w:rPr>
          </w:rPrChange>
        </w:rPr>
        <w:pPrChange w:id="3601" w:author="Elias De Moraes Fernandes" w:date="2016-03-16T12:49:00Z">
          <w:pPr/>
        </w:pPrChange>
      </w:pPr>
      <w:ins w:id="3602" w:author="Elias De Moraes Fernandes" w:date="2016-03-16T12:49:00Z">
        <w:del w:id="3603" w:author="Elias de Moraes Fernandes" w:date="2016-07-07T11:31:00Z">
          <w:r w:rsidRPr="00996951" w:rsidDel="00D779A7">
            <w:rPr>
              <w:rFonts w:ascii="Arial" w:hAnsi="Arial" w:cs="Arial"/>
              <w:sz w:val="24"/>
              <w:lang w:val="pt-BR"/>
              <w:rPrChange w:id="3604" w:author="Elias de Moraes Fernandes" w:date="2016-07-07T10:33:00Z">
                <w:rPr>
                  <w:i/>
                  <w:iCs/>
                </w:rPr>
              </w:rPrChange>
            </w:rPr>
            <w:delText xml:space="preserve">Casca de Laranja BOMBA </w:delText>
          </w:r>
          <w:r w:rsidRPr="00996951" w:rsidDel="00D779A7">
            <w:rPr>
              <w:rFonts w:ascii="Arial" w:eastAsia="Calibri" w:hAnsi="Arial" w:cs="Arial"/>
              <w:sz w:val="24"/>
              <w:lang w:val="pt-BR"/>
              <w:rPrChange w:id="3605" w:author="Elias de Moraes Fernandes" w:date="2016-07-07T10:33:00Z">
                <w:rPr>
                  <w:i/>
                  <w:iCs/>
                </w:rPr>
              </w:rPrChange>
            </w:rPr>
            <w:delText>ÁCIDA</w:delText>
          </w:r>
        </w:del>
        <w:del w:id="3606" w:author="Elias de Moraes Fernandes" w:date="2016-07-07T11:49:00Z">
          <w:r w:rsidRPr="00996951" w:rsidDel="00FF701D">
            <w:rPr>
              <w:rFonts w:ascii="Arial" w:eastAsia="Calibri" w:hAnsi="Arial" w:cs="Arial"/>
              <w:sz w:val="24"/>
              <w:lang w:val="pt-BR"/>
              <w:rPrChange w:id="3607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08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09" w:author="Elias de Moraes Fernandes" w:date="2016-07-07T10:33:00Z">
                <w:rPr>
                  <w:i/>
                  <w:iCs/>
                </w:rPr>
              </w:rPrChange>
            </w:rPr>
            <w:delText>-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10" w:author="Elias de Moraes Fernandes" w:date="2016-07-07T10:33:00Z">
                <w:rPr>
                  <w:i/>
                  <w:iCs/>
                </w:rPr>
              </w:rPrChange>
            </w:rPr>
            <w:delText xml:space="preserve">20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11" w:author="Elias de Moraes Fernandes" w:date="2016-07-07T10:33:00Z">
                <w:rPr>
                  <w:i/>
                  <w:iCs/>
                </w:rPr>
              </w:rPrChange>
            </w:rPr>
            <w:delText>de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12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13" w:author="Elias de Moraes Fernandes" w:date="2016-07-07T10:33:00Z">
                <w:rPr>
                  <w:i/>
                  <w:iCs/>
                </w:rPr>
              </w:rPrChange>
            </w:rPr>
            <w:delText>energia</w:delText>
          </w:r>
        </w:del>
      </w:ins>
    </w:p>
    <w:p w14:paraId="43E12815" w14:textId="1EAE142B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14" w:author="Elias De Moraes Fernandes" w:date="2016-03-16T12:49:00Z"/>
          <w:del w:id="3615" w:author="Elias de Moraes Fernandes" w:date="2016-07-07T11:49:00Z"/>
          <w:rFonts w:ascii="Arial" w:hAnsi="Arial" w:cs="Arial"/>
          <w:sz w:val="24"/>
          <w:lang w:val="pt-BR"/>
          <w:rPrChange w:id="3616" w:author="Elias de Moraes Fernandes" w:date="2016-07-07T10:33:00Z">
            <w:rPr>
              <w:ins w:id="3617" w:author="Elias De Moraes Fernandes" w:date="2016-03-16T12:49:00Z"/>
              <w:del w:id="3618" w:author="Elias de Moraes Fernandes" w:date="2016-07-07T11:49:00Z"/>
            </w:rPr>
          </w:rPrChange>
        </w:rPr>
        <w:pPrChange w:id="3619" w:author="Elias De Moraes Fernandes" w:date="2016-03-16T12:49:00Z">
          <w:pPr/>
        </w:pPrChange>
      </w:pPr>
      <w:ins w:id="3620" w:author="Elias De Moraes Fernandes" w:date="2016-03-16T12:49:00Z">
        <w:del w:id="3621" w:author="Elias de Moraes Fernandes" w:date="2016-07-07T11:49:00Z">
          <w:r w:rsidRPr="00996951" w:rsidDel="00FF701D">
            <w:rPr>
              <w:rFonts w:ascii="Arial" w:hAnsi="Arial" w:cs="Arial"/>
              <w:sz w:val="24"/>
              <w:lang w:val="pt-BR"/>
              <w:rPrChange w:id="3622" w:author="Elias de Moraes Fernandes" w:date="2016-07-07T10:33:00Z">
                <w:rPr>
                  <w:i/>
                  <w:iCs/>
                </w:rPr>
              </w:rPrChange>
            </w:rPr>
            <w:delText>Casca de Lim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23" w:author="Elias de Moraes Fernandes" w:date="2016-07-07T10:33:00Z">
                <w:rPr>
                  <w:i/>
                  <w:iCs/>
                </w:rPr>
              </w:rPrChange>
            </w:rPr>
            <w:delText>ão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24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25" w:author="Elias de Moraes Fernandes" w:date="2016-07-07T10:33:00Z">
                <w:rPr>
                  <w:i/>
                  <w:iCs/>
                </w:rPr>
              </w:rPrChange>
            </w:rPr>
            <w:delText>BOMBA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26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27" w:author="Elias de Moraes Fernandes" w:date="2016-07-07T10:33:00Z">
                <w:rPr>
                  <w:i/>
                  <w:iCs/>
                </w:rPr>
              </w:rPrChange>
            </w:rPr>
            <w:delText>ÁCI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28" w:author="Elias de Moraes Fernandes" w:date="2016-07-07T10:33:00Z">
                <w:rPr>
                  <w:i/>
                  <w:iCs/>
                </w:rPr>
              </w:rPrChange>
            </w:rPr>
            <w:delText>DA-&gt; -25 de energia</w:delText>
          </w:r>
        </w:del>
      </w:ins>
    </w:p>
    <w:p w14:paraId="2FCB7AA8" w14:textId="45EF6011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29" w:author="Elias De Moraes Fernandes" w:date="2016-03-16T12:49:00Z"/>
          <w:del w:id="3630" w:author="Elias de Moraes Fernandes" w:date="2016-07-07T11:50:00Z"/>
          <w:rFonts w:ascii="Arial" w:hAnsi="Arial" w:cs="Arial"/>
          <w:sz w:val="24"/>
          <w:lang w:val="pt-BR"/>
          <w:rPrChange w:id="3631" w:author="Elias de Moraes Fernandes" w:date="2016-07-07T10:33:00Z">
            <w:rPr>
              <w:ins w:id="3632" w:author="Elias De Moraes Fernandes" w:date="2016-03-16T12:49:00Z"/>
              <w:del w:id="3633" w:author="Elias de Moraes Fernandes" w:date="2016-07-07T11:50:00Z"/>
            </w:rPr>
          </w:rPrChange>
        </w:rPr>
        <w:pPrChange w:id="3634" w:author="Elias De Moraes Fernandes" w:date="2016-03-16T12:49:00Z">
          <w:pPr/>
        </w:pPrChange>
      </w:pPr>
      <w:ins w:id="3635" w:author="Elias De Moraes Fernandes" w:date="2016-03-16T12:49:00Z">
        <w:del w:id="3636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37" w:author="Elias de Moraes Fernandes" w:date="2016-07-07T10:33:00Z">
                <w:rPr>
                  <w:b/>
                  <w:bCs/>
                </w:rPr>
              </w:rPrChange>
            </w:rPr>
            <w:delText>Comportamento do personagem</w:delText>
          </w:r>
        </w:del>
      </w:ins>
    </w:p>
    <w:p w14:paraId="2C2D4E62" w14:textId="3965F053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38" w:author="Elias De Moraes Fernandes" w:date="2016-03-16T12:49:00Z"/>
          <w:del w:id="3639" w:author="Elias de Moraes Fernandes" w:date="2016-07-07T11:50:00Z"/>
          <w:rFonts w:ascii="Arial" w:hAnsi="Arial" w:cs="Arial"/>
          <w:sz w:val="24"/>
          <w:lang w:val="pt-BR"/>
          <w:rPrChange w:id="3640" w:author="Elias de Moraes Fernandes" w:date="2016-07-07T10:33:00Z">
            <w:rPr>
              <w:ins w:id="3641" w:author="Elias De Moraes Fernandes" w:date="2016-03-16T12:49:00Z"/>
              <w:del w:id="3642" w:author="Elias de Moraes Fernandes" w:date="2016-07-07T11:50:00Z"/>
            </w:rPr>
          </w:rPrChange>
        </w:rPr>
        <w:pPrChange w:id="3643" w:author="Elias De Moraes Fernandes" w:date="2016-03-16T12:49:00Z">
          <w:pPr/>
        </w:pPrChange>
      </w:pPr>
      <w:ins w:id="3644" w:author="Elias De Moraes Fernandes" w:date="2016-03-16T12:49:00Z">
        <w:del w:id="3645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46" w:author="Elias de Moraes Fernandes" w:date="2016-07-07T10:33:00Z">
                <w:rPr>
                  <w:i/>
                  <w:iCs/>
                </w:rPr>
              </w:rPrChange>
            </w:rPr>
            <w:delText>Ao alimentar -&gt; Adicionar</w:delText>
          </w:r>
        </w:del>
      </w:ins>
      <w:ins w:id="3647" w:author="Elias De Moraes Fernandes" w:date="2016-07-06T09:36:00Z">
        <w:del w:id="3648" w:author="Elias de Moraes Fernandes" w:date="2016-07-07T11:50:00Z">
          <w:r w:rsidR="00375A11" w:rsidRPr="00996951" w:rsidDel="00FF701D">
            <w:rPr>
              <w:rFonts w:ascii="Arial" w:hAnsi="Arial" w:cs="Arial"/>
              <w:sz w:val="24"/>
              <w:lang w:val="pt-BR"/>
              <w:rPrChange w:id="3649" w:author="Elias de Moraes Fernandes" w:date="2016-07-07T10:33:00Z">
                <w:rPr>
                  <w:sz w:val="24"/>
                  <w:lang w:val="pt-BR"/>
                </w:rPr>
              </w:rPrChange>
            </w:rPr>
            <w:delText>&gt; adicionar</w:delText>
          </w:r>
        </w:del>
      </w:ins>
      <w:ins w:id="3650" w:author="Elias De Moraes Fernandes" w:date="2016-03-16T12:49:00Z">
        <w:del w:id="3651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52" w:author="Elias de Moraes Fernandes" w:date="2016-07-07T10:33:00Z">
                <w:rPr/>
              </w:rPrChange>
            </w:rPr>
            <w:delText xml:space="preserve"> pontos referente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53" w:author="Elias de Moraes Fernandes" w:date="2016-07-07T10:33:00Z">
                <w:rPr/>
              </w:rPrChange>
            </w:rPr>
            <w:delText>à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54" w:author="Elias de Moraes Fernandes" w:date="2016-07-07T10:33:00Z">
                <w:rPr/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55" w:author="Elias de Moraes Fernandes" w:date="2016-07-07T10:33:00Z">
                <w:rPr/>
              </w:rPrChange>
            </w:rPr>
            <w:delText>comida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56" w:author="Elias de Moraes Fernandes" w:date="2016-07-07T10:33:00Z">
                <w:rPr/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57" w:author="Elias de Moraes Fernandes" w:date="2016-07-07T10:33:00Z">
                <w:rPr/>
              </w:rPrChange>
            </w:rPr>
            <w:delText>(VER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58" w:author="Elias de Moraes Fernandes" w:date="2016-07-07T10:33:00Z">
                <w:rPr/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59" w:author="Elias de Moraes Fernandes" w:date="2016-07-07T10:33:00Z">
                <w:rPr/>
              </w:rPrChange>
            </w:rPr>
            <w:delText>ACIMA)</w:delText>
          </w:r>
        </w:del>
      </w:ins>
    </w:p>
    <w:p w14:paraId="6124C6CA" w14:textId="18BC6813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60" w:author="Elias De Moraes Fernandes" w:date="2016-03-16T12:49:00Z"/>
          <w:del w:id="3661" w:author="Elias de Moraes Fernandes" w:date="2016-07-07T11:50:00Z"/>
          <w:rFonts w:ascii="Arial" w:hAnsi="Arial" w:cs="Arial"/>
          <w:sz w:val="24"/>
          <w:lang w:val="pt-BR"/>
          <w:rPrChange w:id="3662" w:author="Elias de Moraes Fernandes" w:date="2016-07-07T10:33:00Z">
            <w:rPr>
              <w:ins w:id="3663" w:author="Elias De Moraes Fernandes" w:date="2016-03-16T12:49:00Z"/>
              <w:del w:id="3664" w:author="Elias de Moraes Fernandes" w:date="2016-07-07T11:50:00Z"/>
            </w:rPr>
          </w:rPrChange>
        </w:rPr>
        <w:pPrChange w:id="3665" w:author="Elias De Moraes Fernandes" w:date="2016-03-16T12:49:00Z">
          <w:pPr/>
        </w:pPrChange>
      </w:pPr>
      <w:ins w:id="3666" w:author="Elias De Moraes Fernandes" w:date="2016-03-16T12:49:00Z">
        <w:del w:id="3667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68" w:author="Elias de Moraes Fernandes" w:date="2016-07-07T10:33:00Z">
                <w:rPr>
                  <w:i/>
                  <w:iCs/>
                </w:rPr>
              </w:rPrChange>
            </w:rPr>
            <w:delText>Ao tomar hit -&gt; -5 da energia</w:delText>
          </w:r>
        </w:del>
      </w:ins>
    </w:p>
    <w:p w14:paraId="5AEB0E45" w14:textId="19B007EB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69" w:author="Elias De Moraes Fernandes" w:date="2016-03-16T12:49:00Z"/>
          <w:del w:id="3670" w:author="Elias de Moraes Fernandes" w:date="2016-07-07T11:50:00Z"/>
          <w:rFonts w:ascii="Arial" w:hAnsi="Arial" w:cs="Arial"/>
          <w:sz w:val="24"/>
          <w:lang w:val="pt-BR"/>
          <w:rPrChange w:id="3671" w:author="Elias de Moraes Fernandes" w:date="2016-07-07T10:33:00Z">
            <w:rPr>
              <w:ins w:id="3672" w:author="Elias De Moraes Fernandes" w:date="2016-03-16T12:49:00Z"/>
              <w:del w:id="3673" w:author="Elias de Moraes Fernandes" w:date="2016-07-07T11:50:00Z"/>
            </w:rPr>
          </w:rPrChange>
        </w:rPr>
        <w:pPrChange w:id="3674" w:author="Elias De Moraes Fernandes" w:date="2016-03-16T12:49:00Z">
          <w:pPr/>
        </w:pPrChange>
      </w:pPr>
      <w:ins w:id="3675" w:author="Elias De Moraes Fernandes" w:date="2016-03-16T12:49:00Z">
        <w:del w:id="3676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77" w:author="Elias de Moraes Fernandes" w:date="2016-07-07T10:33:00Z">
                <w:rPr>
                  <w:i/>
                  <w:iCs/>
                </w:rPr>
              </w:rPrChange>
            </w:rPr>
            <w:delText>Ao atingir um P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78" w:author="Elias de Moraes Fernandes" w:date="2016-07-07T10:33:00Z">
                <w:rPr>
                  <w:i/>
                  <w:iCs/>
                </w:rPr>
              </w:rPrChange>
            </w:rPr>
            <w:delText>ássaro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79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80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FF701D">
            <w:rPr>
              <w:rFonts w:ascii="Arial" w:hAnsi="Arial" w:cs="Arial"/>
              <w:sz w:val="24"/>
              <w:lang w:val="pt-BR"/>
              <w:rPrChange w:id="3681" w:author="Elias de Moraes Fernandes" w:date="2016-07-07T10:33:00Z">
                <w:rPr>
                  <w:i/>
                  <w:iCs/>
                </w:rPr>
              </w:rPrChange>
            </w:rPr>
            <w:delText xml:space="preserve"> 150 </w:delText>
          </w:r>
          <w:r w:rsidRPr="00996951" w:rsidDel="00FF701D">
            <w:rPr>
              <w:rFonts w:ascii="Arial" w:eastAsia="Calibri" w:hAnsi="Arial" w:cs="Arial"/>
              <w:sz w:val="24"/>
              <w:lang w:val="pt-BR"/>
              <w:rPrChange w:id="3682" w:author="Elias de Moraes Fernandes" w:date="2016-07-07T10:33:00Z">
                <w:rPr>
                  <w:i/>
                  <w:iCs/>
                </w:rPr>
              </w:rPrChange>
            </w:rPr>
            <w:delText>pontos</w:delText>
          </w:r>
        </w:del>
      </w:ins>
    </w:p>
    <w:p w14:paraId="068F5392" w14:textId="75AB69B8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83" w:author="Elias De Moraes Fernandes" w:date="2016-03-16T12:49:00Z"/>
          <w:del w:id="3684" w:author="Elias de Moraes Fernandes" w:date="2016-07-07T11:50:00Z"/>
          <w:rFonts w:ascii="Arial" w:hAnsi="Arial" w:cs="Arial"/>
          <w:sz w:val="24"/>
          <w:lang w:val="pt-BR"/>
          <w:rPrChange w:id="3685" w:author="Elias de Moraes Fernandes" w:date="2016-07-07T10:33:00Z">
            <w:rPr>
              <w:ins w:id="3686" w:author="Elias De Moraes Fernandes" w:date="2016-03-16T12:49:00Z"/>
              <w:del w:id="3687" w:author="Elias de Moraes Fernandes" w:date="2016-07-07T11:50:00Z"/>
            </w:rPr>
          </w:rPrChange>
        </w:rPr>
        <w:pPrChange w:id="3688" w:author="Elias De Moraes Fernandes" w:date="2016-03-16T12:49:00Z">
          <w:pPr/>
        </w:pPrChange>
      </w:pPr>
      <w:ins w:id="3689" w:author="Elias De Moraes Fernandes" w:date="2016-03-16T12:49:00Z">
        <w:del w:id="3690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691" w:author="Elias de Moraes Fernandes" w:date="2016-07-07T10:33:00Z">
                <w:rPr>
                  <w:i/>
                  <w:iCs/>
                </w:rPr>
              </w:rPrChange>
            </w:rPr>
            <w:delText>Ao atingir um Sanguessuga -&gt; 300 pontos</w:delText>
          </w:r>
        </w:del>
      </w:ins>
    </w:p>
    <w:p w14:paraId="4385CE19" w14:textId="457EF8B1" w:rsidR="005E2E0B" w:rsidRPr="00996951" w:rsidDel="00FF701D" w:rsidRDefault="005E2E0B">
      <w:pPr>
        <w:pStyle w:val="ListParagraph"/>
        <w:tabs>
          <w:tab w:val="left" w:pos="7672"/>
        </w:tabs>
        <w:ind w:left="0" w:firstLine="360"/>
        <w:rPr>
          <w:ins w:id="3692" w:author="Elias De Moraes Fernandes" w:date="2016-03-16T12:49:00Z"/>
          <w:del w:id="3693" w:author="Elias de Moraes Fernandes" w:date="2016-07-07T11:50:00Z"/>
          <w:rFonts w:ascii="Arial" w:hAnsi="Arial" w:cs="Arial"/>
          <w:sz w:val="24"/>
          <w:lang w:val="pt-BR"/>
          <w:rPrChange w:id="3694" w:author="Elias de Moraes Fernandes" w:date="2016-07-07T10:33:00Z">
            <w:rPr>
              <w:ins w:id="3695" w:author="Elias De Moraes Fernandes" w:date="2016-03-16T12:49:00Z"/>
              <w:del w:id="3696" w:author="Elias de Moraes Fernandes" w:date="2016-07-07T11:50:00Z"/>
            </w:rPr>
          </w:rPrChange>
        </w:rPr>
        <w:pPrChange w:id="3697" w:author="Elias De Moraes Fernandes" w:date="2016-03-16T12:49:00Z">
          <w:pPr/>
        </w:pPrChange>
      </w:pPr>
      <w:ins w:id="3698" w:author="Elias De Moraes Fernandes" w:date="2016-03-16T12:49:00Z">
        <w:del w:id="3699" w:author="Elias de Moraes Fernandes" w:date="2016-07-07T11:50:00Z">
          <w:r w:rsidRPr="00996951" w:rsidDel="00FF701D">
            <w:rPr>
              <w:rFonts w:ascii="Arial" w:hAnsi="Arial" w:cs="Arial"/>
              <w:sz w:val="24"/>
              <w:lang w:val="pt-BR"/>
              <w:rPrChange w:id="3700" w:author="Elias de Moraes Fernandes" w:date="2016-07-07T10:33:00Z">
                <w:rPr>
                  <w:i/>
                  <w:iCs/>
                </w:rPr>
              </w:rPrChange>
            </w:rPr>
            <w:delText>Ao atingir uma Formiga -&gt; 450 pontos</w:delText>
          </w:r>
        </w:del>
      </w:ins>
    </w:p>
    <w:p w14:paraId="6A99F69F" w14:textId="764B9BEA" w:rsidR="005A38DA" w:rsidRPr="00BF029E" w:rsidRDefault="00FF701D" w:rsidP="005A38DA">
      <w:pPr>
        <w:pStyle w:val="ListParagraph"/>
        <w:tabs>
          <w:tab w:val="left" w:pos="7672"/>
        </w:tabs>
        <w:ind w:left="0" w:firstLine="360"/>
        <w:jc w:val="center"/>
        <w:rPr>
          <w:ins w:id="3701" w:author="Elias de Moraes Fernandes" w:date="2016-07-07T11:55:00Z"/>
          <w:rFonts w:ascii="Arial" w:hAnsi="Arial" w:cs="Arial"/>
          <w:b/>
          <w:sz w:val="24"/>
          <w:lang w:val="pt-BR"/>
        </w:rPr>
      </w:pPr>
      <w:moveToRangeStart w:id="3702" w:author="Elias de Moraes Fernandes" w:date="2016-07-07T11:49:00Z" w:name="move455655525"/>
      <w:moveTo w:id="3703" w:author="Elias de Moraes Fernandes" w:date="2016-07-07T11:49:00Z">
        <w:del w:id="3704" w:author="Elias de Moraes Fernandes" w:date="2016-07-07T11:55:00Z">
          <w:r w:rsidRPr="00BF029E" w:rsidDel="005A38DA">
            <w:rPr>
              <w:rFonts w:ascii="Arial" w:hAnsi="Arial" w:cs="Arial"/>
              <w:b/>
              <w:sz w:val="24"/>
              <w:lang w:val="pt-BR"/>
            </w:rPr>
            <w:delText>Comportamento dos alimentos no personagem</w:delText>
          </w:r>
        </w:del>
      </w:moveTo>
      <w:ins w:id="3705" w:author="Elias de Moraes Fernandes" w:date="2016-07-07T11:55:00Z">
        <w:r w:rsidR="005A38DA" w:rsidRPr="00BF029E">
          <w:rPr>
            <w:rFonts w:ascii="Arial" w:hAnsi="Arial" w:cs="Arial"/>
            <w:b/>
            <w:sz w:val="24"/>
            <w:lang w:val="pt-BR"/>
          </w:rPr>
          <w:t>Comportamento do personagem</w:t>
        </w:r>
      </w:ins>
    </w:p>
    <w:tbl>
      <w:tblPr>
        <w:tblStyle w:val="PlainTable4"/>
        <w:tblpPr w:leftFromText="180" w:rightFromText="180" w:vertAnchor="text" w:horzAnchor="page" w:tblpX="1260" w:tblpY="48"/>
        <w:tblW w:w="9752" w:type="dxa"/>
        <w:tblLook w:val="04A0" w:firstRow="1" w:lastRow="0" w:firstColumn="1" w:lastColumn="0" w:noHBand="0" w:noVBand="1"/>
      </w:tblPr>
      <w:tblGrid>
        <w:gridCol w:w="4219"/>
        <w:gridCol w:w="2268"/>
        <w:gridCol w:w="2276"/>
        <w:gridCol w:w="989"/>
      </w:tblGrid>
      <w:tr w:rsidR="005A38DA" w:rsidRPr="000C4CAF" w14:paraId="4D2955B0" w14:textId="77777777" w:rsidTr="005A38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  <w:ins w:id="3706" w:author="Elias de Moraes Fernandes" w:date="2016-07-07T11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33D626D9" w14:textId="77777777" w:rsidR="005A38DA" w:rsidRPr="000C4CAF" w:rsidRDefault="005A38DA" w:rsidP="005A38DA">
            <w:pPr>
              <w:tabs>
                <w:tab w:val="left" w:pos="2998"/>
              </w:tabs>
              <w:jc w:val="center"/>
              <w:rPr>
                <w:ins w:id="3707" w:author="Elias de Moraes Fernandes" w:date="2016-07-07T11:56:00Z"/>
                <w:rFonts w:ascii="Arial" w:hAnsi="Arial" w:cs="Arial"/>
                <w:i/>
                <w:sz w:val="26"/>
                <w:szCs w:val="26"/>
                <w:lang w:val="pt-BR"/>
              </w:rPr>
            </w:pPr>
            <w:ins w:id="3708" w:author="Elias de Moraes Fernandes" w:date="2016-07-07T11:56:00Z"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Item</w:t>
              </w:r>
            </w:ins>
          </w:p>
        </w:tc>
        <w:tc>
          <w:tcPr>
            <w:tcW w:w="2268" w:type="dxa"/>
          </w:tcPr>
          <w:p w14:paraId="399D2AB9" w14:textId="77777777" w:rsidR="005A38DA" w:rsidRPr="000C4CAF" w:rsidRDefault="005A38DA" w:rsidP="005A3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09" w:author="Elias de Moraes Fernandes" w:date="2016-07-07T11:56:00Z"/>
                <w:rFonts w:ascii="Arial" w:hAnsi="Arial" w:cs="Arial"/>
                <w:i/>
                <w:sz w:val="26"/>
                <w:szCs w:val="26"/>
                <w:lang w:val="pt-BR"/>
              </w:rPr>
            </w:pPr>
            <w:proofErr w:type="spellStart"/>
            <w:ins w:id="3710" w:author="Elias de Moraes Fernandes" w:date="2016-07-07T11:56:00Z"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Q</w:t>
              </w:r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td</w:t>
              </w:r>
              <w:proofErr w:type="spellEnd"/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.</w:t>
              </w:r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 xml:space="preserve"> de Toques</w:t>
              </w:r>
            </w:ins>
          </w:p>
        </w:tc>
        <w:tc>
          <w:tcPr>
            <w:tcW w:w="2276" w:type="dxa"/>
          </w:tcPr>
          <w:p w14:paraId="5D7CD784" w14:textId="77777777" w:rsidR="005A38DA" w:rsidRPr="000C4CAF" w:rsidRDefault="005A38DA" w:rsidP="005A3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11" w:author="Elias de Moraes Fernandes" w:date="2016-07-07T11:56:00Z"/>
                <w:rFonts w:ascii="Arial" w:hAnsi="Arial" w:cs="Arial"/>
                <w:i/>
                <w:sz w:val="26"/>
                <w:szCs w:val="26"/>
                <w:lang w:val="pt-BR"/>
              </w:rPr>
            </w:pPr>
            <w:proofErr w:type="spellStart"/>
            <w:ins w:id="3712" w:author="Elias de Moraes Fernandes" w:date="2016-07-07T11:56:00Z"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Pontos</w:t>
              </w:r>
              <w:proofErr w:type="spellEnd"/>
            </w:ins>
          </w:p>
        </w:tc>
        <w:tc>
          <w:tcPr>
            <w:tcW w:w="989" w:type="dxa"/>
          </w:tcPr>
          <w:p w14:paraId="1964DAC4" w14:textId="77777777" w:rsidR="005A38DA" w:rsidRPr="000C4CAF" w:rsidRDefault="005A38DA" w:rsidP="005A38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13" w:author="Elias de Moraes Fernandes" w:date="2016-07-07T11:56:00Z"/>
                <w:rFonts w:ascii="Arial" w:hAnsi="Arial" w:cs="Arial"/>
                <w:i/>
                <w:sz w:val="26"/>
                <w:szCs w:val="26"/>
              </w:rPr>
            </w:pPr>
            <w:ins w:id="3714" w:author="Elias de Moraes Fernandes" w:date="2016-07-07T11:56:00Z">
              <w:r w:rsidRPr="000C4CAF">
                <w:rPr>
                  <w:rFonts w:ascii="Arial" w:hAnsi="Arial" w:cs="Arial"/>
                  <w:i/>
                  <w:sz w:val="26"/>
                  <w:szCs w:val="26"/>
                </w:rPr>
                <w:t>Vida</w:t>
              </w:r>
            </w:ins>
          </w:p>
        </w:tc>
      </w:tr>
      <w:tr w:rsidR="005A38DA" w:rsidRPr="000C4CAF" w14:paraId="29F1A5DB" w14:textId="77777777" w:rsidTr="005A3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715" w:author="Elias de Moraes Fernandes" w:date="2016-07-07T11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45C91B87" w14:textId="77777777" w:rsidR="005A38DA" w:rsidRPr="000C4CAF" w:rsidRDefault="005A38DA" w:rsidP="005A38DA">
            <w:pPr>
              <w:rPr>
                <w:ins w:id="3716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ins w:id="3717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Predador</w:t>
              </w:r>
              <w:proofErr w:type="spellEnd"/>
            </w:ins>
          </w:p>
        </w:tc>
        <w:tc>
          <w:tcPr>
            <w:tcW w:w="2268" w:type="dxa"/>
          </w:tcPr>
          <w:p w14:paraId="4F31D4AC" w14:textId="77777777" w:rsidR="005A38DA" w:rsidRPr="000C4CAF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18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2276" w:type="dxa"/>
          </w:tcPr>
          <w:p w14:paraId="45B8A107" w14:textId="77777777" w:rsidR="005A38DA" w:rsidRPr="000C4CAF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19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989" w:type="dxa"/>
          </w:tcPr>
          <w:p w14:paraId="57065B83" w14:textId="77777777" w:rsidR="005A38DA" w:rsidRPr="00BF029E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20" w:author="Elias de Moraes Fernandes" w:date="2016-07-07T11:56:00Z"/>
                <w:rFonts w:ascii="Arial" w:hAnsi="Arial" w:cs="Arial"/>
                <w:sz w:val="24"/>
                <w:szCs w:val="24"/>
              </w:rPr>
            </w:pPr>
          </w:p>
        </w:tc>
      </w:tr>
      <w:tr w:rsidR="005A38DA" w:rsidRPr="000C4CAF" w14:paraId="1A998C9A" w14:textId="77777777" w:rsidTr="005A38DA">
        <w:trPr>
          <w:ins w:id="3721" w:author="Elias de Moraes Fernandes" w:date="2016-07-07T11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3674804D" w14:textId="1EB7A591" w:rsidR="005A38DA" w:rsidRPr="000C4CAF" w:rsidRDefault="009D3E4E" w:rsidP="005A38DA">
            <w:pPr>
              <w:rPr>
                <w:ins w:id="3722" w:author="Elias de Moraes Fernandes" w:date="2016-07-07T11:56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ins w:id="3723" w:author="Elias de Moraes Fernandes" w:date="2016-07-07T11:56:00Z">
              <w:r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P</w:t>
              </w:r>
            </w:ins>
            <w:ins w:id="3724" w:author="Elias de Moraes Fernandes" w:date="2016-07-07T11:57:00Z">
              <w:r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á</w:t>
              </w:r>
            </w:ins>
            <w:ins w:id="3725" w:author="Elias de Moraes Fernandes" w:date="2016-07-07T11:56:00Z">
              <w:r w:rsidR="005A38DA"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ssaro</w:t>
              </w:r>
            </w:ins>
          </w:p>
        </w:tc>
        <w:tc>
          <w:tcPr>
            <w:tcW w:w="2268" w:type="dxa"/>
          </w:tcPr>
          <w:p w14:paraId="2E6AD73A" w14:textId="77777777" w:rsidR="005A38DA" w:rsidRPr="000C4CAF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26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27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5</w:t>
              </w:r>
            </w:ins>
          </w:p>
        </w:tc>
        <w:tc>
          <w:tcPr>
            <w:tcW w:w="2276" w:type="dxa"/>
          </w:tcPr>
          <w:p w14:paraId="53CF89F6" w14:textId="77777777" w:rsidR="005A38DA" w:rsidRPr="000C4CAF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28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29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150</w:t>
              </w:r>
            </w:ins>
          </w:p>
        </w:tc>
        <w:tc>
          <w:tcPr>
            <w:tcW w:w="989" w:type="dxa"/>
          </w:tcPr>
          <w:p w14:paraId="5BEC7D8E" w14:textId="77777777" w:rsidR="005A38DA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30" w:author="Elias de Moraes Fernandes" w:date="2016-07-07T11:56:00Z"/>
                <w:rFonts w:ascii="Arial" w:hAnsi="Arial" w:cs="Arial"/>
                <w:sz w:val="24"/>
                <w:szCs w:val="24"/>
              </w:rPr>
            </w:pPr>
            <w:ins w:id="3731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-1</w:t>
              </w:r>
            </w:ins>
          </w:p>
        </w:tc>
      </w:tr>
      <w:tr w:rsidR="005A38DA" w:rsidRPr="000C4CAF" w14:paraId="35D79C13" w14:textId="77777777" w:rsidTr="005A3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732" w:author="Elias de Moraes Fernandes" w:date="2016-07-07T11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0FB3A586" w14:textId="77777777" w:rsidR="005A38DA" w:rsidRPr="000C4CAF" w:rsidRDefault="005A38DA" w:rsidP="005A38DA">
            <w:pPr>
              <w:rPr>
                <w:ins w:id="3733" w:author="Elias de Moraes Fernandes" w:date="2016-07-07T11:56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734" w:author="Elias de Moraes Fernandes" w:date="2016-07-07T11:56:00Z">
              <w:r>
                <w:rPr>
                  <w:rFonts w:ascii="Arial" w:hAnsi="Arial" w:cs="Arial"/>
                  <w:b w:val="0"/>
                  <w:sz w:val="24"/>
                  <w:szCs w:val="24"/>
                </w:rPr>
                <w:t>Sanguessuga</w:t>
              </w:r>
              <w:proofErr w:type="spellEnd"/>
            </w:ins>
          </w:p>
        </w:tc>
        <w:tc>
          <w:tcPr>
            <w:tcW w:w="2268" w:type="dxa"/>
          </w:tcPr>
          <w:p w14:paraId="79E1B448" w14:textId="77777777" w:rsidR="005A38DA" w:rsidRPr="000C4CAF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35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36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5</w:t>
              </w:r>
            </w:ins>
          </w:p>
        </w:tc>
        <w:tc>
          <w:tcPr>
            <w:tcW w:w="2276" w:type="dxa"/>
          </w:tcPr>
          <w:p w14:paraId="62CE2D9C" w14:textId="77777777" w:rsidR="005A38DA" w:rsidRPr="000C4CAF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37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38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300</w:t>
              </w:r>
            </w:ins>
          </w:p>
        </w:tc>
        <w:tc>
          <w:tcPr>
            <w:tcW w:w="989" w:type="dxa"/>
          </w:tcPr>
          <w:p w14:paraId="1AB89277" w14:textId="77777777" w:rsidR="005A38DA" w:rsidRDefault="005A38DA" w:rsidP="005A38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39" w:author="Elias de Moraes Fernandes" w:date="2016-07-07T11:56:00Z"/>
                <w:rFonts w:ascii="Arial" w:hAnsi="Arial" w:cs="Arial"/>
                <w:sz w:val="24"/>
                <w:szCs w:val="24"/>
              </w:rPr>
            </w:pPr>
            <w:ins w:id="3740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-2</w:t>
              </w:r>
            </w:ins>
          </w:p>
        </w:tc>
      </w:tr>
      <w:tr w:rsidR="005A38DA" w:rsidRPr="000C4CAF" w14:paraId="0BA05DE1" w14:textId="77777777" w:rsidTr="005A38DA">
        <w:trPr>
          <w:ins w:id="3741" w:author="Elias de Moraes Fernandes" w:date="2016-07-07T11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2B8B4B43" w14:textId="77777777" w:rsidR="005A38DA" w:rsidRPr="000C4CAF" w:rsidRDefault="005A38DA" w:rsidP="005A38DA">
            <w:pPr>
              <w:rPr>
                <w:ins w:id="3742" w:author="Elias de Moraes Fernandes" w:date="2016-07-07T11:56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743" w:author="Elias de Moraes Fernandes" w:date="2016-07-07T11:56:00Z">
              <w:r>
                <w:rPr>
                  <w:rFonts w:ascii="Arial" w:hAnsi="Arial" w:cs="Arial"/>
                  <w:b w:val="0"/>
                  <w:sz w:val="24"/>
                  <w:szCs w:val="24"/>
                </w:rPr>
                <w:t>Formiga</w:t>
              </w:r>
              <w:proofErr w:type="spellEnd"/>
            </w:ins>
          </w:p>
        </w:tc>
        <w:tc>
          <w:tcPr>
            <w:tcW w:w="2268" w:type="dxa"/>
          </w:tcPr>
          <w:p w14:paraId="19D31253" w14:textId="77777777" w:rsidR="005A38DA" w:rsidRPr="000C4CAF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44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45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6</w:t>
              </w:r>
            </w:ins>
          </w:p>
        </w:tc>
        <w:tc>
          <w:tcPr>
            <w:tcW w:w="2276" w:type="dxa"/>
          </w:tcPr>
          <w:p w14:paraId="5172AA7B" w14:textId="77777777" w:rsidR="005A38DA" w:rsidRPr="000C4CAF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46" w:author="Elias de Moraes Fernandes" w:date="2016-07-07T11:56:00Z"/>
                <w:rFonts w:ascii="Arial" w:hAnsi="Arial" w:cs="Arial"/>
                <w:sz w:val="24"/>
                <w:szCs w:val="24"/>
                <w:lang w:val="pt-BR"/>
              </w:rPr>
            </w:pPr>
            <w:ins w:id="3747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450</w:t>
              </w:r>
            </w:ins>
          </w:p>
        </w:tc>
        <w:tc>
          <w:tcPr>
            <w:tcW w:w="989" w:type="dxa"/>
          </w:tcPr>
          <w:p w14:paraId="37031098" w14:textId="77777777" w:rsidR="005A38DA" w:rsidRDefault="005A38DA" w:rsidP="005A38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48" w:author="Elias de Moraes Fernandes" w:date="2016-07-07T11:56:00Z"/>
                <w:rFonts w:ascii="Arial" w:hAnsi="Arial" w:cs="Arial"/>
                <w:sz w:val="24"/>
                <w:szCs w:val="24"/>
              </w:rPr>
            </w:pPr>
            <w:ins w:id="3749" w:author="Elias de Moraes Fernandes" w:date="2016-07-07T11:56:00Z">
              <w:r>
                <w:rPr>
                  <w:rFonts w:ascii="Arial" w:hAnsi="Arial" w:cs="Arial"/>
                  <w:sz w:val="24"/>
                  <w:szCs w:val="24"/>
                </w:rPr>
                <w:t>-2</w:t>
              </w:r>
            </w:ins>
          </w:p>
        </w:tc>
      </w:tr>
    </w:tbl>
    <w:p w14:paraId="223E3F3B" w14:textId="77777777" w:rsidR="005A38DA" w:rsidRDefault="005A38DA" w:rsidP="00FF701D">
      <w:pPr>
        <w:pStyle w:val="ListParagraph"/>
        <w:tabs>
          <w:tab w:val="left" w:pos="7672"/>
        </w:tabs>
        <w:ind w:left="0" w:firstLine="360"/>
        <w:jc w:val="center"/>
        <w:rPr>
          <w:ins w:id="3750" w:author="Elias de Moraes Fernandes" w:date="2016-07-07T11:56:00Z"/>
          <w:rFonts w:ascii="Arial" w:hAnsi="Arial" w:cs="Arial"/>
          <w:b/>
          <w:sz w:val="24"/>
          <w:lang w:val="pt-BR"/>
        </w:rPr>
        <w:pPrChange w:id="3751" w:author="Elias de Moraes Fernandes" w:date="2016-07-07T11:50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557CD1DE" w14:textId="1861E163" w:rsidR="00FF701D" w:rsidDel="005A38DA" w:rsidRDefault="005A38DA" w:rsidP="007C6837">
      <w:pPr>
        <w:pStyle w:val="ListParagraph"/>
        <w:tabs>
          <w:tab w:val="left" w:pos="7672"/>
        </w:tabs>
        <w:ind w:left="0" w:firstLine="360"/>
        <w:rPr>
          <w:del w:id="3752" w:author="Elias de Moraes Fernandes" w:date="2016-07-07T11:56:00Z"/>
          <w:rFonts w:ascii="Arial" w:hAnsi="Arial" w:cs="Arial"/>
          <w:b/>
          <w:sz w:val="24"/>
          <w:lang w:val="pt-BR"/>
        </w:rPr>
      </w:pPr>
      <w:ins w:id="3753" w:author="Elias de Moraes Fernandes" w:date="2016-07-07T11:56:00Z">
        <w:r w:rsidRPr="00BF029E">
          <w:rPr>
            <w:rFonts w:ascii="Arial" w:hAnsi="Arial" w:cs="Arial"/>
            <w:b/>
            <w:sz w:val="24"/>
            <w:lang w:val="pt-BR"/>
          </w:rPr>
          <w:t>Comportamento dos alimentos no personagem</w:t>
        </w:r>
      </w:ins>
    </w:p>
    <w:p w14:paraId="2F11D87E" w14:textId="77777777" w:rsidR="005A38DA" w:rsidRDefault="005A38DA" w:rsidP="00FF701D">
      <w:pPr>
        <w:pStyle w:val="ListParagraph"/>
        <w:tabs>
          <w:tab w:val="left" w:pos="7672"/>
        </w:tabs>
        <w:ind w:left="0" w:firstLine="360"/>
        <w:jc w:val="center"/>
        <w:rPr>
          <w:ins w:id="3754" w:author="Elias de Moraes Fernandes" w:date="2016-07-07T11:56:00Z"/>
          <w:rFonts w:ascii="Arial" w:hAnsi="Arial" w:cs="Arial"/>
          <w:b/>
          <w:sz w:val="24"/>
          <w:lang w:val="pt-BR"/>
        </w:rPr>
        <w:pPrChange w:id="3755" w:author="Elias de Moraes Fernandes" w:date="2016-07-07T11:50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moveToRangeEnd w:id="3702"/>
    <w:p w14:paraId="7B7E1F05" w14:textId="490C80A4" w:rsidR="005E2E0B" w:rsidRPr="00996951" w:rsidDel="005A38DA" w:rsidRDefault="0077658F" w:rsidP="007C6837">
      <w:pPr>
        <w:pStyle w:val="ListParagraph"/>
        <w:tabs>
          <w:tab w:val="left" w:pos="7672"/>
        </w:tabs>
        <w:ind w:left="0" w:firstLine="360"/>
        <w:rPr>
          <w:del w:id="3756" w:author="Elias de Moraes Fernandes" w:date="2016-07-07T11:57:00Z"/>
          <w:rFonts w:ascii="Arial" w:hAnsi="Arial" w:cs="Arial"/>
          <w:b/>
          <w:sz w:val="24"/>
          <w:lang w:val="pt-BR"/>
          <w:rPrChange w:id="3757" w:author="Elias de Moraes Fernandes" w:date="2016-07-07T10:33:00Z">
            <w:rPr>
              <w:del w:id="3758" w:author="Elias de Moraes Fernandes" w:date="2016-07-07T11:57:00Z"/>
              <w:b/>
              <w:sz w:val="24"/>
              <w:lang w:val="pt-BR"/>
            </w:rPr>
          </w:rPrChange>
        </w:rPr>
      </w:pPr>
      <w:del w:id="3759" w:author="Elias de Moraes Fernandes" w:date="2016-07-07T11:55:00Z">
        <w:r w:rsidRPr="00996951" w:rsidDel="005A38DA">
          <w:rPr>
            <w:rFonts w:ascii="Arial" w:hAnsi="Arial" w:cs="Arial"/>
            <w:b/>
            <w:sz w:val="24"/>
            <w:lang w:val="pt-BR"/>
            <w:rPrChange w:id="3760" w:author="Elias de Moraes Fernandes" w:date="2016-07-07T10:33:00Z">
              <w:rPr>
                <w:b/>
                <w:sz w:val="24"/>
                <w:lang w:val="pt-BR"/>
              </w:rPr>
            </w:rPrChange>
          </w:rPr>
          <w:delText xml:space="preserve">- </w:delText>
        </w:r>
        <w:r w:rsidR="00AE2C87" w:rsidRPr="00996951" w:rsidDel="005A38DA">
          <w:rPr>
            <w:rFonts w:ascii="Arial" w:hAnsi="Arial" w:cs="Arial"/>
            <w:b/>
            <w:sz w:val="24"/>
            <w:lang w:val="pt-PT"/>
            <w:rPrChange w:id="3761" w:author="Elias de Moraes Fernandes" w:date="2016-07-07T10:33:00Z">
              <w:rPr>
                <w:b/>
                <w:sz w:val="24"/>
                <w:lang w:val="pt-PT"/>
              </w:rPr>
            </w:rPrChange>
          </w:rPr>
          <w:delText>M</w:delText>
        </w:r>
        <w:r w:rsidR="00AE2C87" w:rsidRPr="00996951" w:rsidDel="005A38DA">
          <w:rPr>
            <w:rFonts w:ascii="Arial" w:eastAsia="Calibri" w:hAnsi="Arial" w:cs="Arial"/>
            <w:b/>
            <w:sz w:val="24"/>
            <w:lang w:val="pt-PT"/>
            <w:rPrChange w:id="3762" w:author="Elias de Moraes Fernandes" w:date="2016-07-07T10:33:00Z">
              <w:rPr>
                <w:b/>
                <w:sz w:val="24"/>
                <w:lang w:val="pt-PT"/>
              </w:rPr>
            </w:rPrChange>
          </w:rPr>
          <w:delText>é</w:delText>
        </w:r>
        <w:r w:rsidRPr="00996951" w:rsidDel="005A38DA">
          <w:rPr>
            <w:rFonts w:ascii="Arial" w:hAnsi="Arial" w:cs="Arial"/>
            <w:b/>
            <w:sz w:val="24"/>
            <w:lang w:val="pt-PT"/>
            <w:rPrChange w:id="3763" w:author="Elias de Moraes Fernandes" w:date="2016-07-07T10:33:00Z">
              <w:rPr>
                <w:b/>
                <w:sz w:val="24"/>
                <w:lang w:val="pt-PT"/>
              </w:rPr>
            </w:rPrChange>
          </w:rPr>
          <w:delText>tricas de gameplay do personagem principal;</w:delText>
        </w:r>
      </w:del>
    </w:p>
    <w:p w14:paraId="36CCC6C9" w14:textId="06575DBB" w:rsidR="00FF701D" w:rsidRPr="00BF029E" w:rsidRDefault="00FF701D" w:rsidP="00903B00">
      <w:pPr>
        <w:pStyle w:val="ListParagraph"/>
        <w:tabs>
          <w:tab w:val="left" w:pos="7672"/>
        </w:tabs>
        <w:ind w:left="0" w:firstLine="360"/>
        <w:rPr>
          <w:ins w:id="3764" w:author="Elias de Moraes Fernandes" w:date="2016-07-07T11:50:00Z"/>
          <w:rFonts w:ascii="Arial" w:hAnsi="Arial" w:cs="Arial"/>
          <w:sz w:val="24"/>
          <w:lang w:val="pt-BR"/>
        </w:rPr>
      </w:pPr>
    </w:p>
    <w:tbl>
      <w:tblPr>
        <w:tblStyle w:val="PlainTable4"/>
        <w:tblpPr w:leftFromText="180" w:rightFromText="180" w:vertAnchor="text" w:horzAnchor="page" w:tblpXSpec="center" w:tblpY="-76"/>
        <w:tblW w:w="9752" w:type="dxa"/>
        <w:tblLook w:val="04A0" w:firstRow="1" w:lastRow="0" w:firstColumn="1" w:lastColumn="0" w:noHBand="0" w:noVBand="1"/>
        <w:tblPrChange w:id="3765" w:author="Elias de Moraes Fernandes" w:date="2016-07-07T11:51:00Z">
          <w:tblPr>
            <w:tblStyle w:val="PlainTable4"/>
            <w:tblpPr w:leftFromText="180" w:rightFromText="180" w:vertAnchor="text" w:horzAnchor="page" w:tblpXSpec="center" w:tblpY="-76"/>
            <w:tblW w:w="9752" w:type="dxa"/>
            <w:tblLook w:val="04A0" w:firstRow="1" w:lastRow="0" w:firstColumn="1" w:lastColumn="0" w:noHBand="0" w:noVBand="1"/>
          </w:tblPr>
        </w:tblPrChange>
      </w:tblPr>
      <w:tblGrid>
        <w:gridCol w:w="4219"/>
        <w:gridCol w:w="2268"/>
        <w:gridCol w:w="2276"/>
        <w:gridCol w:w="989"/>
        <w:tblGridChange w:id="3766">
          <w:tblGrid>
            <w:gridCol w:w="4219"/>
            <w:gridCol w:w="320"/>
            <w:gridCol w:w="1948"/>
            <w:gridCol w:w="2276"/>
            <w:gridCol w:w="989"/>
          </w:tblGrid>
        </w:tblGridChange>
      </w:tblGrid>
      <w:tr w:rsidR="00FF701D" w:rsidRPr="00BF029E" w14:paraId="2CD841B6" w14:textId="77777777" w:rsidTr="00903B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  <w:ins w:id="3767" w:author="Elias de Moraes Fernandes" w:date="2016-07-07T11:50:00Z"/>
          <w:trPrChange w:id="3768" w:author="Elias de Moraes Fernandes" w:date="2016-07-07T11:51:00Z">
            <w:trPr>
              <w:trHeight w:val="336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769" w:author="Elias de Moraes Fernandes" w:date="2016-07-07T11:51:00Z">
              <w:tcPr>
                <w:tcW w:w="4539" w:type="dxa"/>
                <w:gridSpan w:val="2"/>
              </w:tcPr>
            </w:tcPrChange>
          </w:tcPr>
          <w:p w14:paraId="7067CAB8" w14:textId="328DBC78" w:rsidR="00FF701D" w:rsidRPr="00BF029E" w:rsidRDefault="00FF701D" w:rsidP="00BF029E">
            <w:pPr>
              <w:tabs>
                <w:tab w:val="left" w:pos="2998"/>
              </w:tabs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3770" w:author="Elias de Moraes Fernandes" w:date="2016-07-07T11:50:00Z"/>
                <w:rFonts w:ascii="Arial" w:hAnsi="Arial" w:cs="Arial"/>
                <w:i/>
                <w:sz w:val="26"/>
                <w:szCs w:val="26"/>
                <w:lang w:val="pt-BR"/>
              </w:rPr>
            </w:pPr>
          </w:p>
        </w:tc>
        <w:tc>
          <w:tcPr>
            <w:tcW w:w="2268" w:type="dxa"/>
            <w:tcPrChange w:id="3771" w:author="Elias de Moraes Fernandes" w:date="2016-07-07T11:51:00Z">
              <w:tcPr>
                <w:tcW w:w="1948" w:type="dxa"/>
              </w:tcPr>
            </w:tcPrChange>
          </w:tcPr>
          <w:p w14:paraId="58D8E469" w14:textId="77777777" w:rsidR="00FF701D" w:rsidRPr="00BF029E" w:rsidRDefault="00FF701D" w:rsidP="00BF02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72" w:author="Elias de Moraes Fernandes" w:date="2016-07-07T11:50:00Z"/>
                <w:rFonts w:ascii="Arial" w:hAnsi="Arial" w:cs="Arial"/>
                <w:i/>
                <w:sz w:val="26"/>
                <w:szCs w:val="26"/>
                <w:lang w:val="pt-BR"/>
              </w:rPr>
            </w:pPr>
            <w:proofErr w:type="spellStart"/>
            <w:ins w:id="3773" w:author="Elias de Moraes Fernandes" w:date="2016-07-07T11:50:00Z"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>Q</w:t>
              </w:r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>td</w:t>
              </w:r>
              <w:proofErr w:type="spellEnd"/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>.</w:t>
              </w:r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 xml:space="preserve"> de Toques</w:t>
              </w:r>
            </w:ins>
          </w:p>
        </w:tc>
        <w:tc>
          <w:tcPr>
            <w:tcW w:w="2276" w:type="dxa"/>
            <w:tcPrChange w:id="3774" w:author="Elias de Moraes Fernandes" w:date="2016-07-07T11:51:00Z">
              <w:tcPr>
                <w:tcW w:w="2276" w:type="dxa"/>
              </w:tcPr>
            </w:tcPrChange>
          </w:tcPr>
          <w:p w14:paraId="13BF7BD2" w14:textId="62F40AD1" w:rsidR="00FF701D" w:rsidRPr="00BF029E" w:rsidRDefault="00FF701D" w:rsidP="00671E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75" w:author="Elias de Moraes Fernandes" w:date="2016-07-07T11:50:00Z"/>
                <w:rFonts w:ascii="Arial" w:hAnsi="Arial" w:cs="Arial"/>
                <w:i/>
                <w:sz w:val="26"/>
                <w:szCs w:val="26"/>
                <w:lang w:val="pt-BR"/>
              </w:rPr>
              <w:pPrChange w:id="3776" w:author="Elias de Moraes Fernandes" w:date="2016-07-07T11:57:00Z">
                <w:pPr>
                  <w:framePr w:hSpace="180" w:wrap="around" w:vAnchor="text" w:hAnchor="page" w:xAlign="center" w:y="-76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proofErr w:type="spellStart"/>
            <w:ins w:id="3777" w:author="Elias de Moraes Fernandes" w:date="2016-07-07T11:50:00Z"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>Pontos</w:t>
              </w:r>
              <w:proofErr w:type="spellEnd"/>
            </w:ins>
          </w:p>
        </w:tc>
        <w:tc>
          <w:tcPr>
            <w:tcW w:w="989" w:type="dxa"/>
            <w:tcPrChange w:id="3778" w:author="Elias de Moraes Fernandes" w:date="2016-07-07T11:51:00Z">
              <w:tcPr>
                <w:tcW w:w="989" w:type="dxa"/>
              </w:tcPr>
            </w:tcPrChange>
          </w:tcPr>
          <w:p w14:paraId="33FDDB71" w14:textId="77777777" w:rsidR="00FF701D" w:rsidRPr="00BF029E" w:rsidRDefault="00FF701D" w:rsidP="00BF02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779" w:author="Elias de Moraes Fernandes" w:date="2016-07-07T11:50:00Z"/>
                <w:rFonts w:ascii="Arial" w:hAnsi="Arial" w:cs="Arial"/>
                <w:i/>
                <w:sz w:val="26"/>
                <w:szCs w:val="26"/>
              </w:rPr>
            </w:pPr>
            <w:ins w:id="3780" w:author="Elias de Moraes Fernandes" w:date="2016-07-07T11:50:00Z">
              <w:r w:rsidRPr="00BF029E">
                <w:rPr>
                  <w:rFonts w:ascii="Arial" w:hAnsi="Arial" w:cs="Arial"/>
                  <w:i/>
                  <w:sz w:val="26"/>
                  <w:szCs w:val="26"/>
                </w:rPr>
                <w:t>Vida</w:t>
              </w:r>
            </w:ins>
          </w:p>
        </w:tc>
      </w:tr>
      <w:tr w:rsidR="00903B00" w:rsidRPr="00BF029E" w14:paraId="1B31D0AB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781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782" w:author="Elias de Moraes Fernandes" w:date="2016-07-07T11:51:00Z">
              <w:tcPr>
                <w:tcW w:w="4219" w:type="dxa"/>
              </w:tcPr>
            </w:tcPrChange>
          </w:tcPr>
          <w:p w14:paraId="7F5DBDC7" w14:textId="77777777" w:rsidR="00FF701D" w:rsidRPr="00BF029E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783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ins w:id="3784" w:author="Elias de Moraes Fernandes" w:date="2016-07-07T11:50:00Z">
              <w:r w:rsidRPr="00BF029E">
                <w:rPr>
                  <w:rFonts w:ascii="Arial" w:hAnsi="Arial" w:cs="Arial"/>
                  <w:sz w:val="24"/>
                  <w:szCs w:val="24"/>
                </w:rPr>
                <w:t>Alimento</w:t>
              </w:r>
              <w:proofErr w:type="spellEnd"/>
              <w:r w:rsidRPr="00BF029E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Pr="00BF029E">
                <w:rPr>
                  <w:rFonts w:ascii="Arial" w:hAnsi="Arial" w:cs="Arial"/>
                  <w:sz w:val="24"/>
                  <w:szCs w:val="24"/>
                </w:rPr>
                <w:t>saudável</w:t>
              </w:r>
              <w:proofErr w:type="spellEnd"/>
            </w:ins>
          </w:p>
        </w:tc>
        <w:tc>
          <w:tcPr>
            <w:tcW w:w="2268" w:type="dxa"/>
            <w:tcPrChange w:id="3785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4A467341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86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2276" w:type="dxa"/>
            <w:tcPrChange w:id="3787" w:author="Elias de Moraes Fernandes" w:date="2016-07-07T11:51:00Z">
              <w:tcPr>
                <w:tcW w:w="2276" w:type="dxa"/>
              </w:tcPr>
            </w:tcPrChange>
          </w:tcPr>
          <w:p w14:paraId="0BC0571D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88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989" w:type="dxa"/>
            <w:tcPrChange w:id="3789" w:author="Elias de Moraes Fernandes" w:date="2016-07-07T11:51:00Z">
              <w:tcPr>
                <w:tcW w:w="989" w:type="dxa"/>
              </w:tcPr>
            </w:tcPrChange>
          </w:tcPr>
          <w:p w14:paraId="6CDAA67C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90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FF701D" w:rsidRPr="00BF029E" w14:paraId="46813DB2" w14:textId="77777777" w:rsidTr="00903B00">
        <w:trPr>
          <w:ins w:id="3791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792" w:author="Elias de Moraes Fernandes" w:date="2016-07-07T11:51:00Z">
              <w:tcPr>
                <w:tcW w:w="4539" w:type="dxa"/>
                <w:gridSpan w:val="2"/>
              </w:tcPr>
            </w:tcPrChange>
          </w:tcPr>
          <w:p w14:paraId="611F0011" w14:textId="77777777" w:rsidR="00FF701D" w:rsidRPr="00BF029E" w:rsidRDefault="00FF701D" w:rsidP="00BF029E">
            <w:pPr>
              <w:rPr>
                <w:ins w:id="3793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ins w:id="3794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Casca de Banana</w:t>
              </w:r>
            </w:ins>
          </w:p>
        </w:tc>
        <w:tc>
          <w:tcPr>
            <w:tcW w:w="2268" w:type="dxa"/>
            <w:tcPrChange w:id="3795" w:author="Elias de Moraes Fernandes" w:date="2016-07-07T11:51:00Z">
              <w:tcPr>
                <w:tcW w:w="1948" w:type="dxa"/>
              </w:tcPr>
            </w:tcPrChange>
          </w:tcPr>
          <w:p w14:paraId="7D52851B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96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797" w:author="Elias de Moraes Fernandes" w:date="2016-07-07T11:50:00Z">
              <w:r w:rsidRPr="00BF029E">
                <w:rPr>
                  <w:rFonts w:ascii="Arial" w:hAnsi="Arial" w:cs="Arial"/>
                  <w:sz w:val="24"/>
                  <w:szCs w:val="24"/>
                </w:rPr>
                <w:t>3</w:t>
              </w:r>
            </w:ins>
          </w:p>
        </w:tc>
        <w:tc>
          <w:tcPr>
            <w:tcW w:w="2276" w:type="dxa"/>
            <w:tcPrChange w:id="3798" w:author="Elias de Moraes Fernandes" w:date="2016-07-07T11:51:00Z">
              <w:tcPr>
                <w:tcW w:w="2276" w:type="dxa"/>
              </w:tcPr>
            </w:tcPrChange>
          </w:tcPr>
          <w:p w14:paraId="61C96374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799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00" w:author="Elias de Moraes Fernandes" w:date="2016-07-07T11:50:00Z">
              <w:r w:rsidRPr="00BF029E">
                <w:rPr>
                  <w:rFonts w:ascii="Arial" w:hAnsi="Arial" w:cs="Arial"/>
                  <w:sz w:val="24"/>
                  <w:szCs w:val="24"/>
                </w:rPr>
                <w:t>4</w:t>
              </w:r>
            </w:ins>
          </w:p>
        </w:tc>
        <w:tc>
          <w:tcPr>
            <w:tcW w:w="989" w:type="dxa"/>
            <w:tcPrChange w:id="3801" w:author="Elias de Moraes Fernandes" w:date="2016-07-07T11:51:00Z">
              <w:tcPr>
                <w:tcW w:w="989" w:type="dxa"/>
              </w:tcPr>
            </w:tcPrChange>
          </w:tcPr>
          <w:p w14:paraId="05F942B8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02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903B00" w:rsidRPr="00BF029E" w14:paraId="32019332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803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04" w:author="Elias de Moraes Fernandes" w:date="2016-07-07T11:51:00Z">
              <w:tcPr>
                <w:tcW w:w="4219" w:type="dxa"/>
              </w:tcPr>
            </w:tcPrChange>
          </w:tcPr>
          <w:p w14:paraId="6728BFFC" w14:textId="77777777" w:rsidR="00FF701D" w:rsidRPr="00BF029E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805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806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Maçã</w:t>
              </w:r>
              <w:proofErr w:type="spellEnd"/>
            </w:ins>
          </w:p>
        </w:tc>
        <w:tc>
          <w:tcPr>
            <w:tcW w:w="2268" w:type="dxa"/>
            <w:tcPrChange w:id="3807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215A1D16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08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09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3</w:t>
              </w:r>
            </w:ins>
          </w:p>
        </w:tc>
        <w:tc>
          <w:tcPr>
            <w:tcW w:w="2276" w:type="dxa"/>
            <w:tcPrChange w:id="3810" w:author="Elias de Moraes Fernandes" w:date="2016-07-07T11:51:00Z">
              <w:tcPr>
                <w:tcW w:w="2276" w:type="dxa"/>
              </w:tcPr>
            </w:tcPrChange>
          </w:tcPr>
          <w:p w14:paraId="191A961C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11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12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4</w:t>
              </w:r>
            </w:ins>
          </w:p>
        </w:tc>
        <w:tc>
          <w:tcPr>
            <w:tcW w:w="989" w:type="dxa"/>
            <w:tcPrChange w:id="3813" w:author="Elias de Moraes Fernandes" w:date="2016-07-07T11:51:00Z">
              <w:tcPr>
                <w:tcW w:w="989" w:type="dxa"/>
              </w:tcPr>
            </w:tcPrChange>
          </w:tcPr>
          <w:p w14:paraId="2BFD5DBB" w14:textId="77777777" w:rsidR="00FF701D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14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FF701D" w:rsidRPr="00BF029E" w14:paraId="6C189370" w14:textId="77777777" w:rsidTr="00903B00">
        <w:trPr>
          <w:ins w:id="3815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16" w:author="Elias de Moraes Fernandes" w:date="2016-07-07T11:51:00Z">
              <w:tcPr>
                <w:tcW w:w="4539" w:type="dxa"/>
                <w:gridSpan w:val="2"/>
              </w:tcPr>
            </w:tcPrChange>
          </w:tcPr>
          <w:p w14:paraId="0178AADA" w14:textId="77777777" w:rsidR="00FF701D" w:rsidRPr="00BF029E" w:rsidRDefault="00FF701D" w:rsidP="00BF029E">
            <w:pPr>
              <w:rPr>
                <w:ins w:id="3817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818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Alface</w:t>
              </w:r>
              <w:proofErr w:type="spellEnd"/>
            </w:ins>
          </w:p>
        </w:tc>
        <w:tc>
          <w:tcPr>
            <w:tcW w:w="2268" w:type="dxa"/>
            <w:tcPrChange w:id="3819" w:author="Elias de Moraes Fernandes" w:date="2016-07-07T11:51:00Z">
              <w:tcPr>
                <w:tcW w:w="1948" w:type="dxa"/>
              </w:tcPr>
            </w:tcPrChange>
          </w:tcPr>
          <w:p w14:paraId="0D3F1DD4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20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21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3</w:t>
              </w:r>
            </w:ins>
          </w:p>
        </w:tc>
        <w:tc>
          <w:tcPr>
            <w:tcW w:w="2276" w:type="dxa"/>
            <w:tcPrChange w:id="3822" w:author="Elias de Moraes Fernandes" w:date="2016-07-07T11:51:00Z">
              <w:tcPr>
                <w:tcW w:w="2276" w:type="dxa"/>
              </w:tcPr>
            </w:tcPrChange>
          </w:tcPr>
          <w:p w14:paraId="4967FD12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23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24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5</w:t>
              </w:r>
            </w:ins>
          </w:p>
        </w:tc>
        <w:tc>
          <w:tcPr>
            <w:tcW w:w="989" w:type="dxa"/>
            <w:tcPrChange w:id="3825" w:author="Elias de Moraes Fernandes" w:date="2016-07-07T11:51:00Z">
              <w:tcPr>
                <w:tcW w:w="989" w:type="dxa"/>
              </w:tcPr>
            </w:tcPrChange>
          </w:tcPr>
          <w:p w14:paraId="35648394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26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903B00" w:rsidRPr="00BF029E" w14:paraId="0CC1FDA6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827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28" w:author="Elias de Moraes Fernandes" w:date="2016-07-07T11:51:00Z">
              <w:tcPr>
                <w:tcW w:w="4219" w:type="dxa"/>
              </w:tcPr>
            </w:tcPrChange>
          </w:tcPr>
          <w:p w14:paraId="05DD2541" w14:textId="77777777" w:rsidR="00FF701D" w:rsidRPr="00BF029E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829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830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Agrião</w:t>
              </w:r>
              <w:proofErr w:type="spellEnd"/>
            </w:ins>
          </w:p>
        </w:tc>
        <w:tc>
          <w:tcPr>
            <w:tcW w:w="2268" w:type="dxa"/>
            <w:tcPrChange w:id="3831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0FEAE1F1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2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33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3</w:t>
              </w:r>
            </w:ins>
          </w:p>
        </w:tc>
        <w:tc>
          <w:tcPr>
            <w:tcW w:w="2276" w:type="dxa"/>
            <w:tcPrChange w:id="3834" w:author="Elias de Moraes Fernandes" w:date="2016-07-07T11:51:00Z">
              <w:tcPr>
                <w:tcW w:w="2276" w:type="dxa"/>
              </w:tcPr>
            </w:tcPrChange>
          </w:tcPr>
          <w:p w14:paraId="40EA9E49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5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36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5</w:t>
              </w:r>
            </w:ins>
          </w:p>
        </w:tc>
        <w:tc>
          <w:tcPr>
            <w:tcW w:w="989" w:type="dxa"/>
            <w:tcPrChange w:id="3837" w:author="Elias de Moraes Fernandes" w:date="2016-07-07T11:51:00Z">
              <w:tcPr>
                <w:tcW w:w="989" w:type="dxa"/>
              </w:tcPr>
            </w:tcPrChange>
          </w:tcPr>
          <w:p w14:paraId="03C73828" w14:textId="77777777" w:rsidR="00FF701D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38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FF701D" w:rsidRPr="00BF029E" w14:paraId="51CB914B" w14:textId="77777777" w:rsidTr="00903B00">
        <w:trPr>
          <w:ins w:id="3839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40" w:author="Elias de Moraes Fernandes" w:date="2016-07-07T11:51:00Z">
              <w:tcPr>
                <w:tcW w:w="4539" w:type="dxa"/>
                <w:gridSpan w:val="2"/>
              </w:tcPr>
            </w:tcPrChange>
          </w:tcPr>
          <w:p w14:paraId="092C75BE" w14:textId="77777777" w:rsidR="00FF701D" w:rsidRPr="00BF029E" w:rsidRDefault="00FF701D" w:rsidP="00BF029E">
            <w:pPr>
              <w:rPr>
                <w:ins w:id="3841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  <w:proofErr w:type="spellStart"/>
            <w:ins w:id="3842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Saquinho</w:t>
              </w:r>
              <w:proofErr w:type="spellEnd"/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 xml:space="preserve"> de </w:t>
              </w:r>
              <w:proofErr w:type="spellStart"/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Chá</w:t>
              </w:r>
              <w:proofErr w:type="spellEnd"/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 xml:space="preserve"> </w:t>
              </w:r>
              <w:r w:rsidRPr="00BF029E">
                <w:rPr>
                  <w:rFonts w:ascii="Arial" w:eastAsia="Calibri" w:hAnsi="Arial" w:cs="Arial"/>
                  <w:b w:val="0"/>
                  <w:sz w:val="24"/>
                  <w:szCs w:val="24"/>
                </w:rPr>
                <w:t xml:space="preserve"> </w:t>
              </w:r>
              <w:r w:rsidRPr="00BF029E">
                <w:rPr>
                  <w:rFonts w:ascii="Arial" w:eastAsia="Calibri" w:hAnsi="Arial" w:cs="Arial"/>
                  <w:i/>
                  <w:sz w:val="24"/>
                  <w:szCs w:val="24"/>
                  <w:lang w:val="pt-BR"/>
                </w:rPr>
                <w:t>POWER-UP</w:t>
              </w:r>
            </w:ins>
          </w:p>
        </w:tc>
        <w:tc>
          <w:tcPr>
            <w:tcW w:w="2268" w:type="dxa"/>
            <w:tcPrChange w:id="3843" w:author="Elias de Moraes Fernandes" w:date="2016-07-07T11:51:00Z">
              <w:tcPr>
                <w:tcW w:w="1948" w:type="dxa"/>
              </w:tcPr>
            </w:tcPrChange>
          </w:tcPr>
          <w:p w14:paraId="09ADA27D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44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45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4</w:t>
              </w:r>
            </w:ins>
          </w:p>
        </w:tc>
        <w:tc>
          <w:tcPr>
            <w:tcW w:w="2276" w:type="dxa"/>
            <w:tcPrChange w:id="3846" w:author="Elias de Moraes Fernandes" w:date="2016-07-07T11:51:00Z">
              <w:tcPr>
                <w:tcW w:w="2276" w:type="dxa"/>
              </w:tcPr>
            </w:tcPrChange>
          </w:tcPr>
          <w:p w14:paraId="653F4C2E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47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48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12</w:t>
              </w:r>
            </w:ins>
          </w:p>
        </w:tc>
        <w:tc>
          <w:tcPr>
            <w:tcW w:w="989" w:type="dxa"/>
            <w:tcPrChange w:id="3849" w:author="Elias de Moraes Fernandes" w:date="2016-07-07T11:51:00Z">
              <w:tcPr>
                <w:tcW w:w="989" w:type="dxa"/>
              </w:tcPr>
            </w:tcPrChange>
          </w:tcPr>
          <w:p w14:paraId="485A7872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50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903B00" w:rsidRPr="00BF029E" w14:paraId="62D0EDA4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851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52" w:author="Elias de Moraes Fernandes" w:date="2016-07-07T11:51:00Z">
              <w:tcPr>
                <w:tcW w:w="4219" w:type="dxa"/>
              </w:tcPr>
            </w:tcPrChange>
          </w:tcPr>
          <w:p w14:paraId="0991C8F6" w14:textId="77777777" w:rsidR="00FF701D" w:rsidRPr="00BF029E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853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</w:p>
        </w:tc>
        <w:tc>
          <w:tcPr>
            <w:tcW w:w="2268" w:type="dxa"/>
            <w:tcPrChange w:id="3854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38D72942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55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2276" w:type="dxa"/>
            <w:tcPrChange w:id="3856" w:author="Elias de Moraes Fernandes" w:date="2016-07-07T11:51:00Z">
              <w:tcPr>
                <w:tcW w:w="2276" w:type="dxa"/>
              </w:tcPr>
            </w:tcPrChange>
          </w:tcPr>
          <w:p w14:paraId="3156A30B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57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989" w:type="dxa"/>
            <w:tcPrChange w:id="3858" w:author="Elias de Moraes Fernandes" w:date="2016-07-07T11:51:00Z">
              <w:tcPr>
                <w:tcW w:w="989" w:type="dxa"/>
              </w:tcPr>
            </w:tcPrChange>
          </w:tcPr>
          <w:p w14:paraId="63B99D35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59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FF701D" w:rsidRPr="00BF029E" w14:paraId="64F90E51" w14:textId="77777777" w:rsidTr="00903B00">
        <w:trPr>
          <w:ins w:id="3860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61" w:author="Elias de Moraes Fernandes" w:date="2016-07-07T11:51:00Z">
              <w:tcPr>
                <w:tcW w:w="4539" w:type="dxa"/>
                <w:gridSpan w:val="2"/>
              </w:tcPr>
            </w:tcPrChange>
          </w:tcPr>
          <w:p w14:paraId="0439A24B" w14:textId="77777777" w:rsidR="00FF701D" w:rsidRPr="00BF029E" w:rsidRDefault="00FF701D" w:rsidP="00BF029E">
            <w:pPr>
              <w:rPr>
                <w:ins w:id="3862" w:author="Elias de Moraes Fernandes" w:date="2016-07-07T11:50:00Z"/>
                <w:rFonts w:ascii="Arial" w:hAnsi="Arial" w:cs="Arial"/>
                <w:b w:val="0"/>
                <w:sz w:val="24"/>
                <w:szCs w:val="24"/>
                <w:lang w:val="pt-BR"/>
              </w:rPr>
            </w:pPr>
          </w:p>
        </w:tc>
        <w:tc>
          <w:tcPr>
            <w:tcW w:w="2268" w:type="dxa"/>
            <w:tcPrChange w:id="3863" w:author="Elias de Moraes Fernandes" w:date="2016-07-07T11:51:00Z">
              <w:tcPr>
                <w:tcW w:w="1948" w:type="dxa"/>
              </w:tcPr>
            </w:tcPrChange>
          </w:tcPr>
          <w:p w14:paraId="3213D86F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64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2276" w:type="dxa"/>
            <w:tcPrChange w:id="3865" w:author="Elias de Moraes Fernandes" w:date="2016-07-07T11:51:00Z">
              <w:tcPr>
                <w:tcW w:w="2276" w:type="dxa"/>
              </w:tcPr>
            </w:tcPrChange>
          </w:tcPr>
          <w:p w14:paraId="3E62F536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66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989" w:type="dxa"/>
            <w:tcPrChange w:id="3867" w:author="Elias de Moraes Fernandes" w:date="2016-07-07T11:51:00Z">
              <w:tcPr>
                <w:tcW w:w="989" w:type="dxa"/>
              </w:tcPr>
            </w:tcPrChange>
          </w:tcPr>
          <w:p w14:paraId="7565FF1E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68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903B00" w:rsidRPr="00BF029E" w14:paraId="71E37724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ins w:id="3869" w:author="Elias de Moraes Fernandes" w:date="2016-07-07T11:50:00Z"/>
          <w:trPrChange w:id="3870" w:author="Elias de Moraes Fernandes" w:date="2016-07-07T11:51:00Z">
            <w:trPr>
              <w:trHeight w:val="24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71" w:author="Elias de Moraes Fernandes" w:date="2016-07-07T11:51:00Z">
              <w:tcPr>
                <w:tcW w:w="4219" w:type="dxa"/>
              </w:tcPr>
            </w:tcPrChange>
          </w:tcPr>
          <w:p w14:paraId="41A73356" w14:textId="77777777" w:rsidR="00FF701D" w:rsidRPr="00BF029E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872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  <w:ins w:id="3873" w:author="Elias de Moraes Fernandes" w:date="2016-07-07T11:50:00Z">
              <w:r w:rsidRPr="00BF029E">
                <w:rPr>
                  <w:rFonts w:ascii="Arial" w:hAnsi="Arial" w:cs="Arial"/>
                  <w:sz w:val="24"/>
                  <w:szCs w:val="24"/>
                </w:rPr>
                <w:t xml:space="preserve">+- </w:t>
              </w:r>
              <w:proofErr w:type="spellStart"/>
              <w:r w:rsidRPr="00BF029E">
                <w:rPr>
                  <w:rFonts w:ascii="Arial" w:hAnsi="Arial" w:cs="Arial"/>
                  <w:sz w:val="24"/>
                  <w:szCs w:val="24"/>
                </w:rPr>
                <w:t>Saudável</w:t>
              </w:r>
              <w:proofErr w:type="spellEnd"/>
            </w:ins>
          </w:p>
        </w:tc>
        <w:tc>
          <w:tcPr>
            <w:tcW w:w="2268" w:type="dxa"/>
            <w:tcPrChange w:id="3874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46693206" w14:textId="77777777" w:rsidR="00FF701D" w:rsidRDefault="00FF701D" w:rsidP="00BF02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75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76" w:type="dxa"/>
            <w:tcPrChange w:id="3876" w:author="Elias de Moraes Fernandes" w:date="2016-07-07T11:51:00Z">
              <w:tcPr>
                <w:tcW w:w="2276" w:type="dxa"/>
              </w:tcPr>
            </w:tcPrChange>
          </w:tcPr>
          <w:p w14:paraId="4CB0EA78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77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989" w:type="dxa"/>
            <w:tcPrChange w:id="3878" w:author="Elias de Moraes Fernandes" w:date="2016-07-07T11:51:00Z">
              <w:tcPr>
                <w:tcW w:w="989" w:type="dxa"/>
              </w:tcPr>
            </w:tcPrChange>
          </w:tcPr>
          <w:p w14:paraId="3A1FD2B7" w14:textId="77777777" w:rsidR="00FF701D" w:rsidRPr="00BF029E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79" w:author="Elias de Moraes Fernandes" w:date="2016-07-07T11:50:00Z"/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903B00" w:rsidRPr="00BF029E" w14:paraId="552198C2" w14:textId="77777777" w:rsidTr="00903B00">
        <w:trPr>
          <w:trHeight w:val="241"/>
          <w:ins w:id="3880" w:author="Elias de Moraes Fernandes" w:date="2016-07-07T11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</w:tcPr>
          <w:p w14:paraId="3E5E96EA" w14:textId="77777777" w:rsidR="00FF701D" w:rsidRPr="00BF029E" w:rsidRDefault="00FF701D" w:rsidP="00BF029E">
            <w:pPr>
              <w:rPr>
                <w:ins w:id="3881" w:author="Elias de Moraes Fernandes" w:date="2016-07-07T11:50:00Z"/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ins w:id="3882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Pedaços</w:t>
              </w:r>
              <w:proofErr w:type="spellEnd"/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 xml:space="preserve"> de </w:t>
              </w:r>
              <w:proofErr w:type="spellStart"/>
              <w:r w:rsidRPr="00BF029E">
                <w:rPr>
                  <w:rFonts w:ascii="Arial" w:hAnsi="Arial" w:cs="Arial"/>
                  <w:b w:val="0"/>
                  <w:sz w:val="24"/>
                  <w:szCs w:val="24"/>
                </w:rPr>
                <w:t>Pão</w:t>
              </w:r>
              <w:proofErr w:type="spellEnd"/>
            </w:ins>
          </w:p>
        </w:tc>
        <w:tc>
          <w:tcPr>
            <w:tcW w:w="2268" w:type="dxa"/>
          </w:tcPr>
          <w:p w14:paraId="4DD06C25" w14:textId="77777777" w:rsidR="00FF701D" w:rsidRPr="00BF029E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83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884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2</w:t>
              </w:r>
            </w:ins>
          </w:p>
        </w:tc>
        <w:tc>
          <w:tcPr>
            <w:tcW w:w="2276" w:type="dxa"/>
          </w:tcPr>
          <w:p w14:paraId="4FD198D0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85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886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2</w:t>
              </w:r>
            </w:ins>
          </w:p>
        </w:tc>
        <w:tc>
          <w:tcPr>
            <w:tcW w:w="989" w:type="dxa"/>
          </w:tcPr>
          <w:p w14:paraId="36E04771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887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903B00" w:rsidRPr="00BF029E" w14:paraId="20FC4C01" w14:textId="77777777" w:rsidTr="00903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ins w:id="3888" w:author="Elias de Moraes Fernandes" w:date="2016-07-07T11:50:00Z"/>
          <w:trPrChange w:id="3889" w:author="Elias de Moraes Fernandes" w:date="2016-07-07T11:51:00Z">
            <w:trPr>
              <w:trHeight w:val="24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890" w:author="Elias de Moraes Fernandes" w:date="2016-07-07T11:51:00Z">
              <w:tcPr>
                <w:tcW w:w="4219" w:type="dxa"/>
              </w:tcPr>
            </w:tcPrChange>
          </w:tcPr>
          <w:p w14:paraId="04EE3B19" w14:textId="77777777" w:rsidR="00FF701D" w:rsidRDefault="00FF701D" w:rsidP="00BF029E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891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892" w:author="Elias de Moraes Fernandes" w:date="2016-07-07T11:50:00Z">
              <w:r w:rsidRPr="00BF029E"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Borro de caf</w:t>
              </w:r>
              <w:r w:rsidRPr="00BF029E">
                <w:rPr>
                  <w:rFonts w:ascii="Arial" w:eastAsia="Calibri" w:hAnsi="Arial" w:cs="Arial"/>
                  <w:b w:val="0"/>
                  <w:sz w:val="24"/>
                  <w:szCs w:val="24"/>
                  <w:lang w:val="pt-BR"/>
                </w:rPr>
                <w:t>é</w:t>
              </w:r>
            </w:ins>
          </w:p>
        </w:tc>
        <w:tc>
          <w:tcPr>
            <w:tcW w:w="2268" w:type="dxa"/>
            <w:tcPrChange w:id="3893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425DE1C8" w14:textId="77777777" w:rsidR="00FF701D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94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895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2</w:t>
              </w:r>
            </w:ins>
          </w:p>
        </w:tc>
        <w:tc>
          <w:tcPr>
            <w:tcW w:w="2276" w:type="dxa"/>
            <w:tcPrChange w:id="3896" w:author="Elias de Moraes Fernandes" w:date="2016-07-07T11:51:00Z">
              <w:tcPr>
                <w:tcW w:w="2276" w:type="dxa"/>
              </w:tcPr>
            </w:tcPrChange>
          </w:tcPr>
          <w:p w14:paraId="26AB9C3C" w14:textId="77777777" w:rsidR="00FF701D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897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898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2</w:t>
              </w:r>
            </w:ins>
          </w:p>
        </w:tc>
        <w:tc>
          <w:tcPr>
            <w:tcW w:w="989" w:type="dxa"/>
            <w:tcPrChange w:id="3899" w:author="Elias de Moraes Fernandes" w:date="2016-07-07T11:51:00Z">
              <w:tcPr>
                <w:tcW w:w="989" w:type="dxa"/>
              </w:tcPr>
            </w:tcPrChange>
          </w:tcPr>
          <w:p w14:paraId="209576D3" w14:textId="77777777" w:rsidR="00FF701D" w:rsidRDefault="00FF701D" w:rsidP="00BF02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900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  <w:tr w:rsidR="00903B00" w:rsidRPr="00BF029E" w14:paraId="6633F8C0" w14:textId="77777777" w:rsidTr="00903B00">
        <w:trPr>
          <w:trHeight w:val="241"/>
          <w:ins w:id="3901" w:author="Elias de Moraes Fernandes" w:date="2016-07-07T11:50:00Z"/>
          <w:trPrChange w:id="3902" w:author="Elias de Moraes Fernandes" w:date="2016-07-07T11:51:00Z">
            <w:trPr>
              <w:trHeight w:val="24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9" w:type="dxa"/>
            <w:tcPrChange w:id="3903" w:author="Elias de Moraes Fernandes" w:date="2016-07-07T11:51:00Z">
              <w:tcPr>
                <w:tcW w:w="4219" w:type="dxa"/>
              </w:tcPr>
            </w:tcPrChange>
          </w:tcPr>
          <w:p w14:paraId="09FC838E" w14:textId="77777777" w:rsidR="00FF701D" w:rsidRDefault="00FF701D" w:rsidP="00BF029E">
            <w:pPr>
              <w:rPr>
                <w:ins w:id="3904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905" w:author="Elias de Moraes Fernandes" w:date="2016-07-07T11:50:00Z">
              <w:r>
                <w:rPr>
                  <w:rFonts w:ascii="Arial" w:hAnsi="Arial" w:cs="Arial"/>
                  <w:b w:val="0"/>
                  <w:sz w:val="24"/>
                  <w:szCs w:val="24"/>
                  <w:lang w:val="pt-BR"/>
                </w:rPr>
                <w:t>Ovo</w:t>
              </w:r>
            </w:ins>
          </w:p>
        </w:tc>
        <w:tc>
          <w:tcPr>
            <w:tcW w:w="2268" w:type="dxa"/>
            <w:tcPrChange w:id="3906" w:author="Elias de Moraes Fernandes" w:date="2016-07-07T11:51:00Z">
              <w:tcPr>
                <w:tcW w:w="2268" w:type="dxa"/>
                <w:gridSpan w:val="2"/>
              </w:tcPr>
            </w:tcPrChange>
          </w:tcPr>
          <w:p w14:paraId="374F931D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907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908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2</w:t>
              </w:r>
            </w:ins>
          </w:p>
        </w:tc>
        <w:tc>
          <w:tcPr>
            <w:tcW w:w="2276" w:type="dxa"/>
            <w:tcPrChange w:id="3909" w:author="Elias de Moraes Fernandes" w:date="2016-07-07T11:51:00Z">
              <w:tcPr>
                <w:tcW w:w="2276" w:type="dxa"/>
              </w:tcPr>
            </w:tcPrChange>
          </w:tcPr>
          <w:p w14:paraId="02CB7FAE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910" w:author="Elias de Moraes Fernandes" w:date="2016-07-07T11:50:00Z"/>
                <w:rFonts w:ascii="Arial" w:hAnsi="Arial" w:cs="Arial"/>
                <w:sz w:val="24"/>
                <w:szCs w:val="24"/>
              </w:rPr>
            </w:pPr>
            <w:ins w:id="3911" w:author="Elias de Moraes Fernandes" w:date="2016-07-07T11:50:00Z">
              <w:r>
                <w:rPr>
                  <w:rFonts w:ascii="Arial" w:hAnsi="Arial" w:cs="Arial"/>
                  <w:sz w:val="24"/>
                  <w:szCs w:val="24"/>
                </w:rPr>
                <w:t>1</w:t>
              </w:r>
            </w:ins>
          </w:p>
        </w:tc>
        <w:tc>
          <w:tcPr>
            <w:tcW w:w="989" w:type="dxa"/>
            <w:tcPrChange w:id="3912" w:author="Elias de Moraes Fernandes" w:date="2016-07-07T11:51:00Z">
              <w:tcPr>
                <w:tcW w:w="989" w:type="dxa"/>
              </w:tcPr>
            </w:tcPrChange>
          </w:tcPr>
          <w:p w14:paraId="53EDD5E8" w14:textId="77777777" w:rsidR="00FF701D" w:rsidRDefault="00FF701D" w:rsidP="00BF02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913" w:author="Elias de Moraes Fernandes" w:date="2016-07-07T11:50:00Z"/>
                <w:rFonts w:ascii="Arial" w:hAnsi="Arial" w:cs="Arial"/>
                <w:sz w:val="24"/>
                <w:szCs w:val="24"/>
              </w:rPr>
            </w:pPr>
          </w:p>
        </w:tc>
      </w:tr>
    </w:tbl>
    <w:p w14:paraId="67FAAAB8" w14:textId="0402958F" w:rsidR="005E6EDF" w:rsidRPr="00996951" w:rsidRDefault="005E6EDF" w:rsidP="0022515B">
      <w:pPr>
        <w:pStyle w:val="NoSpacing"/>
        <w:rPr>
          <w:lang w:val="pt-BR"/>
          <w:rPrChange w:id="3914" w:author="Elias de Moraes Fernandes" w:date="2016-07-07T10:33:00Z">
            <w:rPr>
              <w:sz w:val="28"/>
              <w:lang w:val="pt-BR"/>
            </w:rPr>
          </w:rPrChange>
        </w:rPr>
        <w:pPrChange w:id="3915" w:author="Elias de Moraes Fernandes" w:date="2016-07-07T12:05:00Z">
          <w:pPr/>
        </w:pPrChange>
      </w:pPr>
      <w:del w:id="3916" w:author="Elias de Moraes Fernandes" w:date="2016-07-07T12:00:00Z">
        <w:r w:rsidRPr="00996951" w:rsidDel="000F746B">
          <w:rPr>
            <w:lang w:val="pt-BR"/>
            <w:rPrChange w:id="3917" w:author="Elias de Moraes Fernandes" w:date="2016-07-07T10:33:00Z">
              <w:rPr>
                <w:sz w:val="28"/>
                <w:lang w:val="pt-BR"/>
              </w:rPr>
            </w:rPrChange>
          </w:rPr>
          <w:lastRenderedPageBreak/>
          <w:br w:type="page"/>
        </w:r>
      </w:del>
    </w:p>
    <w:p w14:paraId="16744085" w14:textId="3F054146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3918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3919" w:name="_Toc442190682"/>
      <w:r w:rsidRPr="00996951">
        <w:rPr>
          <w:rFonts w:ascii="Arial" w:hAnsi="Arial" w:cs="Arial"/>
          <w:b/>
          <w:sz w:val="40"/>
          <w:lang w:val="pt-BR"/>
          <w:rPrChange w:id="3920" w:author="Elias de Moraes Fernandes" w:date="2016-07-07T10:33:00Z">
            <w:rPr>
              <w:b/>
              <w:sz w:val="40"/>
              <w:lang w:val="pt-BR"/>
            </w:rPr>
          </w:rPrChange>
        </w:rPr>
        <w:t>Controles</w:t>
      </w:r>
      <w:bookmarkEnd w:id="3919"/>
    </w:p>
    <w:p w14:paraId="4E08F5F7" w14:textId="48D0E52A" w:rsidR="0063565C" w:rsidRPr="00996951" w:rsidRDefault="0063565C" w:rsidP="000A0F1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921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922" w:author="Elias de Moraes Fernandes" w:date="2016-07-07T10:33:00Z">
            <w:rPr>
              <w:sz w:val="24"/>
              <w:lang w:val="pt-BR"/>
            </w:rPr>
          </w:rPrChange>
        </w:rPr>
        <w:t>Controle do Personagem</w:t>
      </w:r>
    </w:p>
    <w:p w14:paraId="750BC140" w14:textId="2F3673EB" w:rsidR="000A0F17" w:rsidRPr="00996951" w:rsidRDefault="000A0F17" w:rsidP="0063565C">
      <w:pPr>
        <w:pStyle w:val="ListParagraph"/>
        <w:tabs>
          <w:tab w:val="left" w:pos="7672"/>
        </w:tabs>
        <w:ind w:left="0" w:firstLine="567"/>
        <w:rPr>
          <w:rFonts w:ascii="Arial" w:hAnsi="Arial" w:cs="Arial"/>
          <w:sz w:val="24"/>
          <w:lang w:val="pt-BR"/>
          <w:rPrChange w:id="3923" w:author="Elias de Moraes Fernandes" w:date="2016-07-07T10:33:00Z">
            <w:rPr>
              <w:sz w:val="24"/>
              <w:lang w:val="pt-BR"/>
            </w:rPr>
          </w:rPrChange>
        </w:rPr>
      </w:pPr>
      <w:del w:id="3924" w:author="Elias De Moraes Fernandes" w:date="2016-03-14T17:19:00Z">
        <w:r w:rsidRPr="00996951" w:rsidDel="00096B20">
          <w:rPr>
            <w:rFonts w:ascii="Arial" w:hAnsi="Arial" w:cs="Arial"/>
            <w:sz w:val="24"/>
            <w:lang w:val="pt-BR"/>
            <w:rPrChange w:id="39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O </w:delText>
        </w:r>
      </w:del>
      <w:ins w:id="3926" w:author="Elias De Moraes Fernandes" w:date="2016-03-14T17:20:00Z">
        <w:r w:rsidR="00096B20" w:rsidRPr="00996951">
          <w:rPr>
            <w:rFonts w:ascii="Arial" w:hAnsi="Arial" w:cs="Arial"/>
            <w:sz w:val="24"/>
            <w:lang w:val="pt-BR"/>
            <w:rPrChange w:id="3927" w:author="Elias de Moraes Fernandes" w:date="2016-07-07T10:33:00Z">
              <w:rPr>
                <w:sz w:val="24"/>
                <w:lang w:val="pt-BR"/>
              </w:rPr>
            </w:rPrChange>
          </w:rPr>
          <w:t>O personagem estar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28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="00096B20" w:rsidRPr="00996951">
          <w:rPr>
            <w:rFonts w:ascii="Arial" w:hAnsi="Arial" w:cs="Arial"/>
            <w:sz w:val="24"/>
            <w:lang w:val="pt-BR"/>
            <w:rPrChange w:id="392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30" w:author="Elias de Moraes Fernandes" w:date="2016-07-07T10:33:00Z">
              <w:rPr>
                <w:sz w:val="24"/>
                <w:lang w:val="pt-BR"/>
              </w:rPr>
            </w:rPrChange>
          </w:rPr>
          <w:t>sempre</w:t>
        </w:r>
        <w:r w:rsidR="00096B20" w:rsidRPr="00996951">
          <w:rPr>
            <w:rFonts w:ascii="Arial" w:hAnsi="Arial" w:cs="Arial"/>
            <w:sz w:val="24"/>
            <w:lang w:val="pt-BR"/>
            <w:rPrChange w:id="393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32" w:author="Elias de Moraes Fernandes" w:date="2016-07-07T10:33:00Z">
              <w:rPr>
                <w:sz w:val="24"/>
                <w:lang w:val="pt-BR"/>
              </w:rPr>
            </w:rPrChange>
          </w:rPr>
          <w:t>se</w:t>
        </w:r>
        <w:r w:rsidR="00096B20" w:rsidRPr="00996951">
          <w:rPr>
            <w:rFonts w:ascii="Arial" w:hAnsi="Arial" w:cs="Arial"/>
            <w:sz w:val="24"/>
            <w:lang w:val="pt-BR"/>
            <w:rPrChange w:id="393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34" w:author="Elias de Moraes Fernandes" w:date="2016-07-07T10:33:00Z">
              <w:rPr>
                <w:sz w:val="24"/>
                <w:lang w:val="pt-BR"/>
              </w:rPr>
            </w:rPrChange>
          </w:rPr>
          <w:t>movendo,</w:t>
        </w:r>
        <w:r w:rsidR="00096B20" w:rsidRPr="00996951">
          <w:rPr>
            <w:rFonts w:ascii="Arial" w:hAnsi="Arial" w:cs="Arial"/>
            <w:sz w:val="24"/>
            <w:lang w:val="pt-BR"/>
            <w:rPrChange w:id="393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36" w:author="Elias de Moraes Fernandes" w:date="2016-07-07T10:33:00Z">
              <w:rPr>
                <w:sz w:val="24"/>
                <w:lang w:val="pt-BR"/>
              </w:rPr>
            </w:rPrChange>
          </w:rPr>
          <w:t>nunca</w:t>
        </w:r>
        <w:r w:rsidR="00096B20" w:rsidRPr="00996951">
          <w:rPr>
            <w:rFonts w:ascii="Arial" w:hAnsi="Arial" w:cs="Arial"/>
            <w:sz w:val="24"/>
            <w:lang w:val="pt-BR"/>
            <w:rPrChange w:id="393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38" w:author="Elias de Moraes Fernandes" w:date="2016-07-07T10:33:00Z">
              <w:rPr>
                <w:sz w:val="24"/>
                <w:lang w:val="pt-BR"/>
              </w:rPr>
            </w:rPrChange>
          </w:rPr>
          <w:t>parado.</w:t>
        </w:r>
        <w:r w:rsidR="00096B20" w:rsidRPr="00996951">
          <w:rPr>
            <w:rFonts w:ascii="Arial" w:hAnsi="Arial" w:cs="Arial"/>
            <w:sz w:val="24"/>
            <w:lang w:val="pt-BR"/>
            <w:rPrChange w:id="393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3940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</w:ins>
      <w:del w:id="3941" w:author="Elias De Moraes Fernandes" w:date="2016-03-14T17:20:00Z">
        <w:r w:rsidRPr="00996951" w:rsidDel="00096B20">
          <w:rPr>
            <w:rFonts w:ascii="Arial" w:hAnsi="Arial" w:cs="Arial"/>
            <w:sz w:val="24"/>
            <w:lang w:val="pt-BR"/>
            <w:rPrChange w:id="3942" w:author="Elias de Moraes Fernandes" w:date="2016-07-07T10:33:00Z">
              <w:rPr>
                <w:sz w:val="24"/>
                <w:lang w:val="pt-BR"/>
              </w:rPr>
            </w:rPrChange>
          </w:rPr>
          <w:delText xml:space="preserve">personagem </w:delText>
        </w:r>
        <w:r w:rsidRPr="00996951" w:rsidDel="00096B20">
          <w:rPr>
            <w:rFonts w:ascii="Arial" w:eastAsia="Calibri" w:hAnsi="Arial" w:cs="Arial"/>
            <w:sz w:val="24"/>
            <w:lang w:val="pt-BR"/>
            <w:rPrChange w:id="3943" w:author="Elias de Moraes Fernandes" w:date="2016-07-07T10:33:00Z">
              <w:rPr>
                <w:sz w:val="24"/>
                <w:lang w:val="pt-BR"/>
              </w:rPr>
            </w:rPrChange>
          </w:rPr>
          <w:delText>é</w:delText>
        </w:r>
        <w:r w:rsidRPr="00996951" w:rsidDel="00096B20">
          <w:rPr>
            <w:rFonts w:ascii="Arial" w:hAnsi="Arial" w:cs="Arial"/>
            <w:sz w:val="24"/>
            <w:lang w:val="pt-BR"/>
            <w:rPrChange w:id="39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ins w:id="3945" w:author="Elias De Moraes Fernandes" w:date="2016-03-14T17:20:00Z">
        <w:r w:rsidR="00096B20" w:rsidRPr="00996951">
          <w:rPr>
            <w:rFonts w:ascii="Arial" w:hAnsi="Arial" w:cs="Arial"/>
            <w:sz w:val="24"/>
            <w:lang w:val="pt-BR"/>
            <w:rPrChange w:id="39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r w:rsidRPr="00996951">
        <w:rPr>
          <w:rFonts w:ascii="Arial" w:hAnsi="Arial" w:cs="Arial"/>
          <w:sz w:val="24"/>
          <w:lang w:val="pt-BR"/>
          <w:rPrChange w:id="3947" w:author="Elias de Moraes Fernandes" w:date="2016-07-07T10:33:00Z">
            <w:rPr>
              <w:sz w:val="24"/>
              <w:lang w:val="pt-BR"/>
            </w:rPr>
          </w:rPrChange>
        </w:rPr>
        <w:t>controla</w:t>
      </w:r>
      <w:ins w:id="3948" w:author="Elias De Moraes Fernandes" w:date="2016-03-14T17:21:00Z">
        <w:r w:rsidR="00096B20" w:rsidRPr="00996951">
          <w:rPr>
            <w:rFonts w:ascii="Arial" w:hAnsi="Arial" w:cs="Arial"/>
            <w:sz w:val="24"/>
            <w:lang w:val="pt-BR"/>
            <w:rPrChange w:id="3949" w:author="Elias de Moraes Fernandes" w:date="2016-07-07T10:33:00Z">
              <w:rPr>
                <w:sz w:val="24"/>
                <w:lang w:val="pt-BR"/>
              </w:rPr>
            </w:rPrChange>
          </w:rPr>
          <w:t xml:space="preserve">r, </w:t>
        </w:r>
      </w:ins>
      <w:del w:id="3950" w:author="Elias De Moraes Fernandes" w:date="2016-03-14T17:21:00Z">
        <w:r w:rsidRPr="00996951" w:rsidDel="00096B20">
          <w:rPr>
            <w:rFonts w:ascii="Arial" w:hAnsi="Arial" w:cs="Arial"/>
            <w:sz w:val="24"/>
            <w:lang w:val="pt-BR"/>
            <w:rPrChange w:id="3951" w:author="Elias de Moraes Fernandes" w:date="2016-07-07T10:33:00Z">
              <w:rPr>
                <w:sz w:val="24"/>
                <w:lang w:val="pt-BR"/>
              </w:rPr>
            </w:rPrChange>
          </w:rPr>
          <w:delText>do atrav</w:delText>
        </w:r>
        <w:r w:rsidRPr="00996951" w:rsidDel="00096B20">
          <w:rPr>
            <w:rFonts w:ascii="Arial" w:eastAsia="Calibri" w:hAnsi="Arial" w:cs="Arial"/>
            <w:sz w:val="24"/>
            <w:lang w:val="pt-BR"/>
            <w:rPrChange w:id="3952" w:author="Elias de Moraes Fernandes" w:date="2016-07-07T10:33:00Z">
              <w:rPr>
                <w:sz w:val="24"/>
                <w:lang w:val="pt-BR"/>
              </w:rPr>
            </w:rPrChange>
          </w:rPr>
          <w:delText>és</w:delText>
        </w:r>
        <w:r w:rsidRPr="00996951" w:rsidDel="00096B20">
          <w:rPr>
            <w:rFonts w:ascii="Arial" w:hAnsi="Arial" w:cs="Arial"/>
            <w:sz w:val="24"/>
            <w:lang w:val="pt-BR"/>
            <w:rPrChange w:id="395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096B20">
          <w:rPr>
            <w:rFonts w:ascii="Arial" w:eastAsia="Calibri" w:hAnsi="Arial" w:cs="Arial"/>
            <w:sz w:val="24"/>
            <w:lang w:val="pt-BR"/>
            <w:rPrChange w:id="3954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</w:del>
      <w:ins w:id="3955" w:author="Elias De Moraes Fernandes" w:date="2016-03-14T17:21:00Z">
        <w:r w:rsidR="00096B20" w:rsidRPr="00996951">
          <w:rPr>
            <w:rFonts w:ascii="Arial" w:hAnsi="Arial" w:cs="Arial"/>
            <w:sz w:val="24"/>
            <w:lang w:val="pt-BR"/>
            <w:rPrChange w:id="3956" w:author="Elias de Moraes Fernandes" w:date="2016-07-07T10:33:00Z">
              <w:rPr>
                <w:sz w:val="24"/>
                <w:lang w:val="pt-BR"/>
              </w:rPr>
            </w:rPrChange>
          </w:rPr>
          <w:t xml:space="preserve"> deve tocar</w:t>
        </w:r>
      </w:ins>
      <w:r w:rsidRPr="00996951">
        <w:rPr>
          <w:rFonts w:ascii="Arial" w:hAnsi="Arial" w:cs="Arial"/>
          <w:sz w:val="24"/>
          <w:lang w:val="pt-BR"/>
          <w:rPrChange w:id="39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3958" w:author="Elias De Moraes Fernandes" w:date="2016-03-14T17:21:00Z">
        <w:r w:rsidRPr="00996951" w:rsidDel="00096B20">
          <w:rPr>
            <w:rFonts w:ascii="Arial" w:hAnsi="Arial" w:cs="Arial"/>
            <w:sz w:val="24"/>
            <w:lang w:val="pt-BR"/>
            <w:rPrChange w:id="3959" w:author="Elias de Moraes Fernandes" w:date="2016-07-07T10:33:00Z">
              <w:rPr>
                <w:sz w:val="24"/>
                <w:lang w:val="pt-BR"/>
              </w:rPr>
            </w:rPrChange>
          </w:rPr>
          <w:delText>toques na</w:delText>
        </w:r>
      </w:del>
      <w:ins w:id="3960" w:author="Elias De Moraes Fernandes" w:date="2016-03-14T17:21:00Z">
        <w:r w:rsidR="00096B20" w:rsidRPr="00996951">
          <w:rPr>
            <w:rFonts w:ascii="Arial" w:hAnsi="Arial" w:cs="Arial"/>
            <w:sz w:val="24"/>
            <w:lang w:val="pt-BR"/>
            <w:rPrChange w:id="3961" w:author="Elias de Moraes Fernandes" w:date="2016-07-07T10:33:00Z">
              <w:rPr>
                <w:sz w:val="24"/>
                <w:lang w:val="pt-BR"/>
              </w:rPr>
            </w:rPrChange>
          </w:rPr>
          <w:t xml:space="preserve">na </w:t>
        </w:r>
      </w:ins>
      <w:r w:rsidRPr="00996951">
        <w:rPr>
          <w:rFonts w:ascii="Arial" w:hAnsi="Arial" w:cs="Arial"/>
          <w:sz w:val="24"/>
          <w:lang w:val="pt-BR"/>
          <w:rPrChange w:id="3962" w:author="Elias de Moraes Fernandes" w:date="2016-07-07T10:33:00Z">
            <w:rPr>
              <w:sz w:val="24"/>
              <w:lang w:val="pt-BR"/>
            </w:rPr>
          </w:rPrChange>
        </w:rPr>
        <w:t xml:space="preserve"> tela. Os </w:t>
      </w:r>
      <w:r w:rsidR="002E5AFF" w:rsidRPr="00996951">
        <w:rPr>
          <w:rFonts w:ascii="Arial" w:hAnsi="Arial" w:cs="Arial"/>
          <w:sz w:val="24"/>
          <w:lang w:val="pt-BR"/>
          <w:rPrChange w:id="3963" w:author="Elias de Moraes Fernandes" w:date="2016-07-07T10:33:00Z">
            <w:rPr>
              <w:sz w:val="24"/>
              <w:lang w:val="pt-BR"/>
            </w:rPr>
          </w:rPrChange>
        </w:rPr>
        <w:t>controles</w:t>
      </w:r>
      <w:r w:rsidRPr="00996951">
        <w:rPr>
          <w:rFonts w:ascii="Arial" w:hAnsi="Arial" w:cs="Arial"/>
          <w:sz w:val="24"/>
          <w:lang w:val="pt-BR"/>
          <w:rPrChange w:id="3964" w:author="Elias de Moraes Fernandes" w:date="2016-07-07T10:33:00Z">
            <w:rPr>
              <w:sz w:val="24"/>
              <w:lang w:val="pt-BR"/>
            </w:rPr>
          </w:rPrChange>
        </w:rPr>
        <w:t xml:space="preserve"> dispon</w:t>
      </w:r>
      <w:r w:rsidRPr="00996951">
        <w:rPr>
          <w:rFonts w:ascii="Arial" w:eastAsia="Calibri" w:hAnsi="Arial" w:cs="Arial"/>
          <w:sz w:val="24"/>
          <w:lang w:val="pt-BR"/>
          <w:rPrChange w:id="3965" w:author="Elias de Moraes Fernandes" w:date="2016-07-07T10:33:00Z">
            <w:rPr>
              <w:sz w:val="24"/>
              <w:lang w:val="pt-BR"/>
            </w:rPr>
          </w:rPrChange>
        </w:rPr>
        <w:t>íveis</w:t>
      </w:r>
      <w:r w:rsidRPr="00996951">
        <w:rPr>
          <w:rFonts w:ascii="Arial" w:hAnsi="Arial" w:cs="Arial"/>
          <w:sz w:val="24"/>
          <w:lang w:val="pt-BR"/>
          <w:rPrChange w:id="396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3967" w:author="Elias de Moraes Fernandes" w:date="2016-07-07T10:33:00Z">
            <w:rPr>
              <w:sz w:val="24"/>
              <w:lang w:val="pt-BR"/>
            </w:rPr>
          </w:rPrChange>
        </w:rPr>
        <w:t>são</w:t>
      </w:r>
      <w:ins w:id="3968" w:author="Elias De Moraes Fernandes" w:date="2016-03-14T17:21:00Z">
        <w:r w:rsidR="00096B20" w:rsidRPr="00996951">
          <w:rPr>
            <w:rFonts w:ascii="Arial" w:hAnsi="Arial" w:cs="Arial"/>
            <w:sz w:val="24"/>
            <w:lang w:val="pt-BR"/>
            <w:rPrChange w:id="3969" w:author="Elias de Moraes Fernandes" w:date="2016-07-07T10:33:00Z">
              <w:rPr>
                <w:sz w:val="24"/>
                <w:lang w:val="pt-BR"/>
              </w:rPr>
            </w:rPrChange>
          </w:rPr>
          <w:t>:</w:t>
        </w:r>
      </w:ins>
    </w:p>
    <w:p w14:paraId="4A7ACA02" w14:textId="0D8B6001" w:rsidR="000A0F17" w:rsidRPr="00996951" w:rsidRDefault="000A0F17" w:rsidP="000A0F17">
      <w:pPr>
        <w:pStyle w:val="ListParagraph"/>
        <w:tabs>
          <w:tab w:val="left" w:pos="7672"/>
        </w:tabs>
        <w:ind w:left="1080"/>
        <w:rPr>
          <w:rFonts w:ascii="Arial" w:hAnsi="Arial" w:cs="Arial"/>
          <w:sz w:val="24"/>
          <w:lang w:val="pt-BR"/>
          <w:rPrChange w:id="3970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3971" w:author="Elias de Moraes Fernandes" w:date="2016-07-07T10:33:00Z">
            <w:rPr>
              <w:sz w:val="24"/>
              <w:lang w:val="pt-BR"/>
            </w:rPr>
          </w:rPrChange>
        </w:rPr>
        <w:t>Direcionais</w:t>
      </w:r>
    </w:p>
    <w:p w14:paraId="5B29A439" w14:textId="23E6053C" w:rsidR="000A0F17" w:rsidRPr="00996951" w:rsidRDefault="00751FC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rFonts w:ascii="Arial" w:hAnsi="Arial" w:cs="Arial"/>
          <w:sz w:val="24"/>
          <w:lang w:val="pt-BR"/>
          <w:rPrChange w:id="3972" w:author="Elias de Moraes Fernandes" w:date="2016-07-07T10:33:00Z">
            <w:rPr>
              <w:sz w:val="24"/>
              <w:lang w:val="pt-BR"/>
            </w:rPr>
          </w:rPrChange>
        </w:rPr>
      </w:pPr>
      <w:ins w:id="3973" w:author="Elias De Moraes Fernandes" w:date="2016-03-14T18:03:00Z">
        <w:r w:rsidRPr="00996951">
          <w:rPr>
            <w:rFonts w:ascii="Arial" w:hAnsi="Arial" w:cs="Arial"/>
            <w:sz w:val="24"/>
            <w:lang w:val="pt-BR"/>
            <w:rPrChange w:id="3974" w:author="Elias de Moraes Fernandes" w:date="2016-07-07T10:33:00Z">
              <w:rPr>
                <w:sz w:val="24"/>
                <w:lang w:val="pt-BR"/>
              </w:rPr>
            </w:rPrChange>
          </w:rPr>
          <w:t xml:space="preserve">Toque </w:t>
        </w:r>
      </w:ins>
      <w:ins w:id="3975" w:author="Elias De Moraes Fernandes" w:date="2016-03-14T18:04:00Z">
        <w:r w:rsidR="009642EC" w:rsidRPr="00996951">
          <w:rPr>
            <w:rFonts w:ascii="Arial" w:hAnsi="Arial" w:cs="Arial"/>
            <w:sz w:val="24"/>
            <w:lang w:val="pt-BR"/>
            <w:rPrChange w:id="3976" w:author="Elias de Moraes Fernandes" w:date="2016-07-07T10:33:00Z">
              <w:rPr>
                <w:sz w:val="24"/>
                <w:lang w:val="pt-BR"/>
              </w:rPr>
            </w:rPrChange>
          </w:rPr>
          <w:t xml:space="preserve">no </w:t>
        </w:r>
      </w:ins>
      <w:ins w:id="3977" w:author="Elias De Moraes Fernandes" w:date="2016-03-14T18:03:00Z">
        <w:r w:rsidRPr="00996951">
          <w:rPr>
            <w:rFonts w:ascii="Arial" w:hAnsi="Arial" w:cs="Arial"/>
            <w:sz w:val="24"/>
            <w:lang w:val="pt-BR"/>
            <w:rPrChange w:id="3978" w:author="Elias de Moraes Fernandes" w:date="2016-07-07T10:33:00Z">
              <w:rPr>
                <w:sz w:val="24"/>
                <w:lang w:val="pt-BR"/>
              </w:rPr>
            </w:rPrChange>
          </w:rPr>
          <w:t>lado oposto que o personagem est</w:t>
        </w:r>
        <w:r w:rsidRPr="00996951">
          <w:rPr>
            <w:rFonts w:ascii="Arial" w:eastAsia="Calibri" w:hAnsi="Arial" w:cs="Arial"/>
            <w:sz w:val="24"/>
            <w:lang w:val="pt-BR"/>
            <w:rPrChange w:id="3979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Pr="00996951">
          <w:rPr>
            <w:rFonts w:ascii="Arial" w:hAnsi="Arial" w:cs="Arial"/>
            <w:sz w:val="24"/>
            <w:lang w:val="pt-BR"/>
            <w:rPrChange w:id="398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3981" w:author="Elias de Moraes Fernandes" w:date="2016-07-07T10:33:00Z">
              <w:rPr>
                <w:sz w:val="24"/>
                <w:lang w:val="pt-BR"/>
              </w:rPr>
            </w:rPrChange>
          </w:rPr>
          <w:t>movendo</w:t>
        </w:r>
        <w:r w:rsidRPr="00996951">
          <w:rPr>
            <w:rFonts w:ascii="Arial" w:hAnsi="Arial" w:cs="Arial"/>
            <w:sz w:val="24"/>
            <w:lang w:val="pt-BR"/>
            <w:rPrChange w:id="398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3983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398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3985" w:author="Elias de Moraes Fernandes" w:date="2016-07-07T10:33:00Z">
              <w:rPr>
                <w:sz w:val="24"/>
                <w:lang w:val="pt-BR"/>
              </w:rPr>
            </w:rPrChange>
          </w:rPr>
          <w:t>mudar</w:t>
        </w:r>
        <w:r w:rsidRPr="00996951">
          <w:rPr>
            <w:rFonts w:ascii="Arial" w:hAnsi="Arial" w:cs="Arial"/>
            <w:sz w:val="24"/>
            <w:lang w:val="pt-BR"/>
            <w:rPrChange w:id="398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3987" w:author="Elias de Moraes Fernandes" w:date="2016-07-07T10:33:00Z">
              <w:rPr>
                <w:sz w:val="24"/>
                <w:lang w:val="pt-BR"/>
              </w:rPr>
            </w:rPrChange>
          </w:rPr>
          <w:t>direç</w:t>
        </w:r>
      </w:ins>
      <w:ins w:id="3988" w:author="Elias De Moraes Fernandes" w:date="2016-03-14T18:04:00Z">
        <w:r w:rsidRPr="00996951">
          <w:rPr>
            <w:rFonts w:ascii="Arial" w:eastAsia="Calibri" w:hAnsi="Arial" w:cs="Arial"/>
            <w:sz w:val="24"/>
            <w:lang w:val="pt-BR"/>
            <w:rPrChange w:id="3989" w:author="Elias de Moraes Fernandes" w:date="2016-07-07T10:33:00Z">
              <w:rPr>
                <w:sz w:val="24"/>
                <w:lang w:val="pt-BR"/>
              </w:rPr>
            </w:rPrChange>
          </w:rPr>
          <w:t>ão.</w:t>
        </w:r>
      </w:ins>
      <w:del w:id="3990" w:author="Elias De Moraes Fernandes" w:date="2016-03-14T17:29:00Z">
        <w:r w:rsidR="000A0F17" w:rsidRPr="00996951" w:rsidDel="00FF4CA6">
          <w:rPr>
            <w:rFonts w:ascii="Arial" w:hAnsi="Arial" w:cs="Arial"/>
            <w:sz w:val="24"/>
            <w:lang w:val="pt-BR"/>
            <w:rPrChange w:id="3991" w:author="Elias de Moraes Fernandes" w:date="2016-07-07T10:33:00Z">
              <w:rPr>
                <w:sz w:val="24"/>
                <w:lang w:val="pt-BR"/>
              </w:rPr>
            </w:rPrChange>
          </w:rPr>
          <w:delText xml:space="preserve">Esquerda </w:delText>
        </w:r>
      </w:del>
      <w:del w:id="3992" w:author="Elias De Moraes Fernandes" w:date="2016-03-14T17:32:00Z">
        <w:r w:rsidR="000A0F17" w:rsidRPr="00996951" w:rsidDel="0022315C">
          <w:rPr>
            <w:rFonts w:ascii="Arial" w:hAnsi="Arial" w:cs="Arial"/>
            <w:sz w:val="24"/>
            <w:lang w:val="pt-BR"/>
            <w:rPrChange w:id="3993" w:author="Elias de Moraes Fernandes" w:date="2016-07-07T10:33:00Z">
              <w:rPr>
                <w:sz w:val="24"/>
                <w:lang w:val="pt-BR"/>
              </w:rPr>
            </w:rPrChange>
          </w:rPr>
          <w:delText xml:space="preserve">(Tocar lado esquerdo </w:delText>
        </w:r>
      </w:del>
      <w:del w:id="3994" w:author="Elias De Moraes Fernandes" w:date="2016-03-14T17:13:00Z">
        <w:r w:rsidR="000A0F17" w:rsidRPr="00996951" w:rsidDel="00096B20">
          <w:rPr>
            <w:rFonts w:ascii="Arial" w:hAnsi="Arial" w:cs="Arial"/>
            <w:sz w:val="24"/>
            <w:lang w:val="pt-BR"/>
            <w:rPrChange w:id="3995" w:author="Elias de Moraes Fernandes" w:date="2016-07-07T10:33:00Z">
              <w:rPr>
                <w:sz w:val="24"/>
                <w:lang w:val="pt-BR"/>
              </w:rPr>
            </w:rPrChange>
          </w:rPr>
          <w:delText>da Tela</w:delText>
        </w:r>
      </w:del>
      <w:del w:id="3996" w:author="Elias De Moraes Fernandes" w:date="2016-03-14T17:28:00Z">
        <w:r w:rsidR="000A0F17" w:rsidRPr="00996951" w:rsidDel="00FF4CA6">
          <w:rPr>
            <w:rFonts w:ascii="Arial" w:hAnsi="Arial" w:cs="Arial"/>
            <w:sz w:val="24"/>
            <w:lang w:val="pt-BR"/>
            <w:rPrChange w:id="3997" w:author="Elias de Moraes Fernandes" w:date="2016-07-07T10:33:00Z">
              <w:rPr>
                <w:sz w:val="24"/>
                <w:lang w:val="pt-BR"/>
              </w:rPr>
            </w:rPrChange>
          </w:rPr>
          <w:delText>)</w:delText>
        </w:r>
      </w:del>
    </w:p>
    <w:p w14:paraId="1D0BD3AC" w14:textId="2421EDE8" w:rsidR="00FF4CA6" w:rsidRPr="00996951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rFonts w:ascii="Arial" w:hAnsi="Arial" w:cs="Arial"/>
          <w:sz w:val="24"/>
          <w:lang w:val="pt-BR"/>
          <w:rPrChange w:id="3998" w:author="Elias de Moraes Fernandes" w:date="2016-07-07T10:33:00Z">
            <w:rPr>
              <w:sz w:val="24"/>
              <w:lang w:val="pt-BR"/>
            </w:rPr>
          </w:rPrChange>
        </w:rPr>
      </w:pPr>
      <w:del w:id="3999" w:author="Elias De Moraes Fernandes" w:date="2016-03-14T17:29:00Z">
        <w:r w:rsidRPr="00996951" w:rsidDel="00FF4CA6">
          <w:rPr>
            <w:rFonts w:ascii="Arial" w:hAnsi="Arial" w:cs="Arial"/>
            <w:sz w:val="24"/>
            <w:lang w:val="pt-BR"/>
            <w:rPrChange w:id="40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Direita </w:delText>
        </w:r>
      </w:del>
      <w:del w:id="4001" w:author="Elias De Moraes Fernandes" w:date="2016-03-14T17:33:00Z">
        <w:r w:rsidRPr="00996951" w:rsidDel="00087206">
          <w:rPr>
            <w:rFonts w:ascii="Arial" w:hAnsi="Arial" w:cs="Arial"/>
            <w:sz w:val="24"/>
            <w:lang w:val="pt-BR"/>
            <w:rPrChange w:id="4002" w:author="Elias de Moraes Fernandes" w:date="2016-07-07T10:33:00Z">
              <w:rPr>
                <w:sz w:val="24"/>
                <w:lang w:val="pt-BR"/>
              </w:rPr>
            </w:rPrChange>
          </w:rPr>
          <w:delText>(Tocar lado direito</w:delText>
        </w:r>
      </w:del>
      <w:del w:id="4003" w:author="Elias De Moraes Fernandes" w:date="2016-03-14T17:14:00Z">
        <w:r w:rsidRPr="00996951" w:rsidDel="00096B20">
          <w:rPr>
            <w:rFonts w:ascii="Arial" w:hAnsi="Arial" w:cs="Arial"/>
            <w:sz w:val="24"/>
            <w:lang w:val="pt-BR"/>
            <w:rPrChange w:id="40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da Tela</w:delText>
        </w:r>
      </w:del>
      <w:del w:id="4005" w:author="Elias De Moraes Fernandes" w:date="2016-03-14T17:33:00Z">
        <w:r w:rsidRPr="00996951" w:rsidDel="00087206">
          <w:rPr>
            <w:rFonts w:ascii="Arial" w:hAnsi="Arial" w:cs="Arial"/>
            <w:sz w:val="24"/>
            <w:lang w:val="pt-BR"/>
            <w:rPrChange w:id="4006" w:author="Elias de Moraes Fernandes" w:date="2016-07-07T10:33:00Z">
              <w:rPr>
                <w:sz w:val="24"/>
                <w:lang w:val="pt-BR"/>
              </w:rPr>
            </w:rPrChange>
          </w:rPr>
          <w:delText>)</w:delText>
        </w:r>
      </w:del>
      <w:ins w:id="4007" w:author="Elias De Moraes Fernandes" w:date="2016-03-14T17:37:00Z">
        <w:r w:rsidR="00087206" w:rsidRPr="00996951">
          <w:rPr>
            <w:rFonts w:ascii="Arial" w:hAnsi="Arial" w:cs="Arial"/>
            <w:sz w:val="24"/>
            <w:lang w:val="pt-BR"/>
            <w:rPrChange w:id="4008" w:author="Elias de Moraes Fernandes" w:date="2016-07-07T10:33:00Z">
              <w:rPr>
                <w:sz w:val="24"/>
                <w:lang w:val="pt-BR"/>
              </w:rPr>
            </w:rPrChange>
          </w:rPr>
          <w:t>Correr: tocar no m</w:t>
        </w:r>
      </w:ins>
      <w:ins w:id="4009" w:author="Elias De Moraes Fernandes" w:date="2016-03-14T17:29:00Z">
        <w:r w:rsidR="00FF4CA6" w:rsidRPr="00996951">
          <w:rPr>
            <w:rFonts w:ascii="Arial" w:hAnsi="Arial" w:cs="Arial"/>
            <w:sz w:val="24"/>
            <w:lang w:val="pt-BR"/>
            <w:rPrChange w:id="4010" w:author="Elias de Moraes Fernandes" w:date="2016-07-07T10:33:00Z">
              <w:rPr>
                <w:sz w:val="24"/>
                <w:lang w:val="pt-BR"/>
              </w:rPr>
            </w:rPrChange>
          </w:rPr>
          <w:t>esmo lado que personagem est</w:t>
        </w:r>
        <w:r w:rsidR="00FF4CA6" w:rsidRPr="00996951">
          <w:rPr>
            <w:rFonts w:ascii="Arial" w:eastAsia="Calibri" w:hAnsi="Arial" w:cs="Arial"/>
            <w:sz w:val="24"/>
            <w:lang w:val="pt-BR"/>
            <w:rPrChange w:id="4011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="00FF4CA6" w:rsidRPr="00996951">
          <w:rPr>
            <w:rFonts w:ascii="Arial" w:hAnsi="Arial" w:cs="Arial"/>
            <w:sz w:val="24"/>
            <w:lang w:val="pt-BR"/>
            <w:rPrChange w:id="401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FF4CA6" w:rsidRPr="00996951">
          <w:rPr>
            <w:rFonts w:ascii="Arial" w:eastAsia="Calibri" w:hAnsi="Arial" w:cs="Arial"/>
            <w:sz w:val="24"/>
            <w:lang w:val="pt-BR"/>
            <w:rPrChange w:id="4013" w:author="Elias de Moraes Fernandes" w:date="2016-07-07T10:33:00Z">
              <w:rPr>
                <w:sz w:val="24"/>
                <w:lang w:val="pt-BR"/>
              </w:rPr>
            </w:rPrChange>
          </w:rPr>
          <w:t>movendo.</w:t>
        </w:r>
      </w:ins>
    </w:p>
    <w:p w14:paraId="0DC64EC5" w14:textId="3ED5687F" w:rsidR="00E20FE9" w:rsidRPr="00996951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ins w:id="4014" w:author="Elias De Moraes Fernandes" w:date="2016-03-14T17:28:00Z"/>
          <w:rFonts w:ascii="Arial" w:hAnsi="Arial" w:cs="Arial"/>
          <w:sz w:val="24"/>
          <w:lang w:val="pt-BR"/>
          <w:rPrChange w:id="4015" w:author="Elias de Moraes Fernandes" w:date="2016-07-07T10:33:00Z">
            <w:rPr>
              <w:ins w:id="4016" w:author="Elias De Moraes Fernandes" w:date="2016-03-14T17:28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017" w:author="Elias de Moraes Fernandes" w:date="2016-07-07T10:33:00Z">
            <w:rPr>
              <w:sz w:val="24"/>
              <w:lang w:val="pt-BR"/>
            </w:rPr>
          </w:rPrChange>
        </w:rPr>
        <w:t>Cima (</w:t>
      </w:r>
      <w:del w:id="4018" w:author="Elias De Moraes Fernandes" w:date="2016-03-14T17:17:00Z">
        <w:r w:rsidRPr="00996951" w:rsidDel="00096B20">
          <w:rPr>
            <w:rFonts w:ascii="Arial" w:hAnsi="Arial" w:cs="Arial"/>
            <w:sz w:val="24"/>
            <w:lang w:val="pt-BR"/>
            <w:rPrChange w:id="4019" w:author="Elias de Moraes Fernandes" w:date="2016-07-07T10:33:00Z">
              <w:rPr>
                <w:sz w:val="24"/>
                <w:lang w:val="pt-BR"/>
              </w:rPr>
            </w:rPrChange>
          </w:rPr>
          <w:delText>Deslizar para cima</w:delText>
        </w:r>
      </w:del>
      <w:ins w:id="4020" w:author="Elias De Moraes Fernandes" w:date="2016-03-14T17:17:00Z">
        <w:r w:rsidR="00096B20" w:rsidRPr="00996951">
          <w:rPr>
            <w:rFonts w:ascii="Arial" w:hAnsi="Arial" w:cs="Arial"/>
            <w:sz w:val="24"/>
            <w:lang w:val="pt-BR"/>
            <w:rPrChange w:id="4021" w:author="Elias de Moraes Fernandes" w:date="2016-07-07T10:33:00Z">
              <w:rPr>
                <w:sz w:val="24"/>
                <w:lang w:val="pt-BR"/>
              </w:rPr>
            </w:rPrChange>
          </w:rPr>
          <w:t>Tocar</w:t>
        </w:r>
      </w:ins>
      <w:ins w:id="4022" w:author="Elias De Moraes Fernandes" w:date="2016-03-14T17:18:00Z">
        <w:r w:rsidR="00096B20" w:rsidRPr="00996951">
          <w:rPr>
            <w:rFonts w:ascii="Arial" w:hAnsi="Arial" w:cs="Arial"/>
            <w:sz w:val="24"/>
            <w:lang w:val="pt-BR"/>
            <w:rPrChange w:id="4023" w:author="Elias de Moraes Fernandes" w:date="2016-07-07T10:33:00Z">
              <w:rPr>
                <w:sz w:val="24"/>
                <w:lang w:val="pt-BR"/>
              </w:rPr>
            </w:rPrChange>
          </w:rPr>
          <w:t xml:space="preserve"> acima do personagem para pular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24" w:author="Elias de Moraes Fernandes" w:date="2016-07-07T10:33:00Z">
              <w:rPr>
                <w:sz w:val="24"/>
                <w:lang w:val="pt-BR"/>
              </w:rPr>
            </w:rPrChange>
          </w:rPr>
          <w:t>–</w:t>
        </w:r>
        <w:r w:rsidR="00096B20" w:rsidRPr="00996951">
          <w:rPr>
            <w:rFonts w:ascii="Arial" w:hAnsi="Arial" w:cs="Arial"/>
            <w:sz w:val="24"/>
            <w:lang w:val="pt-BR"/>
            <w:rPrChange w:id="4025" w:author="Elias de Moraes Fernandes" w:date="2016-07-07T10:33:00Z">
              <w:rPr>
                <w:sz w:val="24"/>
                <w:lang w:val="pt-BR"/>
              </w:rPr>
            </w:rPrChange>
          </w:rPr>
          <w:t> 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26" w:author="Elias de Moraes Fernandes" w:date="2016-07-07T10:33:00Z">
              <w:rPr>
                <w:sz w:val="24"/>
                <w:lang w:val="pt-BR"/>
              </w:rPr>
            </w:rPrChange>
          </w:rPr>
          <w:t>quando</w:t>
        </w:r>
        <w:r w:rsidR="00096B20" w:rsidRPr="00996951">
          <w:rPr>
            <w:rFonts w:ascii="Arial" w:hAnsi="Arial" w:cs="Arial"/>
            <w:sz w:val="24"/>
            <w:lang w:val="pt-BR"/>
            <w:rPrChange w:id="402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28" w:author="Elias de Moraes Fernandes" w:date="2016-07-07T10:33:00Z">
              <w:rPr>
                <w:sz w:val="24"/>
                <w:lang w:val="pt-BR"/>
              </w:rPr>
            </w:rPrChange>
          </w:rPr>
          <w:t>tiver</w:t>
        </w:r>
        <w:r w:rsidR="00096B20" w:rsidRPr="00996951">
          <w:rPr>
            <w:rFonts w:ascii="Arial" w:hAnsi="Arial" w:cs="Arial"/>
            <w:sz w:val="24"/>
            <w:lang w:val="pt-BR"/>
            <w:rPrChange w:id="402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del w:id="4030" w:author="Elias De Moraes Fernandes" w:date="2016-07-06T16:08:00Z">
          <w:r w:rsidR="00096B20" w:rsidRPr="00996951" w:rsidDel="005C6DE9">
            <w:rPr>
              <w:rFonts w:ascii="Arial" w:hAnsi="Arial" w:cs="Arial"/>
              <w:sz w:val="24"/>
              <w:lang w:val="pt-BR"/>
              <w:rPrChange w:id="4031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</w:ins>
      <w:ins w:id="4032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4033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ins w:id="4034" w:author="Elias De Moraes Fernandes" w:date="2016-03-14T17:18:00Z">
        <w:r w:rsidR="00096B20" w:rsidRPr="00996951">
          <w:rPr>
            <w:rFonts w:ascii="Arial" w:hAnsi="Arial" w:cs="Arial"/>
            <w:sz w:val="24"/>
            <w:lang w:val="pt-BR"/>
            <w:rPrChange w:id="4035" w:author="Elias de Moraes Fernandes" w:date="2016-07-07T10:33:00Z">
              <w:rPr>
                <w:sz w:val="24"/>
                <w:lang w:val="pt-BR"/>
              </w:rPr>
            </w:rPrChange>
          </w:rPr>
          <w:t xml:space="preserve"> pr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36" w:author="Elias de Moraes Fernandes" w:date="2016-07-07T10:33:00Z">
              <w:rPr>
                <w:sz w:val="24"/>
                <w:lang w:val="pt-BR"/>
              </w:rPr>
            </w:rPrChange>
          </w:rPr>
          <w:t>óximo</w:t>
        </w:r>
        <w:r w:rsidR="00096B20" w:rsidRPr="00996951">
          <w:rPr>
            <w:rFonts w:ascii="Arial" w:hAnsi="Arial" w:cs="Arial"/>
            <w:sz w:val="24"/>
            <w:lang w:val="pt-BR"/>
            <w:rPrChange w:id="403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38" w:author="Elias de Moraes Fernandes" w:date="2016-07-07T10:33:00Z">
              <w:rPr>
                <w:sz w:val="24"/>
                <w:lang w:val="pt-BR"/>
              </w:rPr>
            </w:rPrChange>
          </w:rPr>
          <w:t>ou</w:t>
        </w:r>
        <w:r w:rsidR="00096B20" w:rsidRPr="00996951">
          <w:rPr>
            <w:rFonts w:ascii="Arial" w:hAnsi="Arial" w:cs="Arial"/>
            <w:sz w:val="24"/>
            <w:lang w:val="pt-BR"/>
            <w:rPrChange w:id="403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40" w:author="Elias de Moraes Fernandes" w:date="2016-07-07T10:33:00Z">
              <w:rPr>
                <w:sz w:val="24"/>
                <w:lang w:val="pt-BR"/>
              </w:rPr>
            </w:rPrChange>
          </w:rPr>
          <w:t>pular</w:t>
        </w:r>
        <w:r w:rsidR="00096B20" w:rsidRPr="00996951">
          <w:rPr>
            <w:rFonts w:ascii="Arial" w:hAnsi="Arial" w:cs="Arial"/>
            <w:sz w:val="24"/>
            <w:lang w:val="pt-BR"/>
            <w:rPrChange w:id="404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42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="00096B20" w:rsidRPr="00996951">
          <w:rPr>
            <w:rFonts w:ascii="Arial" w:hAnsi="Arial" w:cs="Arial"/>
            <w:sz w:val="24"/>
            <w:lang w:val="pt-BR"/>
            <w:rPrChange w:id="404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44" w:author="Elias de Moraes Fernandes" w:date="2016-07-07T10:33:00Z">
              <w:rPr>
                <w:sz w:val="24"/>
                <w:lang w:val="pt-BR"/>
              </w:rPr>
            </w:rPrChange>
          </w:rPr>
          <w:t>uma</w:t>
        </w:r>
        <w:r w:rsidR="00096B20" w:rsidRPr="00996951">
          <w:rPr>
            <w:rFonts w:ascii="Arial" w:hAnsi="Arial" w:cs="Arial"/>
            <w:sz w:val="24"/>
            <w:lang w:val="pt-BR"/>
            <w:rPrChange w:id="404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46" w:author="Elias de Moraes Fernandes" w:date="2016-07-07T10:33:00Z">
              <w:rPr>
                <w:sz w:val="24"/>
                <w:lang w:val="pt-BR"/>
              </w:rPr>
            </w:rPrChange>
          </w:rPr>
          <w:t>plataforma</w:t>
        </w:r>
        <w:r w:rsidR="00096B20" w:rsidRPr="00996951">
          <w:rPr>
            <w:rFonts w:ascii="Arial" w:hAnsi="Arial" w:cs="Arial"/>
            <w:sz w:val="24"/>
            <w:lang w:val="pt-BR"/>
            <w:rPrChange w:id="404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48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="00096B20" w:rsidRPr="00996951">
          <w:rPr>
            <w:rFonts w:ascii="Arial" w:hAnsi="Arial" w:cs="Arial"/>
            <w:sz w:val="24"/>
            <w:lang w:val="pt-BR"/>
            <w:rPrChange w:id="404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50" w:author="Elias de Moraes Fernandes" w:date="2016-07-07T10:33:00Z">
              <w:rPr>
                <w:sz w:val="24"/>
                <w:lang w:val="pt-BR"/>
              </w:rPr>
            </w:rPrChange>
          </w:rPr>
          <w:t>outra</w:t>
        </w:r>
      </w:ins>
      <w:del w:id="4051" w:author="Elias De Moraes Fernandes" w:date="2016-03-14T17:18:00Z">
        <w:r w:rsidRPr="00996951" w:rsidDel="00096B20">
          <w:rPr>
            <w:rFonts w:ascii="Arial" w:hAnsi="Arial" w:cs="Arial"/>
            <w:sz w:val="24"/>
            <w:lang w:val="pt-BR"/>
            <w:rPrChange w:id="4052" w:author="Elias de Moraes Fernandes" w:date="2016-07-07T10:33:00Z">
              <w:rPr>
                <w:sz w:val="24"/>
                <w:lang w:val="pt-BR"/>
              </w:rPr>
            </w:rPrChange>
          </w:rPr>
          <w:delText>, lado esquerdo ou direito da Tela</w:delText>
        </w:r>
      </w:del>
      <w:r w:rsidRPr="00996951">
        <w:rPr>
          <w:rFonts w:ascii="Arial" w:hAnsi="Arial" w:cs="Arial"/>
          <w:sz w:val="24"/>
          <w:lang w:val="pt-BR"/>
          <w:rPrChange w:id="4053" w:author="Elias de Moraes Fernandes" w:date="2016-07-07T10:33:00Z">
            <w:rPr>
              <w:sz w:val="24"/>
              <w:lang w:val="pt-BR"/>
            </w:rPr>
          </w:rPrChange>
        </w:rPr>
        <w:t>)</w:t>
      </w:r>
    </w:p>
    <w:p w14:paraId="0562094F" w14:textId="4631F47A" w:rsidR="00FF4CA6" w:rsidRPr="00996951" w:rsidDel="00FF4CA6" w:rsidRDefault="00FF4CA6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del w:id="4054" w:author="Elias De Moraes Fernandes" w:date="2016-03-14T17:30:00Z"/>
          <w:rFonts w:ascii="Arial" w:hAnsi="Arial" w:cs="Arial"/>
          <w:sz w:val="24"/>
          <w:lang w:val="pt-BR"/>
          <w:rPrChange w:id="4055" w:author="Elias de Moraes Fernandes" w:date="2016-07-07T10:33:00Z">
            <w:rPr>
              <w:del w:id="4056" w:author="Elias De Moraes Fernandes" w:date="2016-03-14T17:30:00Z"/>
              <w:sz w:val="24"/>
              <w:lang w:val="pt-BR"/>
            </w:rPr>
          </w:rPrChange>
        </w:rPr>
      </w:pPr>
    </w:p>
    <w:p w14:paraId="453BEC0D" w14:textId="216E662D" w:rsidR="000A0F17" w:rsidRPr="00996951" w:rsidDel="00FF4CA6" w:rsidRDefault="000A0F17" w:rsidP="000A0F17">
      <w:pPr>
        <w:tabs>
          <w:tab w:val="left" w:pos="7672"/>
        </w:tabs>
        <w:ind w:firstLine="1134"/>
        <w:rPr>
          <w:del w:id="4057" w:author="Elias De Moraes Fernandes" w:date="2016-03-14T17:30:00Z"/>
          <w:rFonts w:ascii="Arial" w:hAnsi="Arial" w:cs="Arial"/>
          <w:sz w:val="24"/>
          <w:lang w:val="pt-BR"/>
          <w:rPrChange w:id="4058" w:author="Elias de Moraes Fernandes" w:date="2016-07-07T10:33:00Z">
            <w:rPr>
              <w:del w:id="4059" w:author="Elias De Moraes Fernandes" w:date="2016-03-14T17:30:00Z"/>
              <w:sz w:val="24"/>
              <w:lang w:val="pt-BR"/>
            </w:rPr>
          </w:rPrChange>
        </w:rPr>
      </w:pPr>
      <w:del w:id="4060" w:author="Elias De Moraes Fernandes" w:date="2016-03-14T17:30:00Z">
        <w:r w:rsidRPr="00996951" w:rsidDel="00FF4CA6">
          <w:rPr>
            <w:rFonts w:ascii="Arial" w:hAnsi="Arial" w:cs="Arial"/>
            <w:sz w:val="24"/>
            <w:lang w:val="pt-BR"/>
            <w:rPrChange w:id="4061" w:author="Elias de Moraes Fernandes" w:date="2016-07-07T10:33:00Z">
              <w:rPr>
                <w:sz w:val="24"/>
                <w:lang w:val="pt-BR"/>
              </w:rPr>
            </w:rPrChange>
          </w:rPr>
          <w:delText>Especiais</w:delText>
        </w:r>
      </w:del>
    </w:p>
    <w:p w14:paraId="7576E2F0" w14:textId="2A47A73B" w:rsidR="000A0F17" w:rsidRPr="00996951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rFonts w:ascii="Arial" w:hAnsi="Arial" w:cs="Arial"/>
          <w:sz w:val="24"/>
          <w:lang w:val="pt-BR"/>
          <w:rPrChange w:id="4062" w:author="Elias de Moraes Fernandes" w:date="2016-07-07T10:33:00Z">
            <w:rPr>
              <w:sz w:val="24"/>
              <w:lang w:val="pt-BR"/>
            </w:rPr>
          </w:rPrChange>
        </w:rPr>
      </w:pPr>
      <w:del w:id="4063" w:author="Elias De Moraes Fernandes" w:date="2016-03-14T17:10:00Z">
        <w:r w:rsidRPr="00996951" w:rsidDel="00096B20">
          <w:rPr>
            <w:rFonts w:ascii="Arial" w:hAnsi="Arial" w:cs="Arial"/>
            <w:sz w:val="24"/>
            <w:lang w:val="pt-BR"/>
            <w:rPrChange w:id="4064" w:author="Elias de Moraes Fernandes" w:date="2016-07-07T10:33:00Z">
              <w:rPr>
                <w:sz w:val="24"/>
                <w:lang w:val="pt-BR"/>
              </w:rPr>
            </w:rPrChange>
          </w:rPr>
          <w:delText>Duplo toque</w:delText>
        </w:r>
      </w:del>
      <w:ins w:id="4065" w:author="Elias De Moraes Fernandes" w:date="2016-03-14T17:10:00Z">
        <w:r w:rsidR="00096B20" w:rsidRPr="00996951">
          <w:rPr>
            <w:rFonts w:ascii="Arial" w:hAnsi="Arial" w:cs="Arial"/>
            <w:sz w:val="24"/>
            <w:lang w:val="pt-BR"/>
            <w:rPrChange w:id="4066" w:author="Elias de Moraes Fernandes" w:date="2016-07-07T10:33:00Z">
              <w:rPr>
                <w:sz w:val="24"/>
                <w:lang w:val="pt-BR"/>
              </w:rPr>
            </w:rPrChange>
          </w:rPr>
          <w:t>Toque</w:t>
        </w:r>
      </w:ins>
      <w:ins w:id="4067" w:author="Elias De Moraes Fernandes" w:date="2016-03-14T17:13:00Z">
        <w:r w:rsidR="00096B20" w:rsidRPr="00996951">
          <w:rPr>
            <w:rFonts w:ascii="Arial" w:hAnsi="Arial" w:cs="Arial"/>
            <w:sz w:val="24"/>
            <w:lang w:val="pt-BR"/>
            <w:rPrChange w:id="4068" w:author="Elias de Moraes Fernandes" w:date="2016-07-07T10:33:00Z">
              <w:rPr>
                <w:sz w:val="24"/>
                <w:lang w:val="pt-BR"/>
              </w:rPr>
            </w:rPrChange>
          </w:rPr>
          <w:t xml:space="preserve"> (v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69" w:author="Elias de Moraes Fernandes" w:date="2016-07-07T10:33:00Z">
              <w:rPr>
                <w:sz w:val="24"/>
                <w:lang w:val="pt-BR"/>
              </w:rPr>
            </w:rPrChange>
          </w:rPr>
          <w:t>árias</w:t>
        </w:r>
        <w:r w:rsidR="00096B20" w:rsidRPr="00996951">
          <w:rPr>
            <w:rFonts w:ascii="Arial" w:hAnsi="Arial" w:cs="Arial"/>
            <w:sz w:val="24"/>
            <w:lang w:val="pt-BR"/>
            <w:rPrChange w:id="407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71" w:author="Elias de Moraes Fernandes" w:date="2016-07-07T10:33:00Z">
              <w:rPr>
                <w:sz w:val="24"/>
                <w:lang w:val="pt-BR"/>
              </w:rPr>
            </w:rPrChange>
          </w:rPr>
          <w:t>vezes)</w:t>
        </w:r>
      </w:ins>
      <w:r w:rsidRPr="00996951">
        <w:rPr>
          <w:rFonts w:ascii="Arial" w:hAnsi="Arial" w:cs="Arial"/>
          <w:sz w:val="24"/>
          <w:lang w:val="pt-BR"/>
          <w:rPrChange w:id="4072" w:author="Elias de Moraes Fernandes" w:date="2016-07-07T10:33:00Z">
            <w:rPr>
              <w:sz w:val="24"/>
              <w:lang w:val="pt-BR"/>
            </w:rPr>
          </w:rPrChange>
        </w:rPr>
        <w:t xml:space="preserve"> em cima do </w:t>
      </w:r>
      <w:del w:id="4073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407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ins w:id="4075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4076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r w:rsidR="002E5AFF" w:rsidRPr="00996951">
        <w:rPr>
          <w:rFonts w:ascii="Arial" w:hAnsi="Arial" w:cs="Arial"/>
          <w:sz w:val="24"/>
          <w:lang w:val="pt-BR"/>
          <w:rPrChange w:id="407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ins w:id="4078" w:author="Elias De Moraes Fernandes" w:date="2016-03-14T17:10:00Z">
        <w:r w:rsidR="00096B20" w:rsidRPr="00996951">
          <w:rPr>
            <w:rFonts w:ascii="Arial" w:hAnsi="Arial" w:cs="Arial"/>
            <w:sz w:val="24"/>
            <w:lang w:val="pt-BR"/>
            <w:rPrChange w:id="4079" w:author="Elias de Moraes Fernandes" w:date="2016-07-07T10:33:00Z">
              <w:rPr>
                <w:sz w:val="24"/>
                <w:lang w:val="pt-BR"/>
              </w:rPr>
            </w:rPrChange>
          </w:rPr>
          <w:t xml:space="preserve">para dar dano </w:t>
        </w:r>
      </w:ins>
      <w:del w:id="4080" w:author="Elias De Moraes Fernandes" w:date="2016-03-14T17:10:00Z">
        <w:r w:rsidR="002E5AFF" w:rsidRPr="00996951" w:rsidDel="00096B20">
          <w:rPr>
            <w:rFonts w:ascii="Arial" w:hAnsi="Arial" w:cs="Arial"/>
            <w:sz w:val="24"/>
            <w:lang w:val="pt-BR"/>
            <w:rPrChange w:id="4081" w:author="Elias de Moraes Fernandes" w:date="2016-07-07T10:33:00Z">
              <w:rPr>
                <w:sz w:val="24"/>
                <w:lang w:val="pt-BR"/>
              </w:rPr>
            </w:rPrChange>
          </w:rPr>
          <w:delText>(para</w:delText>
        </w:r>
      </w:del>
      <w:ins w:id="4082" w:author="Elias De Moraes Fernandes" w:date="2016-03-14T17:10:00Z">
        <w:r w:rsidR="00096B20" w:rsidRPr="00996951">
          <w:rPr>
            <w:rFonts w:ascii="Arial" w:hAnsi="Arial" w:cs="Arial"/>
            <w:sz w:val="24"/>
            <w:lang w:val="pt-BR"/>
            <w:rPrChange w:id="4083" w:author="Elias de Moraes Fernandes" w:date="2016-07-07T10:33:00Z">
              <w:rPr>
                <w:sz w:val="24"/>
                <w:lang w:val="pt-BR"/>
              </w:rPr>
            </w:rPrChange>
          </w:rPr>
          <w:t xml:space="preserve">(Se Nonda tiver com bomba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84" w:author="Elias de Moraes Fernandes" w:date="2016-07-07T10:33:00Z">
              <w:rPr>
                <w:sz w:val="24"/>
                <w:lang w:val="pt-BR"/>
              </w:rPr>
            </w:rPrChange>
          </w:rPr>
          <w:t>ácida</w:t>
        </w:r>
      </w:ins>
      <w:ins w:id="4085" w:author="Elias De Moraes Fernandes" w:date="2016-03-14T17:12:00Z">
        <w:r w:rsidR="00096B20" w:rsidRPr="00996951">
          <w:rPr>
            <w:rFonts w:ascii="Arial" w:hAnsi="Arial" w:cs="Arial"/>
            <w:sz w:val="24"/>
            <w:lang w:val="pt-BR"/>
            <w:rPrChange w:id="4086" w:author="Elias de Moraes Fernandes" w:date="2016-07-07T10:33:00Z">
              <w:rPr>
                <w:sz w:val="24"/>
                <w:lang w:val="pt-BR"/>
              </w:rPr>
            </w:rPrChange>
          </w:rPr>
          <w:t xml:space="preserve">, </w:t>
        </w:r>
      </w:ins>
      <w:ins w:id="4087" w:author="Elias De Moraes Fernandes" w:date="2016-03-14T17:13:00Z">
        <w:r w:rsidR="00096B20" w:rsidRPr="00996951">
          <w:rPr>
            <w:rFonts w:ascii="Arial" w:hAnsi="Arial" w:cs="Arial"/>
            <w:sz w:val="24"/>
            <w:lang w:val="pt-BR"/>
            <w:rPrChange w:id="4088" w:author="Elias de Moraes Fernandes" w:date="2016-07-07T10:33:00Z">
              <w:rPr>
                <w:sz w:val="24"/>
                <w:lang w:val="pt-BR"/>
              </w:rPr>
            </w:rPrChange>
          </w:rPr>
          <w:t>ser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89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="00096B20" w:rsidRPr="00996951">
          <w:rPr>
            <w:rFonts w:ascii="Arial" w:hAnsi="Arial" w:cs="Arial"/>
            <w:sz w:val="24"/>
            <w:lang w:val="pt-BR"/>
            <w:rPrChange w:id="409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91" w:author="Elias de Moraes Fernandes" w:date="2016-07-07T10:33:00Z">
              <w:rPr>
                <w:sz w:val="24"/>
                <w:lang w:val="pt-BR"/>
              </w:rPr>
            </w:rPrChange>
          </w:rPr>
          <w:t>lançada</w:t>
        </w:r>
        <w:r w:rsidR="00096B20" w:rsidRPr="00996951">
          <w:rPr>
            <w:rFonts w:ascii="Arial" w:hAnsi="Arial" w:cs="Arial"/>
            <w:sz w:val="24"/>
            <w:lang w:val="pt-BR"/>
            <w:rPrChange w:id="409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93" w:author="Elias de Moraes Fernandes" w:date="2016-07-07T10:33:00Z">
              <w:rPr>
                <w:sz w:val="24"/>
                <w:lang w:val="pt-BR"/>
              </w:rPr>
            </w:rPrChange>
          </w:rPr>
          <w:t>logo</w:t>
        </w:r>
        <w:r w:rsidR="00096B20" w:rsidRPr="00996951">
          <w:rPr>
            <w:rFonts w:ascii="Arial" w:hAnsi="Arial" w:cs="Arial"/>
            <w:sz w:val="24"/>
            <w:lang w:val="pt-BR"/>
            <w:rPrChange w:id="409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95" w:author="Elias de Moraes Fernandes" w:date="2016-07-07T10:33:00Z">
              <w:rPr>
                <w:sz w:val="24"/>
                <w:lang w:val="pt-BR"/>
              </w:rPr>
            </w:rPrChange>
          </w:rPr>
          <w:t>em</w:t>
        </w:r>
        <w:r w:rsidR="00096B20" w:rsidRPr="00996951">
          <w:rPr>
            <w:rFonts w:ascii="Arial" w:hAnsi="Arial" w:cs="Arial"/>
            <w:sz w:val="24"/>
            <w:lang w:val="pt-BR"/>
            <w:rPrChange w:id="409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096B20" w:rsidRPr="00996951">
          <w:rPr>
            <w:rFonts w:ascii="Arial" w:eastAsia="Calibri" w:hAnsi="Arial" w:cs="Arial"/>
            <w:sz w:val="24"/>
            <w:lang w:val="pt-BR"/>
            <w:rPrChange w:id="4097" w:author="Elias de Moraes Fernandes" w:date="2016-07-07T10:33:00Z">
              <w:rPr>
                <w:sz w:val="24"/>
                <w:lang w:val="pt-BR"/>
              </w:rPr>
            </w:rPrChange>
          </w:rPr>
          <w:t>seguida)</w:t>
        </w:r>
      </w:ins>
      <w:del w:id="4098" w:author="Elias De Moraes Fernandes" w:date="2016-03-14T17:12:00Z">
        <w:r w:rsidR="006C3CC2" w:rsidRPr="00996951" w:rsidDel="00096B20">
          <w:rPr>
            <w:rFonts w:ascii="Arial" w:hAnsi="Arial" w:cs="Arial"/>
            <w:sz w:val="24"/>
            <w:lang w:val="pt-BR"/>
            <w:rPrChange w:id="409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F5CFF" w:rsidRPr="00996951" w:rsidDel="00096B20">
          <w:rPr>
            <w:rFonts w:ascii="Arial" w:hAnsi="Arial" w:cs="Arial"/>
            <w:sz w:val="24"/>
            <w:lang w:val="pt-BR"/>
            <w:rPrChange w:id="4100" w:author="Elias de Moraes Fernandes" w:date="2016-07-07T10:33:00Z">
              <w:rPr>
                <w:sz w:val="24"/>
                <w:lang w:val="pt-BR"/>
              </w:rPr>
            </w:rPrChange>
          </w:rPr>
          <w:delText>Nonda</w:delText>
        </w:r>
        <w:r w:rsidR="002E5AFF" w:rsidRPr="00996951" w:rsidDel="00096B20">
          <w:rPr>
            <w:rFonts w:ascii="Arial" w:hAnsi="Arial" w:cs="Arial"/>
            <w:sz w:val="24"/>
            <w:lang w:val="pt-BR"/>
            <w:rPrChange w:id="41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lan</w:delText>
        </w:r>
        <w:r w:rsidR="002E5AFF" w:rsidRPr="00996951" w:rsidDel="00096B20">
          <w:rPr>
            <w:rFonts w:ascii="Arial" w:eastAsia="Calibri" w:hAnsi="Arial" w:cs="Arial"/>
            <w:sz w:val="24"/>
            <w:lang w:val="pt-BR"/>
            <w:rPrChange w:id="4102" w:author="Elias de Moraes Fernandes" w:date="2016-07-07T10:33:00Z">
              <w:rPr>
                <w:sz w:val="24"/>
                <w:lang w:val="pt-BR"/>
              </w:rPr>
            </w:rPrChange>
          </w:rPr>
          <w:delText>çar</w:delText>
        </w:r>
        <w:r w:rsidR="002E5AFF" w:rsidRPr="00996951" w:rsidDel="00096B20">
          <w:rPr>
            <w:rFonts w:ascii="Arial" w:hAnsi="Arial" w:cs="Arial"/>
            <w:sz w:val="24"/>
            <w:lang w:val="pt-BR"/>
            <w:rPrChange w:id="410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7973E6" w:rsidRPr="00996951" w:rsidDel="00096B20">
          <w:rPr>
            <w:rFonts w:ascii="Arial" w:hAnsi="Arial" w:cs="Arial"/>
            <w:sz w:val="24"/>
            <w:lang w:val="pt-BR"/>
            <w:rPrChange w:id="41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Bomba </w:delText>
        </w:r>
        <w:r w:rsidR="007973E6" w:rsidRPr="00996951" w:rsidDel="00096B20">
          <w:rPr>
            <w:rFonts w:ascii="Arial" w:eastAsia="Calibri" w:hAnsi="Arial" w:cs="Arial"/>
            <w:sz w:val="24"/>
            <w:lang w:val="pt-BR"/>
            <w:rPrChange w:id="4105" w:author="Elias de Moraes Fernandes" w:date="2016-07-07T10:33:00Z">
              <w:rPr>
                <w:sz w:val="24"/>
                <w:lang w:val="pt-BR"/>
              </w:rPr>
            </w:rPrChange>
          </w:rPr>
          <w:delText>Ácida</w:delText>
        </w:r>
      </w:del>
      <w:del w:id="4106" w:author="Elias De Moraes Fernandes" w:date="2016-03-14T17:13:00Z">
        <w:r w:rsidR="007973E6" w:rsidRPr="00996951" w:rsidDel="00096B20">
          <w:rPr>
            <w:rFonts w:ascii="Arial" w:hAnsi="Arial" w:cs="Arial"/>
            <w:sz w:val="24"/>
            <w:lang w:val="pt-BR"/>
            <w:rPrChange w:id="4107" w:author="Elias de Moraes Fernandes" w:date="2016-07-07T10:33:00Z">
              <w:rPr>
                <w:sz w:val="24"/>
                <w:lang w:val="pt-BR"/>
              </w:rPr>
            </w:rPrChange>
          </w:rPr>
          <w:delText>)</w:delText>
        </w:r>
      </w:del>
      <w:r w:rsidR="009D2310" w:rsidRPr="00996951">
        <w:rPr>
          <w:rFonts w:ascii="Arial" w:hAnsi="Arial" w:cs="Arial"/>
          <w:sz w:val="24"/>
          <w:lang w:val="pt-BR"/>
          <w:rPrChange w:id="4108" w:author="Elias de Moraes Fernandes" w:date="2016-07-07T10:33:00Z">
            <w:rPr>
              <w:sz w:val="24"/>
              <w:lang w:val="pt-BR"/>
            </w:rPr>
          </w:rPrChange>
        </w:rPr>
        <w:tab/>
      </w:r>
    </w:p>
    <w:p w14:paraId="395DF950" w14:textId="29FAC0A0" w:rsidR="002E5AFF" w:rsidRPr="00996951" w:rsidRDefault="0063565C" w:rsidP="0063565C">
      <w:pPr>
        <w:tabs>
          <w:tab w:val="left" w:pos="7672"/>
        </w:tabs>
        <w:ind w:firstLine="426"/>
        <w:rPr>
          <w:rFonts w:ascii="Arial" w:hAnsi="Arial" w:cs="Arial"/>
          <w:sz w:val="24"/>
          <w:lang w:val="pt-BR"/>
          <w:rPrChange w:id="4109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110" w:author="Elias de Moraes Fernandes" w:date="2016-07-07T10:33:00Z">
            <w:rPr>
              <w:sz w:val="24"/>
              <w:lang w:val="pt-BR"/>
            </w:rPr>
          </w:rPrChange>
        </w:rPr>
        <w:t>Controles Externos (</w:t>
      </w:r>
      <w:proofErr w:type="spellStart"/>
      <w:r w:rsidRPr="00996951">
        <w:rPr>
          <w:rFonts w:ascii="Arial" w:hAnsi="Arial" w:cs="Arial"/>
          <w:sz w:val="24"/>
          <w:lang w:val="pt-BR"/>
          <w:rPrChange w:id="4111" w:author="Elias de Moraes Fernandes" w:date="2016-07-07T10:33:00Z">
            <w:rPr>
              <w:sz w:val="24"/>
              <w:lang w:val="pt-BR"/>
            </w:rPr>
          </w:rPrChange>
        </w:rPr>
        <w:t>AutoPlay</w:t>
      </w:r>
      <w:proofErr w:type="spellEnd"/>
      <w:r w:rsidRPr="00996951">
        <w:rPr>
          <w:rFonts w:ascii="Arial" w:hAnsi="Arial" w:cs="Arial"/>
          <w:sz w:val="24"/>
          <w:lang w:val="pt-BR"/>
          <w:rPrChange w:id="4112" w:author="Elias de Moraes Fernandes" w:date="2016-07-07T10:33:00Z">
            <w:rPr>
              <w:sz w:val="24"/>
              <w:lang w:val="pt-BR"/>
            </w:rPr>
          </w:rPrChange>
        </w:rPr>
        <w:t>)</w:t>
      </w:r>
    </w:p>
    <w:p w14:paraId="13BC7865" w14:textId="76D53F3A" w:rsidR="0063565C" w:rsidRPr="00996951" w:rsidRDefault="0063565C" w:rsidP="0063565C">
      <w:pPr>
        <w:tabs>
          <w:tab w:val="left" w:pos="7672"/>
        </w:tabs>
        <w:ind w:left="360" w:firstLine="207"/>
        <w:rPr>
          <w:rFonts w:ascii="Arial" w:hAnsi="Arial" w:cs="Arial"/>
          <w:sz w:val="24"/>
          <w:lang w:val="pt-BR"/>
          <w:rPrChange w:id="4113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114" w:author="Elias de Moraes Fernandes" w:date="2016-07-07T10:33:00Z">
            <w:rPr>
              <w:sz w:val="24"/>
              <w:lang w:val="pt-BR"/>
            </w:rPr>
          </w:rPrChange>
        </w:rPr>
        <w:t>O jogo vai contar com uma m</w:t>
      </w:r>
      <w:r w:rsidRPr="00996951">
        <w:rPr>
          <w:rFonts w:ascii="Arial" w:eastAsia="Calibri" w:hAnsi="Arial" w:cs="Arial"/>
          <w:sz w:val="24"/>
          <w:lang w:val="pt-BR"/>
          <w:rPrChange w:id="4115" w:author="Elias de Moraes Fernandes" w:date="2016-07-07T10:33:00Z">
            <w:rPr>
              <w:sz w:val="24"/>
              <w:lang w:val="pt-BR"/>
            </w:rPr>
          </w:rPrChange>
        </w:rPr>
        <w:t>ão</w:t>
      </w:r>
      <w:r w:rsidRPr="00996951">
        <w:rPr>
          <w:rFonts w:ascii="Arial" w:hAnsi="Arial" w:cs="Arial"/>
          <w:sz w:val="24"/>
          <w:lang w:val="pt-BR"/>
          <w:rPrChange w:id="411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117" w:author="Elias de Moraes Fernandes" w:date="2016-07-07T10:33:00Z">
            <w:rPr>
              <w:sz w:val="24"/>
              <w:lang w:val="pt-BR"/>
            </w:rPr>
          </w:rPrChange>
        </w:rPr>
        <w:t>(da</w:t>
      </w:r>
      <w:r w:rsidRPr="00996951">
        <w:rPr>
          <w:rFonts w:ascii="Arial" w:hAnsi="Arial" w:cs="Arial"/>
          <w:sz w:val="24"/>
          <w:lang w:val="pt-BR"/>
          <w:rPrChange w:id="411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295584" w:rsidRPr="00996951">
        <w:rPr>
          <w:rFonts w:ascii="Arial" w:hAnsi="Arial" w:cs="Arial"/>
          <w:sz w:val="24"/>
          <w:lang w:val="pt-BR"/>
          <w:rPrChange w:id="4119" w:author="Elias de Moraes Fernandes" w:date="2016-07-07T10:33:00Z">
            <w:rPr>
              <w:sz w:val="24"/>
              <w:lang w:val="pt-BR"/>
            </w:rPr>
          </w:rPrChange>
        </w:rPr>
        <w:t>Professora Ana</w:t>
      </w:r>
      <w:r w:rsidRPr="00996951">
        <w:rPr>
          <w:rFonts w:ascii="Arial" w:hAnsi="Arial" w:cs="Arial"/>
          <w:sz w:val="24"/>
          <w:lang w:val="pt-BR"/>
          <w:rPrChange w:id="4120" w:author="Elias de Moraes Fernandes" w:date="2016-07-07T10:33:00Z">
            <w:rPr>
              <w:sz w:val="24"/>
              <w:lang w:val="pt-BR"/>
            </w:rPr>
          </w:rPrChange>
        </w:rPr>
        <w:t xml:space="preserve">) </w:t>
      </w:r>
      <w:del w:id="4121" w:author="Elias De Moraes Fernandes" w:date="2016-03-14T17:08:00Z">
        <w:r w:rsidRPr="00996951" w:rsidDel="00096B20">
          <w:rPr>
            <w:rFonts w:ascii="Arial" w:hAnsi="Arial" w:cs="Arial"/>
            <w:sz w:val="24"/>
            <w:lang w:val="pt-BR"/>
            <w:rPrChange w:id="4122" w:author="Elias de Moraes Fernandes" w:date="2016-07-07T10:33:00Z">
              <w:rPr>
                <w:sz w:val="24"/>
                <w:lang w:val="pt-BR"/>
              </w:rPr>
            </w:rPrChange>
          </w:rPr>
          <w:delText>para que possa jogar novos alimentos dentro da caixa</w:delText>
        </w:r>
      </w:del>
      <w:ins w:id="4123" w:author="Elias De Moraes Fernandes" w:date="2016-03-14T17:08:00Z">
        <w:r w:rsidR="00096B20" w:rsidRPr="00996951">
          <w:rPr>
            <w:rFonts w:ascii="Arial" w:hAnsi="Arial" w:cs="Arial"/>
            <w:sz w:val="24"/>
            <w:lang w:val="pt-BR"/>
            <w:rPrChange w:id="4124" w:author="Elias de Moraes Fernandes" w:date="2016-07-07T10:33:00Z">
              <w:rPr>
                <w:sz w:val="24"/>
                <w:lang w:val="pt-BR"/>
              </w:rPr>
            </w:rPrChange>
          </w:rPr>
          <w:t>que vai inserir alimentos de tempo em tempo dentro da caixa</w:t>
        </w:r>
      </w:ins>
      <w:r w:rsidRPr="00996951">
        <w:rPr>
          <w:rFonts w:ascii="Arial" w:hAnsi="Arial" w:cs="Arial"/>
          <w:sz w:val="24"/>
          <w:lang w:val="pt-BR"/>
          <w:rPrChange w:id="4125" w:author="Elias de Moraes Fernandes" w:date="2016-07-07T10:33:00Z">
            <w:rPr>
              <w:sz w:val="24"/>
              <w:lang w:val="pt-BR"/>
            </w:rPr>
          </w:rPrChange>
        </w:rPr>
        <w:t>.</w:t>
      </w:r>
    </w:p>
    <w:p w14:paraId="72DF0E64" w14:textId="70CCA3DD" w:rsidR="005E6EDF" w:rsidRPr="00996951" w:rsidDel="00EB3F4A" w:rsidRDefault="00EB3F4A">
      <w:pPr>
        <w:pStyle w:val="ListParagraph"/>
        <w:tabs>
          <w:tab w:val="left" w:pos="7672"/>
        </w:tabs>
        <w:ind w:left="567" w:firstLine="360"/>
        <w:rPr>
          <w:ins w:id="4126" w:author="Elias De Moraes Fernandes" w:date="2016-03-14T18:07:00Z"/>
          <w:del w:id="4127" w:author="Elias De Moraes Fernandes" w:date="2016-03-14T18:06:00Z"/>
          <w:rStyle w:val="Hyperlink"/>
          <w:rFonts w:ascii="Arial" w:hAnsi="Arial" w:cs="Arial"/>
          <w:sz w:val="16"/>
          <w:szCs w:val="16"/>
          <w:rPrChange w:id="4128" w:author="Elias de Moraes Fernandes" w:date="2016-07-07T10:33:00Z">
            <w:rPr>
              <w:ins w:id="4129" w:author="Elias De Moraes Fernandes" w:date="2016-03-14T18:07:00Z"/>
              <w:del w:id="4130" w:author="Elias De Moraes Fernandes" w:date="2016-03-14T18:06:00Z"/>
              <w:sz w:val="24"/>
              <w:lang w:val="pt-BR"/>
            </w:rPr>
          </w:rPrChange>
        </w:rPr>
        <w:pPrChange w:id="4131" w:author="Elias De Moraes Fernandes" w:date="2016-03-14T18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4132" w:author="Elias De Moraes Fernandes" w:date="2016-03-14T18:07:00Z">
        <w:r w:rsidRPr="00996951">
          <w:rPr>
            <w:rFonts w:ascii="Arial" w:hAnsi="Arial" w:cs="Arial"/>
            <w:sz w:val="16"/>
            <w:szCs w:val="16"/>
            <w:lang w:val="pt-BR"/>
            <w:rPrChange w:id="4133" w:author="Elias de Moraes Fernandes" w:date="2016-07-07T10:33:00Z">
              <w:rPr>
                <w:sz w:val="16"/>
                <w:szCs w:val="16"/>
                <w:lang w:val="pt-BR"/>
              </w:rPr>
            </w:rPrChange>
          </w:rPr>
          <w:fldChar w:fldCharType="begin"/>
        </w:r>
        <w:r w:rsidRPr="00996951">
          <w:rPr>
            <w:rFonts w:ascii="Arial" w:hAnsi="Arial" w:cs="Arial"/>
            <w:sz w:val="16"/>
            <w:szCs w:val="16"/>
            <w:lang w:val="pt-BR"/>
            <w:rPrChange w:id="4134" w:author="Elias de Moraes Fernandes" w:date="2016-07-07T10:33:00Z">
              <w:rPr>
                <w:sz w:val="16"/>
                <w:szCs w:val="16"/>
                <w:lang w:val="pt-BR"/>
              </w:rPr>
            </w:rPrChange>
          </w:rPr>
          <w:instrText xml:space="preserve"> HYPERLINK "https://hortfrancisblog.files.wordpress.com/2013/11/touchscreen-controls-01.png" </w:instrText>
        </w:r>
        <w:r w:rsidRPr="00996951">
          <w:rPr>
            <w:rFonts w:ascii="Arial" w:hAnsi="Arial" w:cs="Arial"/>
            <w:sz w:val="16"/>
            <w:szCs w:val="16"/>
            <w:lang w:val="pt-BR"/>
            <w:rPrChange w:id="4135" w:author="Elias de Moraes Fernandes" w:date="2016-07-07T10:33:00Z">
              <w:rPr>
                <w:sz w:val="16"/>
                <w:szCs w:val="16"/>
                <w:lang w:val="pt-BR"/>
              </w:rPr>
            </w:rPrChange>
          </w:rPr>
          <w:fldChar w:fldCharType="separate"/>
        </w:r>
        <w:r w:rsidRPr="00996951">
          <w:rPr>
            <w:rStyle w:val="Hyperlink"/>
            <w:rFonts w:ascii="Arial" w:hAnsi="Arial" w:cs="Arial"/>
            <w:sz w:val="16"/>
            <w:szCs w:val="16"/>
            <w:lang w:val="pt-BR"/>
            <w:rPrChange w:id="4136" w:author="Elias de Moraes Fernandes" w:date="2016-07-07T10:33:00Z">
              <w:rPr>
                <w:rStyle w:val="Hyperlink"/>
                <w:sz w:val="16"/>
                <w:szCs w:val="16"/>
                <w:lang w:val="pt-BR"/>
              </w:rPr>
            </w:rPrChange>
          </w:rPr>
          <w:t>https://hortfrancisblog.files.wordpress.com/2013/11/touchscreen-controls-01.png</w:t>
        </w:r>
        <w:del w:id="4137" w:author="Elias De Moraes Fernandes" w:date="2016-03-14T18:06:00Z">
          <w:r w:rsidR="0077658F" w:rsidRPr="00996951" w:rsidDel="00EB3F4A">
            <w:rPr>
              <w:rStyle w:val="Hyperlink"/>
              <w:rFonts w:ascii="Arial" w:hAnsi="Arial" w:cs="Arial"/>
              <w:sz w:val="16"/>
              <w:szCs w:val="16"/>
              <w:rPrChange w:id="4138" w:author="Elias de Moraes Fernandes" w:date="2016-07-07T10:33:00Z">
                <w:rPr>
                  <w:sz w:val="24"/>
                  <w:lang w:val="pt-BR"/>
                </w:rPr>
              </w:rPrChange>
            </w:rPr>
            <w:delText>- Utilize uma imagem de um joystick ou teclado para ilustrar todos os comandos dispon</w:delText>
          </w:r>
          <w:r w:rsidR="0077658F" w:rsidRPr="00996951" w:rsidDel="00EB3F4A">
            <w:rPr>
              <w:rStyle w:val="Hyperlink"/>
              <w:rFonts w:ascii="Arial" w:eastAsia="Calibri" w:hAnsi="Arial" w:cs="Arial"/>
              <w:sz w:val="16"/>
              <w:szCs w:val="16"/>
              <w:rPrChange w:id="4139" w:author="Elias de Moraes Fernandes" w:date="2016-07-07T10:33:00Z">
                <w:rPr>
                  <w:sz w:val="24"/>
                  <w:lang w:val="pt-BR"/>
                </w:rPr>
              </w:rPrChange>
            </w:rPr>
            <w:delText>íveis;</w:delText>
          </w:r>
        </w:del>
      </w:ins>
    </w:p>
    <w:p w14:paraId="110DBB64" w14:textId="77777777" w:rsidR="007369D0" w:rsidRDefault="00EB3F4A" w:rsidP="007369D0">
      <w:pPr>
        <w:ind w:left="567"/>
        <w:rPr>
          <w:ins w:id="4140" w:author="Elias de Moraes Fernandes" w:date="2016-07-07T12:01:00Z"/>
          <w:rFonts w:ascii="Arial" w:hAnsi="Arial" w:cs="Arial"/>
          <w:sz w:val="16"/>
          <w:szCs w:val="16"/>
          <w:lang w:val="pt-BR"/>
        </w:rPr>
        <w:pPrChange w:id="4141" w:author="Elias de Moraes Fernandes" w:date="2016-07-07T12:01:00Z">
          <w:pPr/>
        </w:pPrChange>
      </w:pPr>
      <w:ins w:id="4142" w:author="Elias De Moraes Fernandes" w:date="2016-03-14T18:07:00Z">
        <w:r w:rsidRPr="00996951">
          <w:rPr>
            <w:rFonts w:ascii="Arial" w:hAnsi="Arial" w:cs="Arial"/>
            <w:sz w:val="16"/>
            <w:szCs w:val="16"/>
            <w:lang w:val="pt-BR"/>
            <w:rPrChange w:id="4143" w:author="Elias de Moraes Fernandes" w:date="2016-07-07T10:33:00Z">
              <w:rPr>
                <w:sz w:val="16"/>
                <w:szCs w:val="16"/>
                <w:lang w:val="pt-BR"/>
              </w:rPr>
            </w:rPrChange>
          </w:rPr>
          <w:fldChar w:fldCharType="end"/>
        </w:r>
      </w:ins>
    </w:p>
    <w:p w14:paraId="7237FBC0" w14:textId="56DAA339" w:rsidR="005E6EDF" w:rsidRPr="007369D0" w:rsidRDefault="005E6EDF" w:rsidP="007369D0">
      <w:pPr>
        <w:ind w:left="567"/>
        <w:rPr>
          <w:rFonts w:ascii="Arial" w:hAnsi="Arial" w:cs="Arial"/>
          <w:sz w:val="16"/>
          <w:szCs w:val="16"/>
          <w:lang w:val="pt-BR"/>
          <w:rPrChange w:id="4144" w:author="Elias de Moraes Fernandes" w:date="2016-07-07T12:01:00Z">
            <w:rPr>
              <w:sz w:val="28"/>
              <w:lang w:val="pt-BR"/>
            </w:rPr>
          </w:rPrChange>
        </w:rPr>
        <w:pPrChange w:id="4145" w:author="Elias de Moraes Fernandes" w:date="2016-07-07T12:01:00Z">
          <w:pPr/>
        </w:pPrChange>
      </w:pPr>
      <w:del w:id="4146" w:author="Elias de Moraes Fernandes" w:date="2016-07-07T12:01:00Z">
        <w:r w:rsidRPr="00996951" w:rsidDel="007369D0">
          <w:rPr>
            <w:rFonts w:ascii="Arial" w:hAnsi="Arial" w:cs="Arial"/>
            <w:sz w:val="28"/>
            <w:lang w:val="pt-BR"/>
            <w:rPrChange w:id="4147" w:author="Elias de Moraes Fernandes" w:date="2016-07-07T10:33:00Z">
              <w:rPr>
                <w:sz w:val="28"/>
                <w:lang w:val="pt-BR"/>
              </w:rPr>
            </w:rPrChange>
          </w:rPr>
          <w:br w:type="page"/>
        </w:r>
      </w:del>
    </w:p>
    <w:p w14:paraId="68C1E477" w14:textId="15E7A22E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4148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4149" w:name="_Toc442190683"/>
      <w:r w:rsidRPr="00996951">
        <w:rPr>
          <w:rFonts w:ascii="Arial" w:hAnsi="Arial" w:cs="Arial"/>
          <w:b/>
          <w:sz w:val="40"/>
          <w:lang w:val="pt-BR"/>
          <w:rPrChange w:id="4150" w:author="Elias de Moraes Fernandes" w:date="2016-07-07T10:33:00Z">
            <w:rPr>
              <w:b/>
              <w:sz w:val="40"/>
              <w:lang w:val="pt-BR"/>
            </w:rPr>
          </w:rPrChange>
        </w:rPr>
        <w:t>C</w:t>
      </w:r>
      <w:r w:rsidRPr="00996951">
        <w:rPr>
          <w:rFonts w:ascii="Arial" w:eastAsia="Calibri" w:hAnsi="Arial" w:cs="Arial"/>
          <w:b/>
          <w:sz w:val="40"/>
          <w:lang w:val="pt-BR"/>
          <w:rPrChange w:id="4151" w:author="Elias de Moraes Fernandes" w:date="2016-07-07T10:33:00Z">
            <w:rPr>
              <w:b/>
              <w:sz w:val="40"/>
              <w:lang w:val="pt-BR"/>
            </w:rPr>
          </w:rPrChange>
        </w:rPr>
        <w:t>âmera</w:t>
      </w:r>
      <w:bookmarkEnd w:id="4149"/>
    </w:p>
    <w:p w14:paraId="7166A2D6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4152" w:author="Elias de Moraes Fernandes" w:date="2016-07-07T10:33:00Z">
            <w:rPr>
              <w:sz w:val="28"/>
              <w:lang w:val="pt-BR"/>
            </w:rPr>
          </w:rPrChange>
        </w:rPr>
      </w:pPr>
    </w:p>
    <w:p w14:paraId="10A5E438" w14:textId="1BF3692E" w:rsidR="00EB3F4A" w:rsidRPr="00996951" w:rsidRDefault="00F7464D" w:rsidP="005E6EDF">
      <w:pPr>
        <w:pStyle w:val="ListParagraph"/>
        <w:tabs>
          <w:tab w:val="left" w:pos="7672"/>
        </w:tabs>
        <w:ind w:left="360"/>
        <w:rPr>
          <w:ins w:id="4153" w:author="Elias De Moraes Fernandes" w:date="2016-03-14T18:12:00Z"/>
          <w:rFonts w:ascii="Arial" w:hAnsi="Arial" w:cs="Arial"/>
          <w:sz w:val="24"/>
          <w:lang w:val="pt-BR"/>
          <w:rPrChange w:id="4154" w:author="Elias de Moraes Fernandes" w:date="2016-07-07T10:33:00Z">
            <w:rPr>
              <w:ins w:id="4155" w:author="Elias De Moraes Fernandes" w:date="2016-03-14T18:12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156" w:author="Elias de Moraes Fernandes" w:date="2016-07-07T10:33:00Z">
            <w:rPr>
              <w:sz w:val="24"/>
              <w:lang w:val="pt-BR"/>
            </w:rPr>
          </w:rPrChange>
        </w:rPr>
        <w:t>A c</w:t>
      </w:r>
      <w:r w:rsidRPr="00996951">
        <w:rPr>
          <w:rFonts w:ascii="Arial" w:eastAsia="Calibri" w:hAnsi="Arial" w:cs="Arial"/>
          <w:sz w:val="24"/>
          <w:lang w:val="pt-BR"/>
          <w:rPrChange w:id="4157" w:author="Elias de Moraes Fernandes" w:date="2016-07-07T10:33:00Z">
            <w:rPr>
              <w:sz w:val="24"/>
              <w:lang w:val="pt-BR"/>
            </w:rPr>
          </w:rPrChange>
        </w:rPr>
        <w:t>âmera</w:t>
      </w:r>
      <w:r w:rsidRPr="00996951">
        <w:rPr>
          <w:rFonts w:ascii="Arial" w:hAnsi="Arial" w:cs="Arial"/>
          <w:sz w:val="24"/>
          <w:lang w:val="pt-BR"/>
          <w:rPrChange w:id="415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159" w:author="Elias de Moraes Fernandes" w:date="2016-07-07T10:33:00Z">
            <w:rPr>
              <w:sz w:val="24"/>
              <w:lang w:val="pt-BR"/>
            </w:rPr>
          </w:rPrChange>
        </w:rPr>
        <w:t>é</w:t>
      </w:r>
      <w:r w:rsidRPr="00996951">
        <w:rPr>
          <w:rFonts w:ascii="Arial" w:hAnsi="Arial" w:cs="Arial"/>
          <w:sz w:val="24"/>
          <w:lang w:val="pt-BR"/>
          <w:rPrChange w:id="416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161" w:author="Elias de Moraes Fernandes" w:date="2016-07-07T10:33:00Z">
            <w:rPr>
              <w:sz w:val="24"/>
              <w:lang w:val="pt-BR"/>
            </w:rPr>
          </w:rPrChange>
        </w:rPr>
        <w:t>lateral</w:t>
      </w:r>
      <w:ins w:id="4162" w:author="Elias De Moraes Fernandes" w:date="2016-03-14T18:13:00Z">
        <w:r w:rsidR="00EB3F4A" w:rsidRPr="00996951">
          <w:rPr>
            <w:rFonts w:ascii="Arial" w:hAnsi="Arial" w:cs="Arial"/>
            <w:sz w:val="24"/>
            <w:lang w:val="pt-BR"/>
            <w:rPrChange w:id="4163" w:author="Elias de Moraes Fernandes" w:date="2016-07-07T10:33:00Z">
              <w:rPr>
                <w:sz w:val="24"/>
                <w:lang w:val="pt-BR"/>
              </w:rPr>
            </w:rPrChange>
          </w:rPr>
          <w:t xml:space="preserve"> (</w:t>
        </w:r>
        <w:proofErr w:type="spellStart"/>
        <w:r w:rsidR="00EB3F4A" w:rsidRPr="00996951">
          <w:rPr>
            <w:rFonts w:ascii="Arial" w:hAnsi="Arial" w:cs="Arial"/>
            <w:sz w:val="24"/>
            <w:lang w:val="pt-BR"/>
            <w:rPrChange w:id="4164" w:author="Elias de Moraes Fernandes" w:date="2016-07-07T10:33:00Z">
              <w:rPr>
                <w:sz w:val="24"/>
                <w:lang w:val="pt-BR"/>
              </w:rPr>
            </w:rPrChange>
          </w:rPr>
          <w:t>side</w:t>
        </w:r>
        <w:proofErr w:type="spellEnd"/>
        <w:r w:rsidR="00EB3F4A" w:rsidRPr="00996951">
          <w:rPr>
            <w:rFonts w:ascii="Arial" w:hAnsi="Arial" w:cs="Arial"/>
            <w:sz w:val="24"/>
            <w:lang w:val="pt-BR"/>
            <w:rPrChange w:id="416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="00EB3F4A" w:rsidRPr="00996951">
          <w:rPr>
            <w:rFonts w:ascii="Arial" w:hAnsi="Arial" w:cs="Arial"/>
            <w:sz w:val="24"/>
            <w:lang w:val="pt-BR"/>
            <w:rPrChange w:id="4166" w:author="Elias de Moraes Fernandes" w:date="2016-07-07T10:33:00Z">
              <w:rPr>
                <w:sz w:val="24"/>
                <w:lang w:val="pt-BR"/>
              </w:rPr>
            </w:rPrChange>
          </w:rPr>
          <w:t>view</w:t>
        </w:r>
        <w:proofErr w:type="spellEnd"/>
        <w:r w:rsidR="00EB3F4A" w:rsidRPr="00996951">
          <w:rPr>
            <w:rFonts w:ascii="Arial" w:hAnsi="Arial" w:cs="Arial"/>
            <w:sz w:val="24"/>
            <w:lang w:val="pt-BR"/>
            <w:rPrChange w:id="4167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  <w:r w:rsidRPr="00996951">
        <w:rPr>
          <w:rFonts w:ascii="Arial" w:hAnsi="Arial" w:cs="Arial"/>
          <w:sz w:val="24"/>
          <w:lang w:val="pt-BR"/>
          <w:rPrChange w:id="4168" w:author="Elias de Moraes Fernandes" w:date="2016-07-07T10:33:00Z">
            <w:rPr>
              <w:sz w:val="24"/>
              <w:lang w:val="pt-BR"/>
            </w:rPr>
          </w:rPrChange>
        </w:rPr>
        <w:t xml:space="preserve"> da perspectiva do jogador, em 2D. </w:t>
      </w:r>
      <w:ins w:id="4169" w:author="Elias De Moraes Fernandes" w:date="2016-03-14T18:13:00Z">
        <w:r w:rsidR="00EB3F4A" w:rsidRPr="00996951">
          <w:rPr>
            <w:rFonts w:ascii="Arial" w:hAnsi="Arial" w:cs="Arial"/>
            <w:sz w:val="24"/>
            <w:lang w:val="pt-BR"/>
            <w:rPrChange w:id="4170" w:author="Elias de Moraes Fernandes" w:date="2016-07-07T10:33:00Z">
              <w:rPr>
                <w:sz w:val="24"/>
                <w:lang w:val="pt-BR"/>
              </w:rPr>
            </w:rPrChange>
          </w:rPr>
          <w:t>Ter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71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="00EB3F4A" w:rsidRPr="00996951">
          <w:rPr>
            <w:rFonts w:ascii="Arial" w:hAnsi="Arial" w:cs="Arial"/>
            <w:sz w:val="24"/>
            <w:lang w:val="pt-BR"/>
            <w:rPrChange w:id="417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73" w:author="Elias de Moraes Fernandes" w:date="2016-07-07T10:33:00Z">
              <w:rPr>
                <w:sz w:val="24"/>
                <w:lang w:val="pt-BR"/>
              </w:rPr>
            </w:rPrChange>
          </w:rPr>
          <w:t>uma</w:t>
        </w:r>
        <w:r w:rsidR="00EB3F4A" w:rsidRPr="00996951">
          <w:rPr>
            <w:rFonts w:ascii="Arial" w:hAnsi="Arial" w:cs="Arial"/>
            <w:sz w:val="24"/>
            <w:lang w:val="pt-BR"/>
            <w:rPrChange w:id="417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75" w:author="Elias de Moraes Fernandes" w:date="2016-07-07T10:33:00Z">
              <w:rPr>
                <w:sz w:val="24"/>
                <w:lang w:val="pt-BR"/>
              </w:rPr>
            </w:rPrChange>
          </w:rPr>
          <w:t>câmera</w:t>
        </w:r>
        <w:r w:rsidR="00EB3F4A" w:rsidRPr="00996951">
          <w:rPr>
            <w:rFonts w:ascii="Arial" w:hAnsi="Arial" w:cs="Arial"/>
            <w:sz w:val="24"/>
            <w:lang w:val="pt-BR"/>
            <w:rPrChange w:id="417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77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="00EB3F4A" w:rsidRPr="00996951">
          <w:rPr>
            <w:rFonts w:ascii="Arial" w:hAnsi="Arial" w:cs="Arial"/>
            <w:sz w:val="24"/>
            <w:lang w:val="pt-BR"/>
            <w:rPrChange w:id="417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79" w:author="Elias de Moraes Fernandes" w:date="2016-07-07T10:33:00Z">
              <w:rPr>
                <w:sz w:val="24"/>
                <w:lang w:val="pt-BR"/>
              </w:rPr>
            </w:rPrChange>
          </w:rPr>
          <w:t>segue</w:t>
        </w:r>
        <w:r w:rsidR="00EB3F4A" w:rsidRPr="00996951">
          <w:rPr>
            <w:rFonts w:ascii="Arial" w:hAnsi="Arial" w:cs="Arial"/>
            <w:sz w:val="24"/>
            <w:lang w:val="pt-BR"/>
            <w:rPrChange w:id="418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81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="00EB3F4A" w:rsidRPr="00996951">
          <w:rPr>
            <w:rFonts w:ascii="Arial" w:hAnsi="Arial" w:cs="Arial"/>
            <w:sz w:val="24"/>
            <w:lang w:val="pt-BR"/>
            <w:rPrChange w:id="418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B3F4A" w:rsidRPr="00996951">
          <w:rPr>
            <w:rFonts w:ascii="Arial" w:eastAsia="Calibri" w:hAnsi="Arial" w:cs="Arial"/>
            <w:sz w:val="24"/>
            <w:lang w:val="pt-BR"/>
            <w:rPrChange w:id="4183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="00EB3F4A" w:rsidRPr="00996951">
          <w:rPr>
            <w:rFonts w:ascii="Arial" w:hAnsi="Arial" w:cs="Arial"/>
            <w:sz w:val="24"/>
            <w:lang w:val="pt-BR"/>
            <w:rPrChange w:id="418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4185" w:author="Elias De Moraes Fernandes" w:date="2016-03-14T18:14:00Z">
        <w:r w:rsidR="00731044" w:rsidRPr="00996951">
          <w:rPr>
            <w:rFonts w:ascii="Arial" w:hAnsi="Arial" w:cs="Arial"/>
            <w:sz w:val="24"/>
            <w:lang w:val="pt-BR"/>
            <w:rPrChange w:id="4186" w:author="Elias de Moraes Fernandes" w:date="2016-07-07T10:33:00Z">
              <w:rPr>
                <w:sz w:val="24"/>
                <w:lang w:val="pt-BR"/>
              </w:rPr>
            </w:rPrChange>
          </w:rPr>
          <w:t>(com zoom)</w:t>
        </w:r>
        <w:r w:rsidR="00C77916" w:rsidRPr="00996951">
          <w:rPr>
            <w:rFonts w:ascii="Arial" w:hAnsi="Arial" w:cs="Arial"/>
            <w:sz w:val="24"/>
            <w:lang w:val="pt-BR"/>
            <w:rPrChange w:id="4187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  <w:ins w:id="4188" w:author="Elias De Moraes Fernandes" w:date="2016-03-14T18:39:00Z">
        <w:r w:rsidR="00D81EDC" w:rsidRPr="00996951">
          <w:rPr>
            <w:rFonts w:ascii="Arial" w:hAnsi="Arial" w:cs="Arial"/>
            <w:sz w:val="24"/>
            <w:lang w:val="pt-BR"/>
            <w:rPrChange w:id="4189" w:author="Elias de Moraes Fernandes" w:date="2016-07-07T10:33:00Z">
              <w:rPr>
                <w:sz w:val="24"/>
                <w:lang w:val="pt-BR"/>
              </w:rPr>
            </w:rPrChange>
          </w:rPr>
          <w:t xml:space="preserve"> A propor</w:t>
        </w:r>
        <w:r w:rsidR="00D81EDC" w:rsidRPr="00996951">
          <w:rPr>
            <w:rFonts w:ascii="Arial" w:eastAsia="Calibri" w:hAnsi="Arial" w:cs="Arial"/>
            <w:sz w:val="24"/>
            <w:lang w:val="pt-BR"/>
            <w:rPrChange w:id="4190" w:author="Elias de Moraes Fernandes" w:date="2016-07-07T10:33:00Z">
              <w:rPr>
                <w:sz w:val="24"/>
                <w:lang w:val="pt-BR"/>
              </w:rPr>
            </w:rPrChange>
          </w:rPr>
          <w:t>ção</w:t>
        </w:r>
        <w:r w:rsidR="00D81EDC" w:rsidRPr="00996951">
          <w:rPr>
            <w:rFonts w:ascii="Arial" w:hAnsi="Arial" w:cs="Arial"/>
            <w:sz w:val="24"/>
            <w:lang w:val="pt-BR"/>
            <w:rPrChange w:id="419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81EDC" w:rsidRPr="00996951">
          <w:rPr>
            <w:rFonts w:ascii="Arial" w:eastAsia="Calibri" w:hAnsi="Arial" w:cs="Arial"/>
            <w:sz w:val="24"/>
            <w:lang w:val="pt-BR"/>
            <w:rPrChange w:id="4192" w:author="Elias de Moraes Fernandes" w:date="2016-07-07T10:33:00Z">
              <w:rPr>
                <w:sz w:val="24"/>
                <w:lang w:val="pt-BR"/>
              </w:rPr>
            </w:rPrChange>
          </w:rPr>
          <w:t>do</w:t>
        </w:r>
        <w:r w:rsidR="00D81EDC" w:rsidRPr="00996951">
          <w:rPr>
            <w:rFonts w:ascii="Arial" w:hAnsi="Arial" w:cs="Arial"/>
            <w:sz w:val="24"/>
            <w:lang w:val="pt-BR"/>
            <w:rPrChange w:id="419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81EDC" w:rsidRPr="00996951">
          <w:rPr>
            <w:rFonts w:ascii="Arial" w:eastAsia="Calibri" w:hAnsi="Arial" w:cs="Arial"/>
            <w:sz w:val="24"/>
            <w:lang w:val="pt-BR"/>
            <w:rPrChange w:id="4194" w:author="Elias de Moraes Fernandes" w:date="2016-07-07T10:33:00Z">
              <w:rPr>
                <w:sz w:val="24"/>
                <w:lang w:val="pt-BR"/>
              </w:rPr>
            </w:rPrChange>
          </w:rPr>
          <w:t>jogador</w:t>
        </w:r>
        <w:r w:rsidR="00D81EDC" w:rsidRPr="00996951">
          <w:rPr>
            <w:rFonts w:ascii="Arial" w:hAnsi="Arial" w:cs="Arial"/>
            <w:sz w:val="24"/>
            <w:lang w:val="pt-BR"/>
            <w:rPrChange w:id="419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81EDC" w:rsidRPr="00996951">
          <w:rPr>
            <w:rFonts w:ascii="Arial" w:eastAsia="Calibri" w:hAnsi="Arial" w:cs="Arial"/>
            <w:sz w:val="24"/>
            <w:lang w:val="pt-BR"/>
            <w:rPrChange w:id="4196" w:author="Elias de Moraes Fernandes" w:date="2016-07-07T10:33:00Z">
              <w:rPr>
                <w:sz w:val="24"/>
                <w:lang w:val="pt-BR"/>
              </w:rPr>
            </w:rPrChange>
          </w:rPr>
          <w:t>será</w:t>
        </w:r>
        <w:r w:rsidR="00D81EDC" w:rsidRPr="00996951">
          <w:rPr>
            <w:rFonts w:ascii="Arial" w:hAnsi="Arial" w:cs="Arial"/>
            <w:sz w:val="24"/>
            <w:lang w:val="pt-BR"/>
            <w:rPrChange w:id="419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81EDC" w:rsidRPr="00996951">
          <w:rPr>
            <w:rFonts w:ascii="Arial" w:eastAsia="Calibri" w:hAnsi="Arial" w:cs="Arial"/>
            <w:sz w:val="24"/>
            <w:lang w:val="pt-BR"/>
            <w:rPrChange w:id="4198" w:author="Elias de Moraes Fernandes" w:date="2016-07-07T10:33:00Z">
              <w:rPr>
                <w:sz w:val="24"/>
                <w:lang w:val="pt-BR"/>
              </w:rPr>
            </w:rPrChange>
          </w:rPr>
          <w:t>como</w:t>
        </w:r>
        <w:r w:rsidR="00D81EDC" w:rsidRPr="00996951">
          <w:rPr>
            <w:rFonts w:ascii="Arial" w:hAnsi="Arial" w:cs="Arial"/>
            <w:sz w:val="24"/>
            <w:lang w:val="pt-BR"/>
            <w:rPrChange w:id="419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4200" w:author="Elias De Moraes Fernandes" w:date="2016-03-16T12:42:00Z">
        <w:r w:rsidR="009025B6" w:rsidRPr="00996951">
          <w:rPr>
            <w:rFonts w:ascii="Arial" w:hAnsi="Arial" w:cs="Arial"/>
            <w:sz w:val="24"/>
            <w:lang w:val="pt-BR"/>
            <w:rPrChange w:id="4201" w:author="Elias de Moraes Fernandes" w:date="2016-07-07T10:33:00Z">
              <w:rPr>
                <w:sz w:val="24"/>
                <w:lang w:val="pt-BR"/>
              </w:rPr>
            </w:rPrChange>
          </w:rPr>
          <w:t>mostrada</w:t>
        </w:r>
      </w:ins>
      <w:ins w:id="4202" w:author="Elias De Moraes Fernandes" w:date="2016-03-14T18:39:00Z">
        <w:r w:rsidR="00D81EDC" w:rsidRPr="00996951">
          <w:rPr>
            <w:rFonts w:ascii="Arial" w:hAnsi="Arial" w:cs="Arial"/>
            <w:sz w:val="24"/>
            <w:lang w:val="pt-BR"/>
            <w:rPrChange w:id="4203" w:author="Elias de Moraes Fernandes" w:date="2016-07-07T10:33:00Z">
              <w:rPr>
                <w:sz w:val="24"/>
                <w:lang w:val="pt-BR"/>
              </w:rPr>
            </w:rPrChange>
          </w:rPr>
          <w:t xml:space="preserve"> abaixo.</w:t>
        </w:r>
      </w:ins>
    </w:p>
    <w:p w14:paraId="75B7362A" w14:textId="0CBE6CDE" w:rsidR="00EB3F4A" w:rsidRPr="00996951" w:rsidRDefault="005A47B5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4"/>
          <w:lang w:val="pt-BR"/>
          <w:rPrChange w:id="4204" w:author="Elias de Moraes Fernandes" w:date="2016-07-07T10:33:00Z">
            <w:rPr>
              <w:sz w:val="24"/>
              <w:lang w:val="pt-BR"/>
            </w:rPr>
          </w:rPrChange>
        </w:rPr>
      </w:pPr>
      <w:del w:id="4205" w:author="Elias De Moraes Fernandes" w:date="2016-03-14T18:12:00Z">
        <w:r w:rsidRPr="00996951" w:rsidDel="00EB3F4A">
          <w:rPr>
            <w:rFonts w:ascii="Arial" w:hAnsi="Arial" w:cs="Arial"/>
            <w:sz w:val="24"/>
            <w:lang w:val="pt-BR"/>
            <w:rPrChange w:id="42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Ele visualiza </w:delText>
        </w:r>
        <w:r w:rsidR="00FE3412" w:rsidRPr="00996951" w:rsidDel="00EB3F4A">
          <w:rPr>
            <w:rFonts w:ascii="Arial" w:hAnsi="Arial" w:cs="Arial"/>
            <w:sz w:val="24"/>
            <w:lang w:val="pt-BR"/>
            <w:rPrChange w:id="4207" w:author="Elias de Moraes Fernandes" w:date="2016-07-07T10:33:00Z">
              <w:rPr>
                <w:sz w:val="24"/>
                <w:lang w:val="pt-BR"/>
              </w:rPr>
            </w:rPrChange>
          </w:rPr>
          <w:delText>em</w:delText>
        </w:r>
      </w:del>
      <w:del w:id="4208" w:author="Elias De Moraes Fernandes" w:date="2016-03-14T18:13:00Z">
        <w:r w:rsidR="00FE3412" w:rsidRPr="00996951" w:rsidDel="00EB3F4A">
          <w:rPr>
            <w:rFonts w:ascii="Arial" w:hAnsi="Arial" w:cs="Arial"/>
            <w:sz w:val="24"/>
            <w:lang w:val="pt-BR"/>
            <w:rPrChange w:id="42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side view (vista lateral).</w:delText>
        </w:r>
      </w:del>
    </w:p>
    <w:p w14:paraId="46368076" w14:textId="77777777" w:rsidR="00850271" w:rsidRPr="00996951" w:rsidRDefault="00B76A53">
      <w:pPr>
        <w:pStyle w:val="ListParagraph"/>
        <w:keepNext/>
        <w:tabs>
          <w:tab w:val="left" w:pos="7672"/>
        </w:tabs>
        <w:ind w:left="0" w:firstLine="360"/>
        <w:jc w:val="center"/>
        <w:rPr>
          <w:ins w:id="4210" w:author="Elias De Moraes Fernandes" w:date="2016-03-14T18:40:00Z"/>
          <w:rFonts w:ascii="Arial" w:hAnsi="Arial" w:cs="Arial"/>
          <w:rPrChange w:id="4211" w:author="Elias de Moraes Fernandes" w:date="2016-07-07T10:33:00Z">
            <w:rPr>
              <w:ins w:id="4212" w:author="Elias De Moraes Fernandes" w:date="2016-03-14T18:40:00Z"/>
            </w:rPr>
          </w:rPrChange>
        </w:rPr>
        <w:pPrChange w:id="4213" w:author="Elias De Moraes Fernandes" w:date="2016-03-14T18:40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r w:rsidRPr="00996951">
        <w:rPr>
          <w:rFonts w:ascii="Arial" w:hAnsi="Arial" w:cs="Arial"/>
          <w:noProof/>
          <w:sz w:val="24"/>
          <w:rPrChange w:id="4214" w:author="Elias de Moraes Fernandes" w:date="2016-07-07T10:33:00Z">
            <w:rPr>
              <w:noProof/>
              <w:sz w:val="24"/>
            </w:rPr>
          </w:rPrChange>
        </w:rPr>
        <w:drawing>
          <wp:inline distT="0" distB="0" distL="0" distR="0" wp14:anchorId="0368F63F" wp14:editId="34B52D04">
            <wp:extent cx="3683058" cy="2067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98" cy="21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21CC" w14:textId="5DEB5DA3" w:rsidR="0091226E" w:rsidRPr="00996951" w:rsidDel="004D7A31" w:rsidRDefault="00850271">
      <w:pPr>
        <w:pStyle w:val="Caption"/>
        <w:rPr>
          <w:del w:id="4215" w:author="Elias de Moraes Fernandes" w:date="2016-07-07T12:06:00Z"/>
          <w:rFonts w:ascii="Arial" w:hAnsi="Arial" w:cs="Arial"/>
          <w:sz w:val="24"/>
          <w:lang w:val="pt-BR"/>
          <w:rPrChange w:id="4216" w:author="Elias de Moraes Fernandes" w:date="2016-07-07T10:33:00Z">
            <w:rPr>
              <w:del w:id="4217" w:author="Elias de Moraes Fernandes" w:date="2016-07-07T12:06:00Z"/>
              <w:sz w:val="24"/>
              <w:lang w:val="pt-BR"/>
            </w:rPr>
          </w:rPrChange>
        </w:rPr>
        <w:pPrChange w:id="4218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proofErr w:type="spellStart"/>
      <w:ins w:id="4219" w:author="Elias De Moraes Fernandes" w:date="2016-03-14T18:40:00Z">
        <w:r w:rsidRPr="00996951">
          <w:rPr>
            <w:rFonts w:ascii="Arial" w:hAnsi="Arial" w:cs="Arial"/>
            <w:rPrChange w:id="4220" w:author="Elias de Moraes Fernandes" w:date="2016-07-07T10:33:00Z">
              <w:rPr/>
            </w:rPrChange>
          </w:rPr>
          <w:t>Figura</w:t>
        </w:r>
        <w:proofErr w:type="spellEnd"/>
        <w:r w:rsidRPr="00996951">
          <w:rPr>
            <w:rFonts w:ascii="Arial" w:hAnsi="Arial" w:cs="Arial"/>
            <w:rPrChange w:id="4221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hAnsi="Arial" w:cs="Arial"/>
            <w:rPrChange w:id="4222" w:author="Elias de Moraes Fernandes" w:date="2016-07-07T10:33:00Z">
              <w:rPr/>
            </w:rPrChange>
          </w:rPr>
          <w:fldChar w:fldCharType="begin"/>
        </w:r>
        <w:r w:rsidRPr="00996951">
          <w:rPr>
            <w:rFonts w:ascii="Arial" w:hAnsi="Arial" w:cs="Arial"/>
            <w:rPrChange w:id="4223" w:author="Elias de Moraes Fernandes" w:date="2016-07-07T10:33:00Z">
              <w:rPr/>
            </w:rPrChange>
          </w:rPr>
          <w:instrText xml:space="preserve"> SEQ Figura \* ARABIC </w:instrText>
        </w:r>
      </w:ins>
      <w:r w:rsidRPr="00996951">
        <w:rPr>
          <w:rFonts w:ascii="Arial" w:hAnsi="Arial" w:cs="Arial"/>
          <w:rPrChange w:id="4224" w:author="Elias de Moraes Fernandes" w:date="2016-07-07T10:33:00Z">
            <w:rPr/>
          </w:rPrChange>
        </w:rPr>
        <w:fldChar w:fldCharType="separate"/>
      </w:r>
      <w:ins w:id="4225" w:author="Elias De Moraes Fernandes" w:date="2016-03-16T13:16:00Z">
        <w:r w:rsidR="00D71A67" w:rsidRPr="00996951">
          <w:rPr>
            <w:rFonts w:ascii="Arial" w:hAnsi="Arial" w:cs="Arial"/>
            <w:noProof/>
            <w:rPrChange w:id="4226" w:author="Elias de Moraes Fernandes" w:date="2016-07-07T10:33:00Z">
              <w:rPr>
                <w:noProof/>
              </w:rPr>
            </w:rPrChange>
          </w:rPr>
          <w:t>1</w:t>
        </w:r>
      </w:ins>
      <w:ins w:id="4227" w:author="Elias De Moraes Fernandes" w:date="2016-03-14T18:40:00Z">
        <w:r w:rsidRPr="00996951">
          <w:rPr>
            <w:rFonts w:ascii="Arial" w:hAnsi="Arial" w:cs="Arial"/>
            <w:rPrChange w:id="4228" w:author="Elias de Moraes Fernandes" w:date="2016-07-07T10:33:00Z">
              <w:rPr/>
            </w:rPrChange>
          </w:rPr>
          <w:fldChar w:fldCharType="end"/>
        </w:r>
        <w:r w:rsidRPr="00996951">
          <w:rPr>
            <w:rFonts w:ascii="Arial" w:hAnsi="Arial" w:cs="Arial"/>
            <w:rPrChange w:id="4229" w:author="Elias de Moraes Fernandes" w:date="2016-07-07T10:33:00Z">
              <w:rPr/>
            </w:rPrChange>
          </w:rPr>
          <w:t xml:space="preserve">  - Camera Side View </w:t>
        </w:r>
        <w:proofErr w:type="spellStart"/>
        <w:r w:rsidRPr="00996951">
          <w:rPr>
            <w:rFonts w:ascii="Arial" w:hAnsi="Arial" w:cs="Arial"/>
            <w:rPrChange w:id="4230" w:author="Elias de Moraes Fernandes" w:date="2016-07-07T10:33:00Z">
              <w:rPr/>
            </w:rPrChange>
          </w:rPr>
          <w:t>usando</w:t>
        </w:r>
        <w:proofErr w:type="spellEnd"/>
        <w:r w:rsidRPr="00996951">
          <w:rPr>
            <w:rFonts w:ascii="Arial" w:hAnsi="Arial" w:cs="Arial"/>
            <w:rPrChange w:id="4231" w:author="Elias de Moraes Fernandes" w:date="2016-07-07T10:33:00Z">
              <w:rPr/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rPrChange w:id="4232" w:author="Elias de Moraes Fernandes" w:date="2016-07-07T10:33:00Z">
              <w:rPr/>
            </w:rPrChange>
          </w:rPr>
          <w:t>propor</w:t>
        </w:r>
        <w:r w:rsidRPr="00996951">
          <w:rPr>
            <w:rFonts w:ascii="Arial" w:eastAsia="Calibri" w:hAnsi="Arial" w:cs="Arial"/>
            <w:rPrChange w:id="4233" w:author="Elias de Moraes Fernandes" w:date="2016-07-07T10:33:00Z">
              <w:rPr/>
            </w:rPrChange>
          </w:rPr>
          <w:t>ção</w:t>
        </w:r>
      </w:ins>
      <w:proofErr w:type="spellEnd"/>
    </w:p>
    <w:p w14:paraId="65F316A0" w14:textId="3A39E97C" w:rsidR="005E6EDF" w:rsidRPr="00996951" w:rsidRDefault="005E6EDF" w:rsidP="004D7A31">
      <w:pPr>
        <w:pStyle w:val="Caption"/>
        <w:rPr>
          <w:lang w:val="pt-BR"/>
          <w:rPrChange w:id="4234" w:author="Elias de Moraes Fernandes" w:date="2016-07-07T10:33:00Z">
            <w:rPr>
              <w:sz w:val="28"/>
              <w:lang w:val="pt-BR"/>
            </w:rPr>
          </w:rPrChange>
        </w:rPr>
        <w:pPrChange w:id="4235" w:author="Elias de Moraes Fernandes" w:date="2016-07-07T12:06:00Z">
          <w:pPr/>
        </w:pPrChange>
      </w:pPr>
      <w:del w:id="4236" w:author="Elias de Moraes Fernandes" w:date="2016-07-07T12:01:00Z">
        <w:r w:rsidRPr="00996951" w:rsidDel="00286044">
          <w:rPr>
            <w:lang w:val="pt-BR"/>
            <w:rPrChange w:id="4237" w:author="Elias de Moraes Fernandes" w:date="2016-07-07T10:33:00Z">
              <w:rPr>
                <w:sz w:val="28"/>
                <w:lang w:val="pt-BR"/>
              </w:rPr>
            </w:rPrChange>
          </w:rPr>
          <w:br w:type="page"/>
        </w:r>
      </w:del>
    </w:p>
    <w:p w14:paraId="39B7F57B" w14:textId="3BA6E403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4238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4239" w:name="_Toc442190684"/>
      <w:r w:rsidRPr="00996951">
        <w:rPr>
          <w:rFonts w:ascii="Arial" w:hAnsi="Arial" w:cs="Arial"/>
          <w:b/>
          <w:sz w:val="40"/>
          <w:lang w:val="pt-BR"/>
          <w:rPrChange w:id="4240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Universo do Jogo</w:t>
      </w:r>
      <w:bookmarkEnd w:id="4239"/>
    </w:p>
    <w:p w14:paraId="6151451A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4241" w:author="Elias de Moraes Fernandes" w:date="2016-07-07T10:33:00Z">
            <w:rPr>
              <w:sz w:val="28"/>
              <w:lang w:val="pt-BR"/>
            </w:rPr>
          </w:rPrChange>
        </w:rPr>
      </w:pPr>
    </w:p>
    <w:p w14:paraId="05D4D2FC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242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243" w:author="Elias de Moraes Fernandes" w:date="2016-07-07T10:33:00Z">
            <w:rPr>
              <w:sz w:val="24"/>
              <w:lang w:val="pt-BR"/>
            </w:rPr>
          </w:rPrChange>
        </w:rPr>
        <w:t>- Descri</w:t>
      </w:r>
      <w:r w:rsidRPr="00996951">
        <w:rPr>
          <w:rFonts w:ascii="Arial" w:eastAsia="Calibri" w:hAnsi="Arial" w:cs="Arial"/>
          <w:sz w:val="24"/>
          <w:lang w:val="pt-BR"/>
          <w:rPrChange w:id="4244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424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46" w:author="Elias de Moraes Fernandes" w:date="2016-07-07T10:33:00Z">
            <w:rPr>
              <w:sz w:val="24"/>
              <w:lang w:val="pt-BR"/>
            </w:rPr>
          </w:rPrChange>
        </w:rPr>
        <w:t>e</w:t>
      </w:r>
      <w:r w:rsidRPr="00996951">
        <w:rPr>
          <w:rFonts w:ascii="Arial" w:hAnsi="Arial" w:cs="Arial"/>
          <w:sz w:val="24"/>
          <w:lang w:val="pt-BR"/>
          <w:rPrChange w:id="424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48" w:author="Elias de Moraes Fernandes" w:date="2016-07-07T10:33:00Z">
            <w:rPr>
              <w:sz w:val="24"/>
              <w:lang w:val="pt-BR"/>
            </w:rPr>
          </w:rPrChange>
        </w:rPr>
        <w:t>ilustração</w:t>
      </w:r>
      <w:r w:rsidRPr="00996951">
        <w:rPr>
          <w:rFonts w:ascii="Arial" w:hAnsi="Arial" w:cs="Arial"/>
          <w:sz w:val="24"/>
          <w:lang w:val="pt-BR"/>
          <w:rPrChange w:id="424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50" w:author="Elias de Moraes Fernandes" w:date="2016-07-07T10:33:00Z">
            <w:rPr>
              <w:sz w:val="24"/>
              <w:lang w:val="pt-BR"/>
            </w:rPr>
          </w:rPrChange>
        </w:rPr>
        <w:t>dos</w:t>
      </w:r>
      <w:r w:rsidRPr="00996951">
        <w:rPr>
          <w:rFonts w:ascii="Arial" w:hAnsi="Arial" w:cs="Arial"/>
          <w:sz w:val="24"/>
          <w:lang w:val="pt-BR"/>
          <w:rPrChange w:id="425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52" w:author="Elias de Moraes Fernandes" w:date="2016-07-07T10:33:00Z">
            <w:rPr>
              <w:sz w:val="24"/>
              <w:lang w:val="pt-BR"/>
            </w:rPr>
          </w:rPrChange>
        </w:rPr>
        <w:t>cenários</w:t>
      </w:r>
      <w:r w:rsidRPr="00996951">
        <w:rPr>
          <w:rFonts w:ascii="Arial" w:hAnsi="Arial" w:cs="Arial"/>
          <w:sz w:val="24"/>
          <w:lang w:val="pt-BR"/>
          <w:rPrChange w:id="425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54" w:author="Elias de Moraes Fernandes" w:date="2016-07-07T10:33:00Z">
            <w:rPr>
              <w:sz w:val="24"/>
              <w:lang w:val="pt-BR"/>
            </w:rPr>
          </w:rPrChange>
        </w:rPr>
        <w:t>do</w:t>
      </w:r>
      <w:r w:rsidRPr="00996951">
        <w:rPr>
          <w:rFonts w:ascii="Arial" w:hAnsi="Arial" w:cs="Arial"/>
          <w:sz w:val="24"/>
          <w:lang w:val="pt-BR"/>
          <w:rPrChange w:id="425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56" w:author="Elias de Moraes Fernandes" w:date="2016-07-07T10:33:00Z">
            <w:rPr>
              <w:sz w:val="24"/>
              <w:lang w:val="pt-BR"/>
            </w:rPr>
          </w:rPrChange>
        </w:rPr>
        <w:t>jogo;</w:t>
      </w:r>
      <w:r w:rsidRPr="00996951">
        <w:rPr>
          <w:rFonts w:ascii="Arial" w:hAnsi="Arial" w:cs="Arial"/>
          <w:sz w:val="24"/>
          <w:lang w:val="pt-BR"/>
          <w:rPrChange w:id="42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</w:p>
    <w:p w14:paraId="50AECD89" w14:textId="4DBBD3A4" w:rsidR="0077658F" w:rsidRPr="00996951" w:rsidRDefault="00100E26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258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259" w:author="Elias de Moraes Fernandes" w:date="2016-07-07T10:33:00Z">
            <w:rPr>
              <w:sz w:val="24"/>
              <w:lang w:val="pt-BR"/>
            </w:rPr>
          </w:rPrChange>
        </w:rPr>
        <w:t>O cen</w:t>
      </w:r>
      <w:r w:rsidRPr="00996951">
        <w:rPr>
          <w:rFonts w:ascii="Arial" w:eastAsia="Calibri" w:hAnsi="Arial" w:cs="Arial"/>
          <w:sz w:val="24"/>
          <w:lang w:val="pt-BR"/>
          <w:rPrChange w:id="4260" w:author="Elias de Moraes Fernandes" w:date="2016-07-07T10:33:00Z">
            <w:rPr>
              <w:sz w:val="24"/>
              <w:lang w:val="pt-BR"/>
            </w:rPr>
          </w:rPrChange>
        </w:rPr>
        <w:t>ário</w:t>
      </w:r>
      <w:r w:rsidRPr="00996951">
        <w:rPr>
          <w:rFonts w:ascii="Arial" w:hAnsi="Arial" w:cs="Arial"/>
          <w:sz w:val="24"/>
          <w:lang w:val="pt-BR"/>
          <w:rPrChange w:id="426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62" w:author="Elias de Moraes Fernandes" w:date="2016-07-07T10:33:00Z">
            <w:rPr>
              <w:sz w:val="24"/>
              <w:lang w:val="pt-BR"/>
            </w:rPr>
          </w:rPrChange>
        </w:rPr>
        <w:t>proposto</w:t>
      </w:r>
      <w:r w:rsidRPr="00996951">
        <w:rPr>
          <w:rFonts w:ascii="Arial" w:hAnsi="Arial" w:cs="Arial"/>
          <w:sz w:val="24"/>
          <w:lang w:val="pt-BR"/>
          <w:rPrChange w:id="426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264" w:author="Elias de Moraes Fernandes" w:date="2016-07-07T10:33:00Z">
            <w:rPr>
              <w:sz w:val="24"/>
              <w:lang w:val="pt-BR"/>
            </w:rPr>
          </w:rPrChange>
        </w:rPr>
        <w:t>é</w:t>
      </w:r>
      <w:r w:rsidRPr="00996951">
        <w:rPr>
          <w:rFonts w:ascii="Arial" w:hAnsi="Arial" w:cs="Arial"/>
          <w:sz w:val="24"/>
          <w:lang w:val="pt-BR"/>
          <w:rPrChange w:id="426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4266" w:author="Elias De Moraes Fernandes" w:date="2016-07-06T16:03:00Z">
        <w:r w:rsidRPr="00996951" w:rsidDel="005C4991">
          <w:rPr>
            <w:rFonts w:ascii="Arial" w:hAnsi="Arial" w:cs="Arial"/>
            <w:sz w:val="24"/>
            <w:lang w:val="pt-BR"/>
            <w:rPrChange w:id="4267" w:author="Elias de Moraes Fernandes" w:date="2016-07-07T10:33:00Z">
              <w:rPr>
                <w:sz w:val="24"/>
                <w:lang w:val="pt-BR"/>
              </w:rPr>
            </w:rPrChange>
          </w:rPr>
          <w:delText>embaixo da terra</w:delText>
        </w:r>
      </w:del>
      <w:ins w:id="4268" w:author="Elias De Moraes Fernandes" w:date="2016-07-06T16:03:00Z">
        <w:r w:rsidR="005C4991" w:rsidRPr="00996951">
          <w:rPr>
            <w:rFonts w:ascii="Arial" w:hAnsi="Arial" w:cs="Arial"/>
            <w:sz w:val="24"/>
            <w:lang w:val="pt-BR"/>
            <w:rPrChange w:id="4269" w:author="Elias de Moraes Fernandes" w:date="2016-07-07T10:33:00Z">
              <w:rPr>
                <w:sz w:val="24"/>
                <w:lang w:val="pt-BR"/>
              </w:rPr>
            </w:rPrChange>
          </w:rPr>
          <w:t>dentro do um minhoc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70" w:author="Elias de Moraes Fernandes" w:date="2016-07-07T10:33:00Z">
              <w:rPr>
                <w:sz w:val="24"/>
                <w:lang w:val="pt-BR"/>
              </w:rPr>
            </w:rPrChange>
          </w:rPr>
          <w:t>ário,</w:t>
        </w:r>
        <w:r w:rsidR="005C4991" w:rsidRPr="00996951">
          <w:rPr>
            <w:rFonts w:ascii="Arial" w:hAnsi="Arial" w:cs="Arial"/>
            <w:sz w:val="24"/>
            <w:lang w:val="pt-BR"/>
            <w:rPrChange w:id="427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72" w:author="Elias de Moraes Fernandes" w:date="2016-07-07T10:33:00Z">
              <w:rPr>
                <w:sz w:val="24"/>
                <w:lang w:val="pt-BR"/>
              </w:rPr>
            </w:rPrChange>
          </w:rPr>
          <w:t>também</w:t>
        </w:r>
        <w:r w:rsidR="005C4991" w:rsidRPr="00996951">
          <w:rPr>
            <w:rFonts w:ascii="Arial" w:hAnsi="Arial" w:cs="Arial"/>
            <w:sz w:val="24"/>
            <w:lang w:val="pt-BR"/>
            <w:rPrChange w:id="427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74" w:author="Elias de Moraes Fernandes" w:date="2016-07-07T10:33:00Z">
              <w:rPr>
                <w:sz w:val="24"/>
                <w:lang w:val="pt-BR"/>
              </w:rPr>
            </w:rPrChange>
          </w:rPr>
          <w:t>conhecido</w:t>
        </w:r>
        <w:r w:rsidR="005C4991" w:rsidRPr="00996951">
          <w:rPr>
            <w:rFonts w:ascii="Arial" w:hAnsi="Arial" w:cs="Arial"/>
            <w:sz w:val="24"/>
            <w:lang w:val="pt-BR"/>
            <w:rPrChange w:id="427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76" w:author="Elias de Moraes Fernandes" w:date="2016-07-07T10:33:00Z">
              <w:rPr>
                <w:sz w:val="24"/>
                <w:lang w:val="pt-BR"/>
              </w:rPr>
            </w:rPrChange>
          </w:rPr>
          <w:t>como</w:t>
        </w:r>
        <w:r w:rsidR="005C4991" w:rsidRPr="00996951">
          <w:rPr>
            <w:rFonts w:ascii="Arial" w:hAnsi="Arial" w:cs="Arial"/>
            <w:sz w:val="24"/>
            <w:lang w:val="pt-BR"/>
            <w:rPrChange w:id="427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78" w:author="Elias de Moraes Fernandes" w:date="2016-07-07T10:33:00Z">
              <w:rPr>
                <w:sz w:val="24"/>
                <w:lang w:val="pt-BR"/>
              </w:rPr>
            </w:rPrChange>
          </w:rPr>
          <w:t>vermicomposteira</w:t>
        </w:r>
      </w:ins>
      <w:r w:rsidRPr="00996951">
        <w:rPr>
          <w:rFonts w:ascii="Arial" w:hAnsi="Arial" w:cs="Arial"/>
          <w:sz w:val="24"/>
          <w:lang w:val="pt-BR"/>
          <w:rPrChange w:id="4279" w:author="Elias de Moraes Fernandes" w:date="2016-07-07T10:33:00Z">
            <w:rPr>
              <w:sz w:val="24"/>
              <w:lang w:val="pt-BR"/>
            </w:rPr>
          </w:rPrChange>
        </w:rPr>
        <w:t xml:space="preserve">. Quase tudo se passa </w:t>
      </w:r>
      <w:del w:id="4280" w:author="Elias De Moraes Fernandes" w:date="2016-07-06T16:04:00Z">
        <w:r w:rsidRPr="00996951" w:rsidDel="005C4991">
          <w:rPr>
            <w:rFonts w:ascii="Arial" w:hAnsi="Arial" w:cs="Arial"/>
            <w:sz w:val="24"/>
            <w:lang w:val="pt-BR"/>
            <w:rPrChange w:id="4281" w:author="Elias de Moraes Fernandes" w:date="2016-07-07T10:33:00Z">
              <w:rPr>
                <w:sz w:val="24"/>
                <w:lang w:val="pt-BR"/>
              </w:rPr>
            </w:rPrChange>
          </w:rPr>
          <w:delText xml:space="preserve">embaixo </w:delText>
        </w:r>
      </w:del>
      <w:ins w:id="4282" w:author="Elias De Moraes Fernandes" w:date="2016-07-06T16:04:00Z">
        <w:r w:rsidR="005C4991" w:rsidRPr="00996951">
          <w:rPr>
            <w:rFonts w:ascii="Arial" w:hAnsi="Arial" w:cs="Arial"/>
            <w:sz w:val="24"/>
            <w:lang w:val="pt-BR"/>
            <w:rPrChange w:id="4283" w:author="Elias de Moraes Fernandes" w:date="2016-07-07T10:33:00Z">
              <w:rPr>
                <w:sz w:val="24"/>
                <w:lang w:val="pt-BR"/>
              </w:rPr>
            </w:rPrChange>
          </w:rPr>
          <w:t>dentro</w:t>
        </w:r>
      </w:ins>
      <w:del w:id="4284" w:author="Elias De Moraes Fernandes" w:date="2016-07-06T16:04:00Z">
        <w:r w:rsidRPr="00996951" w:rsidDel="005C4991">
          <w:rPr>
            <w:rFonts w:ascii="Arial" w:hAnsi="Arial" w:cs="Arial"/>
            <w:sz w:val="24"/>
            <w:lang w:val="pt-BR"/>
            <w:rPrChange w:id="4285" w:author="Elias de Moraes Fernandes" w:date="2016-07-07T10:33:00Z">
              <w:rPr>
                <w:sz w:val="24"/>
                <w:lang w:val="pt-BR"/>
              </w:rPr>
            </w:rPrChange>
          </w:rPr>
          <w:delText>da terra</w:delText>
        </w:r>
      </w:del>
      <w:ins w:id="4286" w:author="Elias De Moraes Fernandes" w:date="2016-07-06T16:04:00Z">
        <w:r w:rsidR="005C4991" w:rsidRPr="00996951">
          <w:rPr>
            <w:rFonts w:ascii="Arial" w:hAnsi="Arial" w:cs="Arial"/>
            <w:sz w:val="24"/>
            <w:lang w:val="pt-BR"/>
            <w:rPrChange w:id="4287" w:author="Elias de Moraes Fernandes" w:date="2016-07-07T10:33:00Z">
              <w:rPr>
                <w:sz w:val="24"/>
                <w:lang w:val="pt-BR"/>
              </w:rPr>
            </w:rPrChange>
          </w:rPr>
          <w:t xml:space="preserve"> do minhoc</w:t>
        </w:r>
        <w:r w:rsidR="005C4991" w:rsidRPr="00996951">
          <w:rPr>
            <w:rFonts w:ascii="Arial" w:eastAsia="Calibri" w:hAnsi="Arial" w:cs="Arial"/>
            <w:sz w:val="24"/>
            <w:lang w:val="pt-BR"/>
            <w:rPrChange w:id="4288" w:author="Elias de Moraes Fernandes" w:date="2016-07-07T10:33:00Z">
              <w:rPr>
                <w:sz w:val="24"/>
                <w:lang w:val="pt-BR"/>
              </w:rPr>
            </w:rPrChange>
          </w:rPr>
          <w:t>ári</w:t>
        </w:r>
        <w:r w:rsidR="005C4991" w:rsidRPr="00996951">
          <w:rPr>
            <w:rFonts w:ascii="Arial" w:hAnsi="Arial" w:cs="Arial"/>
            <w:sz w:val="24"/>
            <w:lang w:val="pt-BR"/>
            <w:rPrChange w:id="4289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</w:ins>
      <w:r w:rsidRPr="00996951">
        <w:rPr>
          <w:rFonts w:ascii="Arial" w:hAnsi="Arial" w:cs="Arial"/>
          <w:sz w:val="24"/>
          <w:lang w:val="pt-BR"/>
          <w:rPrChange w:id="4290" w:author="Elias de Moraes Fernandes" w:date="2016-07-07T10:33:00Z">
            <w:rPr>
              <w:sz w:val="24"/>
              <w:lang w:val="pt-BR"/>
            </w:rPr>
          </w:rPrChange>
        </w:rPr>
        <w:t xml:space="preserve">, exceto </w:t>
      </w:r>
      <w:r w:rsidR="002463E2" w:rsidRPr="00996951">
        <w:rPr>
          <w:rFonts w:ascii="Arial" w:hAnsi="Arial" w:cs="Arial"/>
          <w:sz w:val="24"/>
          <w:lang w:val="pt-BR"/>
          <w:rPrChange w:id="4291" w:author="Elias de Moraes Fernandes" w:date="2016-07-07T10:33:00Z">
            <w:rPr>
              <w:sz w:val="24"/>
              <w:lang w:val="pt-BR"/>
            </w:rPr>
          </w:rPrChange>
        </w:rPr>
        <w:t xml:space="preserve">nas fases que </w:t>
      </w:r>
      <w:r w:rsidRPr="00996951">
        <w:rPr>
          <w:rFonts w:ascii="Arial" w:hAnsi="Arial" w:cs="Arial"/>
          <w:sz w:val="24"/>
          <w:lang w:val="pt-BR"/>
          <w:rPrChange w:id="4292" w:author="Elias de Moraes Fernandes" w:date="2016-07-07T10:33:00Z">
            <w:rPr>
              <w:sz w:val="24"/>
              <w:lang w:val="pt-BR"/>
            </w:rPr>
          </w:rPrChange>
        </w:rPr>
        <w:t>p</w:t>
      </w:r>
      <w:r w:rsidRPr="00996951">
        <w:rPr>
          <w:rFonts w:ascii="Arial" w:eastAsia="Calibri" w:hAnsi="Arial" w:cs="Arial"/>
          <w:sz w:val="24"/>
          <w:lang w:val="pt-BR"/>
          <w:rPrChange w:id="4293" w:author="Elias de Moraes Fernandes" w:date="2016-07-07T10:33:00Z">
            <w:rPr>
              <w:sz w:val="24"/>
              <w:lang w:val="pt-BR"/>
            </w:rPr>
          </w:rPrChange>
        </w:rPr>
        <w:t>á</w:t>
      </w:r>
      <w:r w:rsidR="00F643AC" w:rsidRPr="00996951">
        <w:rPr>
          <w:rFonts w:ascii="Arial" w:hAnsi="Arial" w:cs="Arial"/>
          <w:sz w:val="24"/>
          <w:lang w:val="pt-BR"/>
          <w:rPrChange w:id="4294" w:author="Elias de Moraes Fernandes" w:date="2016-07-07T10:33:00Z">
            <w:rPr>
              <w:sz w:val="24"/>
              <w:lang w:val="pt-BR"/>
            </w:rPr>
          </w:rPrChange>
        </w:rPr>
        <w:t>ssaros aparecem.</w:t>
      </w:r>
      <w:del w:id="4295" w:author="Elias De Moraes Fernandes" w:date="2016-07-06T16:04:00Z">
        <w:r w:rsidR="00F643AC" w:rsidRPr="00996951" w:rsidDel="00021D0A">
          <w:rPr>
            <w:rFonts w:ascii="Arial" w:hAnsi="Arial" w:cs="Arial"/>
            <w:sz w:val="24"/>
            <w:lang w:val="pt-BR"/>
            <w:rPrChange w:id="42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Nessas cenas, aparecer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297" w:author="Elias de Moraes Fernandes" w:date="2016-07-07T10:33:00Z">
              <w:rPr>
                <w:sz w:val="24"/>
                <w:lang w:val="pt-BR"/>
              </w:rPr>
            </w:rPrChange>
          </w:rPr>
          <w:delText>á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2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299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01" w:author="Elias de Moraes Fernandes" w:date="2016-07-07T10:33:00Z">
              <w:rPr>
                <w:sz w:val="24"/>
                <w:lang w:val="pt-BR"/>
              </w:rPr>
            </w:rPrChange>
          </w:rPr>
          <w:delText>pouco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03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05" w:author="Elias de Moraes Fernandes" w:date="2016-07-07T10:33:00Z">
              <w:rPr>
                <w:sz w:val="24"/>
                <w:lang w:val="pt-BR"/>
              </w:rPr>
            </w:rPrChange>
          </w:rPr>
          <w:delText>ambiente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07" w:author="Elias de Moraes Fernandes" w:date="2016-07-07T10:33:00Z">
              <w:rPr>
                <w:sz w:val="24"/>
                <w:lang w:val="pt-BR"/>
              </w:rPr>
            </w:rPrChange>
          </w:rPr>
          <w:delText>acima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09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="00F643AC" w:rsidRPr="00996951" w:rsidDel="00021D0A">
          <w:rPr>
            <w:rFonts w:ascii="Arial" w:hAnsi="Arial" w:cs="Arial"/>
            <w:sz w:val="24"/>
            <w:lang w:val="pt-BR"/>
            <w:rPrChange w:id="43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="00F643AC" w:rsidRPr="00996951" w:rsidDel="00021D0A">
          <w:rPr>
            <w:rFonts w:ascii="Arial" w:eastAsia="Calibri" w:hAnsi="Arial" w:cs="Arial"/>
            <w:sz w:val="24"/>
            <w:lang w:val="pt-BR"/>
            <w:rPrChange w:id="4311" w:author="Elias de Moraes Fernandes" w:date="2016-07-07T10:33:00Z">
              <w:rPr>
                <w:sz w:val="24"/>
                <w:lang w:val="pt-BR"/>
              </w:rPr>
            </w:rPrChange>
          </w:rPr>
          <w:delText>terra.</w:delText>
        </w:r>
      </w:del>
    </w:p>
    <w:p w14:paraId="5D0FDF41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12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13" w:author="Elias de Moraes Fernandes" w:date="2016-07-07T10:33:00Z">
            <w:rPr>
              <w:sz w:val="24"/>
              <w:lang w:val="pt-BR"/>
            </w:rPr>
          </w:rPrChange>
        </w:rPr>
        <w:t>- Como as fases do jogo est</w:t>
      </w:r>
      <w:r w:rsidRPr="00996951">
        <w:rPr>
          <w:rFonts w:ascii="Arial" w:eastAsia="Calibri" w:hAnsi="Arial" w:cs="Arial"/>
          <w:sz w:val="24"/>
          <w:lang w:val="pt-BR"/>
          <w:rPrChange w:id="4314" w:author="Elias de Moraes Fernandes" w:date="2016-07-07T10:33:00Z">
            <w:rPr>
              <w:sz w:val="24"/>
              <w:lang w:val="pt-BR"/>
            </w:rPr>
          </w:rPrChange>
        </w:rPr>
        <w:t>ão</w:t>
      </w:r>
      <w:r w:rsidRPr="00996951">
        <w:rPr>
          <w:rFonts w:ascii="Arial" w:hAnsi="Arial" w:cs="Arial"/>
          <w:sz w:val="24"/>
          <w:lang w:val="pt-BR"/>
          <w:rPrChange w:id="431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16" w:author="Elias de Moraes Fernandes" w:date="2016-07-07T10:33:00Z">
            <w:rPr>
              <w:sz w:val="24"/>
              <w:lang w:val="pt-BR"/>
            </w:rPr>
          </w:rPrChange>
        </w:rPr>
        <w:t>conectadas?</w:t>
      </w:r>
    </w:p>
    <w:p w14:paraId="44F49C53" w14:textId="58258522" w:rsidR="0077658F" w:rsidRPr="00996951" w:rsidRDefault="007805CA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en-CA"/>
          <w:rPrChange w:id="4317" w:author="Elias de Moraes Fernandes" w:date="2016-07-07T10:33:00Z">
            <w:rPr>
              <w:sz w:val="24"/>
              <w:lang w:val="en-CA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18" w:author="Elias de Moraes Fernandes" w:date="2016-07-07T10:33:00Z">
            <w:rPr>
              <w:sz w:val="24"/>
              <w:lang w:val="pt-BR"/>
            </w:rPr>
          </w:rPrChange>
        </w:rPr>
        <w:t>Cada fase tem um objetivo espec</w:t>
      </w:r>
      <w:r w:rsidRPr="00996951">
        <w:rPr>
          <w:rFonts w:ascii="Arial" w:eastAsia="Calibri" w:hAnsi="Arial" w:cs="Arial"/>
          <w:sz w:val="24"/>
          <w:lang w:val="pt-BR"/>
          <w:rPrChange w:id="4319" w:author="Elias de Moraes Fernandes" w:date="2016-07-07T10:33:00Z">
            <w:rPr>
              <w:sz w:val="24"/>
              <w:lang w:val="pt-BR"/>
            </w:rPr>
          </w:rPrChange>
        </w:rPr>
        <w:t>ífico,</w:t>
      </w:r>
      <w:r w:rsidRPr="00996951">
        <w:rPr>
          <w:rFonts w:ascii="Arial" w:hAnsi="Arial" w:cs="Arial"/>
          <w:sz w:val="24"/>
          <w:lang w:val="pt-BR"/>
          <w:rPrChange w:id="432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hAnsi="Arial" w:cs="Arial"/>
          <w:sz w:val="24"/>
          <w:lang w:val="pt-BR"/>
          <w:rPrChange w:id="4321" w:author="Elias de Moraes Fernandes" w:date="2016-07-07T10:33:00Z">
            <w:rPr>
              <w:sz w:val="24"/>
              <w:lang w:val="pt-BR"/>
            </w:rPr>
          </w:rPrChange>
        </w:rPr>
        <w:t>por</w:t>
      </w:r>
      <w:r w:rsidR="00186B85" w:rsidRPr="00996951">
        <w:rPr>
          <w:rFonts w:ascii="Arial" w:eastAsia="Calibri" w:hAnsi="Arial" w:cs="Arial"/>
          <w:sz w:val="24"/>
          <w:lang w:val="pt-BR"/>
          <w:rPrChange w:id="4322" w:author="Elias de Moraes Fernandes" w:date="2016-07-07T10:33:00Z">
            <w:rPr>
              <w:sz w:val="24"/>
              <w:lang w:val="pt-BR"/>
            </w:rPr>
          </w:rPrChange>
        </w:rPr>
        <w:t>ém</w:t>
      </w:r>
      <w:r w:rsidR="00186B85" w:rsidRPr="00996951">
        <w:rPr>
          <w:rFonts w:ascii="Arial" w:hAnsi="Arial" w:cs="Arial"/>
          <w:sz w:val="24"/>
          <w:lang w:val="pt-BR"/>
          <w:rPrChange w:id="432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24" w:author="Elias de Moraes Fernandes" w:date="2016-07-07T10:33:00Z">
            <w:rPr>
              <w:sz w:val="24"/>
              <w:lang w:val="pt-BR"/>
            </w:rPr>
          </w:rPrChange>
        </w:rPr>
        <w:t>em</w:t>
      </w:r>
      <w:r w:rsidR="00186B85" w:rsidRPr="00996951">
        <w:rPr>
          <w:rFonts w:ascii="Arial" w:hAnsi="Arial" w:cs="Arial"/>
          <w:sz w:val="24"/>
          <w:lang w:val="pt-BR"/>
          <w:rPrChange w:id="432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26" w:author="Elias de Moraes Fernandes" w:date="2016-07-07T10:33:00Z">
            <w:rPr>
              <w:sz w:val="24"/>
              <w:lang w:val="pt-BR"/>
            </w:rPr>
          </w:rPrChange>
        </w:rPr>
        <w:t>um</w:t>
      </w:r>
      <w:r w:rsidR="00186B85" w:rsidRPr="00996951">
        <w:rPr>
          <w:rFonts w:ascii="Arial" w:hAnsi="Arial" w:cs="Arial"/>
          <w:sz w:val="24"/>
          <w:lang w:val="pt-BR"/>
          <w:rPrChange w:id="432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28" w:author="Elias de Moraes Fernandes" w:date="2016-07-07T10:33:00Z">
            <w:rPr>
              <w:sz w:val="24"/>
              <w:lang w:val="pt-BR"/>
            </w:rPr>
          </w:rPrChange>
        </w:rPr>
        <w:t>ambiente</w:t>
      </w:r>
      <w:r w:rsidR="00186B85" w:rsidRPr="00996951">
        <w:rPr>
          <w:rFonts w:ascii="Arial" w:hAnsi="Arial" w:cs="Arial"/>
          <w:sz w:val="24"/>
          <w:lang w:val="pt-BR"/>
          <w:rPrChange w:id="432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30" w:author="Elias de Moraes Fernandes" w:date="2016-07-07T10:33:00Z">
            <w:rPr>
              <w:sz w:val="24"/>
              <w:lang w:val="pt-BR"/>
            </w:rPr>
          </w:rPrChange>
        </w:rPr>
        <w:t>só</w:t>
      </w:r>
      <w:r w:rsidR="00186B85" w:rsidRPr="00996951">
        <w:rPr>
          <w:rFonts w:ascii="Arial" w:hAnsi="Arial" w:cs="Arial"/>
          <w:sz w:val="24"/>
          <w:lang w:val="pt-BR"/>
          <w:rPrChange w:id="433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32" w:author="Elias de Moraes Fernandes" w:date="2016-07-07T10:33:00Z">
            <w:rPr>
              <w:sz w:val="24"/>
              <w:lang w:val="pt-BR"/>
            </w:rPr>
          </w:rPrChange>
        </w:rPr>
        <w:t>(cativeiro</w:t>
      </w:r>
      <w:r w:rsidR="00186B85" w:rsidRPr="00996951">
        <w:rPr>
          <w:rFonts w:ascii="Arial" w:hAnsi="Arial" w:cs="Arial"/>
          <w:sz w:val="24"/>
          <w:lang w:val="pt-BR"/>
          <w:rPrChange w:id="433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566DA" w:rsidRPr="00996951">
        <w:rPr>
          <w:rFonts w:ascii="Arial" w:hAnsi="Arial" w:cs="Arial"/>
          <w:sz w:val="24"/>
          <w:lang w:val="pt-BR"/>
          <w:rPrChange w:id="4334" w:author="Elias de Moraes Fernandes" w:date="2016-07-07T10:33:00Z">
            <w:rPr>
              <w:sz w:val="24"/>
              <w:lang w:val="pt-BR"/>
            </w:rPr>
          </w:rPrChange>
        </w:rPr>
        <w:t>de Nonda</w:t>
      </w:r>
      <w:r w:rsidR="00186B85" w:rsidRPr="00996951">
        <w:rPr>
          <w:rFonts w:ascii="Arial" w:hAnsi="Arial" w:cs="Arial"/>
          <w:sz w:val="24"/>
          <w:lang w:val="pt-BR"/>
          <w:rPrChange w:id="4335" w:author="Elias de Moraes Fernandes" w:date="2016-07-07T10:33:00Z">
            <w:rPr>
              <w:sz w:val="24"/>
              <w:lang w:val="pt-BR"/>
            </w:rPr>
          </w:rPrChange>
        </w:rPr>
        <w:t xml:space="preserve">). A fase </w:t>
      </w:r>
      <w:r w:rsidR="00186B85" w:rsidRPr="00996951">
        <w:rPr>
          <w:rFonts w:ascii="Arial" w:eastAsia="Calibri" w:hAnsi="Arial" w:cs="Arial"/>
          <w:sz w:val="24"/>
          <w:lang w:val="pt-BR"/>
          <w:rPrChange w:id="4336" w:author="Elias de Moraes Fernandes" w:date="2016-07-07T10:33:00Z">
            <w:rPr>
              <w:sz w:val="24"/>
              <w:lang w:val="pt-BR"/>
            </w:rPr>
          </w:rPrChange>
        </w:rPr>
        <w:t>é</w:t>
      </w:r>
      <w:r w:rsidR="00186B85" w:rsidRPr="00996951">
        <w:rPr>
          <w:rFonts w:ascii="Arial" w:hAnsi="Arial" w:cs="Arial"/>
          <w:sz w:val="24"/>
          <w:lang w:val="pt-BR"/>
          <w:rPrChange w:id="433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38" w:author="Elias de Moraes Fernandes" w:date="2016-07-07T10:33:00Z">
            <w:rPr>
              <w:sz w:val="24"/>
              <w:lang w:val="pt-BR"/>
            </w:rPr>
          </w:rPrChange>
        </w:rPr>
        <w:t>estilo</w:t>
      </w:r>
      <w:r w:rsidR="00186B85" w:rsidRPr="00996951">
        <w:rPr>
          <w:rFonts w:ascii="Arial" w:hAnsi="Arial" w:cs="Arial"/>
          <w:sz w:val="24"/>
          <w:lang w:val="pt-BR"/>
          <w:rPrChange w:id="433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86B85" w:rsidRPr="00996951">
        <w:rPr>
          <w:rFonts w:ascii="Arial" w:eastAsia="Calibri" w:hAnsi="Arial" w:cs="Arial"/>
          <w:sz w:val="24"/>
          <w:lang w:val="pt-BR"/>
          <w:rPrChange w:id="4340" w:author="Elias de Moraes Fernandes" w:date="2016-07-07T10:33:00Z">
            <w:rPr>
              <w:sz w:val="24"/>
              <w:lang w:val="pt-BR"/>
            </w:rPr>
          </w:rPrChange>
        </w:rPr>
        <w:t>progressão</w:t>
      </w:r>
      <w:r w:rsidR="00186B85" w:rsidRPr="00996951">
        <w:rPr>
          <w:rFonts w:ascii="Arial" w:hAnsi="Arial" w:cs="Arial"/>
          <w:sz w:val="24"/>
          <w:lang w:val="pt-BR"/>
          <w:rPrChange w:id="4341" w:author="Elias de Moraes Fernandes" w:date="2016-07-07T10:33:00Z">
            <w:rPr>
              <w:sz w:val="24"/>
              <w:lang w:val="pt-BR"/>
            </w:rPr>
          </w:rPrChange>
        </w:rPr>
        <w:t xml:space="preserve"> continuada, quer seja ao indicar qual comida a </w:t>
      </w:r>
      <w:r w:rsidR="00FF5CFF" w:rsidRPr="00996951">
        <w:rPr>
          <w:rFonts w:ascii="Arial" w:hAnsi="Arial" w:cs="Arial"/>
          <w:sz w:val="24"/>
          <w:lang w:val="pt-BR"/>
          <w:rPrChange w:id="4342" w:author="Elias de Moraes Fernandes" w:date="2016-07-07T10:33:00Z">
            <w:rPr>
              <w:sz w:val="24"/>
              <w:lang w:val="pt-BR"/>
            </w:rPr>
          </w:rPrChange>
        </w:rPr>
        <w:t>Nonda</w:t>
      </w:r>
      <w:r w:rsidR="00186B85" w:rsidRPr="00996951">
        <w:rPr>
          <w:rFonts w:ascii="Arial" w:hAnsi="Arial" w:cs="Arial"/>
          <w:sz w:val="24"/>
          <w:lang w:val="pt-BR"/>
          <w:rPrChange w:id="4343" w:author="Elias de Moraes Fernandes" w:date="2016-07-07T10:33:00Z">
            <w:rPr>
              <w:sz w:val="24"/>
              <w:lang w:val="pt-BR"/>
            </w:rPr>
          </w:rPrChange>
        </w:rPr>
        <w:t xml:space="preserve"> pode comer ou qual </w:t>
      </w:r>
      <w:del w:id="4344" w:author="Elias De Moraes Fernandes" w:date="2016-07-06T16:08:00Z">
        <w:r w:rsidR="00186B85" w:rsidRPr="00996951" w:rsidDel="005C6DE9">
          <w:rPr>
            <w:rFonts w:ascii="Arial" w:hAnsi="Arial" w:cs="Arial"/>
            <w:sz w:val="24"/>
            <w:lang w:val="pt-BR"/>
            <w:rPrChange w:id="4345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ins w:id="4346" w:author="Elias De Moraes Fernandes" w:date="2016-07-06T16:08:00Z">
        <w:r w:rsidR="005C6DE9" w:rsidRPr="00996951">
          <w:rPr>
            <w:rFonts w:ascii="Arial" w:hAnsi="Arial" w:cs="Arial"/>
            <w:sz w:val="24"/>
            <w:lang w:val="pt-BR"/>
            <w:rPrChange w:id="4347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r w:rsidR="00186B85" w:rsidRPr="00996951">
        <w:rPr>
          <w:rFonts w:ascii="Arial" w:hAnsi="Arial" w:cs="Arial"/>
          <w:sz w:val="24"/>
          <w:lang w:val="pt-BR"/>
          <w:rPrChange w:id="4348" w:author="Elias de Moraes Fernandes" w:date="2016-07-07T10:33:00Z">
            <w:rPr>
              <w:sz w:val="24"/>
              <w:lang w:val="pt-BR"/>
            </w:rPr>
          </w:rPrChange>
        </w:rPr>
        <w:t xml:space="preserve"> precisa ser derrotado ou fugir dos predadores.</w:t>
      </w:r>
    </w:p>
    <w:p w14:paraId="771E0294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49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50" w:author="Elias de Moraes Fernandes" w:date="2016-07-07T10:33:00Z">
            <w:rPr>
              <w:sz w:val="24"/>
              <w:lang w:val="pt-BR"/>
            </w:rPr>
          </w:rPrChange>
        </w:rPr>
        <w:t>- Qual a estrutura do mundo?</w:t>
      </w:r>
    </w:p>
    <w:p w14:paraId="1BBCB9B1" w14:textId="74792C4E" w:rsidR="00AC4EDC" w:rsidRPr="00996951" w:rsidRDefault="00AC4EDC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51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52" w:author="Elias de Moraes Fernandes" w:date="2016-07-07T10:33:00Z">
            <w:rPr>
              <w:sz w:val="24"/>
              <w:lang w:val="pt-BR"/>
            </w:rPr>
          </w:rPrChange>
        </w:rPr>
        <w:t>http://worms2d.info/images/thumb/1/1e/Screen_map_WWP_GBA.svg/680px-Screen_map_WWP_GBA.svg.png</w:t>
      </w:r>
    </w:p>
    <w:p w14:paraId="5555CD38" w14:textId="59240357" w:rsidR="0077658F" w:rsidRPr="00996951" w:rsidRDefault="00130776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53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54" w:author="Elias de Moraes Fernandes" w:date="2016-07-07T10:33:00Z">
            <w:rPr>
              <w:sz w:val="24"/>
              <w:lang w:val="pt-BR"/>
            </w:rPr>
          </w:rPrChange>
        </w:rPr>
        <w:t>http://worms2d.info/images/thumb/b/b0/Screen_map_WWP.svg/680px-Screen_map_WWP.svg.png</w:t>
      </w:r>
    </w:p>
    <w:p w14:paraId="57AEB515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55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56" w:author="Elias de Moraes Fernandes" w:date="2016-07-07T10:33:00Z">
            <w:rPr>
              <w:sz w:val="24"/>
              <w:lang w:val="pt-BR"/>
            </w:rPr>
          </w:rPrChange>
        </w:rPr>
        <w:t>- Qual a emo</w:t>
      </w:r>
      <w:r w:rsidRPr="00996951">
        <w:rPr>
          <w:rFonts w:ascii="Arial" w:eastAsia="Calibri" w:hAnsi="Arial" w:cs="Arial"/>
          <w:sz w:val="24"/>
          <w:lang w:val="pt-BR"/>
          <w:rPrChange w:id="4357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435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59" w:author="Elias de Moraes Fernandes" w:date="2016-07-07T10:33:00Z">
            <w:rPr>
              <w:sz w:val="24"/>
              <w:lang w:val="pt-BR"/>
            </w:rPr>
          </w:rPrChange>
        </w:rPr>
        <w:t>presente</w:t>
      </w:r>
      <w:r w:rsidRPr="00996951">
        <w:rPr>
          <w:rFonts w:ascii="Arial" w:hAnsi="Arial" w:cs="Arial"/>
          <w:sz w:val="24"/>
          <w:lang w:val="pt-BR"/>
          <w:rPrChange w:id="436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61" w:author="Elias de Moraes Fernandes" w:date="2016-07-07T10:33:00Z">
            <w:rPr>
              <w:sz w:val="24"/>
              <w:lang w:val="pt-BR"/>
            </w:rPr>
          </w:rPrChange>
        </w:rPr>
        <w:t>em</w:t>
      </w:r>
      <w:r w:rsidRPr="00996951">
        <w:rPr>
          <w:rFonts w:ascii="Arial" w:hAnsi="Arial" w:cs="Arial"/>
          <w:sz w:val="24"/>
          <w:lang w:val="pt-BR"/>
          <w:rPrChange w:id="436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63" w:author="Elias de Moraes Fernandes" w:date="2016-07-07T10:33:00Z">
            <w:rPr>
              <w:sz w:val="24"/>
              <w:lang w:val="pt-BR"/>
            </w:rPr>
          </w:rPrChange>
        </w:rPr>
        <w:t>cada</w:t>
      </w:r>
      <w:r w:rsidRPr="00996951">
        <w:rPr>
          <w:rFonts w:ascii="Arial" w:hAnsi="Arial" w:cs="Arial"/>
          <w:sz w:val="24"/>
          <w:lang w:val="pt-BR"/>
          <w:rPrChange w:id="436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65" w:author="Elias de Moraes Fernandes" w:date="2016-07-07T10:33:00Z">
            <w:rPr>
              <w:sz w:val="24"/>
              <w:lang w:val="pt-BR"/>
            </w:rPr>
          </w:rPrChange>
        </w:rPr>
        <w:t>ambiente?</w:t>
      </w:r>
    </w:p>
    <w:p w14:paraId="6465DB5E" w14:textId="4977D6EE" w:rsidR="0077658F" w:rsidRPr="00996951" w:rsidRDefault="005C4971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6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67" w:author="Elias de Moraes Fernandes" w:date="2016-07-07T10:33:00Z">
            <w:rPr>
              <w:sz w:val="24"/>
              <w:lang w:val="pt-BR"/>
            </w:rPr>
          </w:rPrChange>
        </w:rPr>
        <w:t>Na primeira fase</w:t>
      </w:r>
      <w:r w:rsidR="00110958" w:rsidRPr="00996951">
        <w:rPr>
          <w:rFonts w:ascii="Arial" w:hAnsi="Arial" w:cs="Arial"/>
          <w:sz w:val="24"/>
          <w:lang w:val="pt-BR"/>
          <w:rPrChange w:id="4368" w:author="Elias de Moraes Fernandes" w:date="2016-07-07T10:33:00Z">
            <w:rPr>
              <w:sz w:val="24"/>
              <w:lang w:val="pt-BR"/>
            </w:rPr>
          </w:rPrChange>
        </w:rPr>
        <w:t xml:space="preserve"> e segunda</w:t>
      </w:r>
      <w:r w:rsidR="006A4F63" w:rsidRPr="00996951">
        <w:rPr>
          <w:rFonts w:ascii="Arial" w:hAnsi="Arial" w:cs="Arial"/>
          <w:sz w:val="24"/>
          <w:lang w:val="pt-BR"/>
          <w:rPrChange w:id="4369" w:author="Elias de Moraes Fernandes" w:date="2016-07-07T10:33:00Z">
            <w:rPr>
              <w:sz w:val="24"/>
              <w:lang w:val="pt-BR"/>
            </w:rPr>
          </w:rPrChange>
        </w:rPr>
        <w:t xml:space="preserve">, o jogador </w:t>
      </w:r>
      <w:r w:rsidRPr="00996951">
        <w:rPr>
          <w:rFonts w:ascii="Arial" w:hAnsi="Arial" w:cs="Arial"/>
          <w:sz w:val="24"/>
          <w:lang w:val="pt-BR"/>
          <w:rPrChange w:id="4370" w:author="Elias de Moraes Fernandes" w:date="2016-07-07T10:33:00Z">
            <w:rPr>
              <w:sz w:val="24"/>
              <w:lang w:val="pt-BR"/>
            </w:rPr>
          </w:rPrChange>
        </w:rPr>
        <w:t>est</w:t>
      </w:r>
      <w:r w:rsidRPr="00996951">
        <w:rPr>
          <w:rFonts w:ascii="Arial" w:eastAsia="Calibri" w:hAnsi="Arial" w:cs="Arial"/>
          <w:sz w:val="24"/>
          <w:lang w:val="pt-BR"/>
          <w:rPrChange w:id="4371" w:author="Elias de Moraes Fernandes" w:date="2016-07-07T10:33:00Z">
            <w:rPr>
              <w:sz w:val="24"/>
              <w:lang w:val="pt-BR"/>
            </w:rPr>
          </w:rPrChange>
        </w:rPr>
        <w:t>á</w:t>
      </w:r>
      <w:r w:rsidRPr="00996951">
        <w:rPr>
          <w:rFonts w:ascii="Arial" w:hAnsi="Arial" w:cs="Arial"/>
          <w:sz w:val="24"/>
          <w:lang w:val="pt-BR"/>
          <w:rPrChange w:id="437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10958" w:rsidRPr="00996951">
        <w:rPr>
          <w:rFonts w:ascii="Arial" w:hAnsi="Arial" w:cs="Arial"/>
          <w:sz w:val="24"/>
          <w:lang w:val="pt-BR"/>
          <w:rPrChange w:id="4373" w:author="Elias de Moraes Fernandes" w:date="2016-07-07T10:33:00Z">
            <w:rPr>
              <w:sz w:val="24"/>
              <w:lang w:val="pt-BR"/>
            </w:rPr>
          </w:rPrChange>
        </w:rPr>
        <w:t>em primeiro contato com o jogo, no</w:t>
      </w:r>
      <w:r w:rsidRPr="00996951">
        <w:rPr>
          <w:rFonts w:ascii="Arial" w:hAnsi="Arial" w:cs="Arial"/>
          <w:sz w:val="24"/>
          <w:lang w:val="pt-BR"/>
          <w:rPrChange w:id="4374" w:author="Elias de Moraes Fernandes" w:date="2016-07-07T10:33:00Z">
            <w:rPr>
              <w:sz w:val="24"/>
              <w:lang w:val="pt-BR"/>
            </w:rPr>
          </w:rPrChange>
        </w:rPr>
        <w:t xml:space="preserve"> controle </w:t>
      </w:r>
      <w:del w:id="4375" w:author="Elias De Moraes Fernandes" w:date="2016-03-14T18:24:00Z">
        <w:r w:rsidRPr="00996951" w:rsidDel="00DC73DB">
          <w:rPr>
            <w:rFonts w:ascii="Arial" w:hAnsi="Arial" w:cs="Arial"/>
            <w:sz w:val="24"/>
            <w:lang w:val="pt-BR"/>
            <w:rPrChange w:id="43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entre </w:delText>
        </w:r>
      </w:del>
      <w:ins w:id="4377" w:author="Elias De Moraes Fernandes" w:date="2016-03-14T18:24:00Z">
        <w:r w:rsidR="00DC73DB" w:rsidRPr="00996951">
          <w:rPr>
            <w:rFonts w:ascii="Arial" w:hAnsi="Arial" w:cs="Arial"/>
            <w:sz w:val="24"/>
            <w:lang w:val="pt-BR"/>
            <w:rPrChange w:id="4378" w:author="Elias de Moraes Fernandes" w:date="2016-07-07T10:33:00Z">
              <w:rPr>
                <w:sz w:val="24"/>
                <w:lang w:val="pt-BR"/>
              </w:rPr>
            </w:rPrChange>
          </w:rPr>
          <w:t xml:space="preserve">para </w:t>
        </w:r>
      </w:ins>
      <w:r w:rsidRPr="00996951">
        <w:rPr>
          <w:rFonts w:ascii="Arial" w:hAnsi="Arial" w:cs="Arial"/>
          <w:sz w:val="24"/>
          <w:lang w:val="pt-BR"/>
          <w:rPrChange w:id="4379" w:author="Elias de Moraes Fernandes" w:date="2016-07-07T10:33:00Z">
            <w:rPr>
              <w:sz w:val="24"/>
              <w:lang w:val="pt-BR"/>
            </w:rPr>
          </w:rPrChange>
        </w:rPr>
        <w:t>pegar o alimento e fazer maior pontua</w:t>
      </w:r>
      <w:r w:rsidRPr="00996951">
        <w:rPr>
          <w:rFonts w:ascii="Arial" w:eastAsia="Calibri" w:hAnsi="Arial" w:cs="Arial"/>
          <w:sz w:val="24"/>
          <w:lang w:val="pt-BR"/>
          <w:rPrChange w:id="4380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="00110958" w:rsidRPr="00996951">
        <w:rPr>
          <w:rFonts w:ascii="Arial" w:hAnsi="Arial" w:cs="Arial"/>
          <w:sz w:val="24"/>
          <w:lang w:val="pt-BR"/>
          <w:rPrChange w:id="4381" w:author="Elias de Moraes Fernandes" w:date="2016-07-07T10:33:00Z">
            <w:rPr>
              <w:sz w:val="24"/>
              <w:lang w:val="pt-BR"/>
            </w:rPr>
          </w:rPrChange>
        </w:rPr>
        <w:t>.</w:t>
      </w:r>
    </w:p>
    <w:p w14:paraId="34445EA8" w14:textId="0EA36A2D" w:rsidR="00110958" w:rsidRPr="00996951" w:rsidRDefault="00110958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382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383" w:author="Elias de Moraes Fernandes" w:date="2016-07-07T10:33:00Z">
            <w:rPr>
              <w:sz w:val="24"/>
              <w:lang w:val="pt-BR"/>
            </w:rPr>
          </w:rPrChange>
        </w:rPr>
        <w:t xml:space="preserve">Nas fases 3 a 5, o jogador lida com </w:t>
      </w:r>
      <w:del w:id="4384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4385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4386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4387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4388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4389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4390" w:author="Elias de Moraes Fernandes" w:date="2016-07-07T10:33:00Z">
            <w:rPr>
              <w:sz w:val="24"/>
              <w:lang w:val="pt-BR"/>
            </w:rPr>
          </w:rPrChange>
        </w:rPr>
        <w:t xml:space="preserve"> de forma educativa, por exemplo, saber porque o sanguessuga n</w:t>
      </w:r>
      <w:r w:rsidRPr="00996951">
        <w:rPr>
          <w:rFonts w:ascii="Arial" w:eastAsia="Calibri" w:hAnsi="Arial" w:cs="Arial"/>
          <w:sz w:val="24"/>
          <w:lang w:val="pt-BR"/>
          <w:rPrChange w:id="4391" w:author="Elias de Moraes Fernandes" w:date="2016-07-07T10:33:00Z">
            <w:rPr>
              <w:sz w:val="24"/>
              <w:lang w:val="pt-BR"/>
            </w:rPr>
          </w:rPrChange>
        </w:rPr>
        <w:t>ão</w:t>
      </w:r>
      <w:r w:rsidRPr="00996951">
        <w:rPr>
          <w:rFonts w:ascii="Arial" w:hAnsi="Arial" w:cs="Arial"/>
          <w:sz w:val="24"/>
          <w:lang w:val="pt-BR"/>
          <w:rPrChange w:id="439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93" w:author="Elias de Moraes Fernandes" w:date="2016-07-07T10:33:00Z">
            <w:rPr>
              <w:sz w:val="24"/>
              <w:lang w:val="pt-BR"/>
            </w:rPr>
          </w:rPrChange>
        </w:rPr>
        <w:t>pode</w:t>
      </w:r>
      <w:r w:rsidRPr="00996951">
        <w:rPr>
          <w:rFonts w:ascii="Arial" w:hAnsi="Arial" w:cs="Arial"/>
          <w:sz w:val="24"/>
          <w:lang w:val="pt-BR"/>
          <w:rPrChange w:id="439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95" w:author="Elias de Moraes Fernandes" w:date="2016-07-07T10:33:00Z">
            <w:rPr>
              <w:sz w:val="24"/>
              <w:lang w:val="pt-BR"/>
            </w:rPr>
          </w:rPrChange>
        </w:rPr>
        <w:t>tocar</w:t>
      </w:r>
      <w:r w:rsidRPr="00996951">
        <w:rPr>
          <w:rFonts w:ascii="Arial" w:hAnsi="Arial" w:cs="Arial"/>
          <w:sz w:val="24"/>
          <w:lang w:val="pt-BR"/>
          <w:rPrChange w:id="439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97" w:author="Elias de Moraes Fernandes" w:date="2016-07-07T10:33:00Z">
            <w:rPr>
              <w:sz w:val="24"/>
              <w:lang w:val="pt-BR"/>
            </w:rPr>
          </w:rPrChange>
        </w:rPr>
        <w:t>na</w:t>
      </w:r>
      <w:r w:rsidRPr="00996951">
        <w:rPr>
          <w:rFonts w:ascii="Arial" w:hAnsi="Arial" w:cs="Arial"/>
          <w:sz w:val="24"/>
          <w:lang w:val="pt-BR"/>
          <w:rPrChange w:id="439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399" w:author="Elias de Moraes Fernandes" w:date="2016-07-07T10:33:00Z">
            <w:rPr>
              <w:sz w:val="24"/>
              <w:lang w:val="pt-BR"/>
            </w:rPr>
          </w:rPrChange>
        </w:rPr>
        <w:t>minhoca</w:t>
      </w:r>
      <w:r w:rsidRPr="00996951">
        <w:rPr>
          <w:rFonts w:ascii="Arial" w:hAnsi="Arial" w:cs="Arial"/>
          <w:sz w:val="24"/>
          <w:lang w:val="pt-BR"/>
          <w:rPrChange w:id="440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01" w:author="Elias de Moraes Fernandes" w:date="2016-07-07T10:33:00Z">
            <w:rPr>
              <w:sz w:val="24"/>
              <w:lang w:val="pt-BR"/>
            </w:rPr>
          </w:rPrChange>
        </w:rPr>
        <w:t>ou</w:t>
      </w:r>
      <w:r w:rsidRPr="00996951">
        <w:rPr>
          <w:rFonts w:ascii="Arial" w:hAnsi="Arial" w:cs="Arial"/>
          <w:sz w:val="24"/>
          <w:lang w:val="pt-BR"/>
          <w:rPrChange w:id="440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03" w:author="Elias de Moraes Fernandes" w:date="2016-07-07T10:33:00Z">
            <w:rPr>
              <w:sz w:val="24"/>
              <w:lang w:val="pt-BR"/>
            </w:rPr>
          </w:rPrChange>
        </w:rPr>
        <w:t>porque</w:t>
      </w:r>
      <w:r w:rsidRPr="00996951">
        <w:rPr>
          <w:rFonts w:ascii="Arial" w:hAnsi="Arial" w:cs="Arial"/>
          <w:sz w:val="24"/>
          <w:lang w:val="pt-BR"/>
          <w:rPrChange w:id="440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05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440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07" w:author="Elias de Moraes Fernandes" w:date="2016-07-07T10:33:00Z">
            <w:rPr>
              <w:sz w:val="24"/>
              <w:lang w:val="pt-BR"/>
            </w:rPr>
          </w:rPrChange>
        </w:rPr>
        <w:t>formiga</w:t>
      </w:r>
      <w:r w:rsidRPr="00996951">
        <w:rPr>
          <w:rFonts w:ascii="Arial" w:hAnsi="Arial" w:cs="Arial"/>
          <w:sz w:val="24"/>
          <w:lang w:val="pt-BR"/>
          <w:rPrChange w:id="440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09" w:author="Elias de Moraes Fernandes" w:date="2016-07-07T10:33:00Z">
            <w:rPr>
              <w:sz w:val="24"/>
              <w:lang w:val="pt-BR"/>
            </w:rPr>
          </w:rPrChange>
        </w:rPr>
        <w:t>não</w:t>
      </w:r>
      <w:r w:rsidRPr="00996951">
        <w:rPr>
          <w:rFonts w:ascii="Arial" w:hAnsi="Arial" w:cs="Arial"/>
          <w:sz w:val="24"/>
          <w:lang w:val="pt-BR"/>
          <w:rPrChange w:id="441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11" w:author="Elias de Moraes Fernandes" w:date="2016-07-07T10:33:00Z">
            <w:rPr>
              <w:sz w:val="24"/>
              <w:lang w:val="pt-BR"/>
            </w:rPr>
          </w:rPrChange>
        </w:rPr>
        <w:t>pode</w:t>
      </w:r>
      <w:r w:rsidRPr="00996951">
        <w:rPr>
          <w:rFonts w:ascii="Arial" w:hAnsi="Arial" w:cs="Arial"/>
          <w:sz w:val="24"/>
          <w:lang w:val="pt-BR"/>
          <w:rPrChange w:id="441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13" w:author="Elias de Moraes Fernandes" w:date="2016-07-07T10:33:00Z">
            <w:rPr>
              <w:sz w:val="24"/>
              <w:lang w:val="pt-BR"/>
            </w:rPr>
          </w:rPrChange>
        </w:rPr>
        <w:t>fazer</w:t>
      </w:r>
      <w:r w:rsidRPr="00996951">
        <w:rPr>
          <w:rFonts w:ascii="Arial" w:hAnsi="Arial" w:cs="Arial"/>
          <w:sz w:val="24"/>
          <w:lang w:val="pt-BR"/>
          <w:rPrChange w:id="441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15" w:author="Elias de Moraes Fernandes" w:date="2016-07-07T10:33:00Z">
            <w:rPr>
              <w:sz w:val="24"/>
              <w:lang w:val="pt-BR"/>
            </w:rPr>
          </w:rPrChange>
        </w:rPr>
        <w:t>ninho</w:t>
      </w:r>
      <w:r w:rsidRPr="00996951">
        <w:rPr>
          <w:rFonts w:ascii="Arial" w:hAnsi="Arial" w:cs="Arial"/>
          <w:sz w:val="24"/>
          <w:lang w:val="pt-BR"/>
          <w:rPrChange w:id="441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17" w:author="Elias de Moraes Fernandes" w:date="2016-07-07T10:33:00Z">
            <w:rPr>
              <w:sz w:val="24"/>
              <w:lang w:val="pt-BR"/>
            </w:rPr>
          </w:rPrChange>
        </w:rPr>
        <w:t>na</w:t>
      </w:r>
      <w:r w:rsidRPr="00996951">
        <w:rPr>
          <w:rFonts w:ascii="Arial" w:hAnsi="Arial" w:cs="Arial"/>
          <w:sz w:val="24"/>
          <w:lang w:val="pt-BR"/>
          <w:rPrChange w:id="441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19" w:author="Elias de Moraes Fernandes" w:date="2016-07-07T10:33:00Z">
            <w:rPr>
              <w:sz w:val="24"/>
              <w:lang w:val="pt-BR"/>
            </w:rPr>
          </w:rPrChange>
        </w:rPr>
        <w:t>caixa.</w:t>
      </w:r>
      <w:r w:rsidRPr="00996951">
        <w:rPr>
          <w:rFonts w:ascii="Arial" w:hAnsi="Arial" w:cs="Arial"/>
          <w:sz w:val="24"/>
          <w:lang w:val="pt-BR"/>
          <w:rPrChange w:id="442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21" w:author="Elias de Moraes Fernandes" w:date="2016-07-07T10:33:00Z">
            <w:rPr>
              <w:sz w:val="24"/>
              <w:lang w:val="pt-BR"/>
            </w:rPr>
          </w:rPrChange>
        </w:rPr>
        <w:t>Além</w:t>
      </w:r>
      <w:r w:rsidRPr="00996951">
        <w:rPr>
          <w:rFonts w:ascii="Arial" w:hAnsi="Arial" w:cs="Arial"/>
          <w:sz w:val="24"/>
          <w:lang w:val="pt-BR"/>
          <w:rPrChange w:id="442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23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442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25" w:author="Elias de Moraes Fernandes" w:date="2016-07-07T10:33:00Z">
            <w:rPr>
              <w:sz w:val="24"/>
              <w:lang w:val="pt-BR"/>
            </w:rPr>
          </w:rPrChange>
        </w:rPr>
        <w:t>procurar</w:t>
      </w:r>
      <w:r w:rsidRPr="00996951">
        <w:rPr>
          <w:rFonts w:ascii="Arial" w:hAnsi="Arial" w:cs="Arial"/>
          <w:sz w:val="24"/>
          <w:lang w:val="pt-BR"/>
          <w:rPrChange w:id="442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27" w:author="Elias de Moraes Fernandes" w:date="2016-07-07T10:33:00Z">
            <w:rPr>
              <w:sz w:val="24"/>
              <w:lang w:val="pt-BR"/>
            </w:rPr>
          </w:rPrChange>
        </w:rPr>
        <w:t>formas</w:t>
      </w:r>
      <w:r w:rsidRPr="00996951">
        <w:rPr>
          <w:rFonts w:ascii="Arial" w:hAnsi="Arial" w:cs="Arial"/>
          <w:sz w:val="24"/>
          <w:lang w:val="pt-BR"/>
          <w:rPrChange w:id="442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29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443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31" w:author="Elias de Moraes Fernandes" w:date="2016-07-07T10:33:00Z">
            <w:rPr>
              <w:sz w:val="24"/>
              <w:lang w:val="pt-BR"/>
            </w:rPr>
          </w:rPrChange>
        </w:rPr>
        <w:t>se</w:t>
      </w:r>
      <w:r w:rsidRPr="00996951">
        <w:rPr>
          <w:rFonts w:ascii="Arial" w:hAnsi="Arial" w:cs="Arial"/>
          <w:sz w:val="24"/>
          <w:lang w:val="pt-BR"/>
          <w:rPrChange w:id="443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33" w:author="Elias de Moraes Fernandes" w:date="2016-07-07T10:33:00Z">
            <w:rPr>
              <w:sz w:val="24"/>
              <w:lang w:val="pt-BR"/>
            </w:rPr>
          </w:rPrChange>
        </w:rPr>
        <w:t>alimentar</w:t>
      </w:r>
      <w:r w:rsidRPr="00996951">
        <w:rPr>
          <w:rFonts w:ascii="Arial" w:hAnsi="Arial" w:cs="Arial"/>
          <w:sz w:val="24"/>
          <w:lang w:val="pt-BR"/>
          <w:rPrChange w:id="443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35" w:author="Elias de Moraes Fernandes" w:date="2016-07-07T10:33:00Z">
            <w:rPr>
              <w:sz w:val="24"/>
              <w:lang w:val="pt-BR"/>
            </w:rPr>
          </w:rPrChange>
        </w:rPr>
        <w:t>para</w:t>
      </w:r>
      <w:r w:rsidRPr="00996951">
        <w:rPr>
          <w:rFonts w:ascii="Arial" w:hAnsi="Arial" w:cs="Arial"/>
          <w:sz w:val="24"/>
          <w:lang w:val="pt-BR"/>
          <w:rPrChange w:id="443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37" w:author="Elias de Moraes Fernandes" w:date="2016-07-07T10:33:00Z">
            <w:rPr>
              <w:sz w:val="24"/>
              <w:lang w:val="pt-BR"/>
            </w:rPr>
          </w:rPrChange>
        </w:rPr>
        <w:t>ter</w:t>
      </w:r>
      <w:r w:rsidRPr="00996951">
        <w:rPr>
          <w:rFonts w:ascii="Arial" w:hAnsi="Arial" w:cs="Arial"/>
          <w:sz w:val="24"/>
          <w:lang w:val="pt-BR"/>
          <w:rPrChange w:id="4438" w:author="Elias de Moraes Fernandes" w:date="2016-07-07T10:33:00Z">
            <w:rPr>
              <w:sz w:val="24"/>
              <w:lang w:val="pt-BR"/>
            </w:rPr>
          </w:rPrChange>
        </w:rPr>
        <w:t xml:space="preserve"> energia para enfrentar os </w:t>
      </w:r>
      <w:del w:id="4439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4440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4441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4442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4443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4444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4445" w:author="Elias de Moraes Fernandes" w:date="2016-07-07T10:33:00Z">
            <w:rPr>
              <w:sz w:val="24"/>
              <w:lang w:val="pt-BR"/>
            </w:rPr>
          </w:rPrChange>
        </w:rPr>
        <w:t>.</w:t>
      </w:r>
      <w:r w:rsidR="00662181" w:rsidRPr="00996951">
        <w:rPr>
          <w:rFonts w:ascii="Arial" w:hAnsi="Arial" w:cs="Arial"/>
          <w:sz w:val="24"/>
          <w:lang w:val="pt-BR"/>
          <w:rPrChange w:id="444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4447" w:author="Elias De Moraes Fernandes" w:date="2016-03-14T18:25:00Z">
        <w:r w:rsidR="00662181" w:rsidRPr="00996951" w:rsidDel="00DC73DB">
          <w:rPr>
            <w:rFonts w:ascii="Arial" w:hAnsi="Arial" w:cs="Arial"/>
            <w:sz w:val="24"/>
            <w:lang w:val="pt-BR"/>
            <w:rPrChange w:id="44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Existe uma </w:delText>
        </w:r>
      </w:del>
      <w:ins w:id="4449" w:author="Elias De Moraes Fernandes" w:date="2016-03-14T18:25:00Z">
        <w:r w:rsidR="00DC73DB" w:rsidRPr="00996951">
          <w:rPr>
            <w:rFonts w:ascii="Arial" w:hAnsi="Arial" w:cs="Arial"/>
            <w:sz w:val="24"/>
            <w:lang w:val="pt-BR"/>
            <w:rPrChange w:id="4450" w:author="Elias de Moraes Fernandes" w:date="2016-07-07T10:33:00Z">
              <w:rPr>
                <w:sz w:val="24"/>
                <w:lang w:val="pt-BR"/>
              </w:rPr>
            </w:rPrChange>
          </w:rPr>
          <w:t xml:space="preserve">A </w:t>
        </w:r>
      </w:ins>
      <w:r w:rsidR="00662181" w:rsidRPr="00996951">
        <w:rPr>
          <w:rFonts w:ascii="Arial" w:hAnsi="Arial" w:cs="Arial"/>
          <w:sz w:val="24"/>
          <w:lang w:val="pt-BR"/>
          <w:rPrChange w:id="4451" w:author="Elias de Moraes Fernandes" w:date="2016-07-07T10:33:00Z">
            <w:rPr>
              <w:sz w:val="24"/>
              <w:lang w:val="pt-BR"/>
            </w:rPr>
          </w:rPrChange>
        </w:rPr>
        <w:t>pontua</w:t>
      </w:r>
      <w:r w:rsidR="00662181" w:rsidRPr="00996951">
        <w:rPr>
          <w:rFonts w:ascii="Arial" w:eastAsia="Calibri" w:hAnsi="Arial" w:cs="Arial"/>
          <w:sz w:val="24"/>
          <w:lang w:val="pt-BR"/>
          <w:rPrChange w:id="4452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="00662181" w:rsidRPr="00996951">
        <w:rPr>
          <w:rFonts w:ascii="Arial" w:hAnsi="Arial" w:cs="Arial"/>
          <w:sz w:val="24"/>
          <w:lang w:val="pt-BR"/>
          <w:rPrChange w:id="445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4454" w:author="Elias De Moraes Fernandes" w:date="2016-03-14T18:25:00Z">
        <w:r w:rsidR="00662181" w:rsidRPr="00996951" w:rsidDel="00DC73DB">
          <w:rPr>
            <w:rFonts w:ascii="Arial" w:hAnsi="Arial" w:cs="Arial"/>
            <w:sz w:val="24"/>
            <w:lang w:val="pt-BR"/>
            <w:rPrChange w:id="4455" w:author="Elias de Moraes Fernandes" w:date="2016-07-07T10:33:00Z">
              <w:rPr>
                <w:sz w:val="24"/>
                <w:lang w:val="pt-BR"/>
              </w:rPr>
            </w:rPrChange>
          </w:rPr>
          <w:delText xml:space="preserve">em </w:delText>
        </w:r>
      </w:del>
      <w:r w:rsidR="00662181" w:rsidRPr="00996951">
        <w:rPr>
          <w:rFonts w:ascii="Arial" w:hAnsi="Arial" w:cs="Arial"/>
          <w:sz w:val="24"/>
          <w:lang w:val="pt-BR"/>
          <w:rPrChange w:id="4456" w:author="Elias de Moraes Fernandes" w:date="2016-07-07T10:33:00Z">
            <w:rPr>
              <w:sz w:val="24"/>
              <w:lang w:val="pt-BR"/>
            </w:rPr>
          </w:rPrChange>
        </w:rPr>
        <w:t xml:space="preserve">que o jogador </w:t>
      </w:r>
      <w:del w:id="4457" w:author="Elias De Moraes Fernandes" w:date="2016-03-14T18:25:00Z">
        <w:r w:rsidR="00662181" w:rsidRPr="00996951" w:rsidDel="00DC73DB">
          <w:rPr>
            <w:rFonts w:ascii="Arial" w:hAnsi="Arial" w:cs="Arial"/>
            <w:sz w:val="24"/>
            <w:lang w:val="pt-BR"/>
            <w:rPrChange w:id="4458" w:author="Elias de Moraes Fernandes" w:date="2016-07-07T10:33:00Z">
              <w:rPr>
                <w:sz w:val="24"/>
                <w:lang w:val="pt-BR"/>
              </w:rPr>
            </w:rPrChange>
          </w:rPr>
          <w:delText>tem que</w:delText>
        </w:r>
      </w:del>
      <w:ins w:id="4459" w:author="Elias De Moraes Fernandes" w:date="2016-03-14T18:25:00Z">
        <w:r w:rsidR="00DC73DB" w:rsidRPr="00996951">
          <w:rPr>
            <w:rFonts w:ascii="Arial" w:hAnsi="Arial" w:cs="Arial"/>
            <w:sz w:val="24"/>
            <w:lang w:val="pt-BR"/>
            <w:rPrChange w:id="4460" w:author="Elias de Moraes Fernandes" w:date="2016-07-07T10:33:00Z">
              <w:rPr>
                <w:sz w:val="24"/>
                <w:lang w:val="pt-BR"/>
              </w:rPr>
            </w:rPrChange>
          </w:rPr>
          <w:t xml:space="preserve">precisa </w:t>
        </w:r>
      </w:ins>
      <w:del w:id="4461" w:author="Elias De Moraes Fernandes" w:date="2016-03-14T18:26:00Z">
        <w:r w:rsidR="00662181" w:rsidRPr="00996951" w:rsidDel="00DC73DB">
          <w:rPr>
            <w:rFonts w:ascii="Arial" w:hAnsi="Arial" w:cs="Arial"/>
            <w:sz w:val="24"/>
            <w:lang w:val="pt-BR"/>
            <w:rPrChange w:id="44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r w:rsidR="00662181" w:rsidRPr="00996951">
        <w:rPr>
          <w:rFonts w:ascii="Arial" w:hAnsi="Arial" w:cs="Arial"/>
          <w:sz w:val="24"/>
          <w:lang w:val="pt-BR"/>
          <w:rPrChange w:id="4463" w:author="Elias de Moraes Fernandes" w:date="2016-07-07T10:33:00Z">
            <w:rPr>
              <w:sz w:val="24"/>
              <w:lang w:val="pt-BR"/>
            </w:rPr>
          </w:rPrChange>
        </w:rPr>
        <w:t>atingir</w:t>
      </w:r>
      <w:del w:id="4464" w:author="Elias De Moraes Fernandes" w:date="2016-03-14T18:26:00Z">
        <w:r w:rsidR="00745547" w:rsidRPr="00996951" w:rsidDel="00DC73DB">
          <w:rPr>
            <w:rFonts w:ascii="Arial" w:hAnsi="Arial" w:cs="Arial"/>
            <w:sz w:val="24"/>
            <w:lang w:val="pt-BR"/>
            <w:rPrChange w:id="44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</w:delText>
        </w:r>
      </w:del>
      <w:del w:id="4466" w:author="Elias De Moraes Fernandes" w:date="2016-03-14T18:25:00Z">
        <w:r w:rsidR="00745547" w:rsidRPr="00996951" w:rsidDel="00DC73DB">
          <w:rPr>
            <w:rFonts w:ascii="Arial" w:hAnsi="Arial" w:cs="Arial"/>
            <w:sz w:val="24"/>
            <w:lang w:val="pt-BR"/>
            <w:rPrChange w:id="4467" w:author="Elias de Moraes Fernandes" w:date="2016-07-07T10:33:00Z">
              <w:rPr>
                <w:sz w:val="24"/>
                <w:lang w:val="pt-BR"/>
              </w:rPr>
            </w:rPrChange>
          </w:rPr>
          <w:delText>que</w:delText>
        </w:r>
      </w:del>
      <w:ins w:id="4468" w:author="Elias De Moraes Fernandes" w:date="2016-03-14T18:26:00Z">
        <w:r w:rsidR="00DC73DB" w:rsidRPr="00996951">
          <w:rPr>
            <w:rFonts w:ascii="Arial" w:hAnsi="Arial" w:cs="Arial"/>
            <w:sz w:val="24"/>
            <w:lang w:val="pt-BR"/>
            <w:rPrChange w:id="4469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del w:id="4470" w:author="Elias De Moraes Fernandes" w:date="2016-03-14T18:25:00Z">
        <w:r w:rsidR="00745547" w:rsidRPr="00996951" w:rsidDel="00DC73DB">
          <w:rPr>
            <w:rFonts w:ascii="Arial" w:hAnsi="Arial" w:cs="Arial"/>
            <w:sz w:val="24"/>
            <w:lang w:val="pt-BR"/>
            <w:rPrChange w:id="447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r w:rsidR="00745547" w:rsidRPr="00996951">
        <w:rPr>
          <w:rFonts w:ascii="Arial" w:hAnsi="Arial" w:cs="Arial"/>
          <w:sz w:val="24"/>
          <w:lang w:val="pt-BR"/>
          <w:rPrChange w:id="4472" w:author="Elias de Moraes Fernandes" w:date="2016-07-07T10:33:00Z">
            <w:rPr>
              <w:sz w:val="24"/>
              <w:lang w:val="pt-BR"/>
            </w:rPr>
          </w:rPrChange>
        </w:rPr>
        <w:t>mesmo limitado, oferece divertimento</w:t>
      </w:r>
      <w:r w:rsidR="00662181" w:rsidRPr="00996951">
        <w:rPr>
          <w:rFonts w:ascii="Arial" w:hAnsi="Arial" w:cs="Arial"/>
          <w:sz w:val="24"/>
          <w:lang w:val="pt-BR"/>
          <w:rPrChange w:id="4473" w:author="Elias de Moraes Fernandes" w:date="2016-07-07T10:33:00Z">
            <w:rPr>
              <w:sz w:val="24"/>
              <w:lang w:val="pt-BR"/>
            </w:rPr>
          </w:rPrChange>
        </w:rPr>
        <w:t xml:space="preserve">. </w:t>
      </w:r>
    </w:p>
    <w:p w14:paraId="329D7ED7" w14:textId="77777777" w:rsidR="005E6ED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474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475" w:author="Elias de Moraes Fernandes" w:date="2016-07-07T10:33:00Z">
            <w:rPr>
              <w:sz w:val="24"/>
              <w:lang w:val="pt-BR"/>
            </w:rPr>
          </w:rPrChange>
        </w:rPr>
        <w:t>- Que tipo de m</w:t>
      </w:r>
      <w:r w:rsidRPr="00996951">
        <w:rPr>
          <w:rFonts w:ascii="Arial" w:eastAsia="Calibri" w:hAnsi="Arial" w:cs="Arial"/>
          <w:sz w:val="24"/>
          <w:lang w:val="pt-BR"/>
          <w:rPrChange w:id="4476" w:author="Elias de Moraes Fernandes" w:date="2016-07-07T10:33:00Z">
            <w:rPr>
              <w:sz w:val="24"/>
              <w:lang w:val="pt-BR"/>
            </w:rPr>
          </w:rPrChange>
        </w:rPr>
        <w:t>ú</w:t>
      </w:r>
      <w:r w:rsidRPr="00996951">
        <w:rPr>
          <w:rFonts w:ascii="Arial" w:hAnsi="Arial" w:cs="Arial"/>
          <w:sz w:val="24"/>
          <w:lang w:val="pt-BR"/>
          <w:rPrChange w:id="4477" w:author="Elias de Moraes Fernandes" w:date="2016-07-07T10:33:00Z">
            <w:rPr>
              <w:sz w:val="24"/>
              <w:lang w:val="pt-BR"/>
            </w:rPr>
          </w:rPrChange>
        </w:rPr>
        <w:t>sica deve ser usada em cada fase?</w:t>
      </w:r>
    </w:p>
    <w:p w14:paraId="5F17C1D7" w14:textId="4316D59D" w:rsidR="0077658F" w:rsidRPr="00996951" w:rsidRDefault="00FB4A72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478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479" w:author="Elias de Moraes Fernandes" w:date="2016-07-07T10:33:00Z">
            <w:rPr>
              <w:sz w:val="24"/>
              <w:lang w:val="pt-BR"/>
            </w:rPr>
          </w:rPrChange>
        </w:rPr>
        <w:t>Em cada fase, a m</w:t>
      </w:r>
      <w:r w:rsidRPr="00996951">
        <w:rPr>
          <w:rFonts w:ascii="Arial" w:eastAsia="Calibri" w:hAnsi="Arial" w:cs="Arial"/>
          <w:sz w:val="24"/>
          <w:lang w:val="pt-BR"/>
          <w:rPrChange w:id="4480" w:author="Elias de Moraes Fernandes" w:date="2016-07-07T10:33:00Z">
            <w:rPr>
              <w:sz w:val="24"/>
              <w:lang w:val="pt-BR"/>
            </w:rPr>
          </w:rPrChange>
        </w:rPr>
        <w:t>úsica</w:t>
      </w:r>
      <w:r w:rsidRPr="00996951">
        <w:rPr>
          <w:rFonts w:ascii="Arial" w:hAnsi="Arial" w:cs="Arial"/>
          <w:sz w:val="24"/>
          <w:lang w:val="pt-BR"/>
          <w:rPrChange w:id="448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482" w:author="Elias de Moraes Fernandes" w:date="2016-07-07T10:33:00Z">
            <w:rPr>
              <w:sz w:val="24"/>
              <w:lang w:val="pt-BR"/>
            </w:rPr>
          </w:rPrChange>
        </w:rPr>
        <w:t>d</w:t>
      </w:r>
      <w:r w:rsidR="007B1F30" w:rsidRPr="00996951">
        <w:rPr>
          <w:rFonts w:ascii="Arial" w:hAnsi="Arial" w:cs="Arial"/>
          <w:sz w:val="24"/>
          <w:lang w:val="pt-BR"/>
          <w:rPrChange w:id="4483" w:author="Elias de Moraes Fernandes" w:date="2016-07-07T10:33:00Z">
            <w:rPr>
              <w:sz w:val="24"/>
              <w:lang w:val="pt-BR"/>
            </w:rPr>
          </w:rPrChange>
        </w:rPr>
        <w:t>eve ser alegre e infantil. Precisa indicar combate</w:t>
      </w:r>
      <w:r w:rsidR="008D566B" w:rsidRPr="00996951">
        <w:rPr>
          <w:rFonts w:ascii="Arial" w:hAnsi="Arial" w:cs="Arial"/>
          <w:sz w:val="24"/>
          <w:lang w:val="pt-BR"/>
          <w:rPrChange w:id="4484" w:author="Elias de Moraes Fernandes" w:date="2016-07-07T10:33:00Z">
            <w:rPr>
              <w:sz w:val="24"/>
              <w:lang w:val="pt-BR"/>
            </w:rPr>
          </w:rPrChange>
        </w:rPr>
        <w:t>, mas de um jeito divertido. Para n</w:t>
      </w:r>
      <w:r w:rsidR="008D566B" w:rsidRPr="00996951">
        <w:rPr>
          <w:rFonts w:ascii="Arial" w:eastAsia="Calibri" w:hAnsi="Arial" w:cs="Arial"/>
          <w:sz w:val="24"/>
          <w:lang w:val="pt-BR"/>
          <w:rPrChange w:id="4485" w:author="Elias de Moraes Fernandes" w:date="2016-07-07T10:33:00Z">
            <w:rPr>
              <w:sz w:val="24"/>
              <w:lang w:val="pt-BR"/>
            </w:rPr>
          </w:rPrChange>
        </w:rPr>
        <w:t>ão</w:t>
      </w:r>
      <w:r w:rsidR="008D566B" w:rsidRPr="00996951">
        <w:rPr>
          <w:rFonts w:ascii="Arial" w:hAnsi="Arial" w:cs="Arial"/>
          <w:sz w:val="24"/>
          <w:lang w:val="pt-BR"/>
          <w:rPrChange w:id="448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87" w:author="Elias de Moraes Fernandes" w:date="2016-07-07T10:33:00Z">
            <w:rPr>
              <w:sz w:val="24"/>
              <w:lang w:val="pt-BR"/>
            </w:rPr>
          </w:rPrChange>
        </w:rPr>
        <w:t>pesar</w:t>
      </w:r>
      <w:r w:rsidR="008D566B" w:rsidRPr="00996951">
        <w:rPr>
          <w:rFonts w:ascii="Arial" w:hAnsi="Arial" w:cs="Arial"/>
          <w:sz w:val="24"/>
          <w:lang w:val="pt-BR"/>
          <w:rPrChange w:id="448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89" w:author="Elias de Moraes Fernandes" w:date="2016-07-07T10:33:00Z">
            <w:rPr>
              <w:sz w:val="24"/>
              <w:lang w:val="pt-BR"/>
            </w:rPr>
          </w:rPrChange>
        </w:rPr>
        <w:t>o</w:t>
      </w:r>
      <w:r w:rsidR="008D566B" w:rsidRPr="00996951">
        <w:rPr>
          <w:rFonts w:ascii="Arial" w:hAnsi="Arial" w:cs="Arial"/>
          <w:sz w:val="24"/>
          <w:lang w:val="pt-BR"/>
          <w:rPrChange w:id="449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91" w:author="Elias de Moraes Fernandes" w:date="2016-07-07T10:33:00Z">
            <w:rPr>
              <w:sz w:val="24"/>
              <w:lang w:val="pt-BR"/>
            </w:rPr>
          </w:rPrChange>
        </w:rPr>
        <w:t>jogo,</w:t>
      </w:r>
      <w:r w:rsidR="008D566B" w:rsidRPr="00996951">
        <w:rPr>
          <w:rFonts w:ascii="Arial" w:hAnsi="Arial" w:cs="Arial"/>
          <w:sz w:val="24"/>
          <w:lang w:val="pt-BR"/>
          <w:rPrChange w:id="449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93" w:author="Elias de Moraes Fernandes" w:date="2016-07-07T10:33:00Z">
            <w:rPr>
              <w:sz w:val="24"/>
              <w:lang w:val="pt-BR"/>
            </w:rPr>
          </w:rPrChange>
        </w:rPr>
        <w:t>as</w:t>
      </w:r>
      <w:r w:rsidR="008D566B" w:rsidRPr="00996951">
        <w:rPr>
          <w:rFonts w:ascii="Arial" w:hAnsi="Arial" w:cs="Arial"/>
          <w:sz w:val="24"/>
          <w:lang w:val="pt-BR"/>
          <w:rPrChange w:id="449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95" w:author="Elias de Moraes Fernandes" w:date="2016-07-07T10:33:00Z">
            <w:rPr>
              <w:sz w:val="24"/>
              <w:lang w:val="pt-BR"/>
            </w:rPr>
          </w:rPrChange>
        </w:rPr>
        <w:t>fases</w:t>
      </w:r>
      <w:r w:rsidR="008D566B" w:rsidRPr="00996951">
        <w:rPr>
          <w:rFonts w:ascii="Arial" w:hAnsi="Arial" w:cs="Arial"/>
          <w:sz w:val="24"/>
          <w:lang w:val="pt-BR"/>
          <w:rPrChange w:id="449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97" w:author="Elias de Moraes Fernandes" w:date="2016-07-07T10:33:00Z">
            <w:rPr>
              <w:sz w:val="24"/>
              <w:lang w:val="pt-BR"/>
            </w:rPr>
          </w:rPrChange>
        </w:rPr>
        <w:t>serão</w:t>
      </w:r>
      <w:r w:rsidR="008D566B" w:rsidRPr="00996951">
        <w:rPr>
          <w:rFonts w:ascii="Arial" w:hAnsi="Arial" w:cs="Arial"/>
          <w:sz w:val="24"/>
          <w:lang w:val="pt-BR"/>
          <w:rPrChange w:id="449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499" w:author="Elias de Moraes Fernandes" w:date="2016-07-07T10:33:00Z">
            <w:rPr>
              <w:sz w:val="24"/>
              <w:lang w:val="pt-BR"/>
            </w:rPr>
          </w:rPrChange>
        </w:rPr>
        <w:t>intercaladas</w:t>
      </w:r>
      <w:r w:rsidR="008D566B" w:rsidRPr="00996951">
        <w:rPr>
          <w:rFonts w:ascii="Arial" w:hAnsi="Arial" w:cs="Arial"/>
          <w:sz w:val="24"/>
          <w:lang w:val="pt-BR"/>
          <w:rPrChange w:id="450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8D566B" w:rsidRPr="00996951">
        <w:rPr>
          <w:rFonts w:ascii="Arial" w:eastAsia="Calibri" w:hAnsi="Arial" w:cs="Arial"/>
          <w:sz w:val="24"/>
          <w:lang w:val="pt-BR"/>
          <w:rPrChange w:id="4501" w:author="Elias de Moraes Fernandes" w:date="2016-07-07T10:33:00Z">
            <w:rPr>
              <w:sz w:val="24"/>
              <w:lang w:val="pt-BR"/>
            </w:rPr>
          </w:rPrChange>
        </w:rPr>
        <w:t>entre</w:t>
      </w:r>
      <w:r w:rsidR="008D566B" w:rsidRPr="00996951">
        <w:rPr>
          <w:rFonts w:ascii="Arial" w:hAnsi="Arial" w:cs="Arial"/>
          <w:sz w:val="24"/>
          <w:lang w:val="pt-BR"/>
          <w:rPrChange w:id="4502" w:author="Elias de Moraes Fernandes" w:date="2016-07-07T10:33:00Z">
            <w:rPr>
              <w:sz w:val="24"/>
              <w:lang w:val="pt-BR"/>
            </w:rPr>
          </w:rPrChange>
        </w:rPr>
        <w:t xml:space="preserve"> 2 </w:t>
      </w:r>
      <w:r w:rsidR="008D566B" w:rsidRPr="00996951">
        <w:rPr>
          <w:rFonts w:ascii="Arial" w:eastAsia="Calibri" w:hAnsi="Arial" w:cs="Arial"/>
          <w:sz w:val="24"/>
          <w:lang w:val="pt-BR"/>
          <w:rPrChange w:id="4503" w:author="Elias de Moraes Fernandes" w:date="2016-07-07T10:33:00Z">
            <w:rPr>
              <w:sz w:val="24"/>
              <w:lang w:val="pt-BR"/>
            </w:rPr>
          </w:rPrChange>
        </w:rPr>
        <w:t>músicas.</w:t>
      </w:r>
    </w:p>
    <w:p w14:paraId="336BE861" w14:textId="77777777" w:rsidR="00C54772" w:rsidRDefault="00C54772" w:rsidP="00176C5A">
      <w:pPr>
        <w:pStyle w:val="ListParagraph"/>
        <w:tabs>
          <w:tab w:val="left" w:pos="7672"/>
        </w:tabs>
        <w:ind w:left="0" w:firstLine="360"/>
        <w:jc w:val="center"/>
        <w:rPr>
          <w:ins w:id="4504" w:author="Elias de Moraes Fernandes" w:date="2016-07-07T12:14:00Z"/>
          <w:rFonts w:ascii="Arial" w:hAnsi="Arial" w:cs="Arial"/>
          <w:b/>
          <w:sz w:val="32"/>
          <w:lang w:val="pt-BR"/>
        </w:rPr>
        <w:pPrChange w:id="4505" w:author="Elias de Moraes Fernandes" w:date="2016-07-07T12:14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9FF84B8" w14:textId="1811DDFD" w:rsidR="0061038E" w:rsidRPr="00996951" w:rsidRDefault="0061038E" w:rsidP="00176C5A">
      <w:pPr>
        <w:pStyle w:val="ListParagraph"/>
        <w:tabs>
          <w:tab w:val="left" w:pos="7672"/>
        </w:tabs>
        <w:ind w:left="0" w:firstLine="360"/>
        <w:jc w:val="center"/>
        <w:rPr>
          <w:rFonts w:ascii="Arial" w:hAnsi="Arial" w:cs="Arial"/>
          <w:sz w:val="24"/>
          <w:lang w:val="pt-BR"/>
          <w:rPrChange w:id="4506" w:author="Elias de Moraes Fernandes" w:date="2016-07-07T10:33:00Z">
            <w:rPr>
              <w:sz w:val="24"/>
              <w:lang w:val="pt-BR"/>
            </w:rPr>
          </w:rPrChange>
        </w:rPr>
        <w:pPrChange w:id="4507" w:author="Elias de Moraes Fernandes" w:date="2016-07-07T12:1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176C5A">
        <w:rPr>
          <w:rFonts w:ascii="Arial" w:hAnsi="Arial" w:cs="Arial"/>
          <w:b/>
          <w:sz w:val="32"/>
          <w:lang w:val="pt-BR"/>
          <w:rPrChange w:id="4508" w:author="Elias de Moraes Fernandes" w:date="2016-07-07T12:14:00Z">
            <w:rPr>
              <w:sz w:val="24"/>
              <w:lang w:val="pt-BR"/>
            </w:rPr>
          </w:rPrChange>
        </w:rPr>
        <w:t>M</w:t>
      </w:r>
      <w:ins w:id="4509" w:author="Elias de Moraes Fernandes" w:date="2016-07-07T12:14:00Z">
        <w:r w:rsidR="00176C5A">
          <w:rPr>
            <w:rFonts w:ascii="Arial" w:hAnsi="Arial" w:cs="Arial"/>
            <w:b/>
            <w:sz w:val="32"/>
            <w:lang w:val="pt-BR"/>
          </w:rPr>
          <w:t>ú</w:t>
        </w:r>
      </w:ins>
      <w:del w:id="4510" w:author="Elias de Moraes Fernandes" w:date="2016-07-07T12:14:00Z">
        <w:r w:rsidRPr="00176C5A" w:rsidDel="00176C5A">
          <w:rPr>
            <w:rFonts w:ascii="Arial" w:hAnsi="Arial" w:cs="Arial"/>
            <w:b/>
            <w:sz w:val="32"/>
            <w:lang w:val="pt-BR"/>
            <w:rPrChange w:id="4511" w:author="Elias de Moraes Fernandes" w:date="2016-07-07T12:14:00Z">
              <w:rPr>
                <w:sz w:val="24"/>
                <w:lang w:val="pt-BR"/>
              </w:rPr>
            </w:rPrChange>
          </w:rPr>
          <w:delText>u</w:delText>
        </w:r>
      </w:del>
      <w:r w:rsidRPr="00176C5A">
        <w:rPr>
          <w:rFonts w:ascii="Arial" w:hAnsi="Arial" w:cs="Arial"/>
          <w:b/>
          <w:sz w:val="32"/>
          <w:lang w:val="pt-BR"/>
          <w:rPrChange w:id="4512" w:author="Elias de Moraes Fernandes" w:date="2016-07-07T12:14:00Z">
            <w:rPr>
              <w:sz w:val="24"/>
              <w:lang w:val="pt-BR"/>
            </w:rPr>
          </w:rPrChange>
        </w:rPr>
        <w:t>sicas</w:t>
      </w:r>
      <w:r w:rsidRPr="00996951">
        <w:rPr>
          <w:rFonts w:ascii="Arial" w:hAnsi="Arial" w:cs="Arial"/>
          <w:sz w:val="24"/>
          <w:lang w:val="pt-BR"/>
          <w:rPrChange w:id="4513" w:author="Elias de Moraes Fernandes" w:date="2016-07-07T10:33:00Z">
            <w:rPr>
              <w:sz w:val="24"/>
              <w:lang w:val="pt-BR"/>
            </w:rPr>
          </w:rPrChange>
        </w:rPr>
        <w:t>:</w:t>
      </w:r>
    </w:p>
    <w:p w14:paraId="04B98ED0" w14:textId="44E1E767" w:rsidR="006738CB" w:rsidRPr="00996951" w:rsidRDefault="0061038E" w:rsidP="0061038E">
      <w:pPr>
        <w:pStyle w:val="ListParagraph"/>
        <w:tabs>
          <w:tab w:val="left" w:pos="709"/>
        </w:tabs>
        <w:ind w:left="0" w:firstLine="360"/>
        <w:rPr>
          <w:rFonts w:ascii="Arial" w:hAnsi="Arial" w:cs="Arial"/>
          <w:sz w:val="24"/>
          <w:lang w:val="pt-BR"/>
          <w:rPrChange w:id="4514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515" w:author="Elias de Moraes Fernandes" w:date="2016-07-07T10:33:00Z">
            <w:rPr>
              <w:sz w:val="24"/>
              <w:lang w:val="pt-BR"/>
            </w:rPr>
          </w:rPrChange>
        </w:rPr>
        <w:tab/>
        <w:t xml:space="preserve">Fases </w:t>
      </w:r>
      <w:del w:id="4516" w:author="Elias De Moraes Fernandes" w:date="2016-07-06T16:05:00Z">
        <w:r w:rsidRPr="00996951" w:rsidDel="005C6DE9">
          <w:rPr>
            <w:rFonts w:ascii="Arial" w:hAnsi="Arial" w:cs="Arial"/>
            <w:sz w:val="24"/>
            <w:lang w:val="pt-BR"/>
            <w:rPrChange w:id="4517" w:author="Elias de Moraes Fernandes" w:date="2016-07-07T10:33:00Z">
              <w:rPr>
                <w:sz w:val="24"/>
                <w:lang w:val="pt-BR"/>
              </w:rPr>
            </w:rPrChange>
          </w:rPr>
          <w:delText>durante o dia</w:delText>
        </w:r>
      </w:del>
    </w:p>
    <w:p w14:paraId="5DA87629" w14:textId="4FF5590A" w:rsidR="006738CB" w:rsidRPr="00996951" w:rsidRDefault="009E1D0D" w:rsidP="009E1D0D">
      <w:pPr>
        <w:pStyle w:val="ListParagraph"/>
        <w:tabs>
          <w:tab w:val="left" w:pos="7672"/>
        </w:tabs>
        <w:ind w:left="0" w:firstLine="709"/>
        <w:rPr>
          <w:rFonts w:ascii="Arial" w:hAnsi="Arial" w:cs="Arial"/>
          <w:sz w:val="24"/>
          <w:lang w:val="pt-BR"/>
          <w:rPrChange w:id="4518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4519" w:author="Elias de Moraes Fernandes" w:date="2016-07-07T10:33:00Z">
            <w:rPr>
              <w:sz w:val="24"/>
              <w:lang w:val="pt-BR"/>
            </w:rPr>
          </w:rPrChange>
        </w:rPr>
        <w:t>Groodle</w:t>
      </w:r>
      <w:proofErr w:type="spellEnd"/>
      <w:r w:rsidRPr="00996951">
        <w:rPr>
          <w:rFonts w:ascii="Arial" w:hAnsi="Arial" w:cs="Arial"/>
          <w:sz w:val="24"/>
          <w:lang w:val="pt-BR"/>
          <w:rPrChange w:id="452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Pr="00996951">
        <w:rPr>
          <w:rFonts w:ascii="Arial" w:hAnsi="Arial" w:cs="Arial"/>
          <w:sz w:val="24"/>
          <w:lang w:val="pt-BR"/>
          <w:rPrChange w:id="4521" w:author="Elias de Moraes Fernandes" w:date="2016-07-07T10:33:00Z">
            <w:rPr>
              <w:sz w:val="24"/>
              <w:lang w:val="pt-BR"/>
            </w:rPr>
          </w:rPrChange>
        </w:rPr>
        <w:t>Theme</w:t>
      </w:r>
      <w:proofErr w:type="spellEnd"/>
      <w:r w:rsidRPr="00996951">
        <w:rPr>
          <w:rFonts w:ascii="Arial" w:hAnsi="Arial" w:cs="Arial"/>
          <w:sz w:val="24"/>
          <w:lang w:val="pt-BR"/>
          <w:rPrChange w:id="452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64752" w:rsidRPr="00996951">
        <w:rPr>
          <w:rFonts w:ascii="Arial" w:hAnsi="Arial" w:cs="Arial"/>
          <w:rPrChange w:id="4523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24" w:author="Elias de Moraes Fernandes" w:date="2016-07-07T10:33:00Z">
            <w:rPr/>
          </w:rPrChange>
        </w:rPr>
        <w:instrText xml:space="preserve"> HYPERLINK "http://c1.glitch.bz/wp-uploads/main/2010/12/Groddle-Theme-Snappy-Mix_1291876544.mp3" </w:instrText>
      </w:r>
      <w:r w:rsidR="00164752" w:rsidRPr="00996951">
        <w:rPr>
          <w:rFonts w:ascii="Arial" w:hAnsi="Arial" w:cs="Arial"/>
          <w:rPrChange w:id="4525" w:author="Elias de Moraes Fernandes" w:date="2016-07-07T10:33:00Z">
            <w:rPr/>
          </w:rPrChange>
        </w:rPr>
        <w:fldChar w:fldCharType="separate"/>
      </w:r>
      <w:r w:rsidRPr="00996951">
        <w:rPr>
          <w:rStyle w:val="Hyperlink"/>
          <w:rFonts w:ascii="Arial" w:hAnsi="Arial" w:cs="Arial"/>
          <w:sz w:val="24"/>
          <w:lang w:val="pt-BR"/>
          <w:rPrChange w:id="4526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27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</w:p>
    <w:p w14:paraId="79A570CF" w14:textId="77777777" w:rsidR="00446703" w:rsidRPr="00996951" w:rsidRDefault="009E1D0D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en-CA"/>
          <w:rPrChange w:id="4528" w:author="Elias de Moraes Fernandes" w:date="2016-07-07T10:33:00Z">
            <w:rPr>
              <w:sz w:val="24"/>
              <w:lang w:val="en-CA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4529" w:author="Elias de Moraes Fernandes" w:date="2016-07-07T10:33:00Z">
            <w:rPr>
              <w:sz w:val="24"/>
              <w:lang w:val="pt-BR"/>
            </w:rPr>
          </w:rPrChange>
        </w:rPr>
        <w:t>Ringtone</w:t>
      </w:r>
      <w:r w:rsidR="00446703" w:rsidRPr="00996951">
        <w:rPr>
          <w:rFonts w:ascii="Arial" w:hAnsi="Arial" w:cs="Arial"/>
          <w:sz w:val="24"/>
          <w:lang w:val="pt-BR"/>
          <w:rPrChange w:id="4530" w:author="Elias de Moraes Fernandes" w:date="2016-07-07T10:33:00Z">
            <w:rPr>
              <w:sz w:val="24"/>
              <w:lang w:val="pt-BR"/>
            </w:rPr>
          </w:rPrChange>
        </w:rPr>
        <w:t>s</w:t>
      </w:r>
      <w:proofErr w:type="spellEnd"/>
      <w:r w:rsidR="00446703" w:rsidRPr="00996951">
        <w:rPr>
          <w:rFonts w:ascii="Arial" w:hAnsi="Arial" w:cs="Arial"/>
          <w:sz w:val="24"/>
          <w:lang w:val="en-CA"/>
          <w:rPrChange w:id="4531" w:author="Elias de Moraes Fernandes" w:date="2016-07-07T10:33:00Z">
            <w:rPr>
              <w:sz w:val="24"/>
              <w:lang w:val="en-CA"/>
            </w:rPr>
          </w:rPrChange>
        </w:rPr>
        <w:t>:</w:t>
      </w:r>
    </w:p>
    <w:p w14:paraId="713431F2" w14:textId="3277A9FE" w:rsidR="0061038E" w:rsidRPr="00996951" w:rsidRDefault="00446703" w:rsidP="0061038E">
      <w:pPr>
        <w:pStyle w:val="ListParagraph"/>
        <w:tabs>
          <w:tab w:val="left" w:pos="709"/>
        </w:tabs>
        <w:ind w:left="0" w:firstLine="709"/>
        <w:rPr>
          <w:rFonts w:ascii="Arial" w:hAnsi="Arial" w:cs="Arial"/>
          <w:sz w:val="24"/>
          <w:lang w:val="pt-BR"/>
          <w:rPrChange w:id="4532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en-CA"/>
          <w:rPrChange w:id="4533" w:author="Elias de Moraes Fernandes" w:date="2016-07-07T10:33:00Z">
            <w:rPr>
              <w:sz w:val="24"/>
              <w:lang w:val="en-CA"/>
            </w:rPr>
          </w:rPrChange>
        </w:rPr>
        <w:tab/>
      </w:r>
      <w:proofErr w:type="spellStart"/>
      <w:r w:rsidR="009E1D0D" w:rsidRPr="00996951">
        <w:rPr>
          <w:rFonts w:ascii="Arial" w:hAnsi="Arial" w:cs="Arial"/>
          <w:sz w:val="24"/>
          <w:lang w:val="pt-BR"/>
          <w:rPrChange w:id="4534" w:author="Elias de Moraes Fernandes" w:date="2016-07-07T10:33:00Z">
            <w:rPr>
              <w:sz w:val="24"/>
              <w:lang w:val="pt-BR"/>
            </w:rPr>
          </w:rPrChange>
        </w:rPr>
        <w:t>Loading</w:t>
      </w:r>
      <w:proofErr w:type="spellEnd"/>
      <w:r w:rsidR="009E1D0D" w:rsidRPr="00996951">
        <w:rPr>
          <w:rFonts w:ascii="Arial" w:hAnsi="Arial" w:cs="Arial"/>
          <w:sz w:val="24"/>
          <w:lang w:val="pt-BR"/>
          <w:rPrChange w:id="453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="009E1D0D" w:rsidRPr="00996951">
        <w:rPr>
          <w:rFonts w:ascii="Arial" w:hAnsi="Arial" w:cs="Arial"/>
          <w:sz w:val="24"/>
          <w:lang w:val="pt-BR"/>
          <w:rPrChange w:id="4536" w:author="Elias de Moraes Fernandes" w:date="2016-07-07T10:33:00Z">
            <w:rPr>
              <w:sz w:val="24"/>
              <w:lang w:val="pt-BR"/>
            </w:rPr>
          </w:rPrChange>
        </w:rPr>
        <w:t>Scene</w:t>
      </w:r>
      <w:proofErr w:type="spellEnd"/>
      <w:r w:rsidR="009E1D0D" w:rsidRPr="00996951">
        <w:rPr>
          <w:rFonts w:ascii="Arial" w:hAnsi="Arial" w:cs="Arial"/>
          <w:sz w:val="24"/>
          <w:lang w:val="pt-BR"/>
          <w:rPrChange w:id="453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64752" w:rsidRPr="00996951">
        <w:rPr>
          <w:rFonts w:ascii="Arial" w:hAnsi="Arial" w:cs="Arial"/>
          <w:rPrChange w:id="4538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39" w:author="Elias de Moraes Fernandes" w:date="2016-07-07T10:33:00Z">
            <w:rPr/>
          </w:rPrChange>
        </w:rPr>
        <w:instrText xml:space="preserve"> HYPERLINK "http://c1.glitch.bz/misc/2012-11-06/loading.mp3" </w:instrText>
      </w:r>
      <w:r w:rsidR="00164752" w:rsidRPr="00996951">
        <w:rPr>
          <w:rFonts w:ascii="Arial" w:hAnsi="Arial" w:cs="Arial"/>
          <w:rPrChange w:id="4540" w:author="Elias de Moraes Fernandes" w:date="2016-07-07T10:33:00Z">
            <w:rPr/>
          </w:rPrChange>
        </w:rPr>
        <w:fldChar w:fldCharType="separate"/>
      </w:r>
      <w:r w:rsidR="0061038E" w:rsidRPr="00996951">
        <w:rPr>
          <w:rStyle w:val="Hyperlink"/>
          <w:rFonts w:ascii="Arial" w:hAnsi="Arial" w:cs="Arial"/>
          <w:sz w:val="24"/>
          <w:lang w:val="pt-BR"/>
          <w:rPrChange w:id="4541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Link1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42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  <w:r w:rsidR="009E1D0D" w:rsidRPr="00996951">
        <w:rPr>
          <w:rFonts w:ascii="Arial" w:hAnsi="Arial" w:cs="Arial"/>
          <w:sz w:val="24"/>
          <w:lang w:val="pt-BR"/>
          <w:rPrChange w:id="4543" w:author="Elias de Moraes Fernandes" w:date="2016-07-07T10:33:00Z">
            <w:rPr>
              <w:sz w:val="24"/>
              <w:lang w:val="pt-BR"/>
            </w:rPr>
          </w:rPrChange>
        </w:rPr>
        <w:t xml:space="preserve"> ou </w:t>
      </w:r>
      <w:r w:rsidR="00164752" w:rsidRPr="00996951">
        <w:rPr>
          <w:rFonts w:ascii="Arial" w:hAnsi="Arial" w:cs="Arial"/>
          <w:rPrChange w:id="4544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45" w:author="Elias de Moraes Fernandes" w:date="2016-07-07T10:33:00Z">
            <w:rPr/>
          </w:rPrChange>
        </w:rPr>
        <w:instrText xml:space="preserve"> HYPERLINK "http://c1.glitch.bz/misc/2012-11-06/game_loaded_2.mp3" </w:instrText>
      </w:r>
      <w:r w:rsidR="00164752" w:rsidRPr="00996951">
        <w:rPr>
          <w:rFonts w:ascii="Arial" w:hAnsi="Arial" w:cs="Arial"/>
          <w:rPrChange w:id="4546" w:author="Elias de Moraes Fernandes" w:date="2016-07-07T10:33:00Z">
            <w:rPr/>
          </w:rPrChange>
        </w:rPr>
        <w:fldChar w:fldCharType="separate"/>
      </w:r>
      <w:r w:rsidR="009E1D0D" w:rsidRPr="00996951">
        <w:rPr>
          <w:rStyle w:val="Hyperlink"/>
          <w:rFonts w:ascii="Arial" w:hAnsi="Arial" w:cs="Arial"/>
          <w:sz w:val="24"/>
          <w:lang w:val="pt-BR"/>
          <w:rPrChange w:id="4547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Link2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48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</w:p>
    <w:p w14:paraId="30A41D2B" w14:textId="6EA610C4" w:rsidR="009A32DF" w:rsidRPr="00996951" w:rsidRDefault="009A32DF" w:rsidP="0061038E">
      <w:pPr>
        <w:pStyle w:val="ListParagraph"/>
        <w:tabs>
          <w:tab w:val="left" w:pos="709"/>
        </w:tabs>
        <w:ind w:left="0" w:firstLine="709"/>
        <w:rPr>
          <w:rFonts w:ascii="Arial" w:hAnsi="Arial" w:cs="Arial"/>
          <w:sz w:val="24"/>
          <w:lang w:val="pt-BR"/>
          <w:rPrChange w:id="4549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4550" w:author="Elias de Moraes Fernandes" w:date="2016-07-07T10:33:00Z">
            <w:rPr>
              <w:sz w:val="24"/>
              <w:lang w:val="pt-BR"/>
            </w:rPr>
          </w:rPrChange>
        </w:rPr>
        <w:t>Level</w:t>
      </w:r>
      <w:proofErr w:type="spellEnd"/>
      <w:r w:rsidRPr="00996951">
        <w:rPr>
          <w:rFonts w:ascii="Arial" w:hAnsi="Arial" w:cs="Arial"/>
          <w:sz w:val="24"/>
          <w:lang w:val="pt-BR"/>
          <w:rPrChange w:id="455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Pr="00996951">
        <w:rPr>
          <w:rFonts w:ascii="Arial" w:hAnsi="Arial" w:cs="Arial"/>
          <w:sz w:val="24"/>
          <w:lang w:val="pt-BR"/>
          <w:rPrChange w:id="4552" w:author="Elias de Moraes Fernandes" w:date="2016-07-07T10:33:00Z">
            <w:rPr>
              <w:sz w:val="24"/>
              <w:lang w:val="pt-BR"/>
            </w:rPr>
          </w:rPrChange>
        </w:rPr>
        <w:t>Up</w:t>
      </w:r>
      <w:proofErr w:type="spellEnd"/>
      <w:r w:rsidRPr="00996951">
        <w:rPr>
          <w:rFonts w:ascii="Arial" w:hAnsi="Arial" w:cs="Arial"/>
          <w:sz w:val="24"/>
          <w:lang w:val="pt-BR"/>
          <w:rPrChange w:id="455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64752" w:rsidRPr="00996951">
        <w:rPr>
          <w:rFonts w:ascii="Arial" w:hAnsi="Arial" w:cs="Arial"/>
          <w:rPrChange w:id="4554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55" w:author="Elias de Moraes Fernandes" w:date="2016-07-07T10:33:00Z">
            <w:rPr/>
          </w:rPrChange>
        </w:rPr>
        <w:instrText xml:space="preserve"> HYPERLINK "http://c1.glitch.bz/misc/2012-11-06/triple_jump.mp3" </w:instrText>
      </w:r>
      <w:r w:rsidR="00164752" w:rsidRPr="00996951">
        <w:rPr>
          <w:rFonts w:ascii="Arial" w:hAnsi="Arial" w:cs="Arial"/>
          <w:rPrChange w:id="4556" w:author="Elias de Moraes Fernandes" w:date="2016-07-07T10:33:00Z">
            <w:rPr/>
          </w:rPrChange>
        </w:rPr>
        <w:fldChar w:fldCharType="separate"/>
      </w:r>
      <w:r w:rsidRPr="00996951">
        <w:rPr>
          <w:rStyle w:val="Hyperlink"/>
          <w:rFonts w:ascii="Arial" w:hAnsi="Arial" w:cs="Arial"/>
          <w:sz w:val="24"/>
          <w:lang w:val="pt-BR"/>
          <w:rPrChange w:id="4557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Link1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58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</w:p>
    <w:p w14:paraId="33999A67" w14:textId="7A8AB4FE" w:rsidR="0061038E" w:rsidRPr="00996951" w:rsidRDefault="0061038E" w:rsidP="0061038E">
      <w:pPr>
        <w:pStyle w:val="ListParagraph"/>
        <w:tabs>
          <w:tab w:val="left" w:pos="709"/>
        </w:tabs>
        <w:ind w:left="0" w:firstLine="709"/>
        <w:rPr>
          <w:rFonts w:ascii="Arial" w:hAnsi="Arial" w:cs="Arial"/>
          <w:sz w:val="24"/>
          <w:lang w:val="pt-BR"/>
          <w:rPrChange w:id="4559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560" w:author="Elias de Moraes Fernandes" w:date="2016-07-07T10:33:00Z">
            <w:rPr>
              <w:sz w:val="24"/>
              <w:lang w:val="pt-BR"/>
            </w:rPr>
          </w:rPrChange>
        </w:rPr>
        <w:t>Vit</w:t>
      </w:r>
      <w:r w:rsidRPr="00996951">
        <w:rPr>
          <w:rFonts w:ascii="Arial" w:eastAsia="Calibri" w:hAnsi="Arial" w:cs="Arial"/>
          <w:sz w:val="24"/>
          <w:lang w:val="pt-BR"/>
          <w:rPrChange w:id="4561" w:author="Elias de Moraes Fernandes" w:date="2016-07-07T10:33:00Z">
            <w:rPr>
              <w:sz w:val="24"/>
              <w:lang w:val="pt-BR"/>
            </w:rPr>
          </w:rPrChange>
        </w:rPr>
        <w:t>ória</w:t>
      </w:r>
      <w:r w:rsidR="009A32DF" w:rsidRPr="00996951">
        <w:rPr>
          <w:rFonts w:ascii="Arial" w:hAnsi="Arial" w:cs="Arial"/>
          <w:sz w:val="24"/>
          <w:lang w:val="pt-BR"/>
          <w:rPrChange w:id="4562" w:author="Elias de Moraes Fernandes" w:date="2016-07-07T10:33:00Z">
            <w:rPr>
              <w:sz w:val="24"/>
              <w:lang w:val="pt-BR"/>
            </w:rPr>
          </w:rPrChange>
        </w:rPr>
        <w:t xml:space="preserve"> (</w:t>
      </w:r>
      <w:proofErr w:type="spellStart"/>
      <w:r w:rsidR="009A32DF" w:rsidRPr="00996951">
        <w:rPr>
          <w:rFonts w:ascii="Arial" w:hAnsi="Arial" w:cs="Arial"/>
          <w:sz w:val="24"/>
          <w:lang w:val="pt-BR"/>
          <w:rPrChange w:id="4563" w:author="Elias de Moraes Fernandes" w:date="2016-07-07T10:33:00Z">
            <w:rPr>
              <w:sz w:val="24"/>
              <w:lang w:val="pt-BR"/>
            </w:rPr>
          </w:rPrChange>
        </w:rPr>
        <w:t>Win</w:t>
      </w:r>
      <w:proofErr w:type="spellEnd"/>
      <w:r w:rsidR="009A32DF" w:rsidRPr="00996951">
        <w:rPr>
          <w:rFonts w:ascii="Arial" w:hAnsi="Arial" w:cs="Arial"/>
          <w:sz w:val="24"/>
          <w:lang w:val="pt-BR"/>
          <w:rPrChange w:id="4564" w:author="Elias de Moraes Fernandes" w:date="2016-07-07T10:33:00Z">
            <w:rPr>
              <w:sz w:val="24"/>
              <w:lang w:val="pt-BR"/>
            </w:rPr>
          </w:rPrChange>
        </w:rPr>
        <w:t>)</w:t>
      </w:r>
      <w:r w:rsidRPr="00996951">
        <w:rPr>
          <w:rFonts w:ascii="Arial" w:hAnsi="Arial" w:cs="Arial"/>
          <w:sz w:val="24"/>
          <w:lang w:val="pt-BR"/>
          <w:rPrChange w:id="456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64752" w:rsidRPr="00996951">
        <w:rPr>
          <w:rFonts w:ascii="Arial" w:hAnsi="Arial" w:cs="Arial"/>
          <w:rPrChange w:id="4566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67" w:author="Elias de Moraes Fernandes" w:date="2016-07-07T10:33:00Z">
            <w:rPr/>
          </w:rPrChange>
        </w:rPr>
        <w:instrText xml:space="preserve"> HYPERLINK "http://c1.glitch.bz/misc/2012-11-06/flitterbug_collision.mp3" </w:instrText>
      </w:r>
      <w:r w:rsidR="00164752" w:rsidRPr="00996951">
        <w:rPr>
          <w:rFonts w:ascii="Arial" w:hAnsi="Arial" w:cs="Arial"/>
          <w:rPrChange w:id="4568" w:author="Elias de Moraes Fernandes" w:date="2016-07-07T10:33:00Z">
            <w:rPr/>
          </w:rPrChange>
        </w:rPr>
        <w:fldChar w:fldCharType="separate"/>
      </w:r>
      <w:r w:rsidRPr="00996951">
        <w:rPr>
          <w:rStyle w:val="Hyperlink"/>
          <w:rFonts w:ascii="Arial" w:hAnsi="Arial" w:cs="Arial"/>
          <w:sz w:val="24"/>
          <w:lang w:val="pt-BR"/>
          <w:rPrChange w:id="4569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70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  <w:r w:rsidRPr="00996951">
        <w:rPr>
          <w:rFonts w:ascii="Arial" w:hAnsi="Arial" w:cs="Arial"/>
          <w:sz w:val="24"/>
          <w:lang w:val="pt-BR"/>
          <w:rPrChange w:id="4571" w:author="Elias de Moraes Fernandes" w:date="2016-07-07T10:33:00Z">
            <w:rPr>
              <w:sz w:val="24"/>
              <w:lang w:val="pt-BR"/>
            </w:rPr>
          </w:rPrChange>
        </w:rPr>
        <w:t xml:space="preserve"> ou </w:t>
      </w:r>
      <w:r w:rsidR="00164752" w:rsidRPr="00996951">
        <w:rPr>
          <w:rFonts w:ascii="Arial" w:hAnsi="Arial" w:cs="Arial"/>
          <w:rPrChange w:id="4572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73" w:author="Elias de Moraes Fernandes" w:date="2016-07-07T10:33:00Z">
            <w:rPr/>
          </w:rPrChange>
        </w:rPr>
        <w:instrText xml:space="preserve"> HYPERLINK "http://c1.glitch.bz/misc/2012-11-06/qurazy_quoin.mp3" </w:instrText>
      </w:r>
      <w:r w:rsidR="00164752" w:rsidRPr="00996951">
        <w:rPr>
          <w:rFonts w:ascii="Arial" w:hAnsi="Arial" w:cs="Arial"/>
          <w:rPrChange w:id="4574" w:author="Elias de Moraes Fernandes" w:date="2016-07-07T10:33:00Z">
            <w:rPr/>
          </w:rPrChange>
        </w:rPr>
        <w:fldChar w:fldCharType="separate"/>
      </w:r>
      <w:r w:rsidRPr="00996951">
        <w:rPr>
          <w:rStyle w:val="Hyperlink"/>
          <w:rFonts w:ascii="Arial" w:hAnsi="Arial" w:cs="Arial"/>
          <w:sz w:val="24"/>
          <w:lang w:val="pt-BR"/>
          <w:rPrChange w:id="4575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Link2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76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</w:p>
    <w:p w14:paraId="5BAD02AF" w14:textId="64767CF1" w:rsidR="009A32DF" w:rsidRPr="00996951" w:rsidRDefault="009A32DF" w:rsidP="0061038E">
      <w:pPr>
        <w:pStyle w:val="ListParagraph"/>
        <w:tabs>
          <w:tab w:val="left" w:pos="709"/>
        </w:tabs>
        <w:ind w:left="0" w:firstLine="709"/>
        <w:rPr>
          <w:ins w:id="4577" w:author="Elias De Moraes Fernandes" w:date="2016-03-14T18:26:00Z"/>
          <w:rStyle w:val="Hyperlink"/>
          <w:rFonts w:ascii="Arial" w:hAnsi="Arial" w:cs="Arial"/>
          <w:sz w:val="24"/>
          <w:lang w:val="pt-BR"/>
          <w:rPrChange w:id="4578" w:author="Elias de Moraes Fernandes" w:date="2016-07-07T10:33:00Z">
            <w:rPr>
              <w:ins w:id="4579" w:author="Elias De Moraes Fernandes" w:date="2016-03-14T18:26:00Z"/>
              <w:rStyle w:val="Hyperlink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580" w:author="Elias de Moraes Fernandes" w:date="2016-07-07T10:33:00Z">
            <w:rPr>
              <w:sz w:val="24"/>
              <w:lang w:val="pt-BR"/>
            </w:rPr>
          </w:rPrChange>
        </w:rPr>
        <w:t>Derrota (</w:t>
      </w:r>
      <w:proofErr w:type="spellStart"/>
      <w:r w:rsidRPr="00996951">
        <w:rPr>
          <w:rFonts w:ascii="Arial" w:hAnsi="Arial" w:cs="Arial"/>
          <w:sz w:val="24"/>
          <w:lang w:val="pt-BR"/>
          <w:rPrChange w:id="4581" w:author="Elias de Moraes Fernandes" w:date="2016-07-07T10:33:00Z">
            <w:rPr>
              <w:sz w:val="24"/>
              <w:lang w:val="pt-BR"/>
            </w:rPr>
          </w:rPrChange>
        </w:rPr>
        <w:t>Lose</w:t>
      </w:r>
      <w:proofErr w:type="spellEnd"/>
      <w:r w:rsidRPr="00996951">
        <w:rPr>
          <w:rFonts w:ascii="Arial" w:hAnsi="Arial" w:cs="Arial"/>
          <w:sz w:val="24"/>
          <w:lang w:val="pt-BR"/>
          <w:rPrChange w:id="4582" w:author="Elias de Moraes Fernandes" w:date="2016-07-07T10:33:00Z">
            <w:rPr>
              <w:sz w:val="24"/>
              <w:lang w:val="pt-BR"/>
            </w:rPr>
          </w:rPrChange>
        </w:rPr>
        <w:t xml:space="preserve">) </w:t>
      </w:r>
      <w:r w:rsidR="00164752" w:rsidRPr="00996951">
        <w:rPr>
          <w:rFonts w:ascii="Arial" w:hAnsi="Arial" w:cs="Arial"/>
          <w:rPrChange w:id="4583" w:author="Elias de Moraes Fernandes" w:date="2016-07-07T10:33:00Z">
            <w:rPr/>
          </w:rPrChange>
        </w:rPr>
        <w:fldChar w:fldCharType="begin"/>
      </w:r>
      <w:r w:rsidR="00164752" w:rsidRPr="00996951">
        <w:rPr>
          <w:rFonts w:ascii="Arial" w:hAnsi="Arial" w:cs="Arial"/>
          <w:rPrChange w:id="4584" w:author="Elias de Moraes Fernandes" w:date="2016-07-07T10:33:00Z">
            <w:rPr/>
          </w:rPrChange>
        </w:rPr>
        <w:instrText xml:space="preserve"> HYPERLINK "http://c1.glitch.bz/misc/2012-11-06/sloth_arrives.mp3" </w:instrText>
      </w:r>
      <w:r w:rsidR="00164752" w:rsidRPr="00996951">
        <w:rPr>
          <w:rFonts w:ascii="Arial" w:hAnsi="Arial" w:cs="Arial"/>
          <w:rPrChange w:id="4585" w:author="Elias de Moraes Fernandes" w:date="2016-07-07T10:33:00Z">
            <w:rPr/>
          </w:rPrChange>
        </w:rPr>
        <w:fldChar w:fldCharType="separate"/>
      </w:r>
      <w:r w:rsidRPr="00996951">
        <w:rPr>
          <w:rStyle w:val="Hyperlink"/>
          <w:rFonts w:ascii="Arial" w:hAnsi="Arial" w:cs="Arial"/>
          <w:sz w:val="24"/>
          <w:lang w:val="pt-BR"/>
          <w:rPrChange w:id="4586" w:author="Elias de Moraes Fernandes" w:date="2016-07-07T10:33:00Z">
            <w:rPr>
              <w:rStyle w:val="Hyperlink"/>
              <w:sz w:val="24"/>
              <w:lang w:val="pt-BR"/>
            </w:rPr>
          </w:rPrChange>
        </w:rPr>
        <w:t>Link1</w:t>
      </w:r>
      <w:r w:rsidR="00164752" w:rsidRPr="00996951">
        <w:rPr>
          <w:rStyle w:val="Hyperlink"/>
          <w:rFonts w:ascii="Arial" w:hAnsi="Arial" w:cs="Arial"/>
          <w:sz w:val="24"/>
          <w:lang w:val="pt-BR"/>
          <w:rPrChange w:id="4587" w:author="Elias de Moraes Fernandes" w:date="2016-07-07T10:33:00Z">
            <w:rPr>
              <w:rStyle w:val="Hyperlink"/>
              <w:sz w:val="24"/>
              <w:lang w:val="pt-BR"/>
            </w:rPr>
          </w:rPrChange>
        </w:rPr>
        <w:fldChar w:fldCharType="end"/>
      </w:r>
    </w:p>
    <w:p w14:paraId="23FD543D" w14:textId="77777777" w:rsidR="00BC1739" w:rsidRPr="00CB07E7" w:rsidDel="00C54772" w:rsidRDefault="00BC1739" w:rsidP="00CB07E7">
      <w:pPr>
        <w:tabs>
          <w:tab w:val="left" w:pos="709"/>
        </w:tabs>
        <w:rPr>
          <w:del w:id="4588" w:author="Elias de Moraes Fernandes" w:date="2016-07-07T12:15:00Z"/>
          <w:rFonts w:ascii="Arial" w:hAnsi="Arial" w:cs="Arial"/>
          <w:sz w:val="24"/>
          <w:lang w:val="pt-BR"/>
          <w:rPrChange w:id="4589" w:author="Elias de Moraes Fernandes" w:date="2016-07-07T12:14:00Z">
            <w:rPr>
              <w:del w:id="4590" w:author="Elias de Moraes Fernandes" w:date="2016-07-07T12:15:00Z"/>
              <w:sz w:val="24"/>
              <w:lang w:val="pt-BR"/>
            </w:rPr>
          </w:rPrChange>
        </w:rPr>
        <w:pPrChange w:id="4591" w:author="Elias de Moraes Fernandes" w:date="2016-07-07T12:14:00Z">
          <w:pPr>
            <w:pStyle w:val="ListParagraph"/>
            <w:tabs>
              <w:tab w:val="left" w:pos="709"/>
            </w:tabs>
            <w:ind w:left="0" w:firstLine="709"/>
          </w:pPr>
        </w:pPrChange>
      </w:pPr>
    </w:p>
    <w:p w14:paraId="2D7436BD" w14:textId="31056974" w:rsidR="0077658F" w:rsidRPr="00996951" w:rsidDel="00BC1739" w:rsidRDefault="0077658F" w:rsidP="0077658F">
      <w:pPr>
        <w:pStyle w:val="ListParagraph"/>
        <w:tabs>
          <w:tab w:val="left" w:pos="7672"/>
        </w:tabs>
        <w:ind w:left="0" w:firstLine="360"/>
        <w:rPr>
          <w:del w:id="4592" w:author="Elias De Moraes Fernandes" w:date="2016-03-14T18:26:00Z"/>
          <w:rFonts w:ascii="Arial" w:hAnsi="Arial" w:cs="Arial"/>
          <w:sz w:val="24"/>
          <w:lang w:val="pt-BR"/>
          <w:rPrChange w:id="4593" w:author="Elias de Moraes Fernandes" w:date="2016-07-07T10:33:00Z">
            <w:rPr>
              <w:del w:id="4594" w:author="Elias De Moraes Fernandes" w:date="2016-03-14T18:26:00Z"/>
              <w:sz w:val="24"/>
              <w:lang w:val="pt-BR"/>
            </w:rPr>
          </w:rPrChange>
        </w:rPr>
      </w:pPr>
      <w:del w:id="4595" w:author="Elias De Moraes Fernandes" w:date="2016-03-14T18:26:00Z">
        <w:r w:rsidRPr="00996951" w:rsidDel="00BC1739">
          <w:rPr>
            <w:rFonts w:ascii="Arial" w:hAnsi="Arial" w:cs="Arial"/>
            <w:sz w:val="24"/>
            <w:lang w:val="pt-BR"/>
            <w:rPrChange w:id="4596" w:author="Elias de Moraes Fernandes" w:date="2016-07-07T10:33:00Z">
              <w:rPr>
                <w:sz w:val="24"/>
                <w:lang w:val="pt-BR"/>
              </w:rPr>
            </w:rPrChange>
          </w:rPr>
          <w:delText>- Inclua ilustra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597" w:author="Elias de Moraes Fernandes" w:date="2016-07-07T10:33:00Z">
              <w:rPr>
                <w:sz w:val="24"/>
                <w:lang w:val="pt-BR"/>
              </w:rPr>
            </w:rPrChange>
          </w:rPr>
          <w:delText>ções</w:delText>
        </w:r>
        <w:r w:rsidRPr="00996951" w:rsidDel="00BC1739">
          <w:rPr>
            <w:rFonts w:ascii="Arial" w:hAnsi="Arial" w:cs="Arial"/>
            <w:sz w:val="24"/>
            <w:lang w:val="pt-BR"/>
            <w:rPrChange w:id="45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599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BC1739">
          <w:rPr>
            <w:rFonts w:ascii="Arial" w:hAnsi="Arial" w:cs="Arial"/>
            <w:sz w:val="24"/>
            <w:lang w:val="pt-BR"/>
            <w:rPrChange w:id="46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01" w:author="Elias de Moraes Fernandes" w:date="2016-07-07T10:33:00Z">
              <w:rPr>
                <w:sz w:val="24"/>
                <w:lang w:val="pt-BR"/>
              </w:rPr>
            </w:rPrChange>
          </w:rPr>
          <w:delText>todos</w:delText>
        </w:r>
        <w:r w:rsidRPr="00996951" w:rsidDel="00BC1739">
          <w:rPr>
            <w:rFonts w:ascii="Arial" w:hAnsi="Arial" w:cs="Arial"/>
            <w:sz w:val="24"/>
            <w:lang w:val="pt-BR"/>
            <w:rPrChange w:id="46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03" w:author="Elias de Moraes Fernandes" w:date="2016-07-07T10:33:00Z">
              <w:rPr>
                <w:sz w:val="24"/>
                <w:lang w:val="pt-BR"/>
              </w:rPr>
            </w:rPrChange>
          </w:rPr>
          <w:delText>os</w:delText>
        </w:r>
        <w:r w:rsidRPr="00996951" w:rsidDel="00BC1739">
          <w:rPr>
            <w:rFonts w:ascii="Arial" w:hAnsi="Arial" w:cs="Arial"/>
            <w:sz w:val="24"/>
            <w:lang w:val="pt-BR"/>
            <w:rPrChange w:id="46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05" w:author="Elias de Moraes Fernandes" w:date="2016-07-07T10:33:00Z">
              <w:rPr>
                <w:sz w:val="24"/>
                <w:lang w:val="pt-BR"/>
              </w:rPr>
            </w:rPrChange>
          </w:rPr>
          <w:delText>mapas</w:delText>
        </w:r>
        <w:r w:rsidRPr="00996951" w:rsidDel="00BC1739">
          <w:rPr>
            <w:rFonts w:ascii="Arial" w:hAnsi="Arial" w:cs="Arial"/>
            <w:sz w:val="24"/>
            <w:lang w:val="pt-BR"/>
            <w:rPrChange w:id="46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07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BC1739">
          <w:rPr>
            <w:rFonts w:ascii="Arial" w:hAnsi="Arial" w:cs="Arial"/>
            <w:sz w:val="24"/>
            <w:lang w:val="pt-BR"/>
            <w:rPrChange w:id="46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09" w:author="Elias de Moraes Fernandes" w:date="2016-07-07T10:33:00Z">
              <w:rPr>
                <w:sz w:val="24"/>
                <w:lang w:val="pt-BR"/>
              </w:rPr>
            </w:rPrChange>
          </w:rPr>
          <w:delText>fases</w:delText>
        </w:r>
        <w:r w:rsidRPr="00996951" w:rsidDel="00BC1739">
          <w:rPr>
            <w:rFonts w:ascii="Arial" w:hAnsi="Arial" w:cs="Arial"/>
            <w:sz w:val="24"/>
            <w:lang w:val="pt-BR"/>
            <w:rPrChange w:id="46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11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BC1739">
          <w:rPr>
            <w:rFonts w:ascii="Arial" w:hAnsi="Arial" w:cs="Arial"/>
            <w:sz w:val="24"/>
            <w:lang w:val="pt-BR"/>
            <w:rPrChange w:id="461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BC1739">
          <w:rPr>
            <w:rFonts w:ascii="Arial" w:eastAsia="Calibri" w:hAnsi="Arial" w:cs="Arial"/>
            <w:sz w:val="24"/>
            <w:lang w:val="pt-BR"/>
            <w:rPrChange w:id="4613" w:author="Elias de Moraes Fernandes" w:date="2016-07-07T10:33:00Z">
              <w:rPr>
                <w:sz w:val="24"/>
                <w:lang w:val="pt-BR"/>
              </w:rPr>
            </w:rPrChange>
          </w:rPr>
          <w:delText>jogo;</w:delText>
        </w:r>
      </w:del>
    </w:p>
    <w:p w14:paraId="5E64BE22" w14:textId="37AB4F39" w:rsidR="005E6EDF" w:rsidRPr="00996951" w:rsidRDefault="005E6EDF" w:rsidP="0077658F">
      <w:pPr>
        <w:ind w:firstLine="360"/>
        <w:rPr>
          <w:ins w:id="4614" w:author="Elias De Moraes Fernandes" w:date="2016-03-14T18:26:00Z"/>
          <w:rFonts w:ascii="Arial" w:hAnsi="Arial" w:cs="Arial"/>
          <w:sz w:val="24"/>
          <w:lang w:val="pt-BR"/>
          <w:rPrChange w:id="4615" w:author="Elias de Moraes Fernandes" w:date="2016-07-07T10:33:00Z">
            <w:rPr>
              <w:ins w:id="4616" w:author="Elias De Moraes Fernandes" w:date="2016-03-14T18:26:00Z"/>
              <w:sz w:val="24"/>
              <w:lang w:val="pt-BR"/>
            </w:rPr>
          </w:rPrChange>
        </w:rPr>
      </w:pPr>
      <w:del w:id="4617" w:author="Elias De Moraes Fernandes" w:date="2016-03-14T18:26:00Z">
        <w:r w:rsidRPr="00996951" w:rsidDel="00BC1739">
          <w:rPr>
            <w:rFonts w:ascii="Arial" w:hAnsi="Arial" w:cs="Arial"/>
            <w:sz w:val="24"/>
            <w:lang w:val="pt-BR"/>
            <w:rPrChange w:id="4618" w:author="Elias de Moraes Fernandes" w:date="2016-07-07T10:33:00Z">
              <w:rPr>
                <w:sz w:val="24"/>
                <w:lang w:val="pt-BR"/>
              </w:rPr>
            </w:rPrChange>
          </w:rPr>
          <w:br w:type="page"/>
        </w:r>
      </w:del>
    </w:p>
    <w:p w14:paraId="420B0D82" w14:textId="77777777" w:rsidR="00BC1739" w:rsidRPr="00996951" w:rsidRDefault="00BC1739" w:rsidP="0077658F">
      <w:pPr>
        <w:ind w:firstLine="360"/>
        <w:rPr>
          <w:rFonts w:ascii="Arial" w:hAnsi="Arial" w:cs="Arial"/>
          <w:sz w:val="24"/>
          <w:lang w:val="pt-BR"/>
          <w:rPrChange w:id="4619" w:author="Elias de Moraes Fernandes" w:date="2016-07-07T10:33:00Z">
            <w:rPr>
              <w:sz w:val="24"/>
              <w:lang w:val="pt-BR"/>
            </w:rPr>
          </w:rPrChange>
        </w:rPr>
      </w:pPr>
    </w:p>
    <w:p w14:paraId="59DF1782" w14:textId="76280F09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4620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4621" w:name="_Toc442190685"/>
      <w:del w:id="4622" w:author="Elias De Moraes Fernandes" w:date="2016-07-06T16:08:00Z">
        <w:r w:rsidRPr="00996951" w:rsidDel="005C6DE9">
          <w:rPr>
            <w:rFonts w:ascii="Arial" w:hAnsi="Arial" w:cs="Arial"/>
            <w:b/>
            <w:sz w:val="40"/>
            <w:lang w:val="pt-BR"/>
            <w:rPrChange w:id="4623" w:author="Elias de Moraes Fernandes" w:date="2016-07-07T10:33:00Z">
              <w:rPr>
                <w:b/>
                <w:sz w:val="40"/>
                <w:lang w:val="pt-BR"/>
              </w:rPr>
            </w:rPrChange>
          </w:rPr>
          <w:lastRenderedPageBreak/>
          <w:delText>Inimigo</w:delText>
        </w:r>
      </w:del>
      <w:del w:id="4624" w:author="Elias De Moraes Fernandes" w:date="2016-07-06T16:09:00Z">
        <w:r w:rsidRPr="00996951" w:rsidDel="005C6DE9">
          <w:rPr>
            <w:rFonts w:ascii="Arial" w:hAnsi="Arial" w:cs="Arial"/>
            <w:b/>
            <w:sz w:val="40"/>
            <w:lang w:val="pt-BR"/>
            <w:rPrChange w:id="4625" w:author="Elias de Moraes Fernandes" w:date="2016-07-07T10:33:00Z">
              <w:rPr>
                <w:b/>
                <w:sz w:val="40"/>
                <w:lang w:val="pt-BR"/>
              </w:rPr>
            </w:rPrChange>
          </w:rPr>
          <w:delText>s</w:delText>
        </w:r>
      </w:del>
      <w:bookmarkEnd w:id="4621"/>
      <w:ins w:id="4626" w:author="Elias De Moraes Fernandes" w:date="2016-07-06T16:09:00Z">
        <w:r w:rsidR="005C6DE9" w:rsidRPr="00996951">
          <w:rPr>
            <w:rFonts w:ascii="Arial" w:hAnsi="Arial" w:cs="Arial"/>
            <w:b/>
            <w:sz w:val="40"/>
            <w:lang w:val="pt-BR"/>
            <w:rPrChange w:id="4627" w:author="Elias de Moraes Fernandes" w:date="2016-07-07T10:33:00Z">
              <w:rPr>
                <w:b/>
                <w:sz w:val="40"/>
                <w:lang w:val="pt-BR"/>
              </w:rPr>
            </w:rPrChange>
          </w:rPr>
          <w:t>Predadores</w:t>
        </w:r>
      </w:ins>
    </w:p>
    <w:p w14:paraId="5E95CB6A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4628" w:author="Elias de Moraes Fernandes" w:date="2016-07-07T10:33:00Z">
            <w:rPr>
              <w:sz w:val="28"/>
              <w:lang w:val="pt-BR"/>
            </w:rPr>
          </w:rPrChange>
        </w:rPr>
      </w:pPr>
    </w:p>
    <w:p w14:paraId="33A97EA5" w14:textId="46198C67" w:rsidR="0077658F" w:rsidRDefault="0077658F" w:rsidP="0077658F">
      <w:pPr>
        <w:pStyle w:val="ListParagraph"/>
        <w:tabs>
          <w:tab w:val="left" w:pos="7672"/>
        </w:tabs>
        <w:ind w:left="0" w:firstLine="360"/>
        <w:rPr>
          <w:ins w:id="4629" w:author="Elias de Moraes Fernandes" w:date="2016-07-07T12:13:00Z"/>
          <w:rFonts w:ascii="Arial" w:hAnsi="Arial" w:cs="Arial"/>
          <w:sz w:val="24"/>
          <w:lang w:val="pt-BR"/>
        </w:rPr>
      </w:pPr>
      <w:del w:id="4630" w:author="Elias de Moraes Fernandes" w:date="2016-07-07T12:13:00Z">
        <w:r w:rsidRPr="00996951" w:rsidDel="00DD1047">
          <w:rPr>
            <w:rFonts w:ascii="Arial" w:hAnsi="Arial" w:cs="Arial"/>
            <w:sz w:val="24"/>
            <w:lang w:val="pt-BR"/>
            <w:rPrChange w:id="46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- </w:delText>
        </w:r>
      </w:del>
      <w:r w:rsidRPr="00996951">
        <w:rPr>
          <w:rFonts w:ascii="Arial" w:hAnsi="Arial" w:cs="Arial"/>
          <w:sz w:val="24"/>
          <w:lang w:val="pt-BR"/>
          <w:rPrChange w:id="4632" w:author="Elias de Moraes Fernandes" w:date="2016-07-07T10:33:00Z">
            <w:rPr>
              <w:sz w:val="24"/>
              <w:lang w:val="pt-BR"/>
            </w:rPr>
          </w:rPrChange>
        </w:rPr>
        <w:t>Descri</w:t>
      </w:r>
      <w:r w:rsidRPr="00996951">
        <w:rPr>
          <w:rFonts w:ascii="Arial" w:eastAsia="Calibri" w:hAnsi="Arial" w:cs="Arial"/>
          <w:sz w:val="24"/>
          <w:lang w:val="pt-BR"/>
          <w:rPrChange w:id="4633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463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635" w:author="Elias de Moraes Fernandes" w:date="2016-07-07T10:33:00Z">
            <w:rPr>
              <w:sz w:val="24"/>
              <w:lang w:val="pt-BR"/>
            </w:rPr>
          </w:rPrChange>
        </w:rPr>
        <w:t>e</w:t>
      </w:r>
      <w:r w:rsidRPr="00996951">
        <w:rPr>
          <w:rFonts w:ascii="Arial" w:hAnsi="Arial" w:cs="Arial"/>
          <w:sz w:val="24"/>
          <w:lang w:val="pt-BR"/>
          <w:rPrChange w:id="463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637" w:author="Elias de Moraes Fernandes" w:date="2016-07-07T10:33:00Z">
            <w:rPr>
              <w:sz w:val="24"/>
              <w:lang w:val="pt-BR"/>
            </w:rPr>
          </w:rPrChange>
        </w:rPr>
        <w:t>ilustração</w:t>
      </w:r>
      <w:r w:rsidRPr="00996951">
        <w:rPr>
          <w:rFonts w:ascii="Arial" w:hAnsi="Arial" w:cs="Arial"/>
          <w:sz w:val="24"/>
          <w:lang w:val="pt-BR"/>
          <w:rPrChange w:id="463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639" w:author="Elias de Moraes Fernandes" w:date="2016-07-07T10:33:00Z">
            <w:rPr>
              <w:sz w:val="24"/>
              <w:lang w:val="pt-BR"/>
            </w:rPr>
          </w:rPrChange>
        </w:rPr>
        <w:t>dos</w:t>
      </w:r>
      <w:r w:rsidRPr="00996951">
        <w:rPr>
          <w:rFonts w:ascii="Arial" w:hAnsi="Arial" w:cs="Arial"/>
          <w:sz w:val="24"/>
          <w:lang w:val="pt-BR"/>
          <w:rPrChange w:id="464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del w:id="4641" w:author="Elias De Moraes Fernandes" w:date="2016-07-06T16:08:00Z">
        <w:r w:rsidRPr="00996951" w:rsidDel="005C6DE9">
          <w:rPr>
            <w:rFonts w:ascii="Arial" w:hAnsi="Arial" w:cs="Arial"/>
            <w:sz w:val="24"/>
            <w:lang w:val="pt-BR"/>
            <w:rPrChange w:id="4642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4643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4644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4645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4646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4647" w:author="Elias de Moraes Fernandes" w:date="2016-07-07T10:33:00Z">
            <w:rPr>
              <w:sz w:val="24"/>
              <w:lang w:val="pt-BR"/>
            </w:rPr>
          </w:rPrChange>
        </w:rPr>
        <w:t xml:space="preserve"> que existem no universo do jogo;</w:t>
      </w:r>
    </w:p>
    <w:p w14:paraId="67934776" w14:textId="77777777" w:rsidR="00C509DF" w:rsidRPr="00996951" w:rsidRDefault="00C509D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648" w:author="Elias de Moraes Fernandes" w:date="2016-07-07T10:33:00Z">
            <w:rPr>
              <w:sz w:val="24"/>
              <w:lang w:val="pt-BR"/>
            </w:rPr>
          </w:rPrChange>
        </w:rPr>
      </w:pPr>
    </w:p>
    <w:p w14:paraId="58233A67" w14:textId="18B8E8E0" w:rsidR="00850271" w:rsidRPr="00996951" w:rsidRDefault="008739F5">
      <w:pPr>
        <w:pStyle w:val="ListParagraph"/>
        <w:keepNext/>
        <w:tabs>
          <w:tab w:val="left" w:pos="7672"/>
        </w:tabs>
        <w:ind w:left="0" w:firstLine="360"/>
        <w:rPr>
          <w:ins w:id="4649" w:author="Elias De Moraes Fernandes" w:date="2016-03-14T18:41:00Z"/>
          <w:rFonts w:ascii="Arial" w:hAnsi="Arial" w:cs="Arial"/>
          <w:rPrChange w:id="4650" w:author="Elias de Moraes Fernandes" w:date="2016-07-07T10:33:00Z">
            <w:rPr>
              <w:ins w:id="4651" w:author="Elias De Moraes Fernandes" w:date="2016-03-14T18:41:00Z"/>
            </w:rPr>
          </w:rPrChange>
        </w:rPr>
        <w:pPrChange w:id="4652" w:author="Elias De Moraes Fernandes" w:date="2016-03-14T18:4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4653" w:author="Elias de Moraes Fernandes" w:date="2016-07-07T12:07:00Z">
        <w:r>
          <w:rPr>
            <w:rFonts w:ascii="Arial" w:hAnsi="Arial" w:cs="Arial"/>
            <w:sz w:val="24"/>
            <w:lang w:val="pt-BR"/>
          </w:rPr>
          <w:t xml:space="preserve">- </w:t>
        </w:r>
      </w:ins>
      <w:r w:rsidR="008159B8" w:rsidRPr="00996951">
        <w:rPr>
          <w:rFonts w:ascii="Arial" w:hAnsi="Arial" w:cs="Arial"/>
          <w:sz w:val="24"/>
          <w:lang w:val="pt-BR"/>
          <w:rPrChange w:id="4654" w:author="Elias de Moraes Fernandes" w:date="2016-07-07T10:33:00Z">
            <w:rPr>
              <w:sz w:val="24"/>
              <w:lang w:val="pt-BR"/>
            </w:rPr>
          </w:rPrChange>
        </w:rPr>
        <w:t>Sanguessuga</w:t>
      </w:r>
      <w:r w:rsidR="00144F6B" w:rsidRPr="00996951">
        <w:rPr>
          <w:rFonts w:ascii="Arial" w:hAnsi="Arial" w:cs="Arial"/>
          <w:noProof/>
          <w:sz w:val="24"/>
          <w:rPrChange w:id="4655" w:author="Elias de Moraes Fernandes" w:date="2016-07-07T10:33:00Z">
            <w:rPr>
              <w:noProof/>
              <w:sz w:val="24"/>
            </w:rPr>
          </w:rPrChange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5151" w14:textId="77EF5349" w:rsidR="0077658F" w:rsidRPr="00996951" w:rsidRDefault="00850271">
      <w:pPr>
        <w:pStyle w:val="Caption"/>
        <w:rPr>
          <w:rFonts w:ascii="Arial" w:hAnsi="Arial" w:cs="Arial"/>
          <w:sz w:val="24"/>
          <w:lang w:val="pt-BR"/>
          <w:rPrChange w:id="4656" w:author="Elias de Moraes Fernandes" w:date="2016-07-07T10:33:00Z">
            <w:rPr>
              <w:sz w:val="24"/>
              <w:lang w:val="pt-BR"/>
            </w:rPr>
          </w:rPrChange>
        </w:rPr>
        <w:pPrChange w:id="4657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4658" w:author="Elias De Moraes Fernandes" w:date="2016-03-14T18:41:00Z">
        <w:r w:rsidRPr="00996951">
          <w:rPr>
            <w:rFonts w:ascii="Arial" w:hAnsi="Arial" w:cs="Arial"/>
            <w:rPrChange w:id="4659" w:author="Elias de Moraes Fernandes" w:date="2016-07-07T10:33:00Z">
              <w:rPr/>
            </w:rPrChange>
          </w:rPr>
          <w:t>Figura</w:t>
        </w:r>
        <w:proofErr w:type="spellEnd"/>
        <w:r w:rsidRPr="00996951">
          <w:rPr>
            <w:rFonts w:ascii="Arial" w:hAnsi="Arial" w:cs="Arial"/>
            <w:rPrChange w:id="4660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hAnsi="Arial" w:cs="Arial"/>
            <w:rPrChange w:id="4661" w:author="Elias de Moraes Fernandes" w:date="2016-07-07T10:33:00Z">
              <w:rPr/>
            </w:rPrChange>
          </w:rPr>
          <w:fldChar w:fldCharType="begin"/>
        </w:r>
        <w:r w:rsidRPr="00996951">
          <w:rPr>
            <w:rFonts w:ascii="Arial" w:hAnsi="Arial" w:cs="Arial"/>
            <w:rPrChange w:id="4662" w:author="Elias de Moraes Fernandes" w:date="2016-07-07T10:33:00Z">
              <w:rPr/>
            </w:rPrChange>
          </w:rPr>
          <w:instrText xml:space="preserve"> SEQ Figura \* ARABIC </w:instrText>
        </w:r>
      </w:ins>
      <w:r w:rsidRPr="00996951">
        <w:rPr>
          <w:rFonts w:ascii="Arial" w:hAnsi="Arial" w:cs="Arial"/>
          <w:rPrChange w:id="4663" w:author="Elias de Moraes Fernandes" w:date="2016-07-07T10:33:00Z">
            <w:rPr/>
          </w:rPrChange>
        </w:rPr>
        <w:fldChar w:fldCharType="separate"/>
      </w:r>
      <w:ins w:id="4664" w:author="Elias De Moraes Fernandes" w:date="2016-03-16T13:16:00Z">
        <w:r w:rsidR="00D71A67" w:rsidRPr="00996951">
          <w:rPr>
            <w:rFonts w:ascii="Arial" w:hAnsi="Arial" w:cs="Arial"/>
            <w:noProof/>
            <w:rPrChange w:id="4665" w:author="Elias de Moraes Fernandes" w:date="2016-07-07T10:33:00Z">
              <w:rPr>
                <w:noProof/>
              </w:rPr>
            </w:rPrChange>
          </w:rPr>
          <w:t>2</w:t>
        </w:r>
      </w:ins>
      <w:ins w:id="4666" w:author="Elias De Moraes Fernandes" w:date="2016-03-14T18:41:00Z">
        <w:r w:rsidRPr="00996951">
          <w:rPr>
            <w:rFonts w:ascii="Arial" w:hAnsi="Arial" w:cs="Arial"/>
            <w:rPrChange w:id="4667" w:author="Elias de Moraes Fernandes" w:date="2016-07-07T10:33:00Z">
              <w:rPr/>
            </w:rPrChange>
          </w:rPr>
          <w:fldChar w:fldCharType="end"/>
        </w:r>
        <w:r w:rsidRPr="00996951">
          <w:rPr>
            <w:rFonts w:ascii="Arial" w:hAnsi="Arial" w:cs="Arial"/>
            <w:rPrChange w:id="4668" w:author="Elias de Moraes Fernandes" w:date="2016-07-07T10:33:00Z">
              <w:rPr/>
            </w:rPrChange>
          </w:rPr>
          <w:t xml:space="preserve"> - Sketch: </w:t>
        </w:r>
        <w:del w:id="4669" w:author="Elias De Moraes Fernandes" w:date="2016-07-06T16:08:00Z">
          <w:r w:rsidRPr="00996951" w:rsidDel="005C6DE9">
            <w:rPr>
              <w:rFonts w:ascii="Arial" w:hAnsi="Arial" w:cs="Arial"/>
              <w:rPrChange w:id="4670" w:author="Elias de Moraes Fernandes" w:date="2016-07-07T10:33:00Z">
                <w:rPr/>
              </w:rPrChange>
            </w:rPr>
            <w:delText>Inimigo</w:delText>
          </w:r>
        </w:del>
      </w:ins>
      <w:proofErr w:type="spellStart"/>
      <w:ins w:id="4671" w:author="Elias De Moraes Fernandes" w:date="2016-07-06T16:08:00Z">
        <w:r w:rsidR="005C6DE9" w:rsidRPr="00996951">
          <w:rPr>
            <w:rFonts w:ascii="Arial" w:hAnsi="Arial" w:cs="Arial"/>
            <w:rPrChange w:id="4672" w:author="Elias de Moraes Fernandes" w:date="2016-07-07T10:33:00Z">
              <w:rPr/>
            </w:rPrChange>
          </w:rPr>
          <w:t>Predador</w:t>
        </w:r>
      </w:ins>
      <w:proofErr w:type="spellEnd"/>
      <w:ins w:id="4673" w:author="Elias De Moraes Fernandes" w:date="2016-03-14T18:41:00Z">
        <w:r w:rsidRPr="00996951">
          <w:rPr>
            <w:rFonts w:ascii="Arial" w:hAnsi="Arial" w:cs="Arial"/>
            <w:rPrChange w:id="4674" w:author="Elias de Moraes Fernandes" w:date="2016-07-07T10:33:00Z">
              <w:rPr/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rPrChange w:id="4675" w:author="Elias de Moraes Fernandes" w:date="2016-07-07T10:33:00Z">
              <w:rPr/>
            </w:rPrChange>
          </w:rPr>
          <w:t>Sanguessuga</w:t>
        </w:r>
      </w:ins>
      <w:proofErr w:type="spellEnd"/>
    </w:p>
    <w:p w14:paraId="27D31217" w14:textId="77777777" w:rsidR="00A658B2" w:rsidRPr="00996951" w:rsidRDefault="00A658B2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676" w:author="Elias de Moraes Fernandes" w:date="2016-07-07T10:33:00Z">
            <w:rPr>
              <w:sz w:val="24"/>
              <w:lang w:val="pt-BR"/>
            </w:rPr>
          </w:rPrChange>
        </w:rPr>
      </w:pPr>
    </w:p>
    <w:p w14:paraId="71661352" w14:textId="28675989" w:rsidR="008159B8" w:rsidRPr="00996951" w:rsidRDefault="009A20AC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677" w:author="Elias de Moraes Fernandes" w:date="2016-07-07T10:33:00Z">
            <w:rPr>
              <w:sz w:val="24"/>
              <w:lang w:val="pt-BR"/>
            </w:rPr>
          </w:rPrChange>
        </w:rPr>
      </w:pPr>
      <w:ins w:id="4678" w:author="Elias de Moraes Fernandes" w:date="2016-07-07T12:06:00Z">
        <w:r>
          <w:rPr>
            <w:rFonts w:ascii="Arial" w:hAnsi="Arial" w:cs="Arial"/>
            <w:sz w:val="24"/>
            <w:lang w:val="pt-BR"/>
          </w:rPr>
          <w:t xml:space="preserve">- </w:t>
        </w:r>
      </w:ins>
      <w:r w:rsidR="00A658B2" w:rsidRPr="00996951">
        <w:rPr>
          <w:rFonts w:ascii="Arial" w:hAnsi="Arial" w:cs="Arial"/>
          <w:sz w:val="24"/>
          <w:lang w:val="pt-BR"/>
          <w:rPrChange w:id="4679" w:author="Elias de Moraes Fernandes" w:date="2016-07-07T10:33:00Z">
            <w:rPr>
              <w:sz w:val="24"/>
              <w:lang w:val="pt-BR"/>
            </w:rPr>
          </w:rPrChange>
        </w:rPr>
        <w:t>P</w:t>
      </w:r>
      <w:r w:rsidR="00A658B2" w:rsidRPr="00996951">
        <w:rPr>
          <w:rFonts w:ascii="Arial" w:eastAsia="Calibri" w:hAnsi="Arial" w:cs="Arial"/>
          <w:sz w:val="24"/>
          <w:lang w:val="pt-BR"/>
          <w:rPrChange w:id="4680" w:author="Elias de Moraes Fernandes" w:date="2016-07-07T10:33:00Z">
            <w:rPr>
              <w:sz w:val="24"/>
              <w:lang w:val="pt-BR"/>
            </w:rPr>
          </w:rPrChange>
        </w:rPr>
        <w:t>ássaros</w:t>
      </w:r>
    </w:p>
    <w:p w14:paraId="0BA8E2A5" w14:textId="77777777" w:rsidR="00850271" w:rsidRPr="00996951" w:rsidRDefault="00634B8B">
      <w:pPr>
        <w:pStyle w:val="ListParagraph"/>
        <w:keepNext/>
        <w:tabs>
          <w:tab w:val="left" w:pos="7672"/>
        </w:tabs>
        <w:ind w:left="0" w:firstLine="360"/>
        <w:rPr>
          <w:ins w:id="4681" w:author="Elias De Moraes Fernandes" w:date="2016-03-14T18:42:00Z"/>
          <w:rFonts w:ascii="Arial" w:hAnsi="Arial" w:cs="Arial"/>
          <w:rPrChange w:id="4682" w:author="Elias de Moraes Fernandes" w:date="2016-07-07T10:33:00Z">
            <w:rPr>
              <w:ins w:id="4683" w:author="Elias De Moraes Fernandes" w:date="2016-03-14T18:42:00Z"/>
            </w:rPr>
          </w:rPrChange>
        </w:rPr>
        <w:pPrChange w:id="4684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996951">
        <w:rPr>
          <w:rFonts w:ascii="Arial" w:hAnsi="Arial" w:cs="Arial"/>
          <w:noProof/>
          <w:sz w:val="24"/>
          <w:rPrChange w:id="4685" w:author="Elias de Moraes Fernandes" w:date="2016-07-07T10:33:00Z">
            <w:rPr>
              <w:noProof/>
              <w:sz w:val="24"/>
            </w:rPr>
          </w:rPrChange>
        </w:rPr>
        <w:drawing>
          <wp:inline distT="0" distB="0" distL="0" distR="0" wp14:anchorId="775AA439" wp14:editId="018088DE">
            <wp:extent cx="5894183" cy="2232000"/>
            <wp:effectExtent l="0" t="0" r="0" b="3810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2" b="31622"/>
                    <a:stretch/>
                  </pic:blipFill>
                  <pic:spPr bwMode="auto">
                    <a:xfrm>
                      <a:off x="0" y="0"/>
                      <a:ext cx="5940425" cy="22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9F73" w14:textId="722BEE4E" w:rsidR="00C60DD6" w:rsidRPr="00996951" w:rsidRDefault="00850271">
      <w:pPr>
        <w:pStyle w:val="Caption"/>
        <w:rPr>
          <w:ins w:id="4686" w:author="Elias De Moraes Fernandes" w:date="2016-03-16T12:48:00Z"/>
          <w:rFonts w:ascii="Arial" w:hAnsi="Arial" w:cs="Arial"/>
          <w:rPrChange w:id="4687" w:author="Elias de Moraes Fernandes" w:date="2016-07-07T10:33:00Z">
            <w:rPr>
              <w:ins w:id="4688" w:author="Elias De Moraes Fernandes" w:date="2016-03-16T12:48:00Z"/>
            </w:rPr>
          </w:rPrChange>
        </w:rPr>
        <w:pPrChange w:id="4689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4690" w:author="Elias De Moraes Fernandes" w:date="2016-03-14T18:42:00Z">
        <w:r w:rsidRPr="00996951">
          <w:rPr>
            <w:rFonts w:ascii="Arial" w:hAnsi="Arial" w:cs="Arial"/>
            <w:rPrChange w:id="4691" w:author="Elias de Moraes Fernandes" w:date="2016-07-07T10:33:00Z">
              <w:rPr/>
            </w:rPrChange>
          </w:rPr>
          <w:t>Figura</w:t>
        </w:r>
        <w:proofErr w:type="spellEnd"/>
        <w:r w:rsidRPr="00996951">
          <w:rPr>
            <w:rFonts w:ascii="Arial" w:hAnsi="Arial" w:cs="Arial"/>
            <w:rPrChange w:id="4692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hAnsi="Arial" w:cs="Arial"/>
            <w:rPrChange w:id="4693" w:author="Elias de Moraes Fernandes" w:date="2016-07-07T10:33:00Z">
              <w:rPr/>
            </w:rPrChange>
          </w:rPr>
          <w:fldChar w:fldCharType="begin"/>
        </w:r>
        <w:r w:rsidRPr="00996951">
          <w:rPr>
            <w:rFonts w:ascii="Arial" w:hAnsi="Arial" w:cs="Arial"/>
            <w:rPrChange w:id="4694" w:author="Elias de Moraes Fernandes" w:date="2016-07-07T10:33:00Z">
              <w:rPr/>
            </w:rPrChange>
          </w:rPr>
          <w:instrText xml:space="preserve"> SEQ Figura \* ARABIC </w:instrText>
        </w:r>
      </w:ins>
      <w:r w:rsidRPr="00996951">
        <w:rPr>
          <w:rFonts w:ascii="Arial" w:hAnsi="Arial" w:cs="Arial"/>
          <w:rPrChange w:id="4695" w:author="Elias de Moraes Fernandes" w:date="2016-07-07T10:33:00Z">
            <w:rPr/>
          </w:rPrChange>
        </w:rPr>
        <w:fldChar w:fldCharType="separate"/>
      </w:r>
      <w:ins w:id="4696" w:author="Elias De Moraes Fernandes" w:date="2016-03-16T13:16:00Z">
        <w:r w:rsidR="00D71A67" w:rsidRPr="00996951">
          <w:rPr>
            <w:rFonts w:ascii="Arial" w:hAnsi="Arial" w:cs="Arial"/>
            <w:noProof/>
            <w:rPrChange w:id="4697" w:author="Elias de Moraes Fernandes" w:date="2016-07-07T10:33:00Z">
              <w:rPr>
                <w:noProof/>
              </w:rPr>
            </w:rPrChange>
          </w:rPr>
          <w:t>3</w:t>
        </w:r>
      </w:ins>
      <w:ins w:id="4698" w:author="Elias De Moraes Fernandes" w:date="2016-03-14T18:42:00Z">
        <w:r w:rsidRPr="00996951">
          <w:rPr>
            <w:rFonts w:ascii="Arial" w:hAnsi="Arial" w:cs="Arial"/>
            <w:rPrChange w:id="4699" w:author="Elias de Moraes Fernandes" w:date="2016-07-07T10:33:00Z">
              <w:rPr/>
            </w:rPrChange>
          </w:rPr>
          <w:fldChar w:fldCharType="end"/>
        </w:r>
        <w:r w:rsidRPr="00996951">
          <w:rPr>
            <w:rFonts w:ascii="Arial" w:hAnsi="Arial" w:cs="Arial"/>
            <w:rPrChange w:id="4700" w:author="Elias de Moraes Fernandes" w:date="2016-07-07T10:33:00Z">
              <w:rPr/>
            </w:rPrChange>
          </w:rPr>
          <w:t xml:space="preserve"> - Sketch: </w:t>
        </w:r>
        <w:del w:id="4701" w:author="Elias De Moraes Fernandes" w:date="2016-07-06T16:07:00Z">
          <w:r w:rsidRPr="00996951" w:rsidDel="005C6DE9">
            <w:rPr>
              <w:rFonts w:ascii="Arial" w:hAnsi="Arial" w:cs="Arial"/>
              <w:rPrChange w:id="4702" w:author="Elias de Moraes Fernandes" w:date="2016-07-07T10:33:00Z">
                <w:rPr/>
              </w:rPrChange>
            </w:rPr>
            <w:delText>Inimigo</w:delText>
          </w:r>
        </w:del>
      </w:ins>
      <w:proofErr w:type="spellStart"/>
      <w:ins w:id="4703" w:author="Elias De Moraes Fernandes" w:date="2016-07-06T16:07:00Z">
        <w:r w:rsidR="005C6DE9" w:rsidRPr="00996951">
          <w:rPr>
            <w:rFonts w:ascii="Arial" w:hAnsi="Arial" w:cs="Arial"/>
            <w:rPrChange w:id="4704" w:author="Elias de Moraes Fernandes" w:date="2016-07-07T10:33:00Z">
              <w:rPr/>
            </w:rPrChange>
          </w:rPr>
          <w:t>Predador</w:t>
        </w:r>
      </w:ins>
      <w:proofErr w:type="spellEnd"/>
      <w:ins w:id="4705" w:author="Elias De Moraes Fernandes" w:date="2016-03-14T18:42:00Z">
        <w:r w:rsidRPr="00996951">
          <w:rPr>
            <w:rFonts w:ascii="Arial" w:hAnsi="Arial" w:cs="Arial"/>
            <w:rPrChange w:id="4706" w:author="Elias de Moraes Fernandes" w:date="2016-07-07T10:33:00Z">
              <w:rPr/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rPrChange w:id="4707" w:author="Elias de Moraes Fernandes" w:date="2016-07-07T10:33:00Z">
              <w:rPr/>
            </w:rPrChange>
          </w:rPr>
          <w:t>P</w:t>
        </w:r>
        <w:r w:rsidRPr="00996951">
          <w:rPr>
            <w:rFonts w:ascii="Arial" w:eastAsia="Calibri" w:hAnsi="Arial" w:cs="Arial"/>
            <w:rPrChange w:id="4708" w:author="Elias de Moraes Fernandes" w:date="2016-07-07T10:33:00Z">
              <w:rPr/>
            </w:rPrChange>
          </w:rPr>
          <w:t>ássaro</w:t>
        </w:r>
      </w:ins>
      <w:proofErr w:type="spellEnd"/>
    </w:p>
    <w:p w14:paraId="22A6FB28" w14:textId="77777777" w:rsidR="005E2E0B" w:rsidRPr="00996951" w:rsidRDefault="005E2E0B">
      <w:pPr>
        <w:rPr>
          <w:ins w:id="4709" w:author="Elias De Moraes Fernandes" w:date="2016-03-16T12:48:00Z"/>
          <w:rFonts w:ascii="Arial" w:hAnsi="Arial" w:cs="Arial"/>
          <w:rPrChange w:id="4710" w:author="Elias de Moraes Fernandes" w:date="2016-07-07T10:33:00Z">
            <w:rPr>
              <w:ins w:id="4711" w:author="Elias De Moraes Fernandes" w:date="2016-03-16T12:48:00Z"/>
            </w:rPr>
          </w:rPrChange>
        </w:rPr>
        <w:pPrChange w:id="4712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FDEF9D" w14:textId="10E7136B" w:rsidR="005E2E0B" w:rsidRPr="008739F5" w:rsidDel="005E2E0B" w:rsidRDefault="005E2E0B" w:rsidP="008739F5">
      <w:pPr>
        <w:pStyle w:val="ListParagraph"/>
        <w:numPr>
          <w:ilvl w:val="0"/>
          <w:numId w:val="25"/>
        </w:numPr>
        <w:ind w:left="426" w:hanging="66"/>
        <w:rPr>
          <w:del w:id="4713" w:author="Elias De Moraes Fernandes" w:date="2016-03-16T12:50:00Z"/>
          <w:rFonts w:ascii="Arial" w:hAnsi="Arial" w:cs="Arial"/>
          <w:rPrChange w:id="4714" w:author="Elias de Moraes Fernandes" w:date="2016-07-07T12:07:00Z">
            <w:rPr>
              <w:del w:id="4715" w:author="Elias De Moraes Fernandes" w:date="2016-03-16T12:50:00Z"/>
              <w:sz w:val="24"/>
              <w:lang w:val="pt-BR"/>
            </w:rPr>
          </w:rPrChange>
        </w:rPr>
        <w:pPrChange w:id="4716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BAD08B8" w14:textId="77777777" w:rsidR="00850271" w:rsidRPr="00996951" w:rsidRDefault="008159B8" w:rsidP="008739F5">
      <w:pPr>
        <w:pStyle w:val="ListParagraph"/>
        <w:numPr>
          <w:ilvl w:val="0"/>
          <w:numId w:val="25"/>
        </w:numPr>
        <w:ind w:left="426" w:hanging="66"/>
        <w:rPr>
          <w:ins w:id="4717" w:author="Elias De Moraes Fernandes" w:date="2016-03-14T18:42:00Z"/>
          <w:rPrChange w:id="4718" w:author="Elias de Moraes Fernandes" w:date="2016-07-07T10:33:00Z">
            <w:rPr>
              <w:ins w:id="4719" w:author="Elias De Moraes Fernandes" w:date="2016-03-14T18:42:00Z"/>
            </w:rPr>
          </w:rPrChange>
        </w:rPr>
        <w:pPrChange w:id="4720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996951">
        <w:rPr>
          <w:sz w:val="24"/>
          <w:lang w:val="pt-BR"/>
          <w:rPrChange w:id="4721" w:author="Elias de Moraes Fernandes" w:date="2016-07-07T10:33:00Z">
            <w:rPr>
              <w:sz w:val="24"/>
              <w:lang w:val="pt-BR"/>
            </w:rPr>
          </w:rPrChange>
        </w:rPr>
        <w:t>Formiga</w:t>
      </w:r>
      <w:r w:rsidR="00A658B2" w:rsidRPr="00996951">
        <w:rPr>
          <w:sz w:val="24"/>
          <w:lang w:val="pt-BR"/>
          <w:rPrChange w:id="4722" w:author="Elias de Moraes Fernandes" w:date="2016-07-07T10:33:00Z">
            <w:rPr>
              <w:sz w:val="24"/>
              <w:lang w:val="pt-BR"/>
            </w:rPr>
          </w:rPrChange>
        </w:rPr>
        <w:t>s</w:t>
      </w:r>
      <w:r w:rsidR="00634B8B" w:rsidRPr="00996951">
        <w:rPr>
          <w:noProof/>
          <w:sz w:val="24"/>
          <w:rPrChange w:id="4723" w:author="Elias de Moraes Fernandes" w:date="2016-07-07T10:33:00Z">
            <w:rPr>
              <w:noProof/>
              <w:sz w:val="24"/>
            </w:rPr>
          </w:rPrChange>
        </w:rPr>
        <w:drawing>
          <wp:inline distT="0" distB="0" distL="0" distR="0" wp14:anchorId="4F30A4C9" wp14:editId="2AC7C963">
            <wp:extent cx="5906770" cy="1404000"/>
            <wp:effectExtent l="0" t="0" r="11430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8" b="46090"/>
                    <a:stretch/>
                  </pic:blipFill>
                  <pic:spPr bwMode="auto">
                    <a:xfrm>
                      <a:off x="0" y="0"/>
                      <a:ext cx="5940425" cy="1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4181987C" w:rsidR="008159B8" w:rsidRPr="00996951" w:rsidRDefault="00850271">
      <w:pPr>
        <w:pStyle w:val="Caption"/>
        <w:rPr>
          <w:rFonts w:ascii="Arial" w:hAnsi="Arial" w:cs="Arial"/>
          <w:sz w:val="24"/>
          <w:lang w:val="pt-BR"/>
          <w:rPrChange w:id="4724" w:author="Elias de Moraes Fernandes" w:date="2016-07-07T10:33:00Z">
            <w:rPr>
              <w:sz w:val="24"/>
              <w:lang w:val="pt-BR"/>
            </w:rPr>
          </w:rPrChange>
        </w:rPr>
        <w:pPrChange w:id="4725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4726" w:author="Elias De Moraes Fernandes" w:date="2016-03-14T18:42:00Z">
        <w:r w:rsidRPr="00996951">
          <w:rPr>
            <w:rFonts w:ascii="Arial" w:hAnsi="Arial" w:cs="Arial"/>
            <w:rPrChange w:id="4727" w:author="Elias de Moraes Fernandes" w:date="2016-07-07T10:33:00Z">
              <w:rPr/>
            </w:rPrChange>
          </w:rPr>
          <w:t>Figura</w:t>
        </w:r>
        <w:proofErr w:type="spellEnd"/>
        <w:r w:rsidRPr="00996951">
          <w:rPr>
            <w:rFonts w:ascii="Arial" w:hAnsi="Arial" w:cs="Arial"/>
            <w:rPrChange w:id="4728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hAnsi="Arial" w:cs="Arial"/>
            <w:rPrChange w:id="4729" w:author="Elias de Moraes Fernandes" w:date="2016-07-07T10:33:00Z">
              <w:rPr/>
            </w:rPrChange>
          </w:rPr>
          <w:fldChar w:fldCharType="begin"/>
        </w:r>
        <w:r w:rsidRPr="00996951">
          <w:rPr>
            <w:rFonts w:ascii="Arial" w:hAnsi="Arial" w:cs="Arial"/>
            <w:rPrChange w:id="4730" w:author="Elias de Moraes Fernandes" w:date="2016-07-07T10:33:00Z">
              <w:rPr/>
            </w:rPrChange>
          </w:rPr>
          <w:instrText xml:space="preserve"> SEQ Figura \* ARABIC </w:instrText>
        </w:r>
      </w:ins>
      <w:r w:rsidRPr="00996951">
        <w:rPr>
          <w:rFonts w:ascii="Arial" w:hAnsi="Arial" w:cs="Arial"/>
          <w:rPrChange w:id="4731" w:author="Elias de Moraes Fernandes" w:date="2016-07-07T10:33:00Z">
            <w:rPr/>
          </w:rPrChange>
        </w:rPr>
        <w:fldChar w:fldCharType="separate"/>
      </w:r>
      <w:ins w:id="4732" w:author="Elias De Moraes Fernandes" w:date="2016-03-16T13:16:00Z">
        <w:r w:rsidR="00D71A67" w:rsidRPr="00996951">
          <w:rPr>
            <w:rFonts w:ascii="Arial" w:hAnsi="Arial" w:cs="Arial"/>
            <w:noProof/>
            <w:rPrChange w:id="4733" w:author="Elias de Moraes Fernandes" w:date="2016-07-07T10:33:00Z">
              <w:rPr>
                <w:noProof/>
              </w:rPr>
            </w:rPrChange>
          </w:rPr>
          <w:t>4</w:t>
        </w:r>
      </w:ins>
      <w:ins w:id="4734" w:author="Elias De Moraes Fernandes" w:date="2016-03-14T18:42:00Z">
        <w:r w:rsidRPr="00996951">
          <w:rPr>
            <w:rFonts w:ascii="Arial" w:hAnsi="Arial" w:cs="Arial"/>
            <w:rPrChange w:id="4735" w:author="Elias de Moraes Fernandes" w:date="2016-07-07T10:33:00Z">
              <w:rPr/>
            </w:rPrChange>
          </w:rPr>
          <w:fldChar w:fldCharType="end"/>
        </w:r>
        <w:r w:rsidRPr="00996951">
          <w:rPr>
            <w:rFonts w:ascii="Arial" w:hAnsi="Arial" w:cs="Arial"/>
            <w:rPrChange w:id="4736" w:author="Elias de Moraes Fernandes" w:date="2016-07-07T10:33:00Z">
              <w:rPr/>
            </w:rPrChange>
          </w:rPr>
          <w:t xml:space="preserve"> - Sketch: </w:t>
        </w:r>
        <w:del w:id="4737" w:author="Elias De Moraes Fernandes" w:date="2016-07-06T16:07:00Z">
          <w:r w:rsidRPr="00996951" w:rsidDel="005C6DE9">
            <w:rPr>
              <w:rFonts w:ascii="Arial" w:hAnsi="Arial" w:cs="Arial"/>
              <w:rPrChange w:id="4738" w:author="Elias de Moraes Fernandes" w:date="2016-07-07T10:33:00Z">
                <w:rPr/>
              </w:rPrChange>
            </w:rPr>
            <w:delText>Inimigo</w:delText>
          </w:r>
        </w:del>
      </w:ins>
      <w:proofErr w:type="spellStart"/>
      <w:ins w:id="4739" w:author="Elias De Moraes Fernandes" w:date="2016-07-06T16:07:00Z">
        <w:r w:rsidR="005C6DE9" w:rsidRPr="00996951">
          <w:rPr>
            <w:rFonts w:ascii="Arial" w:hAnsi="Arial" w:cs="Arial"/>
            <w:rPrChange w:id="4740" w:author="Elias de Moraes Fernandes" w:date="2016-07-07T10:33:00Z">
              <w:rPr/>
            </w:rPrChange>
          </w:rPr>
          <w:t>Predador</w:t>
        </w:r>
      </w:ins>
      <w:proofErr w:type="spellEnd"/>
      <w:ins w:id="4741" w:author="Elias De Moraes Fernandes" w:date="2016-03-14T18:42:00Z">
        <w:r w:rsidRPr="00996951">
          <w:rPr>
            <w:rFonts w:ascii="Arial" w:hAnsi="Arial" w:cs="Arial"/>
            <w:rPrChange w:id="4742" w:author="Elias de Moraes Fernandes" w:date="2016-07-07T10:33:00Z">
              <w:rPr/>
            </w:rPrChange>
          </w:rPr>
          <w:t xml:space="preserve"> </w:t>
        </w:r>
        <w:proofErr w:type="spellStart"/>
        <w:r w:rsidRPr="00996951">
          <w:rPr>
            <w:rFonts w:ascii="Arial" w:hAnsi="Arial" w:cs="Arial"/>
            <w:rPrChange w:id="4743" w:author="Elias de Moraes Fernandes" w:date="2016-07-07T10:33:00Z">
              <w:rPr/>
            </w:rPrChange>
          </w:rPr>
          <w:t>Formiga</w:t>
        </w:r>
      </w:ins>
      <w:proofErr w:type="spellEnd"/>
    </w:p>
    <w:p w14:paraId="3E784DF1" w14:textId="23C68590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744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745" w:author="Elias de Moraes Fernandes" w:date="2016-07-07T10:33:00Z">
            <w:rPr>
              <w:sz w:val="24"/>
              <w:lang w:val="pt-BR"/>
            </w:rPr>
          </w:rPrChange>
        </w:rPr>
        <w:t xml:space="preserve">- Em qual ambiente/fase cada </w:t>
      </w:r>
      <w:del w:id="4746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4747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ins w:id="4748" w:author="Elias De Moraes Fernandes" w:date="2016-07-06T16:07:00Z">
        <w:r w:rsidR="005C6DE9" w:rsidRPr="00996951">
          <w:rPr>
            <w:rFonts w:ascii="Arial" w:hAnsi="Arial" w:cs="Arial"/>
            <w:sz w:val="24"/>
            <w:lang w:val="pt-BR"/>
            <w:rPrChange w:id="4749" w:author="Elias de Moraes Fernandes" w:date="2016-07-07T10:33:00Z">
              <w:rPr>
                <w:sz w:val="24"/>
                <w:lang w:val="pt-BR"/>
              </w:rPr>
            </w:rPrChange>
          </w:rPr>
          <w:t>Predador</w:t>
        </w:r>
      </w:ins>
      <w:r w:rsidRPr="00996951">
        <w:rPr>
          <w:rFonts w:ascii="Arial" w:hAnsi="Arial" w:cs="Arial"/>
          <w:sz w:val="24"/>
          <w:lang w:val="pt-BR"/>
          <w:rPrChange w:id="4750" w:author="Elias de Moraes Fernandes" w:date="2016-07-07T10:33:00Z">
            <w:rPr>
              <w:sz w:val="24"/>
              <w:lang w:val="pt-BR"/>
            </w:rPr>
          </w:rPrChange>
        </w:rPr>
        <w:t xml:space="preserve"> vai aparecer?</w:t>
      </w:r>
    </w:p>
    <w:p w14:paraId="1197D599" w14:textId="512D4295" w:rsidR="0077658F" w:rsidRPr="00996951" w:rsidRDefault="00A658B2" w:rsidP="00224CE5">
      <w:pPr>
        <w:pStyle w:val="ListParagraph"/>
        <w:tabs>
          <w:tab w:val="left" w:pos="7672"/>
        </w:tabs>
        <w:ind w:left="0" w:firstLine="360"/>
        <w:rPr>
          <w:ins w:id="4751" w:author="Elias De Moraes Fernandes" w:date="2016-03-16T11:23:00Z"/>
          <w:rFonts w:ascii="Arial" w:hAnsi="Arial" w:cs="Arial"/>
          <w:sz w:val="24"/>
          <w:lang w:val="pt-BR"/>
          <w:rPrChange w:id="4752" w:author="Elias de Moraes Fernandes" w:date="2016-07-07T10:33:00Z">
            <w:rPr>
              <w:ins w:id="4753" w:author="Elias De Moraes Fernandes" w:date="2016-03-16T11:23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754" w:author="Elias de Moraes Fernandes" w:date="2016-07-07T10:33:00Z">
            <w:rPr>
              <w:sz w:val="24"/>
              <w:lang w:val="pt-BR"/>
            </w:rPr>
          </w:rPrChange>
        </w:rPr>
        <w:t xml:space="preserve">Todos </w:t>
      </w:r>
      <w:del w:id="4755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4756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4757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4758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ins w:id="4759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4760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r w:rsidRPr="00996951">
        <w:rPr>
          <w:rFonts w:ascii="Arial" w:hAnsi="Arial" w:cs="Arial"/>
          <w:sz w:val="24"/>
          <w:lang w:val="pt-BR"/>
          <w:rPrChange w:id="4761" w:author="Elias de Moraes Fernandes" w:date="2016-07-07T10:33:00Z">
            <w:rPr>
              <w:sz w:val="24"/>
              <w:lang w:val="pt-BR"/>
            </w:rPr>
          </w:rPrChange>
        </w:rPr>
        <w:t xml:space="preserve"> v</w:t>
      </w:r>
      <w:r w:rsidRPr="00996951">
        <w:rPr>
          <w:rFonts w:ascii="Arial" w:eastAsia="Calibri" w:hAnsi="Arial" w:cs="Arial"/>
          <w:sz w:val="24"/>
          <w:lang w:val="pt-BR"/>
          <w:rPrChange w:id="4762" w:author="Elias de Moraes Fernandes" w:date="2016-07-07T10:33:00Z">
            <w:rPr>
              <w:sz w:val="24"/>
              <w:lang w:val="pt-BR"/>
            </w:rPr>
          </w:rPrChange>
        </w:rPr>
        <w:t>ão</w:t>
      </w:r>
      <w:r w:rsidRPr="00996951">
        <w:rPr>
          <w:rFonts w:ascii="Arial" w:hAnsi="Arial" w:cs="Arial"/>
          <w:sz w:val="24"/>
          <w:lang w:val="pt-BR"/>
          <w:rPrChange w:id="476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64" w:author="Elias de Moraes Fernandes" w:date="2016-07-07T10:33:00Z">
            <w:rPr>
              <w:sz w:val="24"/>
              <w:lang w:val="pt-BR"/>
            </w:rPr>
          </w:rPrChange>
        </w:rPr>
        <w:t>aparecer</w:t>
      </w:r>
      <w:r w:rsidRPr="00996951">
        <w:rPr>
          <w:rFonts w:ascii="Arial" w:hAnsi="Arial" w:cs="Arial"/>
          <w:sz w:val="24"/>
          <w:lang w:val="pt-BR"/>
          <w:rPrChange w:id="476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66" w:author="Elias de Moraes Fernandes" w:date="2016-07-07T10:33:00Z">
            <w:rPr>
              <w:sz w:val="24"/>
              <w:lang w:val="pt-BR"/>
            </w:rPr>
          </w:rPrChange>
        </w:rPr>
        <w:t>no</w:t>
      </w:r>
      <w:r w:rsidRPr="00996951">
        <w:rPr>
          <w:rFonts w:ascii="Arial" w:hAnsi="Arial" w:cs="Arial"/>
          <w:sz w:val="24"/>
          <w:lang w:val="pt-BR"/>
          <w:rPrChange w:id="476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68" w:author="Elias de Moraes Fernandes" w:date="2016-07-07T10:33:00Z">
            <w:rPr>
              <w:sz w:val="24"/>
              <w:lang w:val="pt-BR"/>
            </w:rPr>
          </w:rPrChange>
        </w:rPr>
        <w:t>mesmo</w:t>
      </w:r>
      <w:r w:rsidRPr="00996951">
        <w:rPr>
          <w:rFonts w:ascii="Arial" w:hAnsi="Arial" w:cs="Arial"/>
          <w:sz w:val="24"/>
          <w:lang w:val="pt-BR"/>
          <w:rPrChange w:id="476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70" w:author="Elias de Moraes Fernandes" w:date="2016-07-07T10:33:00Z">
            <w:rPr>
              <w:sz w:val="24"/>
              <w:lang w:val="pt-BR"/>
            </w:rPr>
          </w:rPrChange>
        </w:rPr>
        <w:t>ambiente.</w:t>
      </w:r>
      <w:r w:rsidRPr="00996951">
        <w:rPr>
          <w:rFonts w:ascii="Arial" w:hAnsi="Arial" w:cs="Arial"/>
          <w:sz w:val="24"/>
          <w:lang w:val="pt-BR"/>
          <w:rPrChange w:id="477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72" w:author="Elias de Moraes Fernandes" w:date="2016-07-07T10:33:00Z">
            <w:rPr>
              <w:sz w:val="24"/>
              <w:lang w:val="pt-BR"/>
            </w:rPr>
          </w:rPrChange>
        </w:rPr>
        <w:t>Nas</w:t>
      </w:r>
      <w:r w:rsidRPr="00996951">
        <w:rPr>
          <w:rFonts w:ascii="Arial" w:hAnsi="Arial" w:cs="Arial"/>
          <w:sz w:val="24"/>
          <w:lang w:val="pt-BR"/>
          <w:rPrChange w:id="477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74" w:author="Elias de Moraes Fernandes" w:date="2016-07-07T10:33:00Z">
            <w:rPr>
              <w:sz w:val="24"/>
              <w:lang w:val="pt-BR"/>
            </w:rPr>
          </w:rPrChange>
        </w:rPr>
        <w:t>fase</w:t>
      </w:r>
      <w:r w:rsidR="004A42EC" w:rsidRPr="00996951">
        <w:rPr>
          <w:rFonts w:ascii="Arial" w:hAnsi="Arial" w:cs="Arial"/>
          <w:sz w:val="24"/>
          <w:lang w:val="pt-BR"/>
          <w:rPrChange w:id="4775" w:author="Elias de Moraes Fernandes" w:date="2016-07-07T10:33:00Z">
            <w:rPr>
              <w:sz w:val="24"/>
              <w:lang w:val="pt-BR"/>
            </w:rPr>
          </w:rPrChange>
        </w:rPr>
        <w:t>s</w:t>
      </w:r>
      <w:r w:rsidRPr="00996951">
        <w:rPr>
          <w:rFonts w:ascii="Arial" w:hAnsi="Arial" w:cs="Arial"/>
          <w:sz w:val="24"/>
          <w:lang w:val="pt-BR"/>
          <w:rPrChange w:id="4776" w:author="Elias de Moraes Fernandes" w:date="2016-07-07T10:33:00Z">
            <w:rPr>
              <w:sz w:val="24"/>
              <w:lang w:val="pt-BR"/>
            </w:rPr>
          </w:rPrChange>
        </w:rPr>
        <w:t xml:space="preserve"> em que o p</w:t>
      </w:r>
      <w:r w:rsidRPr="00996951">
        <w:rPr>
          <w:rFonts w:ascii="Arial" w:eastAsia="Calibri" w:hAnsi="Arial" w:cs="Arial"/>
          <w:sz w:val="24"/>
          <w:lang w:val="pt-BR"/>
          <w:rPrChange w:id="4777" w:author="Elias de Moraes Fernandes" w:date="2016-07-07T10:33:00Z">
            <w:rPr>
              <w:sz w:val="24"/>
              <w:lang w:val="pt-BR"/>
            </w:rPr>
          </w:rPrChange>
        </w:rPr>
        <w:t>ássaro</w:t>
      </w:r>
      <w:r w:rsidRPr="00996951">
        <w:rPr>
          <w:rFonts w:ascii="Arial" w:hAnsi="Arial" w:cs="Arial"/>
          <w:sz w:val="24"/>
          <w:lang w:val="pt-BR"/>
          <w:rPrChange w:id="477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79" w:author="Elias de Moraes Fernandes" w:date="2016-07-07T10:33:00Z">
            <w:rPr>
              <w:sz w:val="24"/>
              <w:lang w:val="pt-BR"/>
            </w:rPr>
          </w:rPrChange>
        </w:rPr>
        <w:t>aparece,</w:t>
      </w:r>
      <w:r w:rsidRPr="00996951">
        <w:rPr>
          <w:rFonts w:ascii="Arial" w:hAnsi="Arial" w:cs="Arial"/>
          <w:sz w:val="24"/>
          <w:lang w:val="pt-BR"/>
          <w:rPrChange w:id="478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81" w:author="Elias de Moraes Fernandes" w:date="2016-07-07T10:33:00Z">
            <w:rPr>
              <w:sz w:val="24"/>
              <w:lang w:val="pt-BR"/>
            </w:rPr>
          </w:rPrChange>
        </w:rPr>
        <w:t>ele</w:t>
      </w:r>
      <w:r w:rsidRPr="00996951">
        <w:rPr>
          <w:rFonts w:ascii="Arial" w:hAnsi="Arial" w:cs="Arial"/>
          <w:sz w:val="24"/>
          <w:lang w:val="pt-BR"/>
          <w:rPrChange w:id="478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83" w:author="Elias de Moraes Fernandes" w:date="2016-07-07T10:33:00Z">
            <w:rPr>
              <w:sz w:val="24"/>
              <w:lang w:val="pt-BR"/>
            </w:rPr>
          </w:rPrChange>
        </w:rPr>
        <w:t>ficará</w:t>
      </w:r>
      <w:r w:rsidRPr="00996951">
        <w:rPr>
          <w:rFonts w:ascii="Arial" w:hAnsi="Arial" w:cs="Arial"/>
          <w:sz w:val="24"/>
          <w:lang w:val="pt-BR"/>
          <w:rPrChange w:id="478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85" w:author="Elias de Moraes Fernandes" w:date="2016-07-07T10:33:00Z">
            <w:rPr>
              <w:sz w:val="24"/>
              <w:lang w:val="pt-BR"/>
            </w:rPr>
          </w:rPrChange>
        </w:rPr>
        <w:t>na</w:t>
      </w:r>
      <w:r w:rsidRPr="00996951">
        <w:rPr>
          <w:rFonts w:ascii="Arial" w:hAnsi="Arial" w:cs="Arial"/>
          <w:sz w:val="24"/>
          <w:lang w:val="pt-BR"/>
          <w:rPrChange w:id="478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87" w:author="Elias de Moraes Fernandes" w:date="2016-07-07T10:33:00Z">
            <w:rPr>
              <w:sz w:val="24"/>
              <w:lang w:val="pt-BR"/>
            </w:rPr>
          </w:rPrChange>
        </w:rPr>
        <w:t>parte</w:t>
      </w:r>
      <w:r w:rsidRPr="00996951">
        <w:rPr>
          <w:rFonts w:ascii="Arial" w:hAnsi="Arial" w:cs="Arial"/>
          <w:sz w:val="24"/>
          <w:lang w:val="pt-BR"/>
          <w:rPrChange w:id="478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89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479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91" w:author="Elias de Moraes Fernandes" w:date="2016-07-07T10:33:00Z">
            <w:rPr>
              <w:sz w:val="24"/>
              <w:lang w:val="pt-BR"/>
            </w:rPr>
          </w:rPrChange>
        </w:rPr>
        <w:t>cima</w:t>
      </w:r>
      <w:r w:rsidRPr="00996951">
        <w:rPr>
          <w:rFonts w:ascii="Arial" w:hAnsi="Arial" w:cs="Arial"/>
          <w:sz w:val="24"/>
          <w:lang w:val="pt-BR"/>
          <w:rPrChange w:id="479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93" w:author="Elias de Moraes Fernandes" w:date="2016-07-07T10:33:00Z">
            <w:rPr>
              <w:sz w:val="24"/>
              <w:lang w:val="pt-BR"/>
            </w:rPr>
          </w:rPrChange>
        </w:rPr>
        <w:t>da</w:t>
      </w:r>
      <w:r w:rsidRPr="00996951">
        <w:rPr>
          <w:rFonts w:ascii="Arial" w:hAnsi="Arial" w:cs="Arial"/>
          <w:sz w:val="24"/>
          <w:lang w:val="pt-BR"/>
          <w:rPrChange w:id="479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795" w:author="Elias de Moraes Fernandes" w:date="2016-07-07T10:33:00Z">
            <w:rPr>
              <w:sz w:val="24"/>
              <w:lang w:val="pt-BR"/>
            </w:rPr>
          </w:rPrChange>
        </w:rPr>
        <w:t>tela.</w:t>
      </w:r>
    </w:p>
    <w:p w14:paraId="51C4F6B9" w14:textId="77777777" w:rsidR="00141384" w:rsidRPr="00996951" w:rsidRDefault="00141384" w:rsidP="00224CE5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796" w:author="Elias de Moraes Fernandes" w:date="2016-07-07T10:33:00Z">
            <w:rPr>
              <w:sz w:val="24"/>
              <w:lang w:val="pt-BR"/>
            </w:rPr>
          </w:rPrChange>
        </w:rPr>
      </w:pPr>
    </w:p>
    <w:p w14:paraId="08EA0249" w14:textId="6CD2A3D9" w:rsidR="0077658F" w:rsidRPr="00996951" w:rsidRDefault="004A42EC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4797" w:author="Elias de Moraes Fernandes" w:date="2016-07-07T10:33:00Z">
            <w:rPr>
              <w:b/>
              <w:sz w:val="24"/>
              <w:lang w:val="en-CA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4798" w:author="Elias de Moraes Fernandes" w:date="2016-07-07T10:33:00Z">
            <w:rPr>
              <w:b/>
              <w:sz w:val="24"/>
              <w:lang w:val="pt-BR"/>
            </w:rPr>
          </w:rPrChange>
        </w:rPr>
        <w:t>O</w:t>
      </w:r>
      <w:r w:rsidR="00A658B2" w:rsidRPr="00996951">
        <w:rPr>
          <w:rFonts w:ascii="Arial" w:hAnsi="Arial" w:cs="Arial"/>
          <w:b/>
          <w:sz w:val="24"/>
          <w:lang w:val="pt-BR"/>
          <w:rPrChange w:id="4799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personagem </w:t>
      </w:r>
      <w:r w:rsidR="00FF5CFF" w:rsidRPr="00996951">
        <w:rPr>
          <w:rFonts w:ascii="Arial" w:hAnsi="Arial" w:cs="Arial"/>
          <w:b/>
          <w:sz w:val="24"/>
          <w:lang w:val="pt-BR"/>
          <w:rPrChange w:id="4800" w:author="Elias de Moraes Fernandes" w:date="2016-07-07T10:33:00Z">
            <w:rPr>
              <w:b/>
              <w:sz w:val="24"/>
              <w:lang w:val="pt-BR"/>
            </w:rPr>
          </w:rPrChange>
        </w:rPr>
        <w:t>Nonda</w:t>
      </w:r>
      <w:r w:rsidR="00A658B2" w:rsidRPr="00996951">
        <w:rPr>
          <w:rFonts w:ascii="Arial" w:hAnsi="Arial" w:cs="Arial"/>
          <w:b/>
          <w:sz w:val="24"/>
          <w:lang w:val="pt-BR"/>
          <w:rPrChange w:id="4801" w:author="Elias de Moraes Fernandes" w:date="2016-07-07T10:33:00Z">
            <w:rPr>
              <w:b/>
              <w:sz w:val="24"/>
              <w:lang w:val="pt-BR"/>
            </w:rPr>
          </w:rPrChange>
        </w:rPr>
        <w:t xml:space="preserve"> consegue superar</w:t>
      </w:r>
    </w:p>
    <w:p w14:paraId="22D4CDB4" w14:textId="4B447099" w:rsidR="00A658B2" w:rsidRPr="00996951" w:rsidRDefault="00A658B2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802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803" w:author="Elias de Moraes Fernandes" w:date="2016-07-07T10:33:00Z">
            <w:rPr>
              <w:sz w:val="24"/>
              <w:lang w:val="en-CA"/>
            </w:rPr>
          </w:rPrChange>
        </w:rPr>
        <w:t>- o p</w:t>
      </w:r>
      <w:r w:rsidRPr="00996951">
        <w:rPr>
          <w:rFonts w:ascii="Arial" w:eastAsia="Calibri" w:hAnsi="Arial" w:cs="Arial"/>
          <w:sz w:val="24"/>
          <w:lang w:val="pt-BR"/>
          <w:rPrChange w:id="4804" w:author="Elias de Moraes Fernandes" w:date="2016-07-07T10:33:00Z">
            <w:rPr>
              <w:sz w:val="24"/>
              <w:lang w:val="en-CA"/>
            </w:rPr>
          </w:rPrChange>
        </w:rPr>
        <w:t>ássaro</w:t>
      </w:r>
      <w:r w:rsidRPr="00996951">
        <w:rPr>
          <w:rFonts w:ascii="Arial" w:hAnsi="Arial" w:cs="Arial"/>
          <w:sz w:val="24"/>
          <w:lang w:val="pt-BR"/>
          <w:rPrChange w:id="4805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06" w:author="Elias de Moraes Fernandes" w:date="2016-07-07T10:33:00Z">
            <w:rPr>
              <w:sz w:val="24"/>
              <w:lang w:val="en-CA"/>
            </w:rPr>
          </w:rPrChange>
        </w:rPr>
        <w:t>comendo</w:t>
      </w:r>
      <w:r w:rsidRPr="00996951">
        <w:rPr>
          <w:rFonts w:ascii="Arial" w:hAnsi="Arial" w:cs="Arial"/>
          <w:sz w:val="24"/>
          <w:lang w:val="pt-BR"/>
          <w:rPrChange w:id="4807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08" w:author="Elias de Moraes Fernandes" w:date="2016-07-07T10:33:00Z">
            <w:rPr>
              <w:sz w:val="24"/>
              <w:lang w:val="en-CA"/>
            </w:rPr>
          </w:rPrChange>
        </w:rPr>
        <w:t>todo</w:t>
      </w:r>
      <w:r w:rsidRPr="00996951">
        <w:rPr>
          <w:rFonts w:ascii="Arial" w:hAnsi="Arial" w:cs="Arial"/>
          <w:sz w:val="24"/>
          <w:lang w:val="pt-BR"/>
          <w:rPrChange w:id="4809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10" w:author="Elias de Moraes Fernandes" w:date="2016-07-07T10:33:00Z">
            <w:rPr>
              <w:sz w:val="24"/>
              <w:lang w:val="en-CA"/>
            </w:rPr>
          </w:rPrChange>
        </w:rPr>
        <w:t>alimento</w:t>
      </w:r>
      <w:r w:rsidRPr="00996951">
        <w:rPr>
          <w:rFonts w:ascii="Arial" w:hAnsi="Arial" w:cs="Arial"/>
          <w:sz w:val="24"/>
          <w:lang w:val="pt-BR"/>
          <w:rPrChange w:id="4811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12" w:author="Elias de Moraes Fernandes" w:date="2016-07-07T10:33:00Z">
            <w:rPr>
              <w:sz w:val="24"/>
              <w:lang w:val="en-CA"/>
            </w:rPr>
          </w:rPrChange>
        </w:rPr>
        <w:t>antes</w:t>
      </w:r>
      <w:r w:rsidRPr="00996951">
        <w:rPr>
          <w:rFonts w:ascii="Arial" w:hAnsi="Arial" w:cs="Arial"/>
          <w:sz w:val="24"/>
          <w:lang w:val="pt-BR"/>
          <w:rPrChange w:id="4813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="00C03660" w:rsidRPr="00996951">
        <w:rPr>
          <w:rFonts w:ascii="Arial" w:hAnsi="Arial" w:cs="Arial"/>
          <w:sz w:val="24"/>
          <w:lang w:val="pt-BR"/>
          <w:rPrChange w:id="4814" w:author="Elias de Moraes Fernandes" w:date="2016-07-07T10:33:00Z">
            <w:rPr>
              <w:sz w:val="24"/>
              <w:lang w:val="pt-BR"/>
            </w:rPr>
          </w:rPrChange>
        </w:rPr>
        <w:t>deles</w:t>
      </w:r>
      <w:del w:id="4815" w:author="Elias De Moraes Fernandes" w:date="2016-03-16T11:24:00Z">
        <w:r w:rsidRPr="00996951" w:rsidDel="00141384">
          <w:rPr>
            <w:rFonts w:ascii="Arial" w:hAnsi="Arial" w:cs="Arial"/>
            <w:sz w:val="24"/>
            <w:lang w:val="pt-BR"/>
            <w:rPrChange w:id="4816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principalmente os </w:delText>
        </w:r>
        <w:r w:rsidR="00C03660" w:rsidRPr="00996951" w:rsidDel="00141384">
          <w:rPr>
            <w:rFonts w:ascii="Arial" w:hAnsi="Arial" w:cs="Arial"/>
            <w:sz w:val="24"/>
            <w:lang w:val="pt-BR"/>
            <w:rPrChange w:id="4817" w:author="Elias de Moraes Fernandes" w:date="2016-07-07T10:33:00Z">
              <w:rPr>
                <w:sz w:val="24"/>
                <w:lang w:val="en-CA"/>
              </w:rPr>
            </w:rPrChange>
          </w:rPr>
          <w:delText xml:space="preserve">alimentos que aparecerem </w:delText>
        </w:r>
        <w:r w:rsidRPr="00996951" w:rsidDel="00141384">
          <w:rPr>
            <w:rFonts w:ascii="Arial" w:hAnsi="Arial" w:cs="Arial"/>
            <w:sz w:val="24"/>
            <w:lang w:val="pt-BR"/>
            <w:rPrChange w:id="4818" w:author="Elias de Moraes Fernandes" w:date="2016-07-07T10:33:00Z">
              <w:rPr>
                <w:sz w:val="24"/>
                <w:lang w:val="pt-BR"/>
              </w:rPr>
            </w:rPrChange>
          </w:rPr>
          <w:delText>no topo da tela.</w:delText>
        </w:r>
      </w:del>
      <w:ins w:id="4819" w:author="Elias De Moraes Fernandes" w:date="2016-03-16T11:24:00Z">
        <w:r w:rsidR="00141384" w:rsidRPr="00996951">
          <w:rPr>
            <w:rFonts w:ascii="Arial" w:hAnsi="Arial" w:cs="Arial"/>
            <w:sz w:val="24"/>
            <w:lang w:val="pt-BR"/>
            <w:rPrChange w:id="4820" w:author="Elias de Moraes Fernandes" w:date="2016-07-07T10:33:00Z">
              <w:rPr>
                <w:sz w:val="24"/>
                <w:lang w:val="pt-BR"/>
              </w:rPr>
            </w:rPrChange>
          </w:rPr>
          <w:t xml:space="preserve"> e matando eles tocando sobre eles</w:t>
        </w:r>
      </w:ins>
      <w:r w:rsidRPr="00996951">
        <w:rPr>
          <w:rFonts w:ascii="Arial" w:hAnsi="Arial" w:cs="Arial"/>
          <w:sz w:val="24"/>
          <w:lang w:val="pt-BR"/>
          <w:rPrChange w:id="482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</w:p>
    <w:p w14:paraId="64D7A438" w14:textId="77777777" w:rsidR="00141384" w:rsidRPr="00996951" w:rsidDel="00141384" w:rsidRDefault="00141384" w:rsidP="00141384">
      <w:pPr>
        <w:pStyle w:val="ListParagraph"/>
        <w:tabs>
          <w:tab w:val="left" w:pos="7672"/>
        </w:tabs>
        <w:ind w:left="0" w:firstLine="360"/>
        <w:rPr>
          <w:del w:id="4822" w:author="Elias De Moraes Fernandes" w:date="2016-03-16T11:25:00Z"/>
          <w:rFonts w:ascii="Arial" w:hAnsi="Arial" w:cs="Arial"/>
          <w:sz w:val="24"/>
          <w:lang w:val="pt-BR"/>
          <w:rPrChange w:id="4823" w:author="Elias de Moraes Fernandes" w:date="2016-07-07T10:33:00Z">
            <w:rPr>
              <w:del w:id="4824" w:author="Elias De Moraes Fernandes" w:date="2016-03-16T11:25:00Z"/>
              <w:sz w:val="24"/>
              <w:lang w:val="en-CA"/>
            </w:rPr>
          </w:rPrChange>
        </w:rPr>
      </w:pPr>
      <w:moveToRangeStart w:id="4825" w:author="Elias De Moraes Fernandes" w:date="2016-03-16T11:25:00Z" w:name="move445890883"/>
      <w:moveTo w:id="4826" w:author="Elias De Moraes Fernandes" w:date="2016-03-16T11:25:00Z">
        <w:r w:rsidRPr="00996951">
          <w:rPr>
            <w:rFonts w:ascii="Arial" w:hAnsi="Arial" w:cs="Arial"/>
            <w:sz w:val="24"/>
            <w:lang w:val="pt-BR"/>
            <w:rPrChange w:id="4827" w:author="Elias de Moraes Fernandes" w:date="2016-07-07T10:33:00Z">
              <w:rPr>
                <w:sz w:val="24"/>
                <w:lang w:val="en-CA"/>
              </w:rPr>
            </w:rPrChange>
          </w:rPr>
          <w:t>- a formiga bloqueando o caminho com carv</w:t>
        </w:r>
        <w:r w:rsidRPr="00996951">
          <w:rPr>
            <w:rFonts w:ascii="Arial" w:eastAsia="Calibri" w:hAnsi="Arial" w:cs="Arial"/>
            <w:sz w:val="24"/>
            <w:lang w:val="pt-BR"/>
            <w:rPrChange w:id="4828" w:author="Elias de Moraes Fernandes" w:date="2016-07-07T10:33:00Z">
              <w:rPr>
                <w:sz w:val="24"/>
                <w:lang w:val="en-CA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4829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30" w:author="Elias de Moraes Fernandes" w:date="2016-07-07T10:33:00Z">
              <w:rPr>
                <w:sz w:val="24"/>
                <w:lang w:val="en-CA"/>
              </w:rPr>
            </w:rPrChange>
          </w:rPr>
          <w:t>moído</w:t>
        </w:r>
        <w:r w:rsidRPr="00996951">
          <w:rPr>
            <w:rFonts w:ascii="Arial" w:hAnsi="Arial" w:cs="Arial"/>
            <w:sz w:val="24"/>
            <w:lang w:val="pt-BR"/>
            <w:rPrChange w:id="4831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32" w:author="Elias de Moraes Fernandes" w:date="2016-07-07T10:33:00Z">
              <w:rPr>
                <w:sz w:val="24"/>
                <w:lang w:val="en-CA"/>
              </w:rPr>
            </w:rPrChange>
          </w:rPr>
          <w:t>e,</w:t>
        </w:r>
        <w:r w:rsidRPr="00996951">
          <w:rPr>
            <w:rFonts w:ascii="Arial" w:hAnsi="Arial" w:cs="Arial"/>
            <w:sz w:val="24"/>
            <w:lang w:val="pt-BR"/>
            <w:rPrChange w:id="4833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34" w:author="Elias de Moraes Fernandes" w:date="2016-07-07T10:33:00Z">
              <w:rPr>
                <w:sz w:val="24"/>
                <w:lang w:val="en-CA"/>
              </w:rPr>
            </w:rPrChange>
          </w:rPr>
          <w:t>ou</w:t>
        </w:r>
        <w:r w:rsidRPr="00996951">
          <w:rPr>
            <w:rFonts w:ascii="Arial" w:hAnsi="Arial" w:cs="Arial"/>
            <w:sz w:val="24"/>
            <w:lang w:val="pt-BR"/>
            <w:rPrChange w:id="4835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36" w:author="Elias de Moraes Fernandes" w:date="2016-07-07T10:33:00Z">
              <w:rPr>
                <w:sz w:val="24"/>
                <w:lang w:val="en-CA"/>
              </w:rPr>
            </w:rPrChange>
          </w:rPr>
          <w:t>jogando</w:t>
        </w:r>
        <w:r w:rsidRPr="00996951">
          <w:rPr>
            <w:rFonts w:ascii="Arial" w:hAnsi="Arial" w:cs="Arial"/>
            <w:sz w:val="24"/>
            <w:lang w:val="pt-BR"/>
            <w:rPrChange w:id="4837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38" w:author="Elias de Moraes Fernandes" w:date="2016-07-07T10:33:00Z">
              <w:rPr>
                <w:sz w:val="24"/>
                <w:lang w:val="en-CA"/>
              </w:rPr>
            </w:rPrChange>
          </w:rPr>
          <w:t>bomba</w:t>
        </w:r>
        <w:r w:rsidRPr="00996951">
          <w:rPr>
            <w:rFonts w:ascii="Arial" w:hAnsi="Arial" w:cs="Arial"/>
            <w:sz w:val="24"/>
            <w:lang w:val="pt-BR"/>
            <w:rPrChange w:id="4839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40" w:author="Elias de Moraes Fernandes" w:date="2016-07-07T10:33:00Z">
              <w:rPr>
                <w:sz w:val="24"/>
                <w:lang w:val="en-CA"/>
              </w:rPr>
            </w:rPrChange>
          </w:rPr>
          <w:t>ácida</w:t>
        </w:r>
        <w:r w:rsidRPr="00996951">
          <w:rPr>
            <w:rFonts w:ascii="Arial" w:hAnsi="Arial" w:cs="Arial"/>
            <w:sz w:val="24"/>
            <w:lang w:val="pt-BR"/>
            <w:rPrChange w:id="4841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42" w:author="Elias de Moraes Fernandes" w:date="2016-07-07T10:33:00Z">
              <w:rPr>
                <w:sz w:val="24"/>
                <w:lang w:val="en-CA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4843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4844" w:author="Elias de Moraes Fernandes" w:date="2016-07-07T10:33:00Z">
              <w:rPr>
                <w:sz w:val="24"/>
                <w:lang w:val="en-CA"/>
              </w:rPr>
            </w:rPrChange>
          </w:rPr>
          <w:t>eliminá-los.</w:t>
        </w:r>
      </w:moveTo>
    </w:p>
    <w:moveToRangeEnd w:id="4825"/>
    <w:p w14:paraId="3F52C18A" w14:textId="77777777" w:rsidR="00141384" w:rsidRPr="00996951" w:rsidRDefault="00141384">
      <w:pPr>
        <w:pStyle w:val="ListParagraph"/>
        <w:tabs>
          <w:tab w:val="left" w:pos="7672"/>
        </w:tabs>
        <w:ind w:left="0" w:firstLine="360"/>
        <w:rPr>
          <w:ins w:id="4845" w:author="Elias De Moraes Fernandes" w:date="2016-03-16T11:25:00Z"/>
          <w:rFonts w:ascii="Arial" w:hAnsi="Arial" w:cs="Arial"/>
          <w:lang w:val="pt-BR"/>
          <w:rPrChange w:id="4846" w:author="Elias de Moraes Fernandes" w:date="2016-07-07T10:33:00Z">
            <w:rPr>
              <w:ins w:id="4847" w:author="Elias De Moraes Fernandes" w:date="2016-03-16T11:25:00Z"/>
              <w:lang w:val="en-CA"/>
            </w:rPr>
          </w:rPrChange>
        </w:rPr>
      </w:pPr>
    </w:p>
    <w:p w14:paraId="6CE95EE4" w14:textId="77777777" w:rsidR="00224CE5" w:rsidRPr="00996951" w:rsidRDefault="00224CE5" w:rsidP="00224CE5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848" w:author="Elias de Moraes Fernandes" w:date="2016-07-07T10:33:00Z">
            <w:rPr>
              <w:sz w:val="24"/>
              <w:lang w:val="en-CA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4849" w:author="Elias de Moraes Fernandes" w:date="2016-07-07T10:33:00Z">
            <w:rPr>
              <w:sz w:val="24"/>
              <w:lang w:val="en-CA"/>
            </w:rPr>
          </w:rPrChange>
        </w:rPr>
        <w:t xml:space="preserve">- </w:t>
      </w:r>
      <w:proofErr w:type="gramStart"/>
      <w:r w:rsidRPr="00996951">
        <w:rPr>
          <w:rFonts w:ascii="Arial" w:hAnsi="Arial" w:cs="Arial"/>
          <w:sz w:val="24"/>
          <w:lang w:val="pt-BR"/>
          <w:rPrChange w:id="4850" w:author="Elias de Moraes Fernandes" w:date="2016-07-07T10:33:00Z">
            <w:rPr>
              <w:sz w:val="24"/>
              <w:lang w:val="en-CA"/>
            </w:rPr>
          </w:rPrChange>
        </w:rPr>
        <w:t>o</w:t>
      </w:r>
      <w:proofErr w:type="gramEnd"/>
      <w:r w:rsidRPr="00996951">
        <w:rPr>
          <w:rFonts w:ascii="Arial" w:hAnsi="Arial" w:cs="Arial"/>
          <w:sz w:val="24"/>
          <w:lang w:val="pt-BR"/>
          <w:rPrChange w:id="4851" w:author="Elias de Moraes Fernandes" w:date="2016-07-07T10:33:00Z">
            <w:rPr>
              <w:sz w:val="24"/>
              <w:lang w:val="en-CA"/>
            </w:rPr>
          </w:rPrChange>
        </w:rPr>
        <w:t xml:space="preserve"> sanguessuga arremessando Bomba </w:t>
      </w:r>
      <w:r w:rsidRPr="00996951">
        <w:rPr>
          <w:rFonts w:ascii="Arial" w:eastAsia="Calibri" w:hAnsi="Arial" w:cs="Arial"/>
          <w:sz w:val="24"/>
          <w:lang w:val="pt-BR"/>
          <w:rPrChange w:id="4852" w:author="Elias de Moraes Fernandes" w:date="2016-07-07T10:33:00Z">
            <w:rPr>
              <w:sz w:val="24"/>
              <w:lang w:val="en-CA"/>
            </w:rPr>
          </w:rPrChange>
        </w:rPr>
        <w:t>ácida</w:t>
      </w:r>
      <w:r w:rsidRPr="00996951">
        <w:rPr>
          <w:rFonts w:ascii="Arial" w:hAnsi="Arial" w:cs="Arial"/>
          <w:sz w:val="24"/>
          <w:lang w:val="pt-BR"/>
          <w:rPrChange w:id="4853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54" w:author="Elias de Moraes Fernandes" w:date="2016-07-07T10:33:00Z">
            <w:rPr>
              <w:sz w:val="24"/>
              <w:lang w:val="en-CA"/>
            </w:rPr>
          </w:rPrChange>
        </w:rPr>
        <w:t>contra</w:t>
      </w:r>
      <w:r w:rsidRPr="00996951">
        <w:rPr>
          <w:rFonts w:ascii="Arial" w:hAnsi="Arial" w:cs="Arial"/>
          <w:sz w:val="24"/>
          <w:lang w:val="pt-BR"/>
          <w:rPrChange w:id="4855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56" w:author="Elias de Moraes Fernandes" w:date="2016-07-07T10:33:00Z">
            <w:rPr>
              <w:sz w:val="24"/>
              <w:lang w:val="en-CA"/>
            </w:rPr>
          </w:rPrChange>
        </w:rPr>
        <w:t>ele.</w:t>
      </w:r>
      <w:r w:rsidRPr="00996951">
        <w:rPr>
          <w:rFonts w:ascii="Arial" w:hAnsi="Arial" w:cs="Arial"/>
          <w:sz w:val="24"/>
          <w:lang w:val="pt-BR"/>
          <w:rPrChange w:id="4857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58" w:author="Elias de Moraes Fernandes" w:date="2016-07-07T10:33:00Z">
            <w:rPr>
              <w:sz w:val="24"/>
              <w:lang w:val="en-CA"/>
            </w:rPr>
          </w:rPrChange>
        </w:rPr>
        <w:t>Comer</w:t>
      </w:r>
      <w:r w:rsidRPr="00996951">
        <w:rPr>
          <w:rFonts w:ascii="Arial" w:hAnsi="Arial" w:cs="Arial"/>
          <w:sz w:val="24"/>
          <w:lang w:val="pt-BR"/>
          <w:rPrChange w:id="4859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60" w:author="Elias de Moraes Fernandes" w:date="2016-07-07T10:33:00Z">
            <w:rPr>
              <w:sz w:val="24"/>
              <w:lang w:val="en-CA"/>
            </w:rPr>
          </w:rPrChange>
        </w:rPr>
        <w:t>comidas</w:t>
      </w:r>
      <w:r w:rsidRPr="00996951">
        <w:rPr>
          <w:rFonts w:ascii="Arial" w:hAnsi="Arial" w:cs="Arial"/>
          <w:sz w:val="24"/>
          <w:lang w:val="pt-BR"/>
          <w:rPrChange w:id="4861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62" w:author="Elias de Moraes Fernandes" w:date="2016-07-07T10:33:00Z">
            <w:rPr>
              <w:sz w:val="24"/>
              <w:lang w:val="en-CA"/>
            </w:rPr>
          </w:rPrChange>
        </w:rPr>
        <w:t>que</w:t>
      </w:r>
      <w:r w:rsidRPr="00996951">
        <w:rPr>
          <w:rFonts w:ascii="Arial" w:hAnsi="Arial" w:cs="Arial"/>
          <w:sz w:val="24"/>
          <w:lang w:val="pt-BR"/>
          <w:rPrChange w:id="4863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64" w:author="Elias de Moraes Fernandes" w:date="2016-07-07T10:33:00Z">
            <w:rPr>
              <w:sz w:val="24"/>
              <w:lang w:val="en-CA"/>
            </w:rPr>
          </w:rPrChange>
        </w:rPr>
        <w:t>restauram</w:t>
      </w:r>
      <w:r w:rsidRPr="00996951">
        <w:rPr>
          <w:rFonts w:ascii="Arial" w:hAnsi="Arial" w:cs="Arial"/>
          <w:sz w:val="24"/>
          <w:lang w:val="pt-BR"/>
          <w:rPrChange w:id="4865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66" w:author="Elias de Moraes Fernandes" w:date="2016-07-07T10:33:00Z">
            <w:rPr>
              <w:sz w:val="24"/>
              <w:lang w:val="en-CA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4867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68" w:author="Elias de Moraes Fernandes" w:date="2016-07-07T10:33:00Z">
            <w:rPr>
              <w:sz w:val="24"/>
              <w:lang w:val="en-CA"/>
            </w:rPr>
          </w:rPrChange>
        </w:rPr>
        <w:t>vida</w:t>
      </w:r>
      <w:r w:rsidRPr="00996951">
        <w:rPr>
          <w:rFonts w:ascii="Arial" w:hAnsi="Arial" w:cs="Arial"/>
          <w:sz w:val="24"/>
          <w:lang w:val="pt-BR"/>
          <w:rPrChange w:id="4869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70" w:author="Elias de Moraes Fernandes" w:date="2016-07-07T10:33:00Z">
            <w:rPr>
              <w:sz w:val="24"/>
              <w:lang w:val="en-CA"/>
            </w:rPr>
          </w:rPrChange>
        </w:rPr>
        <w:t>do</w:t>
      </w:r>
      <w:r w:rsidRPr="00996951">
        <w:rPr>
          <w:rFonts w:ascii="Arial" w:hAnsi="Arial" w:cs="Arial"/>
          <w:sz w:val="24"/>
          <w:lang w:val="pt-BR"/>
          <w:rPrChange w:id="4871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72" w:author="Elias de Moraes Fernandes" w:date="2016-07-07T10:33:00Z">
            <w:rPr>
              <w:sz w:val="24"/>
              <w:lang w:val="en-CA"/>
            </w:rPr>
          </w:rPrChange>
        </w:rPr>
        <w:t>sanguessuga</w:t>
      </w:r>
      <w:r w:rsidRPr="00996951">
        <w:rPr>
          <w:rFonts w:ascii="Arial" w:hAnsi="Arial" w:cs="Arial"/>
          <w:sz w:val="24"/>
          <w:lang w:val="pt-BR"/>
          <w:rPrChange w:id="4873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74" w:author="Elias de Moraes Fernandes" w:date="2016-07-07T10:33:00Z">
            <w:rPr>
              <w:sz w:val="24"/>
              <w:lang w:val="en-CA"/>
            </w:rPr>
          </w:rPrChange>
        </w:rPr>
        <w:t>também</w:t>
      </w:r>
      <w:r w:rsidRPr="00996951">
        <w:rPr>
          <w:rFonts w:ascii="Arial" w:hAnsi="Arial" w:cs="Arial"/>
          <w:sz w:val="24"/>
          <w:lang w:val="pt-BR"/>
          <w:rPrChange w:id="4875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76" w:author="Elias de Moraes Fernandes" w:date="2016-07-07T10:33:00Z">
            <w:rPr>
              <w:sz w:val="24"/>
              <w:lang w:val="en-CA"/>
            </w:rPr>
          </w:rPrChange>
        </w:rPr>
        <w:t>ajuda</w:t>
      </w:r>
      <w:r w:rsidRPr="00996951">
        <w:rPr>
          <w:rFonts w:ascii="Arial" w:hAnsi="Arial" w:cs="Arial"/>
          <w:sz w:val="24"/>
          <w:lang w:val="pt-BR"/>
          <w:rPrChange w:id="4877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78" w:author="Elias de Moraes Fernandes" w:date="2016-07-07T10:33:00Z">
            <w:rPr>
              <w:sz w:val="24"/>
              <w:lang w:val="en-CA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4879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4880" w:author="Elias de Moraes Fernandes" w:date="2016-07-07T10:33:00Z">
            <w:rPr>
              <w:sz w:val="24"/>
              <w:lang w:val="en-CA"/>
            </w:rPr>
          </w:rPrChange>
        </w:rPr>
        <w:t>derrotá-lo.</w:t>
      </w:r>
    </w:p>
    <w:p w14:paraId="0121132D" w14:textId="0CB8D89A" w:rsidR="00224CE5" w:rsidRPr="00996951" w:rsidDel="00E35535" w:rsidRDefault="008248D5" w:rsidP="00E35535">
      <w:pPr>
        <w:pStyle w:val="ListParagraph"/>
        <w:tabs>
          <w:tab w:val="left" w:pos="7672"/>
        </w:tabs>
        <w:ind w:left="0" w:firstLine="360"/>
        <w:rPr>
          <w:del w:id="4881" w:author="Elias de Moraes Fernandes" w:date="2016-07-07T12:07:00Z"/>
          <w:rFonts w:ascii="Arial" w:hAnsi="Arial" w:cs="Arial"/>
          <w:sz w:val="24"/>
          <w:lang w:val="pt-BR"/>
          <w:rPrChange w:id="4882" w:author="Elias de Moraes Fernandes" w:date="2016-07-07T10:33:00Z">
            <w:rPr>
              <w:del w:id="4883" w:author="Elias de Moraes Fernandes" w:date="2016-07-07T12:07:00Z"/>
              <w:sz w:val="24"/>
              <w:lang w:val="en-CA"/>
            </w:rPr>
          </w:rPrChange>
        </w:rPr>
        <w:pPrChange w:id="4884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RangeStart w:id="4885" w:author="Elias De Moraes Fernandes" w:date="2016-03-16T11:25:00Z" w:name="move445890883"/>
      <w:moveFrom w:id="4886" w:author="Elias De Moraes Fernandes" w:date="2016-03-16T11:25:00Z">
        <w:r w:rsidRPr="00996951" w:rsidDel="00141384">
          <w:rPr>
            <w:rFonts w:ascii="Arial" w:hAnsi="Arial" w:cs="Arial"/>
            <w:sz w:val="24"/>
            <w:lang w:val="pt-BR"/>
            <w:rPrChange w:id="4887" w:author="Elias de Moraes Fernandes" w:date="2016-07-07T10:33:00Z">
              <w:rPr>
                <w:sz w:val="24"/>
                <w:lang w:val="en-CA"/>
              </w:rPr>
            </w:rPrChange>
          </w:rPr>
          <w:t>- a formiga bloqueando o caminho com carv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88" w:author="Elias de Moraes Fernandes" w:date="2016-07-07T10:33:00Z">
              <w:rPr>
                <w:sz w:val="24"/>
                <w:lang w:val="en-CA"/>
              </w:rPr>
            </w:rPrChange>
          </w:rPr>
          <w:t>ão</w:t>
        </w:r>
        <w:r w:rsidRPr="00996951" w:rsidDel="00141384">
          <w:rPr>
            <w:rFonts w:ascii="Arial" w:hAnsi="Arial" w:cs="Arial"/>
            <w:sz w:val="24"/>
            <w:lang w:val="pt-BR"/>
            <w:rPrChange w:id="4889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90" w:author="Elias de Moraes Fernandes" w:date="2016-07-07T10:33:00Z">
              <w:rPr>
                <w:sz w:val="24"/>
                <w:lang w:val="en-CA"/>
              </w:rPr>
            </w:rPrChange>
          </w:rPr>
          <w:t>moído</w:t>
        </w:r>
        <w:r w:rsidRPr="00996951" w:rsidDel="00141384">
          <w:rPr>
            <w:rFonts w:ascii="Arial" w:hAnsi="Arial" w:cs="Arial"/>
            <w:sz w:val="24"/>
            <w:lang w:val="pt-BR"/>
            <w:rPrChange w:id="4891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92" w:author="Elias de Moraes Fernandes" w:date="2016-07-07T10:33:00Z">
              <w:rPr>
                <w:sz w:val="24"/>
                <w:lang w:val="en-CA"/>
              </w:rPr>
            </w:rPrChange>
          </w:rPr>
          <w:t>e,</w:t>
        </w:r>
        <w:r w:rsidRPr="00996951" w:rsidDel="00141384">
          <w:rPr>
            <w:rFonts w:ascii="Arial" w:hAnsi="Arial" w:cs="Arial"/>
            <w:sz w:val="24"/>
            <w:lang w:val="pt-BR"/>
            <w:rPrChange w:id="4893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94" w:author="Elias de Moraes Fernandes" w:date="2016-07-07T10:33:00Z">
              <w:rPr>
                <w:sz w:val="24"/>
                <w:lang w:val="en-CA"/>
              </w:rPr>
            </w:rPrChange>
          </w:rPr>
          <w:t>ou</w:t>
        </w:r>
        <w:r w:rsidRPr="00996951" w:rsidDel="00141384">
          <w:rPr>
            <w:rFonts w:ascii="Arial" w:hAnsi="Arial" w:cs="Arial"/>
            <w:sz w:val="24"/>
            <w:lang w:val="pt-BR"/>
            <w:rPrChange w:id="4895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96" w:author="Elias de Moraes Fernandes" w:date="2016-07-07T10:33:00Z">
              <w:rPr>
                <w:sz w:val="24"/>
                <w:lang w:val="en-CA"/>
              </w:rPr>
            </w:rPrChange>
          </w:rPr>
          <w:t>jogando</w:t>
        </w:r>
        <w:r w:rsidRPr="00996951" w:rsidDel="00141384">
          <w:rPr>
            <w:rFonts w:ascii="Arial" w:hAnsi="Arial" w:cs="Arial"/>
            <w:sz w:val="24"/>
            <w:lang w:val="pt-BR"/>
            <w:rPrChange w:id="4897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898" w:author="Elias de Moraes Fernandes" w:date="2016-07-07T10:33:00Z">
              <w:rPr>
                <w:sz w:val="24"/>
                <w:lang w:val="en-CA"/>
              </w:rPr>
            </w:rPrChange>
          </w:rPr>
          <w:t>bomba</w:t>
        </w:r>
        <w:r w:rsidRPr="00996951" w:rsidDel="00141384">
          <w:rPr>
            <w:rFonts w:ascii="Arial" w:hAnsi="Arial" w:cs="Arial"/>
            <w:sz w:val="24"/>
            <w:lang w:val="pt-BR"/>
            <w:rPrChange w:id="4899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900" w:author="Elias de Moraes Fernandes" w:date="2016-07-07T10:33:00Z">
              <w:rPr>
                <w:sz w:val="24"/>
                <w:lang w:val="en-CA"/>
              </w:rPr>
            </w:rPrChange>
          </w:rPr>
          <w:t>ácida</w:t>
        </w:r>
        <w:r w:rsidRPr="00996951" w:rsidDel="00141384">
          <w:rPr>
            <w:rFonts w:ascii="Arial" w:hAnsi="Arial" w:cs="Arial"/>
            <w:sz w:val="24"/>
            <w:lang w:val="pt-BR"/>
            <w:rPrChange w:id="4901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902" w:author="Elias de Moraes Fernandes" w:date="2016-07-07T10:33:00Z">
              <w:rPr>
                <w:sz w:val="24"/>
                <w:lang w:val="en-CA"/>
              </w:rPr>
            </w:rPrChange>
          </w:rPr>
          <w:t>para</w:t>
        </w:r>
        <w:r w:rsidRPr="00996951" w:rsidDel="00141384">
          <w:rPr>
            <w:rFonts w:ascii="Arial" w:hAnsi="Arial" w:cs="Arial"/>
            <w:sz w:val="24"/>
            <w:lang w:val="pt-BR"/>
            <w:rPrChange w:id="4903" w:author="Elias de Moraes Fernandes" w:date="2016-07-07T10:33:00Z">
              <w:rPr>
                <w:sz w:val="24"/>
                <w:lang w:val="en-CA"/>
              </w:rPr>
            </w:rPrChange>
          </w:rPr>
          <w:t xml:space="preserve"> </w:t>
        </w:r>
        <w:r w:rsidRPr="00996951" w:rsidDel="00141384">
          <w:rPr>
            <w:rFonts w:ascii="Arial" w:eastAsia="Calibri" w:hAnsi="Arial" w:cs="Arial"/>
            <w:sz w:val="24"/>
            <w:lang w:val="pt-BR"/>
            <w:rPrChange w:id="4904" w:author="Elias de Moraes Fernandes" w:date="2016-07-07T10:33:00Z">
              <w:rPr>
                <w:sz w:val="24"/>
                <w:lang w:val="en-CA"/>
              </w:rPr>
            </w:rPrChange>
          </w:rPr>
          <w:t>eliminá-los.</w:t>
        </w:r>
      </w:moveFrom>
    </w:p>
    <w:moveFromRangeEnd w:id="4885"/>
    <w:p w14:paraId="14666ABC" w14:textId="2A5A32C3" w:rsidR="0077658F" w:rsidRPr="00996951" w:rsidDel="00E35535" w:rsidRDefault="0077658F" w:rsidP="00E35535">
      <w:pPr>
        <w:pStyle w:val="ListParagraph"/>
        <w:tabs>
          <w:tab w:val="left" w:pos="7672"/>
        </w:tabs>
        <w:ind w:left="0" w:firstLine="360"/>
        <w:rPr>
          <w:del w:id="4905" w:author="Elias de Moraes Fernandes" w:date="2016-07-07T12:07:00Z"/>
          <w:rFonts w:ascii="Arial" w:hAnsi="Arial" w:cs="Arial"/>
          <w:sz w:val="24"/>
          <w:lang w:val="pt-BR"/>
          <w:rPrChange w:id="4906" w:author="Elias de Moraes Fernandes" w:date="2016-07-07T10:33:00Z">
            <w:rPr>
              <w:del w:id="4907" w:author="Elias de Moraes Fernandes" w:date="2016-07-07T12:07:00Z"/>
              <w:sz w:val="24"/>
              <w:lang w:val="pt-BR"/>
            </w:rPr>
          </w:rPrChange>
        </w:rPr>
        <w:pPrChange w:id="4908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71C7749" w14:textId="1561D0CE" w:rsidR="00CE1CDC" w:rsidRPr="00996951" w:rsidDel="00E35535" w:rsidRDefault="00CE1CDC" w:rsidP="00E35535">
      <w:pPr>
        <w:pStyle w:val="ListParagraph"/>
        <w:tabs>
          <w:tab w:val="left" w:pos="7672"/>
        </w:tabs>
        <w:ind w:left="0" w:firstLine="360"/>
        <w:rPr>
          <w:ins w:id="4909" w:author="Elias De Moraes Fernandes" w:date="2016-03-15T17:39:00Z"/>
          <w:del w:id="4910" w:author="Elias de Moraes Fernandes" w:date="2016-07-07T12:07:00Z"/>
          <w:rFonts w:ascii="Arial" w:hAnsi="Arial" w:cs="Arial"/>
          <w:b/>
          <w:bCs/>
          <w:sz w:val="24"/>
          <w:highlight w:val="yellow"/>
          <w:lang w:val="pt-BR"/>
          <w:rPrChange w:id="4911" w:author="Elias de Moraes Fernandes" w:date="2016-07-07T10:33:00Z">
            <w:rPr>
              <w:ins w:id="4912" w:author="Elias De Moraes Fernandes" w:date="2016-03-15T17:39:00Z"/>
              <w:del w:id="4913" w:author="Elias de Moraes Fernandes" w:date="2016-07-07T12:07:00Z"/>
              <w:b/>
              <w:bCs/>
              <w:sz w:val="24"/>
            </w:rPr>
          </w:rPrChange>
        </w:rPr>
        <w:pPrChange w:id="4914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4915" w:author="Elias De Moraes Fernandes" w:date="2016-03-15T17:39:00Z">
        <w:del w:id="4916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4917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Recompensa para cada Fase Conclu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4918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ída</w:delText>
          </w:r>
        </w:del>
      </w:ins>
    </w:p>
    <w:p w14:paraId="2096D3F2" w14:textId="00175359" w:rsidR="00224CE5" w:rsidRPr="00996951" w:rsidDel="00E35535" w:rsidRDefault="00224CE5" w:rsidP="00E35535">
      <w:pPr>
        <w:pStyle w:val="ListParagraph"/>
        <w:tabs>
          <w:tab w:val="left" w:pos="7672"/>
        </w:tabs>
        <w:ind w:left="0" w:firstLine="360"/>
        <w:rPr>
          <w:del w:id="4919" w:author="Elias de Moraes Fernandes" w:date="2016-07-07T12:07:00Z"/>
          <w:rFonts w:ascii="Arial" w:hAnsi="Arial" w:cs="Arial"/>
          <w:sz w:val="24"/>
          <w:highlight w:val="yellow"/>
          <w:lang w:val="pt-BR"/>
          <w:rPrChange w:id="4920" w:author="Elias de Moraes Fernandes" w:date="2016-07-07T10:33:00Z">
            <w:rPr>
              <w:del w:id="4921" w:author="Elias de Moraes Fernandes" w:date="2016-07-07T12:07:00Z"/>
              <w:lang w:val="pt-BR"/>
            </w:rPr>
          </w:rPrChange>
        </w:rPr>
        <w:pPrChange w:id="4922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4923" w:author="Elias de Moraes Fernandes" w:date="2016-07-07T12:07:00Z">
        <w:r w:rsidRPr="00996951" w:rsidDel="00E35535">
          <w:rPr>
            <w:rFonts w:ascii="Arial" w:hAnsi="Arial" w:cs="Arial"/>
            <w:sz w:val="24"/>
            <w:highlight w:val="yellow"/>
            <w:lang w:val="pt-BR"/>
            <w:rPrChange w:id="4924" w:author="Elias de Moraes Fernandes" w:date="2016-07-07T10:33:00Z">
              <w:rPr>
                <w:lang w:val="pt-BR"/>
              </w:rPr>
            </w:rPrChange>
          </w:rPr>
          <w:delText xml:space="preserve">Recompensa </w:delText>
        </w:r>
        <w:r w:rsidR="00081FDE" w:rsidRPr="00996951" w:rsidDel="00E35535">
          <w:rPr>
            <w:rFonts w:ascii="Arial" w:hAnsi="Arial" w:cs="Arial"/>
            <w:sz w:val="24"/>
            <w:highlight w:val="yellow"/>
            <w:lang w:val="pt-BR"/>
            <w:rPrChange w:id="4925" w:author="Elias de Moraes Fernandes" w:date="2016-07-07T10:33:00Z">
              <w:rPr>
                <w:lang w:val="pt-BR"/>
              </w:rPr>
            </w:rPrChange>
          </w:rPr>
          <w:delText>para</w:delText>
        </w:r>
        <w:r w:rsidRPr="00996951" w:rsidDel="00E35535">
          <w:rPr>
            <w:rFonts w:ascii="Arial" w:hAnsi="Arial" w:cs="Arial"/>
            <w:sz w:val="24"/>
            <w:highlight w:val="yellow"/>
            <w:lang w:val="pt-BR"/>
            <w:rPrChange w:id="4926" w:author="Elias de Moraes Fernandes" w:date="2016-07-07T10:33:00Z">
              <w:rPr>
                <w:lang w:val="pt-BR"/>
              </w:rPr>
            </w:rPrChange>
          </w:rPr>
          <w:delText xml:space="preserve"> cada inimigo</w:delText>
        </w:r>
        <w:r w:rsidR="005E38B1" w:rsidRPr="00996951" w:rsidDel="00E35535">
          <w:rPr>
            <w:rFonts w:ascii="Arial" w:hAnsi="Arial" w:cs="Arial"/>
            <w:sz w:val="24"/>
            <w:highlight w:val="yellow"/>
            <w:lang w:val="pt-BR"/>
            <w:rPrChange w:id="4927" w:author="Elias de Moraes Fernandes" w:date="2016-07-07T10:33:00Z">
              <w:rPr>
                <w:lang w:val="pt-BR"/>
              </w:rPr>
            </w:rPrChange>
          </w:rPr>
          <w:delText xml:space="preserve"> </w:delText>
        </w:r>
        <w:r w:rsidR="00081FDE" w:rsidRPr="00996951" w:rsidDel="00E35535">
          <w:rPr>
            <w:rFonts w:ascii="Arial" w:hAnsi="Arial" w:cs="Arial"/>
            <w:sz w:val="24"/>
            <w:highlight w:val="yellow"/>
            <w:lang w:val="pt-BR"/>
            <w:rPrChange w:id="4928" w:author="Elias de Moraes Fernandes" w:date="2016-07-07T10:33:00Z">
              <w:rPr>
                <w:lang w:val="pt-BR"/>
              </w:rPr>
            </w:rPrChange>
          </w:rPr>
          <w:delText>derrotado</w:delText>
        </w:r>
      </w:del>
    </w:p>
    <w:p w14:paraId="543D5E1B" w14:textId="058909AA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29" w:author="Elias De Moraes Fernandes" w:date="2016-03-16T12:43:00Z"/>
          <w:del w:id="4930" w:author="Elias de Moraes Fernandes" w:date="2016-07-07T12:07:00Z"/>
          <w:rFonts w:ascii="Arial" w:hAnsi="Arial" w:cs="Arial"/>
          <w:sz w:val="24"/>
          <w:highlight w:val="yellow"/>
          <w:lang w:val="pt-BR"/>
          <w:rPrChange w:id="4931" w:author="Elias de Moraes Fernandes" w:date="2016-07-07T10:33:00Z">
            <w:rPr>
              <w:ins w:id="4932" w:author="Elias De Moraes Fernandes" w:date="2016-03-16T12:43:00Z"/>
              <w:del w:id="4933" w:author="Elias de Moraes Fernandes" w:date="2016-07-07T12:07:00Z"/>
              <w:sz w:val="24"/>
            </w:rPr>
          </w:rPrChange>
        </w:rPr>
        <w:pPrChange w:id="4934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35" w:author="Elias De Moraes Fernandes" w:date="2016-03-16T12:43:00Z">
        <w:del w:id="4936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4937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Fase 0 - Tutorial 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38" w:author="Elias de Moraes Fernandes" w:date="2016-07-07T10:33:00Z">
                <w:rPr>
                  <w:sz w:val="24"/>
                </w:rPr>
              </w:rPrChange>
            </w:rPr>
            <w:delText>[50 pontos]</w:delText>
          </w:r>
        </w:del>
      </w:ins>
    </w:p>
    <w:p w14:paraId="5150050E" w14:textId="5F418187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39" w:author="Elias De Moraes Fernandes" w:date="2016-03-16T12:43:00Z"/>
          <w:del w:id="4940" w:author="Elias de Moraes Fernandes" w:date="2016-07-07T12:07:00Z"/>
          <w:rFonts w:ascii="Arial" w:hAnsi="Arial" w:cs="Arial"/>
          <w:sz w:val="24"/>
          <w:highlight w:val="yellow"/>
          <w:lang w:val="pt-BR"/>
          <w:rPrChange w:id="4941" w:author="Elias de Moraes Fernandes" w:date="2016-07-07T10:33:00Z">
            <w:rPr>
              <w:ins w:id="4942" w:author="Elias De Moraes Fernandes" w:date="2016-03-16T12:43:00Z"/>
              <w:del w:id="4943" w:author="Elias de Moraes Fernandes" w:date="2016-07-07T12:07:00Z"/>
              <w:sz w:val="24"/>
            </w:rPr>
          </w:rPrChange>
        </w:rPr>
        <w:pPrChange w:id="4944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45" w:author="Elias De Moraes Fernandes" w:date="2016-03-16T12:43:00Z">
        <w:del w:id="4946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4947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48" w:author="Elias de Moraes Fernandes" w:date="2016-07-07T10:33:00Z">
                <w:rPr>
                  <w:sz w:val="24"/>
                </w:rPr>
              </w:rPrChange>
            </w:rPr>
            <w:delText>: A minhoca necessita de luz para produzir?</w:delText>
          </w:r>
        </w:del>
      </w:ins>
    </w:p>
    <w:p w14:paraId="05DEBC5C" w14:textId="102078AB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49" w:author="Elias De Moraes Fernandes" w:date="2016-03-16T12:43:00Z"/>
          <w:del w:id="4950" w:author="Elias de Moraes Fernandes" w:date="2016-07-07T12:07:00Z"/>
          <w:rFonts w:ascii="Arial" w:hAnsi="Arial" w:cs="Arial"/>
          <w:sz w:val="24"/>
          <w:highlight w:val="yellow"/>
          <w:lang w:val="pt-BR"/>
          <w:rPrChange w:id="4951" w:author="Elias de Moraes Fernandes" w:date="2016-07-07T10:33:00Z">
            <w:rPr>
              <w:ins w:id="4952" w:author="Elias De Moraes Fernandes" w:date="2016-03-16T12:43:00Z"/>
              <w:del w:id="4953" w:author="Elias de Moraes Fernandes" w:date="2016-07-07T12:07:00Z"/>
              <w:sz w:val="24"/>
            </w:rPr>
          </w:rPrChange>
        </w:rPr>
        <w:pPrChange w:id="4954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55" w:author="Elias De Moraes Fernandes" w:date="2016-03-16T12:43:00Z">
        <w:del w:id="4956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4957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R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58" w:author="Elias de Moraes Fernandes" w:date="2016-07-07T10:33:00Z">
                <w:rPr>
                  <w:sz w:val="24"/>
                </w:rPr>
              </w:rPrChange>
            </w:rPr>
            <w:delText>: N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4959" w:author="Elias de Moraes Fernandes" w:date="2016-07-07T10:33:00Z">
                <w:rPr>
                  <w:sz w:val="24"/>
                </w:rPr>
              </w:rPrChange>
            </w:rPr>
            <w:delText>ão</w:delText>
          </w:r>
        </w:del>
      </w:ins>
    </w:p>
    <w:p w14:paraId="4CECD9D5" w14:textId="48C1E873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60" w:author="Elias De Moraes Fernandes" w:date="2016-03-16T12:43:00Z"/>
          <w:del w:id="4961" w:author="Elias de Moraes Fernandes" w:date="2016-07-07T12:07:00Z"/>
          <w:rFonts w:ascii="Arial" w:hAnsi="Arial" w:cs="Arial"/>
          <w:sz w:val="24"/>
          <w:highlight w:val="yellow"/>
          <w:lang w:val="pt-BR"/>
          <w:rPrChange w:id="4962" w:author="Elias de Moraes Fernandes" w:date="2016-07-07T10:33:00Z">
            <w:rPr>
              <w:ins w:id="4963" w:author="Elias De Moraes Fernandes" w:date="2016-03-16T12:43:00Z"/>
              <w:del w:id="4964" w:author="Elias de Moraes Fernandes" w:date="2016-07-07T12:07:00Z"/>
              <w:sz w:val="24"/>
            </w:rPr>
          </w:rPrChange>
        </w:rPr>
        <w:pPrChange w:id="4965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66" w:author="Elias De Moraes Fernandes" w:date="2016-03-16T12:43:00Z">
        <w:del w:id="4967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68" w:author="Elias de Moraes Fernandes" w:date="2016-07-07T10:33:00Z">
                <w:rPr>
                  <w:sz w:val="24"/>
                </w:rPr>
              </w:rPrChange>
            </w:rPr>
            <w:delText>- Sim</w:delText>
          </w:r>
        </w:del>
      </w:ins>
    </w:p>
    <w:p w14:paraId="356D9400" w14:textId="3EBC544A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69" w:author="Elias De Moraes Fernandes" w:date="2016-03-16T12:43:00Z"/>
          <w:del w:id="4970" w:author="Elias de Moraes Fernandes" w:date="2016-07-07T12:07:00Z"/>
          <w:rFonts w:ascii="Arial" w:hAnsi="Arial" w:cs="Arial"/>
          <w:sz w:val="24"/>
          <w:highlight w:val="yellow"/>
          <w:lang w:val="pt-BR"/>
          <w:rPrChange w:id="4971" w:author="Elias de Moraes Fernandes" w:date="2016-07-07T10:33:00Z">
            <w:rPr>
              <w:ins w:id="4972" w:author="Elias De Moraes Fernandes" w:date="2016-03-16T12:43:00Z"/>
              <w:del w:id="4973" w:author="Elias de Moraes Fernandes" w:date="2016-07-07T12:07:00Z"/>
              <w:sz w:val="24"/>
            </w:rPr>
          </w:rPrChange>
        </w:rPr>
        <w:pPrChange w:id="4974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75" w:author="Elias De Moraes Fernandes" w:date="2016-03-16T12:43:00Z">
        <w:del w:id="4976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4977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Fase 1 - Alimentar Corretamente 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78" w:author="Elias de Moraes Fernandes" w:date="2016-07-07T10:33:00Z">
                <w:rPr>
                  <w:sz w:val="24"/>
                </w:rPr>
              </w:rPrChange>
            </w:rPr>
            <w:delText>- Quest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4979" w:author="Elias de Moraes Fernandes" w:date="2016-07-07T10:33:00Z">
                <w:rPr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80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4981" w:author="Elias de Moraes Fernandes" w:date="2016-07-07T10:33:00Z">
                <w:rPr>
                  <w:sz w:val="24"/>
                </w:rPr>
              </w:rPrChange>
            </w:rPr>
            <w:delText>Múltipla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82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4983" w:author="Elias de Moraes Fernandes" w:date="2016-07-07T10:33:00Z">
                <w:rPr>
                  <w:sz w:val="24"/>
                </w:rPr>
              </w:rPrChange>
            </w:rPr>
            <w:delText>Escolha</w:delText>
          </w:r>
        </w:del>
      </w:ins>
    </w:p>
    <w:p w14:paraId="47D392C0" w14:textId="76C7611C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84" w:author="Elias De Moraes Fernandes" w:date="2016-03-16T12:43:00Z"/>
          <w:del w:id="4985" w:author="Elias de Moraes Fernandes" w:date="2016-07-07T12:07:00Z"/>
          <w:rFonts w:ascii="Arial" w:hAnsi="Arial" w:cs="Arial"/>
          <w:sz w:val="24"/>
          <w:highlight w:val="yellow"/>
          <w:lang w:val="pt-BR"/>
          <w:rPrChange w:id="4986" w:author="Elias de Moraes Fernandes" w:date="2016-07-07T10:33:00Z">
            <w:rPr>
              <w:ins w:id="4987" w:author="Elias De Moraes Fernandes" w:date="2016-03-16T12:43:00Z"/>
              <w:del w:id="4988" w:author="Elias de Moraes Fernandes" w:date="2016-07-07T12:07:00Z"/>
              <w:sz w:val="24"/>
            </w:rPr>
          </w:rPrChange>
        </w:rPr>
        <w:pPrChange w:id="4989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90" w:author="Elias De Moraes Fernandes" w:date="2016-03-16T12:43:00Z">
        <w:del w:id="4991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4992" w:author="Elias de Moraes Fernandes" w:date="2016-07-07T10:33:00Z">
                <w:rPr>
                  <w:sz w:val="24"/>
                </w:rPr>
              </w:rPrChange>
            </w:rPr>
            <w:delText>[100 pontos] [-10 pontos para errada]</w:delText>
          </w:r>
        </w:del>
      </w:ins>
    </w:p>
    <w:p w14:paraId="1AB1A5EC" w14:textId="55A6DC2D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4993" w:author="Elias De Moraes Fernandes" w:date="2016-03-16T12:43:00Z"/>
          <w:del w:id="4994" w:author="Elias de Moraes Fernandes" w:date="2016-07-07T12:07:00Z"/>
          <w:rFonts w:ascii="Arial" w:hAnsi="Arial" w:cs="Arial"/>
          <w:sz w:val="24"/>
          <w:highlight w:val="yellow"/>
          <w:lang w:val="pt-BR"/>
          <w:rPrChange w:id="4995" w:author="Elias de Moraes Fernandes" w:date="2016-07-07T10:33:00Z">
            <w:rPr>
              <w:ins w:id="4996" w:author="Elias De Moraes Fernandes" w:date="2016-03-16T12:43:00Z"/>
              <w:del w:id="4997" w:author="Elias de Moraes Fernandes" w:date="2016-07-07T12:07:00Z"/>
              <w:sz w:val="24"/>
            </w:rPr>
          </w:rPrChange>
        </w:rPr>
        <w:pPrChange w:id="499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999" w:author="Elias De Moraes Fernandes" w:date="2016-03-16T12:43:00Z">
        <w:del w:id="5000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5001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02" w:author="Elias de Moraes Fernandes" w:date="2016-07-07T10:33:00Z">
                <w:rPr>
                  <w:sz w:val="24"/>
                </w:rPr>
              </w:rPrChange>
            </w:rPr>
            <w:delText xml:space="preserve"> Quais dos alimentos abaixo Nonda n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03" w:author="Elias de Moraes Fernandes" w:date="2016-07-07T10:33:00Z">
                <w:rPr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04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05" w:author="Elias de Moraes Fernandes" w:date="2016-07-07T10:33:00Z">
                <w:rPr>
                  <w:sz w:val="24"/>
                </w:rPr>
              </w:rPrChange>
            </w:rPr>
            <w:delText>pode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06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07" w:author="Elias de Moraes Fernandes" w:date="2016-07-07T10:33:00Z">
                <w:rPr>
                  <w:sz w:val="24"/>
                </w:rPr>
              </w:rPrChange>
            </w:rPr>
            <w:delText>comer?</w:delText>
          </w:r>
        </w:del>
      </w:ins>
    </w:p>
    <w:p w14:paraId="2C36FDDE" w14:textId="5161D6CA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08" w:author="Elias De Moraes Fernandes" w:date="2016-03-16T12:43:00Z"/>
          <w:del w:id="5009" w:author="Elias de Moraes Fernandes" w:date="2016-07-07T12:07:00Z"/>
          <w:rFonts w:ascii="Arial" w:hAnsi="Arial" w:cs="Arial"/>
          <w:sz w:val="24"/>
          <w:highlight w:val="yellow"/>
          <w:lang w:val="pt-BR"/>
          <w:rPrChange w:id="5010" w:author="Elias de Moraes Fernandes" w:date="2016-07-07T10:33:00Z">
            <w:rPr>
              <w:ins w:id="5011" w:author="Elias De Moraes Fernandes" w:date="2016-03-16T12:43:00Z"/>
              <w:del w:id="5012" w:author="Elias de Moraes Fernandes" w:date="2016-07-07T12:07:00Z"/>
              <w:sz w:val="24"/>
            </w:rPr>
          </w:rPrChange>
        </w:rPr>
        <w:pPrChange w:id="5013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14" w:author="Elias De Moraes Fernandes" w:date="2016-03-16T12:43:00Z">
        <w:del w:id="5015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16" w:author="Elias de Moraes Fernandes" w:date="2016-07-07T10:33:00Z">
                <w:rPr>
                  <w:sz w:val="24"/>
                </w:rPr>
              </w:rPrChange>
            </w:rPr>
            <w:delText>- P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17" w:author="Elias de Moraes Fernandes" w:date="2016-07-07T10:33:00Z">
                <w:rPr>
                  <w:sz w:val="24"/>
                </w:rPr>
              </w:rPrChange>
            </w:rPr>
            <w:delText>ão</w:delText>
          </w:r>
        </w:del>
      </w:ins>
    </w:p>
    <w:p w14:paraId="54B5EACA" w14:textId="72AB6191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18" w:author="Elias De Moraes Fernandes" w:date="2016-03-16T12:43:00Z"/>
          <w:del w:id="5019" w:author="Elias de Moraes Fernandes" w:date="2016-07-07T12:07:00Z"/>
          <w:rFonts w:ascii="Arial" w:hAnsi="Arial" w:cs="Arial"/>
          <w:sz w:val="24"/>
          <w:highlight w:val="yellow"/>
          <w:lang w:val="pt-BR"/>
          <w:rPrChange w:id="5020" w:author="Elias de Moraes Fernandes" w:date="2016-07-07T10:33:00Z">
            <w:rPr>
              <w:ins w:id="5021" w:author="Elias De Moraes Fernandes" w:date="2016-03-16T12:43:00Z"/>
              <w:del w:id="5022" w:author="Elias de Moraes Fernandes" w:date="2016-07-07T12:07:00Z"/>
              <w:sz w:val="24"/>
            </w:rPr>
          </w:rPrChange>
        </w:rPr>
        <w:pPrChange w:id="5023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24" w:author="Elias De Moraes Fernandes" w:date="2016-03-16T12:43:00Z">
        <w:del w:id="5025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i/>
              <w:iCs/>
              <w:sz w:val="24"/>
              <w:highlight w:val="yellow"/>
              <w:lang w:val="pt-BR"/>
              <w:rPrChange w:id="5026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R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027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: Frango com osso</w:delText>
          </w:r>
        </w:del>
      </w:ins>
    </w:p>
    <w:p w14:paraId="61FD299D" w14:textId="33CAE85E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28" w:author="Elias De Moraes Fernandes" w:date="2016-03-16T12:43:00Z"/>
          <w:del w:id="5029" w:author="Elias de Moraes Fernandes" w:date="2016-07-07T12:07:00Z"/>
          <w:rFonts w:ascii="Arial" w:hAnsi="Arial" w:cs="Arial"/>
          <w:sz w:val="24"/>
          <w:highlight w:val="yellow"/>
          <w:lang w:val="pt-BR"/>
          <w:rPrChange w:id="5030" w:author="Elias de Moraes Fernandes" w:date="2016-07-07T10:33:00Z">
            <w:rPr>
              <w:ins w:id="5031" w:author="Elias De Moraes Fernandes" w:date="2016-03-16T12:43:00Z"/>
              <w:del w:id="5032" w:author="Elias de Moraes Fernandes" w:date="2016-07-07T12:07:00Z"/>
              <w:sz w:val="24"/>
            </w:rPr>
          </w:rPrChange>
        </w:rPr>
        <w:pPrChange w:id="5033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34" w:author="Elias De Moraes Fernandes" w:date="2016-03-16T12:43:00Z">
        <w:del w:id="5035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36" w:author="Elias de Moraes Fernandes" w:date="2016-07-07T10:33:00Z">
                <w:rPr>
                  <w:sz w:val="24"/>
                </w:rPr>
              </w:rPrChange>
            </w:rPr>
            <w:delText>- Casca de Banana</w:delText>
          </w:r>
        </w:del>
      </w:ins>
    </w:p>
    <w:p w14:paraId="48324AE5" w14:textId="01A472EA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37" w:author="Elias De Moraes Fernandes" w:date="2016-03-16T12:43:00Z"/>
          <w:del w:id="5038" w:author="Elias de Moraes Fernandes" w:date="2016-07-07T12:07:00Z"/>
          <w:rFonts w:ascii="Arial" w:hAnsi="Arial" w:cs="Arial"/>
          <w:sz w:val="24"/>
          <w:highlight w:val="yellow"/>
          <w:lang w:val="pt-BR"/>
          <w:rPrChange w:id="5039" w:author="Elias de Moraes Fernandes" w:date="2016-07-07T10:33:00Z">
            <w:rPr>
              <w:ins w:id="5040" w:author="Elias De Moraes Fernandes" w:date="2016-03-16T12:43:00Z"/>
              <w:del w:id="5041" w:author="Elias de Moraes Fernandes" w:date="2016-07-07T12:07:00Z"/>
              <w:sz w:val="24"/>
            </w:rPr>
          </w:rPrChange>
        </w:rPr>
        <w:pPrChange w:id="5042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43" w:author="Elias De Moraes Fernandes" w:date="2016-03-16T12:43:00Z">
        <w:del w:id="5044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045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Fase 2 Ataque dos P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046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ássaros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47" w:author="Elias de Moraes Fernandes" w:date="2016-07-07T10:33:00Z">
                <w:rPr>
                  <w:sz w:val="24"/>
                </w:rPr>
              </w:rPrChange>
            </w:rPr>
            <w:delText xml:space="preserve"> - Quest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48" w:author="Elias de Moraes Fernandes" w:date="2016-07-07T10:33:00Z">
                <w:rPr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49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50" w:author="Elias de Moraes Fernandes" w:date="2016-07-07T10:33:00Z">
                <w:rPr>
                  <w:sz w:val="24"/>
                </w:rPr>
              </w:rPrChange>
            </w:rPr>
            <w:delText>Múltipla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51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52" w:author="Elias de Moraes Fernandes" w:date="2016-07-07T10:33:00Z">
                <w:rPr>
                  <w:sz w:val="24"/>
                </w:rPr>
              </w:rPrChange>
            </w:rPr>
            <w:delText>Escolha</w:delText>
          </w:r>
        </w:del>
      </w:ins>
    </w:p>
    <w:p w14:paraId="4C700B62" w14:textId="1CD93155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53" w:author="Elias De Moraes Fernandes" w:date="2016-03-16T12:43:00Z"/>
          <w:del w:id="5054" w:author="Elias de Moraes Fernandes" w:date="2016-07-07T12:07:00Z"/>
          <w:rFonts w:ascii="Arial" w:hAnsi="Arial" w:cs="Arial"/>
          <w:sz w:val="24"/>
          <w:highlight w:val="yellow"/>
          <w:lang w:val="pt-BR"/>
          <w:rPrChange w:id="5055" w:author="Elias de Moraes Fernandes" w:date="2016-07-07T10:33:00Z">
            <w:rPr>
              <w:ins w:id="5056" w:author="Elias De Moraes Fernandes" w:date="2016-03-16T12:43:00Z"/>
              <w:del w:id="5057" w:author="Elias de Moraes Fernandes" w:date="2016-07-07T12:07:00Z"/>
              <w:sz w:val="24"/>
            </w:rPr>
          </w:rPrChange>
        </w:rPr>
        <w:pPrChange w:id="505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59" w:author="Elias De Moraes Fernandes" w:date="2016-03-16T12:43:00Z">
        <w:del w:id="5060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61" w:author="Elias de Moraes Fernandes" w:date="2016-07-07T10:33:00Z">
                <w:rPr>
                  <w:sz w:val="24"/>
                </w:rPr>
              </w:rPrChange>
            </w:rPr>
            <w:delText>[150 pontos extra pra certo] [-15 pontos para errada]</w:delText>
          </w:r>
        </w:del>
      </w:ins>
    </w:p>
    <w:p w14:paraId="0171806D" w14:textId="56BC51AD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62" w:author="Elias De Moraes Fernandes" w:date="2016-03-16T12:43:00Z"/>
          <w:del w:id="5063" w:author="Elias de Moraes Fernandes" w:date="2016-07-07T12:07:00Z"/>
          <w:rFonts w:ascii="Arial" w:hAnsi="Arial" w:cs="Arial"/>
          <w:sz w:val="24"/>
          <w:highlight w:val="yellow"/>
          <w:lang w:val="pt-BR"/>
          <w:rPrChange w:id="5064" w:author="Elias de Moraes Fernandes" w:date="2016-07-07T10:33:00Z">
            <w:rPr>
              <w:ins w:id="5065" w:author="Elias De Moraes Fernandes" w:date="2016-03-16T12:43:00Z"/>
              <w:del w:id="5066" w:author="Elias de Moraes Fernandes" w:date="2016-07-07T12:07:00Z"/>
              <w:sz w:val="24"/>
            </w:rPr>
          </w:rPrChange>
        </w:rPr>
        <w:pPrChange w:id="5067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68" w:author="Elias De Moraes Fernandes" w:date="2016-03-16T12:43:00Z">
        <w:del w:id="5069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5070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71" w:author="Elias de Moraes Fernandes" w:date="2016-07-07T10:33:00Z">
                <w:rPr>
                  <w:sz w:val="24"/>
                </w:rPr>
              </w:rPrChange>
            </w:rPr>
            <w:delText>: Como os canteiros (minhoc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72" w:author="Elias de Moraes Fernandes" w:date="2016-07-07T10:33:00Z">
                <w:rPr>
                  <w:sz w:val="24"/>
                </w:rPr>
              </w:rPrChange>
            </w:rPr>
            <w:delText>ário)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73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74" w:author="Elias de Moraes Fernandes" w:date="2016-07-07T10:33:00Z">
                <w:rPr>
                  <w:sz w:val="24"/>
                </w:rPr>
              </w:rPrChange>
            </w:rPr>
            <w:delText>deve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75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76" w:author="Elias de Moraes Fernandes" w:date="2016-07-07T10:33:00Z">
                <w:rPr>
                  <w:sz w:val="24"/>
                </w:rPr>
              </w:rPrChange>
            </w:rPr>
            <w:delText>ficar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77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78" w:author="Elias de Moraes Fernandes" w:date="2016-07-07T10:33:00Z">
                <w:rPr>
                  <w:sz w:val="24"/>
                </w:rPr>
              </w:rPrChange>
            </w:rPr>
            <w:delText>para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79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80" w:author="Elias de Moraes Fernandes" w:date="2016-07-07T10:33:00Z">
                <w:rPr>
                  <w:sz w:val="24"/>
                </w:rPr>
              </w:rPrChange>
            </w:rPr>
            <w:delText>evitar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81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82" w:author="Elias de Moraes Fernandes" w:date="2016-07-07T10:33:00Z">
                <w:rPr>
                  <w:sz w:val="24"/>
                </w:rPr>
              </w:rPrChange>
            </w:rPr>
            <w:delText>que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83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84" w:author="Elias de Moraes Fernandes" w:date="2016-07-07T10:33:00Z">
                <w:rPr>
                  <w:sz w:val="24"/>
                </w:rPr>
              </w:rPrChange>
            </w:rPr>
            <w:delText>pássaros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085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086" w:author="Elias de Moraes Fernandes" w:date="2016-07-07T10:33:00Z">
                <w:rPr>
                  <w:sz w:val="24"/>
                </w:rPr>
              </w:rPrChange>
            </w:rPr>
            <w:delText>entre?</w:delText>
          </w:r>
        </w:del>
      </w:ins>
    </w:p>
    <w:p w14:paraId="7A58968F" w14:textId="6384AA75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87" w:author="Elias De Moraes Fernandes" w:date="2016-03-16T12:43:00Z"/>
          <w:del w:id="5088" w:author="Elias de Moraes Fernandes" w:date="2016-07-07T12:07:00Z"/>
          <w:rFonts w:ascii="Arial" w:hAnsi="Arial" w:cs="Arial"/>
          <w:sz w:val="24"/>
          <w:highlight w:val="yellow"/>
          <w:lang w:val="pt-BR"/>
          <w:rPrChange w:id="5089" w:author="Elias de Moraes Fernandes" w:date="2016-07-07T10:33:00Z">
            <w:rPr>
              <w:ins w:id="5090" w:author="Elias De Moraes Fernandes" w:date="2016-03-16T12:43:00Z"/>
              <w:del w:id="5091" w:author="Elias de Moraes Fernandes" w:date="2016-07-07T12:07:00Z"/>
              <w:sz w:val="24"/>
            </w:rPr>
          </w:rPrChange>
        </w:rPr>
        <w:pPrChange w:id="5092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093" w:author="Elias De Moraes Fernandes" w:date="2016-03-16T12:43:00Z">
        <w:del w:id="5094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i/>
              <w:iCs/>
              <w:sz w:val="24"/>
              <w:highlight w:val="yellow"/>
              <w:lang w:val="pt-BR"/>
              <w:rPrChange w:id="5095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R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096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: Fechado</w:delText>
          </w:r>
        </w:del>
      </w:ins>
    </w:p>
    <w:p w14:paraId="3394D84C" w14:textId="738C2EAE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097" w:author="Elias De Moraes Fernandes" w:date="2016-03-16T12:43:00Z"/>
          <w:del w:id="5098" w:author="Elias de Moraes Fernandes" w:date="2016-07-07T12:07:00Z"/>
          <w:rFonts w:ascii="Arial" w:hAnsi="Arial" w:cs="Arial"/>
          <w:sz w:val="24"/>
          <w:highlight w:val="yellow"/>
          <w:lang w:val="pt-BR"/>
          <w:rPrChange w:id="5099" w:author="Elias de Moraes Fernandes" w:date="2016-07-07T10:33:00Z">
            <w:rPr>
              <w:ins w:id="5100" w:author="Elias De Moraes Fernandes" w:date="2016-03-16T12:43:00Z"/>
              <w:del w:id="5101" w:author="Elias de Moraes Fernandes" w:date="2016-07-07T12:07:00Z"/>
              <w:sz w:val="24"/>
            </w:rPr>
          </w:rPrChange>
        </w:rPr>
        <w:pPrChange w:id="5102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03" w:author="Elias De Moraes Fernandes" w:date="2016-03-16T12:43:00Z">
        <w:del w:id="5104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05" w:author="Elias de Moraes Fernandes" w:date="2016-07-07T10:33:00Z">
                <w:rPr>
                  <w:sz w:val="24"/>
                </w:rPr>
              </w:rPrChange>
            </w:rPr>
            <w:delText>- Aberto</w:delText>
          </w:r>
        </w:del>
      </w:ins>
    </w:p>
    <w:p w14:paraId="703AB3A6" w14:textId="47D01012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06" w:author="Elias De Moraes Fernandes" w:date="2016-03-16T12:43:00Z"/>
          <w:del w:id="5107" w:author="Elias de Moraes Fernandes" w:date="2016-07-07T12:07:00Z"/>
          <w:rFonts w:ascii="Arial" w:hAnsi="Arial" w:cs="Arial"/>
          <w:sz w:val="24"/>
          <w:highlight w:val="yellow"/>
          <w:lang w:val="pt-BR"/>
          <w:rPrChange w:id="5108" w:author="Elias de Moraes Fernandes" w:date="2016-07-07T10:33:00Z">
            <w:rPr>
              <w:ins w:id="5109" w:author="Elias De Moraes Fernandes" w:date="2016-03-16T12:43:00Z"/>
              <w:del w:id="5110" w:author="Elias de Moraes Fernandes" w:date="2016-07-07T12:07:00Z"/>
              <w:sz w:val="24"/>
            </w:rPr>
          </w:rPrChange>
        </w:rPr>
        <w:pPrChange w:id="5111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12" w:author="Elias De Moraes Fernandes" w:date="2016-03-16T12:43:00Z">
        <w:del w:id="5113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114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Fase 3 Ataque das Formigas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15" w:author="Elias de Moraes Fernandes" w:date="2016-07-07T10:33:00Z">
                <w:rPr>
                  <w:sz w:val="24"/>
                </w:rPr>
              </w:rPrChange>
            </w:rPr>
            <w:delText xml:space="preserve"> - Quest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16" w:author="Elias de Moraes Fernandes" w:date="2016-07-07T10:33:00Z">
                <w:rPr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17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18" w:author="Elias de Moraes Fernandes" w:date="2016-07-07T10:33:00Z">
                <w:rPr>
                  <w:sz w:val="24"/>
                </w:rPr>
              </w:rPrChange>
            </w:rPr>
            <w:delText>Múltipla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19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20" w:author="Elias de Moraes Fernandes" w:date="2016-07-07T10:33:00Z">
                <w:rPr>
                  <w:sz w:val="24"/>
                </w:rPr>
              </w:rPrChange>
            </w:rPr>
            <w:delText>Escolha</w:delText>
          </w:r>
        </w:del>
      </w:ins>
    </w:p>
    <w:p w14:paraId="170AD18E" w14:textId="140564A0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21" w:author="Elias De Moraes Fernandes" w:date="2016-03-16T12:43:00Z"/>
          <w:del w:id="5122" w:author="Elias de Moraes Fernandes" w:date="2016-07-07T12:07:00Z"/>
          <w:rFonts w:ascii="Arial" w:hAnsi="Arial" w:cs="Arial"/>
          <w:sz w:val="24"/>
          <w:highlight w:val="yellow"/>
          <w:lang w:val="pt-BR"/>
          <w:rPrChange w:id="5123" w:author="Elias de Moraes Fernandes" w:date="2016-07-07T10:33:00Z">
            <w:rPr>
              <w:ins w:id="5124" w:author="Elias De Moraes Fernandes" w:date="2016-03-16T12:43:00Z"/>
              <w:del w:id="5125" w:author="Elias de Moraes Fernandes" w:date="2016-07-07T12:07:00Z"/>
              <w:sz w:val="24"/>
            </w:rPr>
          </w:rPrChange>
        </w:rPr>
        <w:pPrChange w:id="5126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27" w:author="Elias De Moraes Fernandes" w:date="2016-03-16T12:43:00Z">
        <w:del w:id="5128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29" w:author="Elias de Moraes Fernandes" w:date="2016-07-07T10:33:00Z">
                <w:rPr>
                  <w:sz w:val="24"/>
                </w:rPr>
              </w:rPrChange>
            </w:rPr>
            <w:delText>[300 pontos extra pra certo] [-30 pontos para errada]</w:delText>
          </w:r>
        </w:del>
      </w:ins>
    </w:p>
    <w:p w14:paraId="1515FDF2" w14:textId="1589F048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30" w:author="Elias De Moraes Fernandes" w:date="2016-03-16T12:43:00Z"/>
          <w:del w:id="5131" w:author="Elias de Moraes Fernandes" w:date="2016-07-07T12:07:00Z"/>
          <w:rFonts w:ascii="Arial" w:hAnsi="Arial" w:cs="Arial"/>
          <w:sz w:val="24"/>
          <w:highlight w:val="yellow"/>
          <w:lang w:val="pt-BR"/>
          <w:rPrChange w:id="5132" w:author="Elias de Moraes Fernandes" w:date="2016-07-07T10:33:00Z">
            <w:rPr>
              <w:ins w:id="5133" w:author="Elias De Moraes Fernandes" w:date="2016-03-16T12:43:00Z"/>
              <w:del w:id="5134" w:author="Elias de Moraes Fernandes" w:date="2016-07-07T12:07:00Z"/>
              <w:sz w:val="24"/>
            </w:rPr>
          </w:rPrChange>
        </w:rPr>
        <w:pPrChange w:id="5135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36" w:author="Elias De Moraes Fernandes" w:date="2016-03-16T12:43:00Z">
        <w:del w:id="5137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5138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P: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39" w:author="Elias de Moraes Fernandes" w:date="2016-07-07T10:33:00Z">
                <w:rPr>
                  <w:sz w:val="24"/>
                </w:rPr>
              </w:rPrChange>
            </w:rPr>
            <w:delText xml:space="preserve"> O que evita a formiga de transitar e fazer ninho no canteiro (minhoc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40" w:author="Elias de Moraes Fernandes" w:date="2016-07-07T10:33:00Z">
                <w:rPr>
                  <w:sz w:val="24"/>
                </w:rPr>
              </w:rPrChange>
            </w:rPr>
            <w:delText>ário)?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41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42" w:author="Elias de Moraes Fernandes" w:date="2016-07-07T10:33:00Z">
                <w:rPr>
                  <w:sz w:val="24"/>
                </w:rPr>
              </w:rPrChange>
            </w:rPr>
            <w:delText>(É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43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44" w:author="Elias de Moraes Fernandes" w:date="2016-07-07T10:33:00Z">
                <w:rPr>
                  <w:sz w:val="24"/>
                </w:rPr>
              </w:rPrChange>
            </w:rPr>
            <w:delText>necessário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45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46" w:author="Elias de Moraes Fernandes" w:date="2016-07-07T10:33:00Z">
                <w:rPr>
                  <w:sz w:val="24"/>
                </w:rPr>
              </w:rPrChange>
            </w:rPr>
            <w:delText>deixar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47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48" w:author="Elias de Moraes Fernandes" w:date="2016-07-07T10:33:00Z">
                <w:rPr>
                  <w:sz w:val="24"/>
                </w:rPr>
              </w:rPrChange>
            </w:rPr>
            <w:delText>uma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49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50" w:author="Elias de Moraes Fernandes" w:date="2016-07-07T10:33:00Z">
                <w:rPr>
                  <w:sz w:val="24"/>
                </w:rPr>
              </w:rPrChange>
            </w:rPr>
            <w:delText>faixa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51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52" w:author="Elias de Moraes Fernandes" w:date="2016-07-07T10:33:00Z">
                <w:rPr>
                  <w:sz w:val="24"/>
                </w:rPr>
              </w:rPrChange>
            </w:rPr>
            <w:delText>de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53" w:author="Elias de Moraes Fernandes" w:date="2016-07-07T10:33:00Z">
                <w:rPr>
                  <w:sz w:val="24"/>
                </w:rPr>
              </w:rPrChange>
            </w:rPr>
            <w:delText xml:space="preserve"> 10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54" w:author="Elias de Moraes Fernandes" w:date="2016-07-07T10:33:00Z">
                <w:rPr>
                  <w:sz w:val="24"/>
                </w:rPr>
              </w:rPrChange>
            </w:rPr>
            <w:delText>cm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55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56" w:author="Elias de Moraes Fernandes" w:date="2016-07-07T10:33:00Z">
                <w:rPr>
                  <w:sz w:val="24"/>
                </w:rPr>
              </w:rPrChange>
            </w:rPr>
            <w:delText>desse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57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58" w:author="Elias de Moraes Fernandes" w:date="2016-07-07T10:33:00Z">
                <w:rPr>
                  <w:sz w:val="24"/>
                </w:rPr>
              </w:rPrChange>
            </w:rPr>
            <w:delText>insumo??)</w:delText>
          </w:r>
        </w:del>
      </w:ins>
    </w:p>
    <w:p w14:paraId="07BBD9BA" w14:textId="7C702605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59" w:author="Elias De Moraes Fernandes" w:date="2016-03-16T12:43:00Z"/>
          <w:del w:id="5160" w:author="Elias de Moraes Fernandes" w:date="2016-07-07T12:07:00Z"/>
          <w:rFonts w:ascii="Arial" w:hAnsi="Arial" w:cs="Arial"/>
          <w:sz w:val="24"/>
          <w:highlight w:val="yellow"/>
          <w:lang w:val="pt-BR"/>
          <w:rPrChange w:id="5161" w:author="Elias de Moraes Fernandes" w:date="2016-07-07T10:33:00Z">
            <w:rPr>
              <w:ins w:id="5162" w:author="Elias De Moraes Fernandes" w:date="2016-03-16T12:43:00Z"/>
              <w:del w:id="5163" w:author="Elias de Moraes Fernandes" w:date="2016-07-07T12:07:00Z"/>
              <w:sz w:val="24"/>
            </w:rPr>
          </w:rPrChange>
        </w:rPr>
        <w:pPrChange w:id="5164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65" w:author="Elias De Moraes Fernandes" w:date="2016-03-16T12:43:00Z">
        <w:del w:id="5166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i/>
              <w:iCs/>
              <w:sz w:val="24"/>
              <w:highlight w:val="yellow"/>
              <w:lang w:val="pt-BR"/>
              <w:rPrChange w:id="5167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R: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168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Carv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169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170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171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Moído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172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</w:delText>
          </w:r>
        </w:del>
      </w:ins>
    </w:p>
    <w:p w14:paraId="4C9C5982" w14:textId="756F974F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73" w:author="Elias De Moraes Fernandes" w:date="2016-03-16T12:43:00Z"/>
          <w:del w:id="5174" w:author="Elias de Moraes Fernandes" w:date="2016-07-07T12:07:00Z"/>
          <w:rFonts w:ascii="Arial" w:hAnsi="Arial" w:cs="Arial"/>
          <w:sz w:val="24"/>
          <w:highlight w:val="yellow"/>
          <w:lang w:val="pt-BR"/>
          <w:rPrChange w:id="5175" w:author="Elias de Moraes Fernandes" w:date="2016-07-07T10:33:00Z">
            <w:rPr>
              <w:ins w:id="5176" w:author="Elias De Moraes Fernandes" w:date="2016-03-16T12:43:00Z"/>
              <w:del w:id="5177" w:author="Elias de Moraes Fernandes" w:date="2016-07-07T12:07:00Z"/>
              <w:sz w:val="24"/>
            </w:rPr>
          </w:rPrChange>
        </w:rPr>
        <w:pPrChange w:id="517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79" w:author="Elias De Moraes Fernandes" w:date="2016-03-16T12:43:00Z">
        <w:del w:id="5180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81" w:author="Elias de Moraes Fernandes" w:date="2016-07-07T10:33:00Z">
                <w:rPr>
                  <w:sz w:val="24"/>
                </w:rPr>
              </w:rPrChange>
            </w:rPr>
            <w:delText>- Terra</w:delText>
          </w:r>
        </w:del>
      </w:ins>
    </w:p>
    <w:p w14:paraId="2522BF1F" w14:textId="19AE0C9B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82" w:author="Elias De Moraes Fernandes" w:date="2016-03-16T12:43:00Z"/>
          <w:del w:id="5183" w:author="Elias de Moraes Fernandes" w:date="2016-07-07T12:07:00Z"/>
          <w:rFonts w:ascii="Arial" w:hAnsi="Arial" w:cs="Arial"/>
          <w:sz w:val="24"/>
          <w:highlight w:val="yellow"/>
          <w:lang w:val="pt-BR"/>
          <w:rPrChange w:id="5184" w:author="Elias de Moraes Fernandes" w:date="2016-07-07T10:33:00Z">
            <w:rPr>
              <w:ins w:id="5185" w:author="Elias De Moraes Fernandes" w:date="2016-03-16T12:43:00Z"/>
              <w:del w:id="5186" w:author="Elias de Moraes Fernandes" w:date="2016-07-07T12:07:00Z"/>
              <w:sz w:val="24"/>
            </w:rPr>
          </w:rPrChange>
        </w:rPr>
        <w:pPrChange w:id="5187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88" w:author="Elias De Moraes Fernandes" w:date="2016-03-16T12:43:00Z">
        <w:del w:id="5189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190" w:author="Elias de Moraes Fernandes" w:date="2016-07-07T10:33:00Z">
                <w:rPr>
                  <w:sz w:val="24"/>
                </w:rPr>
              </w:rPrChange>
            </w:rPr>
            <w:delText xml:space="preserve">-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191" w:author="Elias de Moraes Fernandes" w:date="2016-07-07T10:33:00Z">
                <w:rPr>
                  <w:sz w:val="24"/>
                </w:rPr>
              </w:rPrChange>
            </w:rPr>
            <w:delText>Água</w:delText>
          </w:r>
        </w:del>
      </w:ins>
    </w:p>
    <w:p w14:paraId="410ADB82" w14:textId="51BE520B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192" w:author="Elias De Moraes Fernandes" w:date="2016-03-16T12:43:00Z"/>
          <w:del w:id="5193" w:author="Elias de Moraes Fernandes" w:date="2016-07-07T12:07:00Z"/>
          <w:rFonts w:ascii="Arial" w:hAnsi="Arial" w:cs="Arial"/>
          <w:sz w:val="24"/>
          <w:highlight w:val="yellow"/>
          <w:lang w:val="pt-BR"/>
          <w:rPrChange w:id="5194" w:author="Elias de Moraes Fernandes" w:date="2016-07-07T10:33:00Z">
            <w:rPr>
              <w:ins w:id="5195" w:author="Elias De Moraes Fernandes" w:date="2016-03-16T12:43:00Z"/>
              <w:del w:id="5196" w:author="Elias de Moraes Fernandes" w:date="2016-07-07T12:07:00Z"/>
              <w:sz w:val="24"/>
            </w:rPr>
          </w:rPrChange>
        </w:rPr>
        <w:pPrChange w:id="5197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198" w:author="Elias De Moraes Fernandes" w:date="2016-03-16T12:43:00Z">
        <w:del w:id="5199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200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Fase 4 Ataque das Sanguessugas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01" w:author="Elias de Moraes Fernandes" w:date="2016-07-07T10:33:00Z">
                <w:rPr>
                  <w:sz w:val="24"/>
                </w:rPr>
              </w:rPrChange>
            </w:rPr>
            <w:delText xml:space="preserve"> - Quest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02" w:author="Elias de Moraes Fernandes" w:date="2016-07-07T10:33:00Z">
                <w:rPr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03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04" w:author="Elias de Moraes Fernandes" w:date="2016-07-07T10:33:00Z">
                <w:rPr>
                  <w:sz w:val="24"/>
                </w:rPr>
              </w:rPrChange>
            </w:rPr>
            <w:delText>Múltipla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05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06" w:author="Elias de Moraes Fernandes" w:date="2016-07-07T10:33:00Z">
                <w:rPr>
                  <w:sz w:val="24"/>
                </w:rPr>
              </w:rPrChange>
            </w:rPr>
            <w:delText>Escolha</w:delText>
          </w:r>
        </w:del>
      </w:ins>
    </w:p>
    <w:p w14:paraId="5893DC7F" w14:textId="0D5E4A96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07" w:author="Elias De Moraes Fernandes" w:date="2016-03-16T12:43:00Z"/>
          <w:del w:id="5208" w:author="Elias de Moraes Fernandes" w:date="2016-07-07T12:07:00Z"/>
          <w:rFonts w:ascii="Arial" w:hAnsi="Arial" w:cs="Arial"/>
          <w:sz w:val="24"/>
          <w:highlight w:val="yellow"/>
          <w:lang w:val="pt-BR"/>
          <w:rPrChange w:id="5209" w:author="Elias de Moraes Fernandes" w:date="2016-07-07T10:33:00Z">
            <w:rPr>
              <w:ins w:id="5210" w:author="Elias De Moraes Fernandes" w:date="2016-03-16T12:43:00Z"/>
              <w:del w:id="5211" w:author="Elias de Moraes Fernandes" w:date="2016-07-07T12:07:00Z"/>
              <w:sz w:val="24"/>
            </w:rPr>
          </w:rPrChange>
        </w:rPr>
        <w:pPrChange w:id="5212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13" w:author="Elias De Moraes Fernandes" w:date="2016-03-16T12:43:00Z">
        <w:del w:id="5214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15" w:author="Elias de Moraes Fernandes" w:date="2016-07-07T10:33:00Z">
                <w:rPr>
                  <w:sz w:val="24"/>
                </w:rPr>
              </w:rPrChange>
            </w:rPr>
            <w:delText>[450 pontos extra pra certo] [-45 pontos para errada]</w:delText>
          </w:r>
        </w:del>
      </w:ins>
    </w:p>
    <w:p w14:paraId="3B7EDEE9" w14:textId="48A87F47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16" w:author="Elias De Moraes Fernandes" w:date="2016-03-16T12:43:00Z"/>
          <w:del w:id="5217" w:author="Elias de Moraes Fernandes" w:date="2016-07-07T12:07:00Z"/>
          <w:rFonts w:ascii="Arial" w:hAnsi="Arial" w:cs="Arial"/>
          <w:sz w:val="24"/>
          <w:highlight w:val="yellow"/>
          <w:lang w:val="pt-BR"/>
          <w:rPrChange w:id="5218" w:author="Elias de Moraes Fernandes" w:date="2016-07-07T10:33:00Z">
            <w:rPr>
              <w:ins w:id="5219" w:author="Elias De Moraes Fernandes" w:date="2016-03-16T12:43:00Z"/>
              <w:del w:id="5220" w:author="Elias de Moraes Fernandes" w:date="2016-07-07T12:07:00Z"/>
              <w:sz w:val="24"/>
            </w:rPr>
          </w:rPrChange>
        </w:rPr>
        <w:pPrChange w:id="5221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22" w:author="Elias De Moraes Fernandes" w:date="2016-03-16T12:43:00Z">
        <w:del w:id="5223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5224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P: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25" w:author="Elias de Moraes Fernandes" w:date="2016-07-07T10:33:00Z">
                <w:rPr>
                  <w:sz w:val="24"/>
                </w:rPr>
              </w:rPrChange>
            </w:rPr>
            <w:delText xml:space="preserve"> Como evitar das sanguessugas invadirem o canteiro (minhoc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26" w:author="Elias de Moraes Fernandes" w:date="2016-07-07T10:33:00Z">
                <w:rPr>
                  <w:sz w:val="24"/>
                </w:rPr>
              </w:rPrChange>
            </w:rPr>
            <w:delText>ário)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27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28" w:author="Elias de Moraes Fernandes" w:date="2016-07-07T10:33:00Z">
                <w:rPr>
                  <w:sz w:val="24"/>
                </w:rPr>
              </w:rPrChange>
            </w:rPr>
            <w:delText>das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29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30" w:author="Elias de Moraes Fernandes" w:date="2016-07-07T10:33:00Z">
                <w:rPr>
                  <w:sz w:val="24"/>
                </w:rPr>
              </w:rPrChange>
            </w:rPr>
            <w:delText>minhocas?</w:delText>
          </w:r>
        </w:del>
      </w:ins>
    </w:p>
    <w:p w14:paraId="0D3A6445" w14:textId="375DFDDD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31" w:author="Elias De Moraes Fernandes" w:date="2016-03-16T12:43:00Z"/>
          <w:del w:id="5232" w:author="Elias de Moraes Fernandes" w:date="2016-07-07T12:07:00Z"/>
          <w:rFonts w:ascii="Arial" w:hAnsi="Arial" w:cs="Arial"/>
          <w:sz w:val="24"/>
          <w:highlight w:val="yellow"/>
          <w:lang w:val="pt-BR"/>
          <w:rPrChange w:id="5233" w:author="Elias de Moraes Fernandes" w:date="2016-07-07T10:33:00Z">
            <w:rPr>
              <w:ins w:id="5234" w:author="Elias De Moraes Fernandes" w:date="2016-03-16T12:43:00Z"/>
              <w:del w:id="5235" w:author="Elias de Moraes Fernandes" w:date="2016-07-07T12:07:00Z"/>
              <w:sz w:val="24"/>
            </w:rPr>
          </w:rPrChange>
        </w:rPr>
        <w:pPrChange w:id="5236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37" w:author="Elias De Moraes Fernandes" w:date="2016-03-16T12:43:00Z">
        <w:del w:id="5238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39" w:author="Elias de Moraes Fernandes" w:date="2016-07-07T10:33:00Z">
                <w:rPr>
                  <w:sz w:val="24"/>
                </w:rPr>
              </w:rPrChange>
            </w:rPr>
            <w:delText>Cobrir com pl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40" w:author="Elias de Moraes Fernandes" w:date="2016-07-07T10:33:00Z">
                <w:rPr>
                  <w:sz w:val="24"/>
                </w:rPr>
              </w:rPrChange>
            </w:rPr>
            <w:delText>ástico</w:delText>
          </w:r>
        </w:del>
      </w:ins>
    </w:p>
    <w:p w14:paraId="14255375" w14:textId="689F0D46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41" w:author="Elias De Moraes Fernandes" w:date="2016-03-16T12:43:00Z"/>
          <w:del w:id="5242" w:author="Elias de Moraes Fernandes" w:date="2016-07-07T12:07:00Z"/>
          <w:rFonts w:ascii="Arial" w:hAnsi="Arial" w:cs="Arial"/>
          <w:sz w:val="24"/>
          <w:highlight w:val="yellow"/>
          <w:lang w:val="pt-BR"/>
          <w:rPrChange w:id="5243" w:author="Elias de Moraes Fernandes" w:date="2016-07-07T10:33:00Z">
            <w:rPr>
              <w:ins w:id="5244" w:author="Elias De Moraes Fernandes" w:date="2016-03-16T12:43:00Z"/>
              <w:del w:id="5245" w:author="Elias de Moraes Fernandes" w:date="2016-07-07T12:07:00Z"/>
              <w:sz w:val="24"/>
            </w:rPr>
          </w:rPrChange>
        </w:rPr>
        <w:pPrChange w:id="5246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47" w:author="Elias De Moraes Fernandes" w:date="2016-03-16T12:43:00Z">
        <w:del w:id="5248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i/>
              <w:iCs/>
              <w:sz w:val="24"/>
              <w:highlight w:val="yellow"/>
              <w:lang w:val="pt-BR"/>
              <w:rPrChange w:id="5249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R: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250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Cimentar o fundo </w:delText>
          </w:r>
        </w:del>
      </w:ins>
    </w:p>
    <w:p w14:paraId="76FF5F4E" w14:textId="38CD2E3E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51" w:author="Elias De Moraes Fernandes" w:date="2016-03-16T12:43:00Z"/>
          <w:del w:id="5252" w:author="Elias de Moraes Fernandes" w:date="2016-07-07T12:07:00Z"/>
          <w:rFonts w:ascii="Arial" w:hAnsi="Arial" w:cs="Arial"/>
          <w:sz w:val="24"/>
          <w:highlight w:val="yellow"/>
          <w:lang w:val="pt-BR"/>
          <w:rPrChange w:id="5253" w:author="Elias de Moraes Fernandes" w:date="2016-07-07T10:33:00Z">
            <w:rPr>
              <w:ins w:id="5254" w:author="Elias De Moraes Fernandes" w:date="2016-03-16T12:43:00Z"/>
              <w:del w:id="5255" w:author="Elias de Moraes Fernandes" w:date="2016-07-07T12:07:00Z"/>
              <w:sz w:val="24"/>
            </w:rPr>
          </w:rPrChange>
        </w:rPr>
        <w:pPrChange w:id="5256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57" w:author="Elias De Moraes Fernandes" w:date="2016-03-16T12:43:00Z">
        <w:del w:id="5258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59" w:author="Elias de Moraes Fernandes" w:date="2016-07-07T10:33:00Z">
                <w:rPr>
                  <w:sz w:val="24"/>
                </w:rPr>
              </w:rPrChange>
            </w:rPr>
            <w:delText>- Colocar veneno nelas</w:delText>
          </w:r>
        </w:del>
      </w:ins>
    </w:p>
    <w:p w14:paraId="3DF82F31" w14:textId="27ACDA95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60" w:author="Elias De Moraes Fernandes" w:date="2016-03-16T12:43:00Z"/>
          <w:del w:id="5261" w:author="Elias de Moraes Fernandes" w:date="2016-07-07T12:07:00Z"/>
          <w:rFonts w:ascii="Arial" w:hAnsi="Arial" w:cs="Arial"/>
          <w:sz w:val="24"/>
          <w:highlight w:val="yellow"/>
          <w:lang w:val="pt-BR"/>
          <w:rPrChange w:id="5262" w:author="Elias de Moraes Fernandes" w:date="2016-07-07T10:33:00Z">
            <w:rPr>
              <w:ins w:id="5263" w:author="Elias De Moraes Fernandes" w:date="2016-03-16T12:43:00Z"/>
              <w:del w:id="5264" w:author="Elias de Moraes Fernandes" w:date="2016-07-07T12:07:00Z"/>
              <w:sz w:val="24"/>
            </w:rPr>
          </w:rPrChange>
        </w:rPr>
        <w:pPrChange w:id="5265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66" w:author="Elias De Moraes Fernandes" w:date="2016-03-16T12:43:00Z">
        <w:del w:id="5267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68" w:author="Elias de Moraes Fernandes" w:date="2016-07-07T10:33:00Z">
                <w:rPr>
                  <w:sz w:val="24"/>
                </w:rPr>
              </w:rPrChange>
            </w:rPr>
            <w:delText>Voce</w:delText>
          </w:r>
        </w:del>
      </w:ins>
      <w:ins w:id="5269" w:author="Elias De Moraes Fernandes" w:date="2016-07-06T15:49:00Z">
        <w:del w:id="5270" w:author="Elias de Moraes Fernandes" w:date="2016-07-07T12:07:00Z">
          <w:r w:rsidR="00A21C4F"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71" w:author="Elias de Moraes Fernandes" w:date="2016-07-07T10:33:00Z">
                <w:rPr>
                  <w:sz w:val="24"/>
                  <w:lang w:val="pt-BR"/>
                </w:rPr>
              </w:rPrChange>
            </w:rPr>
            <w:delText>ê</w:delText>
          </w:r>
        </w:del>
      </w:ins>
      <w:ins w:id="5272" w:author="Elias De Moraes Fernandes" w:date="2016-03-16T12:43:00Z">
        <w:del w:id="5273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74" w:author="Elias de Moraes Fernandes" w:date="2016-07-07T10:33:00Z">
                <w:rPr>
                  <w:sz w:val="24"/>
                </w:rPr>
              </w:rPrChange>
            </w:rPr>
            <w:delText xml:space="preserve"> sabia? O sanguessuga suga o sangue da minhoca at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75" w:author="Elias de Moraes Fernandes" w:date="2016-07-07T10:33:00Z">
                <w:rPr>
                  <w:sz w:val="24"/>
                </w:rPr>
              </w:rPrChange>
            </w:rPr>
            <w:delText>é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76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77" w:author="Elias de Moraes Fernandes" w:date="2016-07-07T10:33:00Z">
                <w:rPr>
                  <w:sz w:val="24"/>
                </w:rPr>
              </w:rPrChange>
            </w:rPr>
            <w:delText>deixa-la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78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79" w:author="Elias de Moraes Fernandes" w:date="2016-07-07T10:33:00Z">
                <w:rPr>
                  <w:sz w:val="24"/>
                </w:rPr>
              </w:rPrChange>
            </w:rPr>
            <w:delText>anêmica.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80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81" w:author="Elias de Moraes Fernandes" w:date="2016-07-07T10:33:00Z">
                <w:rPr>
                  <w:sz w:val="24"/>
                </w:rPr>
              </w:rPrChange>
            </w:rPr>
            <w:delText>Sua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82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83" w:author="Elias de Moraes Fernandes" w:date="2016-07-07T10:33:00Z">
                <w:rPr>
                  <w:sz w:val="24"/>
                </w:rPr>
              </w:rPrChange>
            </w:rPr>
            <w:delText>morte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84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85" w:author="Elias de Moraes Fernandes" w:date="2016-07-07T10:33:00Z">
                <w:rPr>
                  <w:sz w:val="24"/>
                </w:rPr>
              </w:rPrChange>
            </w:rPr>
            <w:delText>é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286" w:author="Elias de Moraes Fernandes" w:date="2016-07-07T10:33:00Z">
                <w:rPr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287" w:author="Elias de Moraes Fernandes" w:date="2016-07-07T10:33:00Z">
                <w:rPr>
                  <w:sz w:val="24"/>
                </w:rPr>
              </w:rPrChange>
            </w:rPr>
            <w:delText>certa.</w:delText>
          </w:r>
        </w:del>
      </w:ins>
    </w:p>
    <w:p w14:paraId="75374E61" w14:textId="1DE0B249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288" w:author="Elias De Moraes Fernandes" w:date="2016-03-16T12:43:00Z"/>
          <w:del w:id="5289" w:author="Elias de Moraes Fernandes" w:date="2016-07-07T12:07:00Z"/>
          <w:rFonts w:ascii="Arial" w:hAnsi="Arial" w:cs="Arial"/>
          <w:sz w:val="24"/>
          <w:highlight w:val="yellow"/>
          <w:lang w:val="pt-BR"/>
          <w:rPrChange w:id="5290" w:author="Elias de Moraes Fernandes" w:date="2016-07-07T10:33:00Z">
            <w:rPr>
              <w:ins w:id="5291" w:author="Elias De Moraes Fernandes" w:date="2016-03-16T12:43:00Z"/>
              <w:del w:id="5292" w:author="Elias de Moraes Fernandes" w:date="2016-07-07T12:07:00Z"/>
              <w:sz w:val="24"/>
            </w:rPr>
          </w:rPrChange>
        </w:rPr>
        <w:pPrChange w:id="5293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294" w:author="Elias De Moraes Fernandes" w:date="2016-03-16T12:43:00Z">
        <w:del w:id="5295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296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Fase 5 - Quest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297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ão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298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299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Múltipla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300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301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>Escolha</w:delText>
          </w:r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302" w:author="Elias de Moraes Fernandes" w:date="2016-07-07T10:33:00Z">
                <w:rPr>
                  <w:b/>
                  <w:bCs/>
                  <w:sz w:val="24"/>
                </w:rPr>
              </w:rPrChange>
            </w:rPr>
            <w:delText xml:space="preserve"> </w:delText>
          </w:r>
        </w:del>
      </w:ins>
    </w:p>
    <w:p w14:paraId="65C6C870" w14:textId="502462F9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303" w:author="Elias De Moraes Fernandes" w:date="2016-03-16T12:43:00Z"/>
          <w:del w:id="5304" w:author="Elias de Moraes Fernandes" w:date="2016-07-07T12:07:00Z"/>
          <w:rFonts w:ascii="Arial" w:hAnsi="Arial" w:cs="Arial"/>
          <w:sz w:val="24"/>
          <w:highlight w:val="yellow"/>
          <w:lang w:val="pt-BR"/>
          <w:rPrChange w:id="5305" w:author="Elias de Moraes Fernandes" w:date="2016-07-07T10:33:00Z">
            <w:rPr>
              <w:ins w:id="5306" w:author="Elias De Moraes Fernandes" w:date="2016-03-16T12:43:00Z"/>
              <w:del w:id="5307" w:author="Elias de Moraes Fernandes" w:date="2016-07-07T12:07:00Z"/>
              <w:sz w:val="24"/>
            </w:rPr>
          </w:rPrChange>
        </w:rPr>
        <w:pPrChange w:id="530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09" w:author="Elias De Moraes Fernandes" w:date="2016-03-16T12:43:00Z">
        <w:del w:id="5310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311" w:author="Elias de Moraes Fernandes" w:date="2016-07-07T10:33:00Z">
                <w:rPr>
                  <w:sz w:val="24"/>
                </w:rPr>
              </w:rPrChange>
            </w:rPr>
            <w:delText>[500 pontos extra pra certo] [-50 pontos para errada]</w:delText>
          </w:r>
        </w:del>
      </w:ins>
    </w:p>
    <w:p w14:paraId="16044B6E" w14:textId="2A6A9BE2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312" w:author="Elias De Moraes Fernandes" w:date="2016-03-16T12:43:00Z"/>
          <w:del w:id="5313" w:author="Elias de Moraes Fernandes" w:date="2016-07-07T12:07:00Z"/>
          <w:rFonts w:ascii="Arial" w:hAnsi="Arial" w:cs="Arial"/>
          <w:sz w:val="24"/>
          <w:highlight w:val="yellow"/>
          <w:lang w:val="pt-BR"/>
          <w:rPrChange w:id="5314" w:author="Elias de Moraes Fernandes" w:date="2016-07-07T10:33:00Z">
            <w:rPr>
              <w:ins w:id="5315" w:author="Elias De Moraes Fernandes" w:date="2016-03-16T12:43:00Z"/>
              <w:del w:id="5316" w:author="Elias de Moraes Fernandes" w:date="2016-07-07T12:07:00Z"/>
              <w:sz w:val="24"/>
            </w:rPr>
          </w:rPrChange>
        </w:rPr>
        <w:pPrChange w:id="5317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18" w:author="Elias De Moraes Fernandes" w:date="2016-03-16T12:43:00Z">
        <w:del w:id="5319" w:author="Elias de Moraes Fernandes" w:date="2016-07-07T12:07:00Z">
          <w:r w:rsidRPr="00996951" w:rsidDel="00E35535">
            <w:rPr>
              <w:rFonts w:ascii="Arial" w:hAnsi="Arial" w:cs="Arial"/>
              <w:i/>
              <w:iCs/>
              <w:sz w:val="24"/>
              <w:highlight w:val="yellow"/>
              <w:lang w:val="pt-BR"/>
              <w:rPrChange w:id="5320" w:author="Elias de Moraes Fernandes" w:date="2016-07-07T10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321" w:author="Elias de Moraes Fernandes" w:date="2016-07-07T10:33:00Z">
                <w:rPr>
                  <w:sz w:val="24"/>
                </w:rPr>
              </w:rPrChange>
            </w:rPr>
            <w:delText>: Qual a temperatura ideal para manter as minhocas dentro do canteiro (minhoc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322" w:author="Elias de Moraes Fernandes" w:date="2016-07-07T10:33:00Z">
                <w:rPr>
                  <w:sz w:val="24"/>
                </w:rPr>
              </w:rPrChange>
            </w:rPr>
            <w:delText>ário)?</w:delText>
          </w:r>
        </w:del>
      </w:ins>
    </w:p>
    <w:p w14:paraId="3DCE6D2A" w14:textId="1AF15131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323" w:author="Elias De Moraes Fernandes" w:date="2016-03-16T12:43:00Z"/>
          <w:del w:id="5324" w:author="Elias de Moraes Fernandes" w:date="2016-07-07T12:07:00Z"/>
          <w:rFonts w:ascii="Arial" w:hAnsi="Arial" w:cs="Arial"/>
          <w:sz w:val="24"/>
          <w:highlight w:val="yellow"/>
          <w:lang w:val="pt-BR"/>
          <w:rPrChange w:id="5325" w:author="Elias de Moraes Fernandes" w:date="2016-07-07T10:33:00Z">
            <w:rPr>
              <w:ins w:id="5326" w:author="Elias De Moraes Fernandes" w:date="2016-03-16T12:43:00Z"/>
              <w:del w:id="5327" w:author="Elias de Moraes Fernandes" w:date="2016-07-07T12:07:00Z"/>
              <w:sz w:val="24"/>
            </w:rPr>
          </w:rPrChange>
        </w:rPr>
        <w:pPrChange w:id="532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29" w:author="Elias De Moraes Fernandes" w:date="2016-03-16T12:43:00Z">
        <w:del w:id="5330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331" w:author="Elias de Moraes Fernandes" w:date="2016-07-07T10:33:00Z">
                <w:rPr>
                  <w:sz w:val="24"/>
                </w:rPr>
              </w:rPrChange>
            </w:rPr>
            <w:delText>- 30 - 50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332" w:author="Elias de Moraes Fernandes" w:date="2016-07-07T10:33:00Z">
                <w:rPr>
                  <w:sz w:val="24"/>
                </w:rPr>
              </w:rPrChange>
            </w:rPr>
            <w:delText>º</w:delText>
          </w:r>
        </w:del>
      </w:ins>
    </w:p>
    <w:p w14:paraId="333EB28F" w14:textId="6949070A" w:rsidR="009025B6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ins w:id="5333" w:author="Elias De Moraes Fernandes" w:date="2016-03-16T12:43:00Z"/>
          <w:del w:id="5334" w:author="Elias de Moraes Fernandes" w:date="2016-07-07T12:07:00Z"/>
          <w:rFonts w:ascii="Arial" w:hAnsi="Arial" w:cs="Arial"/>
          <w:sz w:val="24"/>
          <w:highlight w:val="yellow"/>
          <w:lang w:val="pt-BR"/>
          <w:rPrChange w:id="5335" w:author="Elias de Moraes Fernandes" w:date="2016-07-07T10:33:00Z">
            <w:rPr>
              <w:ins w:id="5336" w:author="Elias De Moraes Fernandes" w:date="2016-03-16T12:43:00Z"/>
              <w:del w:id="5337" w:author="Elias de Moraes Fernandes" w:date="2016-07-07T12:07:00Z"/>
              <w:sz w:val="24"/>
            </w:rPr>
          </w:rPrChange>
        </w:rPr>
        <w:pPrChange w:id="5338" w:author="Elias de Moraes Fernandes" w:date="2016-07-07T12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39" w:author="Elias De Moraes Fernandes" w:date="2016-03-16T12:43:00Z">
        <w:del w:id="5340" w:author="Elias de Moraes Fernandes" w:date="2016-07-07T12:07:00Z">
          <w:r w:rsidRPr="00996951" w:rsidDel="00E35535">
            <w:rPr>
              <w:rFonts w:ascii="Arial" w:hAnsi="Arial" w:cs="Arial"/>
              <w:sz w:val="24"/>
              <w:highlight w:val="yellow"/>
              <w:lang w:val="pt-BR"/>
              <w:rPrChange w:id="5341" w:author="Elias de Moraes Fernandes" w:date="2016-07-07T10:33:00Z">
                <w:rPr>
                  <w:sz w:val="24"/>
                </w:rPr>
              </w:rPrChange>
            </w:rPr>
            <w:delText>- 10 - 19</w:delText>
          </w:r>
          <w:r w:rsidRPr="00996951" w:rsidDel="00E35535">
            <w:rPr>
              <w:rFonts w:ascii="Arial" w:eastAsia="Calibri" w:hAnsi="Arial" w:cs="Arial"/>
              <w:sz w:val="24"/>
              <w:highlight w:val="yellow"/>
              <w:lang w:val="pt-BR"/>
              <w:rPrChange w:id="5342" w:author="Elias de Moraes Fernandes" w:date="2016-07-07T10:33:00Z">
                <w:rPr>
                  <w:sz w:val="24"/>
                </w:rPr>
              </w:rPrChange>
            </w:rPr>
            <w:delText>º</w:delText>
          </w:r>
        </w:del>
      </w:ins>
    </w:p>
    <w:p w14:paraId="26C68D3D" w14:textId="7791B52B" w:rsidR="00872672" w:rsidRPr="00996951" w:rsidDel="00E35535" w:rsidRDefault="009025B6" w:rsidP="00E35535">
      <w:pPr>
        <w:pStyle w:val="ListParagraph"/>
        <w:tabs>
          <w:tab w:val="left" w:pos="7672"/>
        </w:tabs>
        <w:ind w:left="0" w:firstLine="360"/>
        <w:rPr>
          <w:del w:id="5343" w:author="Elias de Moraes Fernandes" w:date="2016-07-07T12:07:00Z"/>
          <w:rFonts w:ascii="Arial" w:hAnsi="Arial" w:cs="Arial"/>
          <w:sz w:val="24"/>
          <w:lang w:val="pt-BR"/>
          <w:rPrChange w:id="5344" w:author="Elias de Moraes Fernandes" w:date="2016-07-07T10:33:00Z">
            <w:rPr>
              <w:del w:id="5345" w:author="Elias de Moraes Fernandes" w:date="2016-07-07T12:07:00Z"/>
              <w:sz w:val="24"/>
              <w:lang w:val="en-CA"/>
            </w:rPr>
          </w:rPrChange>
        </w:rPr>
        <w:pPrChange w:id="5346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347" w:author="Elias De Moraes Fernandes" w:date="2016-03-16T12:43:00Z">
        <w:del w:id="5348" w:author="Elias de Moraes Fernandes" w:date="2016-07-07T12:07:00Z">
          <w:r w:rsidRPr="00996951" w:rsidDel="00E35535">
            <w:rPr>
              <w:rFonts w:ascii="Arial" w:hAnsi="Arial" w:cs="Arial"/>
              <w:b/>
              <w:bCs/>
              <w:sz w:val="24"/>
              <w:highlight w:val="yellow"/>
              <w:lang w:val="pt-BR"/>
              <w:rPrChange w:id="5349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R: 20 - 40</w:delText>
          </w:r>
          <w:r w:rsidRPr="00996951" w:rsidDel="00E35535">
            <w:rPr>
              <w:rFonts w:ascii="Arial" w:eastAsia="Calibri" w:hAnsi="Arial" w:cs="Arial"/>
              <w:b/>
              <w:bCs/>
              <w:sz w:val="24"/>
              <w:highlight w:val="yellow"/>
              <w:lang w:val="pt-BR"/>
              <w:rPrChange w:id="5350" w:author="Elias de Moraes Fernandes" w:date="2016-07-07T10:33:00Z">
                <w:rPr>
                  <w:b/>
                  <w:bCs/>
                  <w:i/>
                  <w:iCs/>
                  <w:sz w:val="24"/>
                </w:rPr>
              </w:rPrChange>
            </w:rPr>
            <w:delText>º</w:delText>
          </w:r>
        </w:del>
      </w:ins>
      <w:moveToRangeStart w:id="5351" w:author="Elias De Moraes Fernandes" w:date="2016-03-15T17:23:00Z" w:name="move445825928"/>
      <w:moveTo w:id="5352" w:author="Elias De Moraes Fernandes" w:date="2016-03-15T17:23:00Z">
        <w:del w:id="5353" w:author="Elias de Moraes Fernandes" w:date="2016-07-07T12:07:00Z">
          <w:r w:rsidR="00872672" w:rsidRPr="00996951" w:rsidDel="00E35535">
            <w:rPr>
              <w:rFonts w:ascii="Arial" w:hAnsi="Arial" w:cs="Arial"/>
              <w:sz w:val="24"/>
              <w:lang w:val="pt-BR"/>
              <w:rPrChange w:id="5354" w:author="Elias de Moraes Fernandes" w:date="2016-07-07T10:33:00Z">
                <w:rPr>
                  <w:sz w:val="24"/>
                  <w:lang w:val="en-CA"/>
                </w:rPr>
              </w:rPrChange>
            </w:rPr>
            <w:delText>Formiga</w:delText>
          </w:r>
        </w:del>
      </w:moveTo>
    </w:p>
    <w:p w14:paraId="2A253581" w14:textId="180B23D0" w:rsidR="00872672" w:rsidRPr="00996951" w:rsidDel="00E35535" w:rsidRDefault="00872672" w:rsidP="00E35535">
      <w:pPr>
        <w:pStyle w:val="ListParagraph"/>
        <w:tabs>
          <w:tab w:val="left" w:pos="7672"/>
        </w:tabs>
        <w:ind w:left="0" w:firstLine="360"/>
        <w:rPr>
          <w:del w:id="5355" w:author="Elias de Moraes Fernandes" w:date="2016-07-07T12:07:00Z"/>
          <w:rFonts w:ascii="Arial" w:hAnsi="Arial" w:cs="Arial"/>
          <w:sz w:val="24"/>
          <w:lang w:val="pt-BR"/>
          <w:rPrChange w:id="5356" w:author="Elias de Moraes Fernandes" w:date="2016-07-07T10:33:00Z">
            <w:rPr>
              <w:del w:id="5357" w:author="Elias de Moraes Fernandes" w:date="2016-07-07T12:07:00Z"/>
              <w:sz w:val="24"/>
              <w:lang w:val="en-CA"/>
            </w:rPr>
          </w:rPrChange>
        </w:rPr>
        <w:pPrChange w:id="5358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 w:id="5359" w:author="Elias De Moraes Fernandes" w:date="2016-03-15T17:23:00Z">
        <w:del w:id="5360" w:author="Elias de Moraes Fernandes" w:date="2016-07-07T12:07:00Z">
          <w:r w:rsidRPr="00996951" w:rsidDel="00E35535">
            <w:rPr>
              <w:rFonts w:ascii="Arial" w:hAnsi="Arial" w:cs="Arial"/>
              <w:sz w:val="24"/>
              <w:lang w:val="pt-BR"/>
              <w:rPrChange w:id="5361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- 400 pontos extra + desbloqueio de novo item (Bomba </w:delText>
          </w:r>
          <w:r w:rsidRPr="00996951" w:rsidDel="00E35535">
            <w:rPr>
              <w:rFonts w:ascii="Arial" w:eastAsia="Calibri" w:hAnsi="Arial" w:cs="Arial"/>
              <w:sz w:val="24"/>
              <w:lang w:val="pt-BR"/>
              <w:rPrChange w:id="5362" w:author="Elias de Moraes Fernandes" w:date="2016-07-07T10:33:00Z">
                <w:rPr>
                  <w:sz w:val="24"/>
                  <w:lang w:val="en-CA"/>
                </w:rPr>
              </w:rPrChange>
            </w:rPr>
            <w:delText>Ácida</w:delText>
          </w:r>
          <w:r w:rsidRPr="00996951" w:rsidDel="00E35535">
            <w:rPr>
              <w:rFonts w:ascii="Arial" w:hAnsi="Arial" w:cs="Arial"/>
              <w:sz w:val="24"/>
              <w:lang w:val="pt-BR"/>
              <w:rPrChange w:id="5363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lang w:val="pt-BR"/>
              <w:rPrChange w:id="5364" w:author="Elias de Moraes Fernandes" w:date="2016-07-07T10:33:00Z">
                <w:rPr>
                  <w:sz w:val="24"/>
                  <w:lang w:val="en-CA"/>
                </w:rPr>
              </w:rPrChange>
            </w:rPr>
            <w:delText>e</w:delText>
          </w:r>
          <w:r w:rsidRPr="00996951" w:rsidDel="00E35535">
            <w:rPr>
              <w:rFonts w:ascii="Arial" w:hAnsi="Arial" w:cs="Arial"/>
              <w:sz w:val="24"/>
              <w:lang w:val="pt-BR"/>
              <w:rPrChange w:id="5365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lang w:val="pt-BR"/>
              <w:rPrChange w:id="5366" w:author="Elias de Moraes Fernandes" w:date="2016-07-07T10:33:00Z">
                <w:rPr>
                  <w:sz w:val="24"/>
                  <w:lang w:val="en-CA"/>
                </w:rPr>
              </w:rPrChange>
            </w:rPr>
            <w:delText>Carvão</w:delText>
          </w:r>
          <w:r w:rsidRPr="00996951" w:rsidDel="00E35535">
            <w:rPr>
              <w:rFonts w:ascii="Arial" w:hAnsi="Arial" w:cs="Arial"/>
              <w:sz w:val="24"/>
              <w:lang w:val="pt-BR"/>
              <w:rPrChange w:id="5367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 </w:delText>
          </w:r>
          <w:r w:rsidRPr="00996951" w:rsidDel="00E35535">
            <w:rPr>
              <w:rFonts w:ascii="Arial" w:eastAsia="Calibri" w:hAnsi="Arial" w:cs="Arial"/>
              <w:sz w:val="24"/>
              <w:lang w:val="pt-BR"/>
              <w:rPrChange w:id="5368" w:author="Elias de Moraes Fernandes" w:date="2016-07-07T10:33:00Z">
                <w:rPr>
                  <w:sz w:val="24"/>
                  <w:lang w:val="en-CA"/>
                </w:rPr>
              </w:rPrChange>
            </w:rPr>
            <w:delText>Moído)</w:delText>
          </w:r>
        </w:del>
      </w:moveTo>
    </w:p>
    <w:moveToRangeEnd w:id="5351"/>
    <w:p w14:paraId="38197B53" w14:textId="4E466946" w:rsidR="0077658F" w:rsidRPr="00996951" w:rsidDel="00E35535" w:rsidRDefault="00947D25" w:rsidP="00E35535">
      <w:pPr>
        <w:pStyle w:val="ListParagraph"/>
        <w:tabs>
          <w:tab w:val="left" w:pos="7672"/>
        </w:tabs>
        <w:ind w:left="0" w:firstLine="360"/>
        <w:rPr>
          <w:del w:id="5369" w:author="Elias de Moraes Fernandes" w:date="2016-07-07T12:07:00Z"/>
          <w:rFonts w:ascii="Arial" w:hAnsi="Arial" w:cs="Arial"/>
          <w:sz w:val="24"/>
          <w:lang w:val="pt-BR"/>
          <w:rPrChange w:id="5370" w:author="Elias de Moraes Fernandes" w:date="2016-07-07T10:33:00Z">
            <w:rPr>
              <w:del w:id="5371" w:author="Elias de Moraes Fernandes" w:date="2016-07-07T12:07:00Z"/>
              <w:sz w:val="24"/>
              <w:lang w:val="en-CA"/>
            </w:rPr>
          </w:rPrChange>
        </w:rPr>
        <w:pPrChange w:id="5372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373" w:author="Elias de Moraes Fernandes" w:date="2016-07-07T12:07:00Z">
        <w:r w:rsidRPr="00996951" w:rsidDel="00E35535">
          <w:rPr>
            <w:rFonts w:ascii="Arial" w:hAnsi="Arial" w:cs="Arial"/>
            <w:sz w:val="24"/>
            <w:lang w:val="pt-BR"/>
            <w:rPrChange w:id="5374" w:author="Elias de Moraes Fernandes" w:date="2016-07-07T10:33:00Z">
              <w:rPr>
                <w:sz w:val="24"/>
                <w:lang w:val="pt-BR"/>
              </w:rPr>
            </w:rPrChange>
          </w:rPr>
          <w:delText>Sanguessuga</w:delText>
        </w:r>
      </w:del>
    </w:p>
    <w:p w14:paraId="10424B83" w14:textId="768FD8B9" w:rsidR="0012043A" w:rsidRPr="00996951" w:rsidDel="006E626A" w:rsidRDefault="0012043A" w:rsidP="00E35535">
      <w:pPr>
        <w:pStyle w:val="ListParagraph"/>
        <w:tabs>
          <w:tab w:val="left" w:pos="7672"/>
        </w:tabs>
        <w:ind w:left="0" w:firstLine="360"/>
        <w:rPr>
          <w:del w:id="5375" w:author="Elias de Moraes Fernandes" w:date="2016-07-07T12:11:00Z"/>
          <w:rFonts w:ascii="Arial" w:hAnsi="Arial" w:cs="Arial"/>
          <w:sz w:val="24"/>
          <w:lang w:val="pt-BR"/>
          <w:rPrChange w:id="5376" w:author="Elias de Moraes Fernandes" w:date="2016-07-07T10:33:00Z">
            <w:rPr>
              <w:del w:id="5377" w:author="Elias de Moraes Fernandes" w:date="2016-07-07T12:11:00Z"/>
              <w:sz w:val="24"/>
              <w:lang w:val="pt-BR"/>
            </w:rPr>
          </w:rPrChange>
        </w:rPr>
        <w:pPrChange w:id="5378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379" w:author="Elias de Moraes Fernandes" w:date="2016-07-07T12:07:00Z">
        <w:r w:rsidRPr="00996951" w:rsidDel="00E35535">
          <w:rPr>
            <w:rFonts w:ascii="Arial" w:hAnsi="Arial" w:cs="Arial"/>
            <w:sz w:val="24"/>
            <w:lang w:val="pt-BR"/>
            <w:rPrChange w:id="5380" w:author="Elias de Moraes Fernandes" w:date="2016-07-07T10:33:00Z">
              <w:rPr>
                <w:sz w:val="24"/>
                <w:lang w:val="en-CA"/>
              </w:rPr>
            </w:rPrChange>
          </w:rPr>
          <w:delText xml:space="preserve">- </w:delText>
        </w:r>
        <w:r w:rsidR="00947D25" w:rsidRPr="00996951" w:rsidDel="00E35535">
          <w:rPr>
            <w:rFonts w:ascii="Arial" w:hAnsi="Arial" w:cs="Arial"/>
            <w:sz w:val="24"/>
            <w:lang w:val="pt-BR"/>
            <w:rPrChange w:id="5381" w:author="Elias de Moraes Fernandes" w:date="2016-07-07T10:33:00Z">
              <w:rPr>
                <w:sz w:val="24"/>
                <w:lang w:val="en-CA"/>
              </w:rPr>
            </w:rPrChange>
          </w:rPr>
          <w:delText xml:space="preserve">150 pontos extra + desbloqueio de novo item (Bomba </w:delText>
        </w:r>
        <w:r w:rsidR="00947D25" w:rsidRPr="00996951" w:rsidDel="00E35535">
          <w:rPr>
            <w:rFonts w:ascii="Arial" w:eastAsia="Calibri" w:hAnsi="Arial" w:cs="Arial"/>
            <w:sz w:val="24"/>
            <w:lang w:val="pt-BR"/>
            <w:rPrChange w:id="5382" w:author="Elias de Moraes Fernandes" w:date="2016-07-07T10:33:00Z">
              <w:rPr>
                <w:sz w:val="24"/>
                <w:lang w:val="en-CA"/>
              </w:rPr>
            </w:rPrChange>
          </w:rPr>
          <w:delText>Ácida)</w:delText>
        </w:r>
      </w:del>
    </w:p>
    <w:p w14:paraId="71CD05C1" w14:textId="4F089E72" w:rsidR="00947D25" w:rsidRPr="00996951" w:rsidDel="003B00AD" w:rsidRDefault="00947D25" w:rsidP="006E626A">
      <w:pPr>
        <w:pStyle w:val="ListParagraph"/>
        <w:tabs>
          <w:tab w:val="left" w:pos="7672"/>
        </w:tabs>
        <w:ind w:left="0"/>
        <w:rPr>
          <w:del w:id="5383" w:author="Elias De Moraes Fernandes" w:date="2016-03-15T17:07:00Z"/>
          <w:rFonts w:ascii="Arial" w:hAnsi="Arial" w:cs="Arial"/>
          <w:sz w:val="24"/>
          <w:lang w:val="en-CA"/>
          <w:rPrChange w:id="5384" w:author="Elias de Moraes Fernandes" w:date="2016-07-07T10:33:00Z">
            <w:rPr>
              <w:del w:id="5385" w:author="Elias De Moraes Fernandes" w:date="2016-03-15T17:07:00Z"/>
              <w:sz w:val="24"/>
              <w:lang w:val="en-CA"/>
            </w:rPr>
          </w:rPrChange>
        </w:rPr>
        <w:pPrChange w:id="5386" w:author="Elias de Moraes Fernandes" w:date="2016-07-07T12:1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387" w:author="Elias De Moraes Fernandes" w:date="2016-03-15T17:07:00Z">
        <w:r w:rsidRPr="00996951" w:rsidDel="003B00AD">
          <w:rPr>
            <w:rFonts w:ascii="Arial" w:hAnsi="Arial" w:cs="Arial"/>
            <w:sz w:val="24"/>
            <w:lang w:val="en-CA"/>
            <w:rPrChange w:id="5388" w:author="Elias de Moraes Fernandes" w:date="2016-07-07T10:33:00Z">
              <w:rPr>
                <w:sz w:val="24"/>
                <w:lang w:val="en-CA"/>
              </w:rPr>
            </w:rPrChange>
          </w:rPr>
          <w:delText>P</w:delText>
        </w:r>
        <w:r w:rsidRPr="00996951" w:rsidDel="003B00AD">
          <w:rPr>
            <w:rFonts w:ascii="Arial" w:eastAsia="Calibri" w:hAnsi="Arial" w:cs="Arial"/>
            <w:sz w:val="24"/>
            <w:lang w:val="en-CA"/>
            <w:rPrChange w:id="5389" w:author="Elias de Moraes Fernandes" w:date="2016-07-07T10:33:00Z">
              <w:rPr>
                <w:sz w:val="24"/>
                <w:lang w:val="en-CA"/>
              </w:rPr>
            </w:rPrChange>
          </w:rPr>
          <w:delText>ássaro</w:delText>
        </w:r>
      </w:del>
    </w:p>
    <w:p w14:paraId="78F66730" w14:textId="25E364C5" w:rsidR="00947D25" w:rsidRPr="00996951" w:rsidDel="003B00AD" w:rsidRDefault="00947D25" w:rsidP="006E626A">
      <w:pPr>
        <w:pStyle w:val="ListParagraph"/>
        <w:tabs>
          <w:tab w:val="left" w:pos="7672"/>
        </w:tabs>
        <w:ind w:left="0"/>
        <w:rPr>
          <w:del w:id="5390" w:author="Elias De Moraes Fernandes" w:date="2016-03-15T17:07:00Z"/>
          <w:rFonts w:ascii="Arial" w:hAnsi="Arial" w:cs="Arial"/>
          <w:sz w:val="24"/>
          <w:lang w:val="en-CA"/>
          <w:rPrChange w:id="5391" w:author="Elias de Moraes Fernandes" w:date="2016-07-07T10:33:00Z">
            <w:rPr>
              <w:del w:id="5392" w:author="Elias De Moraes Fernandes" w:date="2016-03-15T17:07:00Z"/>
              <w:sz w:val="24"/>
              <w:lang w:val="en-CA"/>
            </w:rPr>
          </w:rPrChange>
        </w:rPr>
        <w:pPrChange w:id="5393" w:author="Elias de Moraes Fernandes" w:date="2016-07-07T12:1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394" w:author="Elias De Moraes Fernandes" w:date="2016-03-15T17:07:00Z">
        <w:r w:rsidRPr="00996951" w:rsidDel="003B00AD">
          <w:rPr>
            <w:rFonts w:ascii="Arial" w:hAnsi="Arial" w:cs="Arial"/>
            <w:sz w:val="24"/>
            <w:lang w:val="en-CA"/>
            <w:rPrChange w:id="5395" w:author="Elias de Moraes Fernandes" w:date="2016-07-07T10:33:00Z">
              <w:rPr>
                <w:sz w:val="24"/>
                <w:lang w:val="en-CA"/>
              </w:rPr>
            </w:rPrChange>
          </w:rPr>
          <w:delText>- 300 pontos extra + desbloqueio de novo item (comida)</w:delText>
        </w:r>
      </w:del>
    </w:p>
    <w:p w14:paraId="2E5704E9" w14:textId="1A475BDC" w:rsidR="00947D25" w:rsidRPr="00996951" w:rsidDel="00375A11" w:rsidRDefault="00947D25" w:rsidP="006E626A">
      <w:pPr>
        <w:pStyle w:val="ListParagraph"/>
        <w:tabs>
          <w:tab w:val="left" w:pos="7672"/>
        </w:tabs>
        <w:ind w:left="0"/>
        <w:rPr>
          <w:del w:id="5396" w:author="Elias De Moraes Fernandes" w:date="2016-07-06T09:37:00Z"/>
          <w:rFonts w:ascii="Arial" w:hAnsi="Arial" w:cs="Arial"/>
          <w:sz w:val="24"/>
          <w:lang w:val="en-CA"/>
          <w:rPrChange w:id="5397" w:author="Elias de Moraes Fernandes" w:date="2016-07-07T10:33:00Z">
            <w:rPr>
              <w:del w:id="5398" w:author="Elias De Moraes Fernandes" w:date="2016-07-06T09:37:00Z"/>
              <w:sz w:val="24"/>
              <w:lang w:val="en-CA"/>
            </w:rPr>
          </w:rPrChange>
        </w:rPr>
        <w:pPrChange w:id="5399" w:author="Elias de Moraes Fernandes" w:date="2016-07-07T12:1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RangeStart w:id="5400" w:author="Elias De Moraes Fernandes" w:date="2016-03-15T17:23:00Z" w:name="move445825928"/>
      <w:moveFrom w:id="5401" w:author="Elias De Moraes Fernandes" w:date="2016-03-15T17:23:00Z">
        <w:del w:id="5402" w:author="Elias De Moraes Fernandes" w:date="2016-07-06T09:37:00Z">
          <w:r w:rsidRPr="00996951" w:rsidDel="00375A11">
            <w:rPr>
              <w:rFonts w:ascii="Arial" w:hAnsi="Arial" w:cs="Arial"/>
              <w:sz w:val="24"/>
              <w:lang w:val="en-CA"/>
              <w:rPrChange w:id="5403" w:author="Elias de Moraes Fernandes" w:date="2016-07-07T10:33:00Z">
                <w:rPr>
                  <w:sz w:val="24"/>
                  <w:lang w:val="en-CA"/>
                </w:rPr>
              </w:rPrChange>
            </w:rPr>
            <w:delText>Formiga</w:delText>
          </w:r>
        </w:del>
      </w:moveFrom>
    </w:p>
    <w:p w14:paraId="16028115" w14:textId="00578C80" w:rsidR="00947D25" w:rsidRPr="00996951" w:rsidDel="00375A11" w:rsidRDefault="00947D25" w:rsidP="006E626A">
      <w:pPr>
        <w:pStyle w:val="ListParagraph"/>
        <w:tabs>
          <w:tab w:val="left" w:pos="7672"/>
        </w:tabs>
        <w:ind w:left="0"/>
        <w:rPr>
          <w:del w:id="5404" w:author="Elias De Moraes Fernandes" w:date="2016-07-06T09:37:00Z"/>
          <w:rFonts w:ascii="Arial" w:hAnsi="Arial" w:cs="Arial"/>
          <w:sz w:val="24"/>
          <w:lang w:val="en-CA"/>
          <w:rPrChange w:id="5405" w:author="Elias de Moraes Fernandes" w:date="2016-07-07T10:33:00Z">
            <w:rPr>
              <w:del w:id="5406" w:author="Elias De Moraes Fernandes" w:date="2016-07-06T09:37:00Z"/>
              <w:sz w:val="24"/>
              <w:lang w:val="en-CA"/>
            </w:rPr>
          </w:rPrChange>
        </w:rPr>
        <w:pPrChange w:id="5407" w:author="Elias de Moraes Fernandes" w:date="2016-07-07T12:1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 w:id="5408" w:author="Elias De Moraes Fernandes" w:date="2016-03-15T17:23:00Z">
        <w:del w:id="5409" w:author="Elias De Moraes Fernandes" w:date="2016-07-06T09:37:00Z">
          <w:r w:rsidRPr="00996951" w:rsidDel="00375A11">
            <w:rPr>
              <w:rFonts w:ascii="Arial" w:hAnsi="Arial" w:cs="Arial"/>
              <w:sz w:val="24"/>
              <w:lang w:val="en-CA"/>
              <w:rPrChange w:id="5410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- 400 pontos extra + desbloqueio de novo item (Bomba </w:delText>
          </w:r>
          <w:r w:rsidRPr="00996951" w:rsidDel="00375A11">
            <w:rPr>
              <w:rFonts w:ascii="Arial" w:eastAsia="Calibri" w:hAnsi="Arial" w:cs="Arial"/>
              <w:sz w:val="24"/>
              <w:lang w:val="en-CA"/>
              <w:rPrChange w:id="5411" w:author="Elias de Moraes Fernandes" w:date="2016-07-07T10:33:00Z">
                <w:rPr>
                  <w:sz w:val="24"/>
                  <w:lang w:val="en-CA"/>
                </w:rPr>
              </w:rPrChange>
            </w:rPr>
            <w:delText>Ácida</w:delText>
          </w:r>
          <w:r w:rsidR="00413601" w:rsidRPr="00996951" w:rsidDel="00375A11">
            <w:rPr>
              <w:rFonts w:ascii="Arial" w:hAnsi="Arial" w:cs="Arial"/>
              <w:sz w:val="24"/>
              <w:lang w:val="en-CA"/>
              <w:rPrChange w:id="5412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 e Carv</w:delText>
          </w:r>
          <w:r w:rsidR="00413601" w:rsidRPr="00996951" w:rsidDel="00375A11">
            <w:rPr>
              <w:rFonts w:ascii="Arial" w:eastAsia="Calibri" w:hAnsi="Arial" w:cs="Arial"/>
              <w:sz w:val="24"/>
              <w:lang w:val="en-CA"/>
              <w:rPrChange w:id="5413" w:author="Elias de Moraes Fernandes" w:date="2016-07-07T10:33:00Z">
                <w:rPr>
                  <w:sz w:val="24"/>
                  <w:lang w:val="en-CA"/>
                </w:rPr>
              </w:rPrChange>
            </w:rPr>
            <w:delText>ão</w:delText>
          </w:r>
          <w:r w:rsidR="00413601" w:rsidRPr="00996951" w:rsidDel="00375A11">
            <w:rPr>
              <w:rFonts w:ascii="Arial" w:hAnsi="Arial" w:cs="Arial"/>
              <w:sz w:val="24"/>
              <w:lang w:val="en-CA"/>
              <w:rPrChange w:id="5414" w:author="Elias de Moraes Fernandes" w:date="2016-07-07T10:33:00Z">
                <w:rPr>
                  <w:sz w:val="24"/>
                  <w:lang w:val="en-CA"/>
                </w:rPr>
              </w:rPrChange>
            </w:rPr>
            <w:delText xml:space="preserve"> </w:delText>
          </w:r>
          <w:r w:rsidR="00413601" w:rsidRPr="00996951" w:rsidDel="00375A11">
            <w:rPr>
              <w:rFonts w:ascii="Arial" w:eastAsia="Calibri" w:hAnsi="Arial" w:cs="Arial"/>
              <w:sz w:val="24"/>
              <w:lang w:val="en-CA"/>
              <w:rPrChange w:id="5415" w:author="Elias de Moraes Fernandes" w:date="2016-07-07T10:33:00Z">
                <w:rPr>
                  <w:sz w:val="24"/>
                  <w:lang w:val="en-CA"/>
                </w:rPr>
              </w:rPrChange>
            </w:rPr>
            <w:delText>Moído</w:delText>
          </w:r>
          <w:r w:rsidRPr="00996951" w:rsidDel="00375A11">
            <w:rPr>
              <w:rFonts w:ascii="Arial" w:hAnsi="Arial" w:cs="Arial"/>
              <w:sz w:val="24"/>
              <w:lang w:val="en-CA"/>
              <w:rPrChange w:id="5416" w:author="Elias de Moraes Fernandes" w:date="2016-07-07T10:33:00Z">
                <w:rPr>
                  <w:sz w:val="24"/>
                  <w:lang w:val="en-CA"/>
                </w:rPr>
              </w:rPrChange>
            </w:rPr>
            <w:delText>)</w:delText>
          </w:r>
        </w:del>
      </w:moveFrom>
    </w:p>
    <w:moveFromRangeEnd w:id="5400"/>
    <w:p w14:paraId="4C441BA6" w14:textId="77777777" w:rsidR="00AD5526" w:rsidRPr="00996951" w:rsidRDefault="00AD5526" w:rsidP="006E626A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en-CA"/>
          <w:rPrChange w:id="5417" w:author="Elias de Moraes Fernandes" w:date="2016-07-07T10:33:00Z">
            <w:rPr>
              <w:sz w:val="24"/>
              <w:lang w:val="en-CA"/>
            </w:rPr>
          </w:rPrChange>
        </w:rPr>
        <w:pPrChange w:id="5418" w:author="Elias de Moraes Fernandes" w:date="2016-07-07T12:11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429F8086" w14:textId="1A999F32" w:rsidR="002B2BEC" w:rsidRPr="00F0494B" w:rsidRDefault="00FB4DA0" w:rsidP="00E35535">
      <w:pPr>
        <w:pStyle w:val="ListParagraph"/>
        <w:tabs>
          <w:tab w:val="left" w:pos="7672"/>
        </w:tabs>
        <w:ind w:left="0" w:firstLine="360"/>
        <w:jc w:val="center"/>
        <w:rPr>
          <w:ins w:id="5419" w:author="Elias De Moraes Fernandes" w:date="2016-03-16T12:51:00Z"/>
          <w:rFonts w:ascii="Arial" w:hAnsi="Arial" w:cs="Arial"/>
          <w:b/>
          <w:sz w:val="32"/>
          <w:lang w:val="pt-BR"/>
          <w:rPrChange w:id="5420" w:author="Elias de Moraes Fernandes" w:date="2016-07-07T12:08:00Z">
            <w:rPr>
              <w:ins w:id="5421" w:author="Elias De Moraes Fernandes" w:date="2016-03-16T12:51:00Z"/>
              <w:b/>
              <w:sz w:val="24"/>
              <w:lang w:val="pt-BR"/>
            </w:rPr>
          </w:rPrChange>
        </w:rPr>
        <w:pPrChange w:id="5422" w:author="Elias de Moraes Fernandes" w:date="2016-07-07T12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F0494B">
        <w:rPr>
          <w:rFonts w:ascii="Arial" w:hAnsi="Arial" w:cs="Arial"/>
          <w:b/>
          <w:sz w:val="32"/>
          <w:lang w:val="pt-BR"/>
          <w:rPrChange w:id="5423" w:author="Elias de Moraes Fernandes" w:date="2016-07-07T12:08:00Z">
            <w:rPr>
              <w:b/>
              <w:sz w:val="24"/>
              <w:lang w:val="pt-BR"/>
            </w:rPr>
          </w:rPrChange>
        </w:rPr>
        <w:t>Comportamento e H</w:t>
      </w:r>
      <w:r w:rsidR="003B6AB6" w:rsidRPr="00F0494B">
        <w:rPr>
          <w:rFonts w:ascii="Arial" w:hAnsi="Arial" w:cs="Arial"/>
          <w:b/>
          <w:sz w:val="32"/>
          <w:lang w:val="pt-BR"/>
          <w:rPrChange w:id="5424" w:author="Elias de Moraes Fernandes" w:date="2016-07-07T12:08:00Z">
            <w:rPr>
              <w:b/>
              <w:sz w:val="24"/>
              <w:lang w:val="pt-BR"/>
            </w:rPr>
          </w:rPrChange>
        </w:rPr>
        <w:t>abilidades</w:t>
      </w:r>
    </w:p>
    <w:p w14:paraId="34F30E96" w14:textId="2592AB6F" w:rsidR="005E2E0B" w:rsidRPr="00996951" w:rsidDel="005E2E0B" w:rsidRDefault="005E2E0B" w:rsidP="00EF7FB2">
      <w:pPr>
        <w:pStyle w:val="ListParagraph"/>
        <w:tabs>
          <w:tab w:val="left" w:pos="7672"/>
        </w:tabs>
        <w:ind w:left="0" w:firstLine="360"/>
        <w:rPr>
          <w:del w:id="5425" w:author="Elias De Moraes Fernandes" w:date="2016-03-16T12:52:00Z"/>
          <w:rFonts w:ascii="Arial" w:hAnsi="Arial" w:cs="Arial"/>
          <w:b/>
          <w:sz w:val="24"/>
          <w:lang w:val="pt-BR"/>
          <w:rPrChange w:id="5426" w:author="Elias de Moraes Fernandes" w:date="2016-07-07T10:33:00Z">
            <w:rPr>
              <w:del w:id="5427" w:author="Elias De Moraes Fernandes" w:date="2016-03-16T12:52:00Z"/>
              <w:b/>
              <w:sz w:val="24"/>
              <w:lang w:val="pt-BR"/>
            </w:rPr>
          </w:rPrChange>
        </w:rPr>
      </w:pPr>
    </w:p>
    <w:p w14:paraId="10786339" w14:textId="29D5483C" w:rsidR="003B6AB6" w:rsidRPr="00996951" w:rsidRDefault="003B6AB6" w:rsidP="00EF7FB2">
      <w:pPr>
        <w:tabs>
          <w:tab w:val="left" w:pos="567"/>
        </w:tabs>
        <w:ind w:firstLine="360"/>
        <w:rPr>
          <w:rFonts w:ascii="Arial" w:hAnsi="Arial" w:cs="Arial"/>
          <w:b/>
          <w:sz w:val="24"/>
          <w:lang w:val="pt-BR"/>
          <w:rPrChange w:id="5428" w:author="Elias de Moraes Fernandes" w:date="2016-07-07T10:33:00Z">
            <w:rPr>
              <w:b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b/>
          <w:sz w:val="24"/>
          <w:lang w:val="pt-BR"/>
          <w:rPrChange w:id="5429" w:author="Elias de Moraes Fernandes" w:date="2016-07-07T10:33:00Z">
            <w:rPr>
              <w:b/>
              <w:sz w:val="24"/>
              <w:lang w:val="pt-BR"/>
            </w:rPr>
          </w:rPrChange>
        </w:rPr>
        <w:t>P</w:t>
      </w:r>
      <w:r w:rsidRPr="00996951">
        <w:rPr>
          <w:rFonts w:ascii="Arial" w:eastAsia="Calibri" w:hAnsi="Arial" w:cs="Arial"/>
          <w:b/>
          <w:sz w:val="24"/>
          <w:lang w:val="pt-BR"/>
          <w:rPrChange w:id="5430" w:author="Elias de Moraes Fernandes" w:date="2016-07-07T10:33:00Z">
            <w:rPr>
              <w:b/>
              <w:sz w:val="24"/>
              <w:lang w:val="pt-BR"/>
            </w:rPr>
          </w:rPrChange>
        </w:rPr>
        <w:t>ássaro</w:t>
      </w:r>
    </w:p>
    <w:p w14:paraId="75834271" w14:textId="4FFC7658" w:rsidR="003B6AB6" w:rsidRPr="00996951" w:rsidRDefault="003B6AB6">
      <w:pPr>
        <w:ind w:left="360" w:firstLine="360"/>
        <w:rPr>
          <w:ins w:id="5431" w:author="Elias De Moraes Fernandes" w:date="2016-03-16T12:51:00Z"/>
          <w:rFonts w:ascii="Arial" w:hAnsi="Arial" w:cs="Arial"/>
          <w:sz w:val="24"/>
          <w:lang w:val="pt-BR"/>
          <w:rPrChange w:id="5432" w:author="Elias de Moraes Fernandes" w:date="2016-07-07T10:33:00Z">
            <w:rPr>
              <w:ins w:id="5433" w:author="Elias De Moraes Fernandes" w:date="2016-03-16T12:51:00Z"/>
              <w:sz w:val="24"/>
              <w:lang w:val="pt-BR"/>
            </w:rPr>
          </w:rPrChange>
        </w:rPr>
        <w:pPrChange w:id="5434" w:author="Elias De Moraes Fernandes" w:date="2016-03-15T17:40:00Z">
          <w:pPr>
            <w:ind w:firstLine="360"/>
          </w:pPr>
        </w:pPrChange>
      </w:pPr>
      <w:r w:rsidRPr="00996951">
        <w:rPr>
          <w:rFonts w:ascii="Arial" w:hAnsi="Arial" w:cs="Arial"/>
          <w:sz w:val="24"/>
          <w:lang w:val="pt-BR"/>
          <w:rPrChange w:id="5435" w:author="Elias de Moraes Fernandes" w:date="2016-07-07T10:33:00Z">
            <w:rPr>
              <w:sz w:val="24"/>
              <w:lang w:val="pt-BR"/>
            </w:rPr>
          </w:rPrChange>
        </w:rPr>
        <w:t>Comportamento</w:t>
      </w:r>
      <w:r w:rsidRPr="00996951">
        <w:rPr>
          <w:rFonts w:ascii="Arial" w:hAnsi="Arial" w:cs="Arial"/>
          <w:sz w:val="24"/>
          <w:lang w:val="en-CA"/>
          <w:rPrChange w:id="5436" w:author="Elias de Moraes Fernandes" w:date="2016-07-07T10:33:00Z">
            <w:rPr>
              <w:sz w:val="24"/>
              <w:lang w:val="en-CA"/>
            </w:rPr>
          </w:rPrChange>
        </w:rPr>
        <w:t xml:space="preserve">: </w:t>
      </w:r>
      <w:r w:rsidRPr="00996951">
        <w:rPr>
          <w:rFonts w:ascii="Arial" w:hAnsi="Arial" w:cs="Arial"/>
          <w:sz w:val="24"/>
          <w:lang w:val="pt-BR"/>
          <w:rPrChange w:id="5437" w:author="Elias de Moraes Fernandes" w:date="2016-07-07T10:33:00Z">
            <w:rPr>
              <w:sz w:val="24"/>
              <w:lang w:val="pt-BR"/>
            </w:rPr>
          </w:rPrChange>
        </w:rPr>
        <w:t>Agressivo e r</w:t>
      </w:r>
      <w:r w:rsidRPr="00996951">
        <w:rPr>
          <w:rFonts w:ascii="Arial" w:eastAsia="Calibri" w:hAnsi="Arial" w:cs="Arial"/>
          <w:sz w:val="24"/>
          <w:lang w:val="pt-BR"/>
          <w:rPrChange w:id="5438" w:author="Elias de Moraes Fernandes" w:date="2016-07-07T10:33:00Z">
            <w:rPr>
              <w:sz w:val="24"/>
              <w:lang w:val="pt-BR"/>
            </w:rPr>
          </w:rPrChange>
        </w:rPr>
        <w:t>ápido</w:t>
      </w:r>
      <w:del w:id="5439" w:author="Elias De Moraes Fernandes" w:date="2016-03-16T12:51:00Z">
        <w:r w:rsidRPr="00996951" w:rsidDel="005E2E0B">
          <w:rPr>
            <w:rFonts w:ascii="Arial" w:hAnsi="Arial" w:cs="Arial"/>
            <w:sz w:val="24"/>
            <w:lang w:val="pt-BR"/>
            <w:rPrChange w:id="54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tira </w:delText>
        </w:r>
      </w:del>
      <w:del w:id="5441" w:author="Elias De Moraes Fernandes" w:date="2016-03-15T17:41:00Z">
        <w:r w:rsidR="00413601" w:rsidRPr="00996951" w:rsidDel="00DD40F3">
          <w:rPr>
            <w:rFonts w:ascii="Arial" w:hAnsi="Arial" w:cs="Arial"/>
            <w:sz w:val="24"/>
            <w:lang w:val="pt-BR"/>
            <w:rPrChange w:id="5442" w:author="Elias de Moraes Fernandes" w:date="2016-07-07T10:33:00Z">
              <w:rPr>
                <w:sz w:val="24"/>
                <w:lang w:val="pt-BR"/>
              </w:rPr>
            </w:rPrChange>
          </w:rPr>
          <w:delText>25</w:delText>
        </w:r>
        <w:r w:rsidRPr="00996951" w:rsidDel="00DD40F3">
          <w:rPr>
            <w:rFonts w:ascii="Arial" w:hAnsi="Arial" w:cs="Arial"/>
            <w:sz w:val="24"/>
            <w:lang w:val="pt-BR"/>
            <w:rPrChange w:id="5443" w:author="Elias de Moraes Fernandes" w:date="2016-07-07T10:33:00Z">
              <w:rPr>
                <w:sz w:val="24"/>
                <w:lang w:val="pt-BR"/>
              </w:rPr>
            </w:rPrChange>
          </w:rPr>
          <w:delText>%</w:delText>
        </w:r>
      </w:del>
      <w:del w:id="5444" w:author="Elias De Moraes Fernandes" w:date="2016-03-16T12:51:00Z">
        <w:r w:rsidRPr="00996951" w:rsidDel="005E2E0B">
          <w:rPr>
            <w:rFonts w:ascii="Arial" w:hAnsi="Arial" w:cs="Arial"/>
            <w:sz w:val="24"/>
            <w:lang w:val="pt-BR"/>
            <w:rPrChange w:id="544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5446" w:author="Elias De Moraes Fernandes" w:date="2016-03-15T17:42:00Z">
        <w:r w:rsidRPr="00996951" w:rsidDel="00DD40F3">
          <w:rPr>
            <w:rFonts w:ascii="Arial" w:hAnsi="Arial" w:cs="Arial"/>
            <w:sz w:val="24"/>
            <w:lang w:val="pt-BR"/>
            <w:rPrChange w:id="5447" w:author="Elias de Moraes Fernandes" w:date="2016-07-07T10:33:00Z">
              <w:rPr>
                <w:sz w:val="24"/>
                <w:lang w:val="pt-BR"/>
              </w:rPr>
            </w:rPrChange>
          </w:rPr>
          <w:delText xml:space="preserve">vida </w:delText>
        </w:r>
      </w:del>
      <w:del w:id="5448" w:author="Elias De Moraes Fernandes" w:date="2016-03-16T12:51:00Z">
        <w:r w:rsidRPr="00996951" w:rsidDel="005E2E0B">
          <w:rPr>
            <w:rFonts w:ascii="Arial" w:hAnsi="Arial" w:cs="Arial"/>
            <w:sz w:val="24"/>
            <w:lang w:val="pt-BR"/>
            <w:rPrChange w:id="5449" w:author="Elias de Moraes Fernandes" w:date="2016-07-07T10:33:00Z">
              <w:rPr>
                <w:sz w:val="24"/>
                <w:lang w:val="pt-BR"/>
              </w:rPr>
            </w:rPrChange>
          </w:rPr>
          <w:delText>quando toca no personagem principal.</w:delText>
        </w:r>
      </w:del>
      <w:ins w:id="5450" w:author="Elias De Moraes Fernandes" w:date="2016-03-16T12:51:00Z">
        <w:r w:rsidR="005E2E0B" w:rsidRPr="00996951">
          <w:rPr>
            <w:rFonts w:ascii="Arial" w:hAnsi="Arial" w:cs="Arial"/>
            <w:sz w:val="24"/>
            <w:lang w:val="pt-BR"/>
            <w:rPrChange w:id="5451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</w:p>
    <w:p w14:paraId="2354F273" w14:textId="17A63FF2" w:rsidR="005E2E0B" w:rsidRPr="00996951" w:rsidDel="00C4789D" w:rsidRDefault="005E2E0B">
      <w:pPr>
        <w:ind w:left="360" w:firstLine="360"/>
        <w:rPr>
          <w:ins w:id="5452" w:author="Elias De Moraes Fernandes" w:date="2016-03-16T12:51:00Z"/>
          <w:del w:id="5453" w:author="Elias de Moraes Fernandes" w:date="2016-07-07T12:09:00Z"/>
          <w:rFonts w:ascii="Arial" w:hAnsi="Arial" w:cs="Arial"/>
          <w:sz w:val="24"/>
          <w:lang w:val="en-CA"/>
          <w:rPrChange w:id="5454" w:author="Elias de Moraes Fernandes" w:date="2016-07-07T10:33:00Z">
            <w:rPr>
              <w:ins w:id="5455" w:author="Elias De Moraes Fernandes" w:date="2016-03-16T12:51:00Z"/>
              <w:del w:id="5456" w:author="Elias de Moraes Fernandes" w:date="2016-07-07T12:09:00Z"/>
            </w:rPr>
          </w:rPrChange>
        </w:rPr>
        <w:pPrChange w:id="5457" w:author="Elias De Moraes Fernandes" w:date="2016-03-16T12:51:00Z">
          <w:pPr/>
        </w:pPrChange>
      </w:pPr>
      <w:ins w:id="5458" w:author="Elias De Moraes Fernandes" w:date="2016-03-16T12:51:00Z">
        <w:del w:id="5459" w:author="Elias de Moraes Fernandes" w:date="2016-07-07T12:09:00Z">
          <w:r w:rsidRPr="00996951" w:rsidDel="00C4789D">
            <w:rPr>
              <w:rFonts w:ascii="Arial" w:hAnsi="Arial" w:cs="Arial"/>
              <w:sz w:val="24"/>
              <w:highlight w:val="yellow"/>
              <w:lang w:val="en-CA"/>
              <w:rPrChange w:id="5460" w:author="Elias de Moraes Fernandes" w:date="2016-07-07T10:33:00Z">
                <w:rPr>
                  <w:i/>
                  <w:iCs/>
                </w:rPr>
              </w:rPrChange>
            </w:rPr>
            <w:delText>Alimentar -&gt; +2</w:delText>
          </w:r>
        </w:del>
      </w:ins>
      <w:ins w:id="5461" w:author="Elias De Moraes Fernandes" w:date="2016-07-06T15:46:00Z">
        <w:del w:id="5462" w:author="Elias de Moraes Fernandes" w:date="2016-07-07T12:09:00Z">
          <w:r w:rsidR="005402EF" w:rsidRPr="00996951" w:rsidDel="00C4789D">
            <w:rPr>
              <w:rFonts w:ascii="Arial" w:hAnsi="Arial" w:cs="Arial"/>
              <w:sz w:val="24"/>
              <w:highlight w:val="yellow"/>
              <w:lang w:val="en-CA"/>
              <w:rPrChange w:id="5463" w:author="Elias de Moraes Fernandes" w:date="2016-07-07T10:33:00Z">
                <w:rPr>
                  <w:sz w:val="24"/>
                  <w:highlight w:val="yellow"/>
                  <w:lang w:val="en-CA"/>
                </w:rPr>
              </w:rPrChange>
            </w:rPr>
            <w:delText>1</w:delText>
          </w:r>
        </w:del>
      </w:ins>
      <w:ins w:id="5464" w:author="Elias De Moraes Fernandes" w:date="2016-03-16T12:51:00Z">
        <w:del w:id="5465" w:author="Elias de Moraes Fernandes" w:date="2016-07-07T12:09:00Z">
          <w:r w:rsidRPr="00996951" w:rsidDel="00C4789D">
            <w:rPr>
              <w:rFonts w:ascii="Arial" w:hAnsi="Arial" w:cs="Arial"/>
              <w:sz w:val="24"/>
              <w:highlight w:val="yellow"/>
              <w:lang w:val="en-CA"/>
              <w:rPrChange w:id="5466" w:author="Elias de Moraes Fernandes" w:date="2016-07-07T10:33:00Z">
                <w:rPr/>
              </w:rPrChange>
            </w:rPr>
            <w:delText xml:space="preserve"> de energia</w:delText>
          </w:r>
        </w:del>
      </w:ins>
    </w:p>
    <w:p w14:paraId="5DEC5EC4" w14:textId="40E98ED7" w:rsidR="005E2E0B" w:rsidRPr="00996951" w:rsidDel="00C4789D" w:rsidRDefault="005E2E0B">
      <w:pPr>
        <w:ind w:left="360" w:firstLine="360"/>
        <w:rPr>
          <w:del w:id="5467" w:author="Elias de Moraes Fernandes" w:date="2016-07-07T12:09:00Z"/>
          <w:rFonts w:ascii="Arial" w:hAnsi="Arial" w:cs="Arial"/>
          <w:sz w:val="24"/>
          <w:lang w:val="en-CA"/>
          <w:rPrChange w:id="5468" w:author="Elias de Moraes Fernandes" w:date="2016-07-07T10:33:00Z">
            <w:rPr>
              <w:del w:id="5469" w:author="Elias de Moraes Fernandes" w:date="2016-07-07T12:09:00Z"/>
              <w:sz w:val="24"/>
              <w:lang w:val="pt-BR"/>
            </w:rPr>
          </w:rPrChange>
        </w:rPr>
        <w:pPrChange w:id="5470" w:author="Elias De Moraes Fernandes" w:date="2016-03-16T12:51:00Z">
          <w:pPr>
            <w:ind w:firstLine="360"/>
          </w:pPr>
        </w:pPrChange>
      </w:pPr>
      <w:ins w:id="5471" w:author="Elias De Moraes Fernandes" w:date="2016-03-16T12:51:00Z">
        <w:del w:id="5472" w:author="Elias de Moraes Fernandes" w:date="2016-07-07T12:09:00Z">
          <w:r w:rsidRPr="00996951" w:rsidDel="00C4789D">
            <w:rPr>
              <w:rFonts w:ascii="Arial" w:hAnsi="Arial" w:cs="Arial"/>
              <w:sz w:val="24"/>
              <w:lang w:val="en-CA"/>
              <w:rPrChange w:id="5473" w:author="Elias de Moraes Fernandes" w:date="2016-07-07T10:33:00Z">
                <w:rPr>
                  <w:i/>
                  <w:iCs/>
                </w:rPr>
              </w:rPrChange>
            </w:rPr>
            <w:delText>Acertar a minhoca -&gt; - 5 de energia (no player)</w:delText>
          </w:r>
        </w:del>
      </w:ins>
    </w:p>
    <w:p w14:paraId="3ACD39C2" w14:textId="66E0B051" w:rsidR="00262DD3" w:rsidDel="000E1478" w:rsidRDefault="003B6AB6">
      <w:pPr>
        <w:ind w:firstLine="426"/>
        <w:rPr>
          <w:del w:id="5474" w:author="Elias de Moraes Fernandes" w:date="2016-07-07T12:09:00Z"/>
          <w:rFonts w:ascii="Arial" w:hAnsi="Arial" w:cs="Arial"/>
          <w:sz w:val="24"/>
          <w:lang w:val="pt-BR"/>
        </w:rPr>
        <w:pPrChange w:id="5475" w:author="Elias De Moraes Fernandes" w:date="2016-03-16T12:52:00Z">
          <w:pPr>
            <w:ind w:firstLine="360"/>
          </w:pPr>
        </w:pPrChange>
      </w:pPr>
      <w:r w:rsidRPr="00996951">
        <w:rPr>
          <w:rFonts w:ascii="Arial" w:hAnsi="Arial" w:cs="Arial"/>
          <w:sz w:val="24"/>
          <w:lang w:val="pt-BR"/>
          <w:rPrChange w:id="5476" w:author="Elias de Moraes Fernandes" w:date="2016-07-07T10:33:00Z">
            <w:rPr>
              <w:sz w:val="24"/>
              <w:lang w:val="pt-BR"/>
            </w:rPr>
          </w:rPrChange>
        </w:rPr>
        <w:t>Habilidade</w:t>
      </w:r>
      <w:r w:rsidRPr="00996951">
        <w:rPr>
          <w:rFonts w:ascii="Arial" w:hAnsi="Arial" w:cs="Arial"/>
          <w:sz w:val="24"/>
          <w:lang w:val="en-CA"/>
          <w:rPrChange w:id="5477" w:author="Elias de Moraes Fernandes" w:date="2016-07-07T10:33:00Z">
            <w:rPr>
              <w:sz w:val="24"/>
              <w:lang w:val="en-CA"/>
            </w:rPr>
          </w:rPrChange>
        </w:rPr>
        <w:t xml:space="preserve">: </w:t>
      </w:r>
      <w:proofErr w:type="spellStart"/>
      <w:r w:rsidR="00C14A08" w:rsidRPr="00996951">
        <w:rPr>
          <w:rFonts w:ascii="Arial" w:hAnsi="Arial" w:cs="Arial"/>
          <w:sz w:val="24"/>
          <w:lang w:val="en-CA"/>
          <w:rPrChange w:id="5478" w:author="Elias de Moraes Fernandes" w:date="2016-07-07T10:33:00Z">
            <w:rPr>
              <w:sz w:val="24"/>
              <w:lang w:val="en-CA"/>
            </w:rPr>
          </w:rPrChange>
        </w:rPr>
        <w:t>N</w:t>
      </w:r>
      <w:r w:rsidR="00C14A08" w:rsidRPr="00996951">
        <w:rPr>
          <w:rFonts w:ascii="Arial" w:eastAsia="Calibri" w:hAnsi="Arial" w:cs="Arial"/>
          <w:sz w:val="24"/>
          <w:lang w:val="en-CA"/>
          <w:rPrChange w:id="5479" w:author="Elias de Moraes Fernandes" w:date="2016-07-07T10:33:00Z">
            <w:rPr>
              <w:sz w:val="24"/>
              <w:lang w:val="en-CA"/>
            </w:rPr>
          </w:rPrChange>
        </w:rPr>
        <w:t>ão</w:t>
      </w:r>
      <w:proofErr w:type="spellEnd"/>
      <w:r w:rsidR="00C14A08" w:rsidRPr="00996951">
        <w:rPr>
          <w:rFonts w:ascii="Arial" w:hAnsi="Arial" w:cs="Arial"/>
          <w:sz w:val="24"/>
          <w:lang w:val="en-CA"/>
          <w:rPrChange w:id="5480" w:author="Elias de Moraes Fernandes" w:date="2016-07-07T10:33:00Z">
            <w:rPr>
              <w:sz w:val="24"/>
              <w:lang w:val="en-CA"/>
            </w:rPr>
          </w:rPrChange>
        </w:rPr>
        <w:t xml:space="preserve"> </w:t>
      </w:r>
      <w:proofErr w:type="spellStart"/>
      <w:r w:rsidR="00C14A08" w:rsidRPr="00996951">
        <w:rPr>
          <w:rFonts w:ascii="Arial" w:eastAsia="Calibri" w:hAnsi="Arial" w:cs="Arial"/>
          <w:sz w:val="24"/>
          <w:lang w:val="en-CA"/>
          <w:rPrChange w:id="5481" w:author="Elias de Moraes Fernandes" w:date="2016-07-07T10:33:00Z">
            <w:rPr>
              <w:sz w:val="24"/>
              <w:lang w:val="en-CA"/>
            </w:rPr>
          </w:rPrChange>
        </w:rPr>
        <w:t>possui</w:t>
      </w:r>
      <w:proofErr w:type="spellEnd"/>
      <w:r w:rsidRPr="00996951">
        <w:rPr>
          <w:rFonts w:ascii="Arial" w:hAnsi="Arial" w:cs="Arial"/>
          <w:sz w:val="24"/>
          <w:lang w:val="pt-BR"/>
          <w:rPrChange w:id="5482" w:author="Elias de Moraes Fernandes" w:date="2016-07-07T10:33:00Z">
            <w:rPr>
              <w:sz w:val="24"/>
              <w:lang w:val="pt-BR"/>
            </w:rPr>
          </w:rPrChange>
        </w:rPr>
        <w:t>.</w:t>
      </w:r>
    </w:p>
    <w:p w14:paraId="25182D14" w14:textId="77777777" w:rsidR="000E1478" w:rsidRPr="00996951" w:rsidRDefault="000E1478" w:rsidP="005E2E0B">
      <w:pPr>
        <w:ind w:left="360" w:firstLine="360"/>
        <w:rPr>
          <w:ins w:id="5483" w:author="Elias de Moraes Fernandes" w:date="2016-07-07T12:10:00Z"/>
          <w:rFonts w:ascii="Arial" w:hAnsi="Arial" w:cs="Arial"/>
          <w:sz w:val="24"/>
          <w:lang w:val="pt-BR"/>
          <w:rPrChange w:id="5484" w:author="Elias de Moraes Fernandes" w:date="2016-07-07T10:33:00Z">
            <w:rPr>
              <w:ins w:id="5485" w:author="Elias de Moraes Fernandes" w:date="2016-07-07T12:10:00Z"/>
              <w:sz w:val="24"/>
              <w:lang w:val="pt-BR"/>
            </w:rPr>
          </w:rPrChange>
        </w:rPr>
      </w:pPr>
    </w:p>
    <w:p w14:paraId="0E7C82D5" w14:textId="54D90817" w:rsidR="00262DD3" w:rsidRPr="00996951" w:rsidDel="000E1478" w:rsidRDefault="00262DD3" w:rsidP="000E1478">
      <w:pPr>
        <w:ind w:left="360" w:firstLine="360"/>
        <w:rPr>
          <w:ins w:id="5486" w:author="Elias De Moraes Fernandes" w:date="2016-03-16T12:52:00Z"/>
          <w:del w:id="5487" w:author="Elias de Moraes Fernandes" w:date="2016-07-07T12:09:00Z"/>
          <w:rFonts w:ascii="Arial" w:hAnsi="Arial" w:cs="Arial"/>
          <w:sz w:val="24"/>
          <w:lang w:val="pt-BR"/>
          <w:rPrChange w:id="5488" w:author="Elias de Moraes Fernandes" w:date="2016-07-07T10:33:00Z">
            <w:rPr>
              <w:ins w:id="5489" w:author="Elias De Moraes Fernandes" w:date="2016-03-16T12:52:00Z"/>
              <w:del w:id="5490" w:author="Elias de Moraes Fernandes" w:date="2016-07-07T12:09:00Z"/>
              <w:sz w:val="24"/>
              <w:lang w:val="pt-BR"/>
            </w:rPr>
          </w:rPrChange>
        </w:rPr>
        <w:pPrChange w:id="5491" w:author="Elias de Moraes Fernandes" w:date="2016-07-07T12:09:00Z">
          <w:pPr/>
        </w:pPrChange>
      </w:pPr>
      <w:ins w:id="5492" w:author="Elias De Moraes Fernandes" w:date="2016-03-16T12:52:00Z">
        <w:del w:id="5493" w:author="Elias de Moraes Fernandes" w:date="2016-07-07T12:09:00Z">
          <w:r w:rsidRPr="00996951" w:rsidDel="000E1478">
            <w:rPr>
              <w:rFonts w:ascii="Arial" w:hAnsi="Arial" w:cs="Arial"/>
              <w:sz w:val="24"/>
              <w:lang w:val="pt-BR"/>
              <w:rPrChange w:id="5494" w:author="Elias de Moraes Fernandes" w:date="2016-07-07T10:33:00Z">
                <w:rPr>
                  <w:sz w:val="24"/>
                  <w:lang w:val="pt-BR"/>
                </w:rPr>
              </w:rPrChange>
            </w:rPr>
            <w:br w:type="page"/>
          </w:r>
        </w:del>
      </w:ins>
    </w:p>
    <w:p w14:paraId="04A00A85" w14:textId="77777777" w:rsidR="00F36160" w:rsidRPr="00996951" w:rsidDel="005E2E0B" w:rsidRDefault="00F36160" w:rsidP="000E1478">
      <w:pPr>
        <w:ind w:left="360"/>
        <w:rPr>
          <w:del w:id="5495" w:author="Elias De Moraes Fernandes" w:date="2016-03-16T12:48:00Z"/>
          <w:rFonts w:ascii="Arial" w:hAnsi="Arial" w:cs="Arial"/>
          <w:sz w:val="24"/>
          <w:lang w:val="pt-BR"/>
          <w:rPrChange w:id="5496" w:author="Elias de Moraes Fernandes" w:date="2016-07-07T10:33:00Z">
            <w:rPr>
              <w:del w:id="5497" w:author="Elias De Moraes Fernandes" w:date="2016-03-16T12:48:00Z"/>
              <w:sz w:val="24"/>
              <w:lang w:val="pt-BR"/>
            </w:rPr>
          </w:rPrChange>
        </w:rPr>
        <w:pPrChange w:id="5498" w:author="Elias de Moraes Fernandes" w:date="2016-07-07T12:09:00Z">
          <w:pPr>
            <w:ind w:firstLine="360"/>
          </w:pPr>
        </w:pPrChange>
      </w:pPr>
    </w:p>
    <w:p w14:paraId="7C127B54" w14:textId="77777777" w:rsidR="002B2BEC" w:rsidRPr="00996951" w:rsidDel="005E2E0B" w:rsidRDefault="002B2BEC" w:rsidP="00F36160">
      <w:pPr>
        <w:ind w:firstLine="360"/>
        <w:rPr>
          <w:del w:id="5499" w:author="Elias De Moraes Fernandes" w:date="2016-03-16T12:48:00Z"/>
          <w:rFonts w:ascii="Arial" w:hAnsi="Arial" w:cs="Arial"/>
          <w:sz w:val="24"/>
          <w:lang w:val="pt-BR"/>
          <w:rPrChange w:id="5500" w:author="Elias de Moraes Fernandes" w:date="2016-07-07T10:33:00Z">
            <w:rPr>
              <w:del w:id="5501" w:author="Elias De Moraes Fernandes" w:date="2016-03-16T12:48:00Z"/>
              <w:sz w:val="24"/>
              <w:lang w:val="pt-BR"/>
            </w:rPr>
          </w:rPrChange>
        </w:rPr>
      </w:pPr>
    </w:p>
    <w:p w14:paraId="00C119A8" w14:textId="77777777" w:rsidR="00EF7FB2" w:rsidRPr="00996951" w:rsidDel="00262DD3" w:rsidRDefault="00EF7FB2">
      <w:pPr>
        <w:ind w:left="360" w:firstLine="426"/>
        <w:rPr>
          <w:del w:id="5502" w:author="Elias De Moraes Fernandes" w:date="2016-03-16T12:52:00Z"/>
          <w:rFonts w:ascii="Arial" w:hAnsi="Arial" w:cs="Arial"/>
          <w:sz w:val="24"/>
          <w:lang w:val="pt-BR"/>
          <w:rPrChange w:id="5503" w:author="Elias de Moraes Fernandes" w:date="2016-07-07T10:33:00Z">
            <w:rPr>
              <w:del w:id="5504" w:author="Elias De Moraes Fernandes" w:date="2016-03-16T12:52:00Z"/>
              <w:sz w:val="24"/>
              <w:lang w:val="pt-BR"/>
            </w:rPr>
          </w:rPrChange>
        </w:rPr>
        <w:pPrChange w:id="5505" w:author="Elias De Moraes Fernandes" w:date="2016-03-16T12:52:00Z">
          <w:pPr>
            <w:ind w:firstLine="360"/>
          </w:pPr>
        </w:pPrChange>
      </w:pPr>
    </w:p>
    <w:p w14:paraId="68C8E421" w14:textId="46D7195A" w:rsidR="00F36160" w:rsidRPr="00996951" w:rsidDel="006E626A" w:rsidRDefault="00F36160">
      <w:pPr>
        <w:ind w:firstLine="426"/>
        <w:rPr>
          <w:del w:id="5506" w:author="Elias de Moraes Fernandes" w:date="2016-07-07T12:11:00Z"/>
          <w:rFonts w:ascii="Arial" w:hAnsi="Arial" w:cs="Arial"/>
          <w:b/>
          <w:sz w:val="24"/>
          <w:lang w:val="pt-BR"/>
          <w:rPrChange w:id="5507" w:author="Elias de Moraes Fernandes" w:date="2016-07-07T10:33:00Z">
            <w:rPr>
              <w:del w:id="5508" w:author="Elias de Moraes Fernandes" w:date="2016-07-07T12:11:00Z"/>
              <w:b/>
              <w:sz w:val="24"/>
              <w:lang w:val="pt-BR"/>
            </w:rPr>
          </w:rPrChange>
        </w:rPr>
        <w:pPrChange w:id="5509" w:author="Elias De Moraes Fernandes" w:date="2016-03-16T12:52:00Z">
          <w:pPr>
            <w:ind w:firstLine="360"/>
          </w:pPr>
        </w:pPrChange>
      </w:pPr>
      <w:del w:id="5510" w:author="Elias de Moraes Fernandes" w:date="2016-07-07T12:11:00Z">
        <w:r w:rsidRPr="00996951" w:rsidDel="006E626A">
          <w:rPr>
            <w:rFonts w:ascii="Arial" w:hAnsi="Arial" w:cs="Arial"/>
            <w:b/>
            <w:sz w:val="24"/>
            <w:lang w:val="pt-BR"/>
            <w:rPrChange w:id="5511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Formiga</w:delText>
        </w:r>
      </w:del>
    </w:p>
    <w:p w14:paraId="7DE4AECF" w14:textId="470792E5" w:rsidR="00F36160" w:rsidRPr="00996951" w:rsidDel="006E626A" w:rsidRDefault="00F36160">
      <w:pPr>
        <w:ind w:left="360" w:firstLine="360"/>
        <w:rPr>
          <w:del w:id="5512" w:author="Elias de Moraes Fernandes" w:date="2016-07-07T12:11:00Z"/>
          <w:rFonts w:ascii="Arial" w:hAnsi="Arial" w:cs="Arial"/>
          <w:sz w:val="24"/>
          <w:lang w:val="pt-BR"/>
          <w:rPrChange w:id="5513" w:author="Elias de Moraes Fernandes" w:date="2016-07-07T10:33:00Z">
            <w:rPr>
              <w:del w:id="5514" w:author="Elias de Moraes Fernandes" w:date="2016-07-07T12:11:00Z"/>
              <w:sz w:val="24"/>
              <w:lang w:val="pt-BR"/>
            </w:rPr>
          </w:rPrChange>
        </w:rPr>
        <w:pPrChange w:id="5515" w:author="Elias De Moraes Fernandes" w:date="2016-03-15T17:40:00Z">
          <w:pPr>
            <w:ind w:firstLine="360"/>
          </w:pPr>
        </w:pPrChange>
      </w:pPr>
      <w:del w:id="5516" w:author="Elias de Moraes Fernandes" w:date="2016-07-07T12:11:00Z">
        <w:r w:rsidRPr="00996951" w:rsidDel="006E626A">
          <w:rPr>
            <w:rFonts w:ascii="Arial" w:hAnsi="Arial" w:cs="Arial"/>
            <w:sz w:val="24"/>
            <w:lang w:val="pt-BR"/>
            <w:rPrChange w:id="5517" w:author="Elias de Moraes Fernandes" w:date="2016-07-07T10:33:00Z">
              <w:rPr>
                <w:sz w:val="24"/>
                <w:lang w:val="pt-BR"/>
              </w:rPr>
            </w:rPrChange>
          </w:rPr>
          <w:delText>Comportamento</w:delText>
        </w:r>
        <w:r w:rsidRPr="00996951" w:rsidDel="006E626A">
          <w:rPr>
            <w:rFonts w:ascii="Arial" w:hAnsi="Arial" w:cs="Arial"/>
            <w:sz w:val="24"/>
            <w:lang w:val="en-CA"/>
            <w:rPrChange w:id="5518" w:author="Elias de Moraes Fernandes" w:date="2016-07-07T10:33:00Z">
              <w:rPr>
                <w:sz w:val="24"/>
                <w:lang w:val="en-CA"/>
              </w:rPr>
            </w:rPrChange>
          </w:rPr>
          <w:delText xml:space="preserve">: </w:delText>
        </w:r>
        <w:r w:rsidRPr="00996951" w:rsidDel="006E626A">
          <w:rPr>
            <w:rFonts w:ascii="Arial" w:hAnsi="Arial" w:cs="Arial"/>
            <w:sz w:val="24"/>
            <w:lang w:val="pt-BR"/>
            <w:rPrChange w:id="5519" w:author="Elias de Moraes Fernandes" w:date="2016-07-07T10:33:00Z">
              <w:rPr>
                <w:sz w:val="24"/>
                <w:lang w:val="pt-BR"/>
              </w:rPr>
            </w:rPrChange>
          </w:rPr>
          <w:delText>Agressivo, insistente. Tira 20% vida quando toca no personagem principal.</w:delText>
        </w:r>
      </w:del>
    </w:p>
    <w:p w14:paraId="127CFF82" w14:textId="44C943E6" w:rsidR="00EF7FB2" w:rsidRPr="00996951" w:rsidDel="006E626A" w:rsidRDefault="00F36160">
      <w:pPr>
        <w:ind w:left="360" w:firstLine="360"/>
        <w:rPr>
          <w:ins w:id="5520" w:author="Elias De Moraes Fernandes" w:date="2016-03-16T12:52:00Z"/>
          <w:del w:id="5521" w:author="Elias de Moraes Fernandes" w:date="2016-07-07T12:11:00Z"/>
          <w:rFonts w:ascii="Arial" w:hAnsi="Arial" w:cs="Arial"/>
          <w:sz w:val="24"/>
          <w:lang w:val="pt-BR"/>
          <w:rPrChange w:id="5522" w:author="Elias de Moraes Fernandes" w:date="2016-07-07T10:33:00Z">
            <w:rPr>
              <w:ins w:id="5523" w:author="Elias De Moraes Fernandes" w:date="2016-03-16T12:52:00Z"/>
              <w:del w:id="5524" w:author="Elias de Moraes Fernandes" w:date="2016-07-07T12:11:00Z"/>
              <w:sz w:val="24"/>
              <w:lang w:val="pt-BR"/>
            </w:rPr>
          </w:rPrChange>
        </w:rPr>
        <w:pPrChange w:id="5525" w:author="Elias De Moraes Fernandes" w:date="2016-03-15T17:40:00Z">
          <w:pPr>
            <w:ind w:firstLine="360"/>
          </w:pPr>
        </w:pPrChange>
      </w:pPr>
      <w:del w:id="5526" w:author="Elias de Moraes Fernandes" w:date="2016-07-07T12:11:00Z">
        <w:r w:rsidRPr="00996951" w:rsidDel="006E626A">
          <w:rPr>
            <w:rFonts w:ascii="Arial" w:hAnsi="Arial" w:cs="Arial"/>
            <w:sz w:val="24"/>
            <w:lang w:val="pt-BR"/>
            <w:rPrChange w:id="5527" w:author="Elias de Moraes Fernandes" w:date="2016-07-07T10:33:00Z">
              <w:rPr>
                <w:sz w:val="24"/>
                <w:lang w:val="pt-BR"/>
              </w:rPr>
            </w:rPrChange>
          </w:rPr>
          <w:delText>Habilidade</w:delText>
        </w:r>
        <w:r w:rsidRPr="00996951" w:rsidDel="006E626A">
          <w:rPr>
            <w:rFonts w:ascii="Arial" w:hAnsi="Arial" w:cs="Arial"/>
            <w:sz w:val="24"/>
            <w:lang w:val="en-CA"/>
            <w:rPrChange w:id="5528" w:author="Elias de Moraes Fernandes" w:date="2016-07-07T10:33:00Z">
              <w:rPr>
                <w:sz w:val="24"/>
                <w:lang w:val="en-CA"/>
              </w:rPr>
            </w:rPrChange>
          </w:rPr>
          <w:delText>: Poder de chamar o formigueiro e criar ninho em determinados locais</w:delText>
        </w:r>
        <w:r w:rsidRPr="00996951" w:rsidDel="006E626A">
          <w:rPr>
            <w:rFonts w:ascii="Arial" w:hAnsi="Arial" w:cs="Arial"/>
            <w:sz w:val="24"/>
            <w:lang w:val="pt-BR"/>
            <w:rPrChange w:id="5529" w:author="Elias de Moraes Fernandes" w:date="2016-07-07T10:33:00Z">
              <w:rPr>
                <w:sz w:val="24"/>
                <w:lang w:val="pt-BR"/>
              </w:rPr>
            </w:rPrChange>
          </w:rPr>
          <w:delText>.</w:delText>
        </w:r>
      </w:del>
    </w:p>
    <w:p w14:paraId="516B6918" w14:textId="33159CF4" w:rsidR="005E2E0B" w:rsidRPr="00996951" w:rsidDel="000E1478" w:rsidRDefault="005E2E0B">
      <w:pPr>
        <w:ind w:left="360" w:firstLine="360"/>
        <w:rPr>
          <w:ins w:id="5530" w:author="Elias De Moraes Fernandes" w:date="2016-03-16T12:52:00Z"/>
          <w:del w:id="5531" w:author="Elias de Moraes Fernandes" w:date="2016-07-07T12:09:00Z"/>
          <w:rFonts w:ascii="Arial" w:hAnsi="Arial" w:cs="Arial"/>
          <w:sz w:val="24"/>
          <w:lang w:val="pt-BR"/>
          <w:rPrChange w:id="5532" w:author="Elias de Moraes Fernandes" w:date="2016-07-07T10:33:00Z">
            <w:rPr>
              <w:ins w:id="5533" w:author="Elias De Moraes Fernandes" w:date="2016-03-16T12:52:00Z"/>
              <w:del w:id="5534" w:author="Elias de Moraes Fernandes" w:date="2016-07-07T12:09:00Z"/>
            </w:rPr>
          </w:rPrChange>
        </w:rPr>
        <w:pPrChange w:id="5535" w:author="Elias De Moraes Fernandes" w:date="2016-03-16T12:52:00Z">
          <w:pPr/>
        </w:pPrChange>
      </w:pPr>
      <w:ins w:id="5536" w:author="Elias De Moraes Fernandes" w:date="2016-03-16T12:52:00Z">
        <w:del w:id="5537" w:author="Elias de Moraes Fernandes" w:date="2016-07-07T12:09:00Z">
          <w:r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538" w:author="Elias de Moraes Fernandes" w:date="2016-07-07T10:33:00Z">
                <w:rPr>
                  <w:i/>
                  <w:iCs/>
                </w:rPr>
              </w:rPrChange>
            </w:rPr>
            <w:delText>Alimentar -&gt; +4</w:delText>
          </w:r>
        </w:del>
      </w:ins>
      <w:ins w:id="5539" w:author="Elias De Moraes Fernandes" w:date="2016-07-06T15:46:00Z">
        <w:del w:id="5540" w:author="Elias de Moraes Fernandes" w:date="2016-07-07T12:09:00Z">
          <w:r w:rsidR="005402EF"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541" w:author="Elias de Moraes Fernandes" w:date="2016-07-07T10:33:00Z">
                <w:rPr>
                  <w:sz w:val="24"/>
                  <w:highlight w:val="yellow"/>
                  <w:lang w:val="pt-BR"/>
                </w:rPr>
              </w:rPrChange>
            </w:rPr>
            <w:delText>1</w:delText>
          </w:r>
        </w:del>
      </w:ins>
      <w:ins w:id="5542" w:author="Elias De Moraes Fernandes" w:date="2016-03-16T12:52:00Z">
        <w:del w:id="5543" w:author="Elias de Moraes Fernandes" w:date="2016-07-07T12:09:00Z">
          <w:r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544" w:author="Elias de Moraes Fernandes" w:date="2016-07-07T10:33:00Z">
                <w:rPr>
                  <w:i/>
                  <w:iCs/>
                </w:rPr>
              </w:rPrChange>
            </w:rPr>
            <w:delText xml:space="preserve"> de energia</w:delText>
          </w:r>
        </w:del>
      </w:ins>
    </w:p>
    <w:p w14:paraId="20AB9CA8" w14:textId="533AA0B4" w:rsidR="005E2E0B" w:rsidRPr="00996951" w:rsidDel="000E1478" w:rsidRDefault="005E2E0B">
      <w:pPr>
        <w:ind w:left="360" w:firstLine="360"/>
        <w:rPr>
          <w:ins w:id="5545" w:author="Elias De Moraes Fernandes" w:date="2016-03-16T12:52:00Z"/>
          <w:del w:id="5546" w:author="Elias de Moraes Fernandes" w:date="2016-07-07T12:09:00Z"/>
          <w:rFonts w:ascii="Arial" w:hAnsi="Arial" w:cs="Arial"/>
          <w:sz w:val="24"/>
          <w:lang w:val="pt-BR"/>
          <w:rPrChange w:id="5547" w:author="Elias de Moraes Fernandes" w:date="2016-07-07T10:33:00Z">
            <w:rPr>
              <w:ins w:id="5548" w:author="Elias De Moraes Fernandes" w:date="2016-03-16T12:52:00Z"/>
              <w:del w:id="5549" w:author="Elias de Moraes Fernandes" w:date="2016-07-07T12:09:00Z"/>
            </w:rPr>
          </w:rPrChange>
        </w:rPr>
        <w:pPrChange w:id="5550" w:author="Elias De Moraes Fernandes" w:date="2016-03-16T12:52:00Z">
          <w:pPr/>
        </w:pPrChange>
      </w:pPr>
      <w:ins w:id="5551" w:author="Elias De Moraes Fernandes" w:date="2016-03-16T12:52:00Z">
        <w:del w:id="5552" w:author="Elias de Moraes Fernandes" w:date="2016-07-07T12:09:00Z">
          <w:r w:rsidRPr="00996951" w:rsidDel="000E1478">
            <w:rPr>
              <w:rFonts w:ascii="Arial" w:hAnsi="Arial" w:cs="Arial"/>
              <w:sz w:val="24"/>
              <w:lang w:val="pt-BR"/>
              <w:rPrChange w:id="5553" w:author="Elias de Moraes Fernandes" w:date="2016-07-07T10:33:00Z">
                <w:rPr>
                  <w:i/>
                  <w:iCs/>
                </w:rPr>
              </w:rPrChange>
            </w:rPr>
            <w:delText>Comer Carv</w:delText>
          </w:r>
          <w:r w:rsidRPr="00996951" w:rsidDel="000E1478">
            <w:rPr>
              <w:rFonts w:ascii="Arial" w:eastAsia="Calibri" w:hAnsi="Arial" w:cs="Arial"/>
              <w:sz w:val="24"/>
              <w:lang w:val="pt-BR"/>
              <w:rPrChange w:id="5554" w:author="Elias de Moraes Fernandes" w:date="2016-07-07T10:33:00Z">
                <w:rPr>
                  <w:i/>
                  <w:iCs/>
                </w:rPr>
              </w:rPrChange>
            </w:rPr>
            <w:delText>ão</w:delText>
          </w:r>
          <w:r w:rsidRPr="00996951" w:rsidDel="000E1478">
            <w:rPr>
              <w:rFonts w:ascii="Arial" w:hAnsi="Arial" w:cs="Arial"/>
              <w:sz w:val="24"/>
              <w:lang w:val="pt-BR"/>
              <w:rPrChange w:id="5555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1478">
            <w:rPr>
              <w:rFonts w:ascii="Arial" w:eastAsia="Calibri" w:hAnsi="Arial" w:cs="Arial"/>
              <w:sz w:val="24"/>
              <w:lang w:val="pt-BR"/>
              <w:rPrChange w:id="5556" w:author="Elias de Moraes Fernandes" w:date="2016-07-07T10:33:00Z">
                <w:rPr>
                  <w:i/>
                  <w:iCs/>
                </w:rPr>
              </w:rPrChange>
            </w:rPr>
            <w:delText>Moído</w:delText>
          </w:r>
          <w:r w:rsidRPr="00996951" w:rsidDel="000E1478">
            <w:rPr>
              <w:rFonts w:ascii="Arial" w:hAnsi="Arial" w:cs="Arial"/>
              <w:sz w:val="24"/>
              <w:lang w:val="pt-BR"/>
              <w:rPrChange w:id="5557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1478">
            <w:rPr>
              <w:rFonts w:ascii="Arial" w:eastAsia="Calibri" w:hAnsi="Arial" w:cs="Arial"/>
              <w:sz w:val="24"/>
              <w:lang w:val="pt-BR"/>
              <w:rPrChange w:id="5558" w:author="Elias de Moraes Fernandes" w:date="2016-07-07T10:33:00Z">
                <w:rPr>
                  <w:i/>
                  <w:iCs/>
                </w:rPr>
              </w:rPrChange>
            </w:rPr>
            <w:delText>-&gt;</w:delText>
          </w:r>
          <w:r w:rsidRPr="00996951" w:rsidDel="000E1478">
            <w:rPr>
              <w:rFonts w:ascii="Arial" w:hAnsi="Arial" w:cs="Arial"/>
              <w:sz w:val="24"/>
              <w:lang w:val="pt-BR"/>
              <w:rPrChange w:id="5559" w:author="Elias de Moraes Fernandes" w:date="2016-07-07T10:33:00Z">
                <w:rPr>
                  <w:i/>
                  <w:iCs/>
                </w:rPr>
              </w:rPrChange>
            </w:rPr>
            <w:delText xml:space="preserve"> </w:delText>
          </w:r>
          <w:r w:rsidRPr="00996951" w:rsidDel="000E1478">
            <w:rPr>
              <w:rFonts w:ascii="Arial" w:eastAsia="Calibri" w:hAnsi="Arial" w:cs="Arial"/>
              <w:sz w:val="24"/>
              <w:lang w:val="pt-BR"/>
              <w:rPrChange w:id="5560" w:author="Elias de Moraes Fernandes" w:date="2016-07-07T10:33:00Z">
                <w:rPr>
                  <w:i/>
                  <w:iCs/>
                </w:rPr>
              </w:rPrChange>
            </w:rPr>
            <w:delText>-</w:delText>
          </w:r>
          <w:r w:rsidRPr="00996951" w:rsidDel="000E1478">
            <w:rPr>
              <w:rFonts w:ascii="Arial" w:hAnsi="Arial" w:cs="Arial"/>
              <w:sz w:val="24"/>
              <w:lang w:val="pt-BR"/>
              <w:rPrChange w:id="5561" w:author="Elias de Moraes Fernandes" w:date="2016-07-07T10:33:00Z">
                <w:rPr>
                  <w:i/>
                  <w:iCs/>
                </w:rPr>
              </w:rPrChange>
            </w:rPr>
            <w:delText>5</w:delText>
          </w:r>
        </w:del>
      </w:ins>
      <w:ins w:id="5562" w:author="Elias De Moraes Fernandes" w:date="2016-07-06T15:46:00Z">
        <w:del w:id="5563" w:author="Elias de Moraes Fernandes" w:date="2016-07-07T12:09:00Z">
          <w:r w:rsidR="00524909" w:rsidRPr="00996951" w:rsidDel="000E1478">
            <w:rPr>
              <w:rFonts w:ascii="Arial" w:hAnsi="Arial" w:cs="Arial"/>
              <w:sz w:val="24"/>
              <w:lang w:val="pt-BR"/>
              <w:rPrChange w:id="5564" w:author="Elias de Moraes Fernandes" w:date="2016-07-07T10:33:00Z">
                <w:rPr>
                  <w:sz w:val="24"/>
                  <w:lang w:val="pt-BR"/>
                </w:rPr>
              </w:rPrChange>
            </w:rPr>
            <w:delText>1</w:delText>
          </w:r>
        </w:del>
      </w:ins>
      <w:ins w:id="5565" w:author="Elias De Moraes Fernandes" w:date="2016-03-16T12:52:00Z">
        <w:del w:id="5566" w:author="Elias de Moraes Fernandes" w:date="2016-07-07T12:09:00Z">
          <w:r w:rsidRPr="00996951" w:rsidDel="000E1478">
            <w:rPr>
              <w:rFonts w:ascii="Arial" w:hAnsi="Arial" w:cs="Arial"/>
              <w:sz w:val="24"/>
              <w:lang w:val="pt-BR"/>
              <w:rPrChange w:id="5567" w:author="Elias de Moraes Fernandes" w:date="2016-07-07T10:33:00Z">
                <w:rPr>
                  <w:i/>
                  <w:iCs/>
                </w:rPr>
              </w:rPrChange>
            </w:rPr>
            <w:delText xml:space="preserve"> de energia</w:delText>
          </w:r>
        </w:del>
      </w:ins>
    </w:p>
    <w:p w14:paraId="72A591D3" w14:textId="53B12609" w:rsidR="005E2E0B" w:rsidRPr="00996951" w:rsidDel="000E1478" w:rsidRDefault="005E2E0B">
      <w:pPr>
        <w:ind w:left="360" w:firstLine="360"/>
        <w:rPr>
          <w:ins w:id="5568" w:author="Elias De Moraes Fernandes" w:date="2016-03-16T12:52:00Z"/>
          <w:del w:id="5569" w:author="Elias de Moraes Fernandes" w:date="2016-07-07T12:09:00Z"/>
          <w:rFonts w:ascii="Arial" w:hAnsi="Arial" w:cs="Arial"/>
          <w:sz w:val="24"/>
          <w:lang w:val="pt-BR"/>
          <w:rPrChange w:id="5570" w:author="Elias de Moraes Fernandes" w:date="2016-07-07T10:33:00Z">
            <w:rPr>
              <w:ins w:id="5571" w:author="Elias De Moraes Fernandes" w:date="2016-03-16T12:52:00Z"/>
              <w:del w:id="5572" w:author="Elias de Moraes Fernandes" w:date="2016-07-07T12:09:00Z"/>
            </w:rPr>
          </w:rPrChange>
        </w:rPr>
        <w:pPrChange w:id="5573" w:author="Elias De Moraes Fernandes" w:date="2016-03-16T12:52:00Z">
          <w:pPr/>
        </w:pPrChange>
      </w:pPr>
      <w:ins w:id="5574" w:author="Elias De Moraes Fernandes" w:date="2016-03-16T12:52:00Z">
        <w:del w:id="5575" w:author="Elias de Moraes Fernandes" w:date="2016-07-07T12:09:00Z">
          <w:r w:rsidRPr="00996951" w:rsidDel="000E1478">
            <w:rPr>
              <w:rFonts w:ascii="Arial" w:hAnsi="Arial" w:cs="Arial"/>
              <w:sz w:val="24"/>
              <w:lang w:val="pt-BR"/>
              <w:rPrChange w:id="5576" w:author="Elias de Moraes Fernandes" w:date="2016-07-07T10:33:00Z">
                <w:rPr>
                  <w:i/>
                  <w:iCs/>
                </w:rPr>
              </w:rPrChange>
            </w:rPr>
            <w:delText>Acertar a minhoca -&gt; -5</w:delText>
          </w:r>
        </w:del>
      </w:ins>
      <w:ins w:id="5577" w:author="Elias De Moraes Fernandes" w:date="2016-07-06T15:46:00Z">
        <w:del w:id="5578" w:author="Elias de Moraes Fernandes" w:date="2016-07-07T12:09:00Z">
          <w:r w:rsidR="00524909" w:rsidRPr="00996951" w:rsidDel="000E1478">
            <w:rPr>
              <w:rFonts w:ascii="Arial" w:hAnsi="Arial" w:cs="Arial"/>
              <w:sz w:val="24"/>
              <w:lang w:val="pt-BR"/>
              <w:rPrChange w:id="5579" w:author="Elias de Moraes Fernandes" w:date="2016-07-07T10:33:00Z">
                <w:rPr>
                  <w:sz w:val="24"/>
                  <w:lang w:val="pt-BR"/>
                </w:rPr>
              </w:rPrChange>
            </w:rPr>
            <w:delText>1</w:delText>
          </w:r>
        </w:del>
      </w:ins>
      <w:ins w:id="5580" w:author="Elias De Moraes Fernandes" w:date="2016-03-16T12:52:00Z">
        <w:del w:id="5581" w:author="Elias de Moraes Fernandes" w:date="2016-07-07T12:09:00Z">
          <w:r w:rsidRPr="00996951" w:rsidDel="000E1478">
            <w:rPr>
              <w:rFonts w:ascii="Arial" w:hAnsi="Arial" w:cs="Arial"/>
              <w:sz w:val="24"/>
              <w:lang w:val="pt-BR"/>
              <w:rPrChange w:id="5582" w:author="Elias de Moraes Fernandes" w:date="2016-07-07T10:33:00Z">
                <w:rPr>
                  <w:i/>
                  <w:iCs/>
                </w:rPr>
              </w:rPrChange>
            </w:rPr>
            <w:delText xml:space="preserve"> de energia (no player)</w:delText>
          </w:r>
        </w:del>
      </w:ins>
    </w:p>
    <w:p w14:paraId="754ACB6F" w14:textId="4E0CFBA3" w:rsidR="005E2E0B" w:rsidRPr="00996951" w:rsidDel="000E1478" w:rsidRDefault="005E2E0B">
      <w:pPr>
        <w:ind w:left="360" w:firstLine="360"/>
        <w:rPr>
          <w:del w:id="5583" w:author="Elias de Moraes Fernandes" w:date="2016-07-07T12:09:00Z"/>
          <w:rFonts w:ascii="Arial" w:hAnsi="Arial" w:cs="Arial"/>
          <w:sz w:val="24"/>
          <w:lang w:val="pt-BR"/>
          <w:rPrChange w:id="5584" w:author="Elias de Moraes Fernandes" w:date="2016-07-07T10:33:00Z">
            <w:rPr>
              <w:del w:id="5585" w:author="Elias de Moraes Fernandes" w:date="2016-07-07T12:09:00Z"/>
              <w:sz w:val="24"/>
              <w:lang w:val="pt-BR"/>
            </w:rPr>
          </w:rPrChange>
        </w:rPr>
        <w:pPrChange w:id="5586" w:author="Elias De Moraes Fernandes" w:date="2016-03-15T17:40:00Z">
          <w:pPr>
            <w:ind w:firstLine="360"/>
          </w:pPr>
        </w:pPrChange>
      </w:pPr>
    </w:p>
    <w:p w14:paraId="4ACBAFC9" w14:textId="77777777" w:rsidR="00EF7FB2" w:rsidRPr="00996951" w:rsidDel="005E2E0B" w:rsidRDefault="00EF7FB2">
      <w:pPr>
        <w:ind w:firstLine="426"/>
        <w:rPr>
          <w:del w:id="5587" w:author="Elias De Moraes Fernandes" w:date="2016-03-16T12:48:00Z"/>
          <w:rFonts w:ascii="Arial" w:hAnsi="Arial" w:cs="Arial"/>
          <w:sz w:val="24"/>
          <w:lang w:val="pt-BR"/>
          <w:rPrChange w:id="5588" w:author="Elias de Moraes Fernandes" w:date="2016-07-07T10:33:00Z">
            <w:rPr>
              <w:del w:id="5589" w:author="Elias De Moraes Fernandes" w:date="2016-03-16T12:48:00Z"/>
              <w:sz w:val="24"/>
              <w:lang w:val="pt-BR"/>
            </w:rPr>
          </w:rPrChange>
        </w:rPr>
        <w:pPrChange w:id="5590" w:author="Elias De Moraes Fernandes" w:date="2016-03-16T12:48:00Z">
          <w:pPr>
            <w:ind w:firstLine="360"/>
          </w:pPr>
        </w:pPrChange>
      </w:pPr>
    </w:p>
    <w:p w14:paraId="03239035" w14:textId="77777777" w:rsidR="00EF7FB2" w:rsidRPr="00996951" w:rsidRDefault="00EF7FB2">
      <w:pPr>
        <w:ind w:firstLine="426"/>
        <w:rPr>
          <w:rFonts w:ascii="Arial" w:hAnsi="Arial" w:cs="Arial"/>
          <w:b/>
          <w:sz w:val="24"/>
          <w:lang w:val="pt-BR"/>
          <w:rPrChange w:id="5591" w:author="Elias de Moraes Fernandes" w:date="2016-07-07T10:33:00Z">
            <w:rPr>
              <w:b/>
              <w:sz w:val="24"/>
              <w:lang w:val="pt-BR"/>
            </w:rPr>
          </w:rPrChange>
        </w:rPr>
        <w:pPrChange w:id="5592" w:author="Elias De Moraes Fernandes" w:date="2016-03-16T12:48:00Z">
          <w:pPr>
            <w:ind w:firstLine="360"/>
          </w:pPr>
        </w:pPrChange>
      </w:pPr>
      <w:r w:rsidRPr="00996951">
        <w:rPr>
          <w:rFonts w:ascii="Arial" w:hAnsi="Arial" w:cs="Arial"/>
          <w:b/>
          <w:sz w:val="24"/>
          <w:lang w:val="pt-BR"/>
          <w:rPrChange w:id="5593" w:author="Elias de Moraes Fernandes" w:date="2016-07-07T10:33:00Z">
            <w:rPr>
              <w:b/>
              <w:sz w:val="24"/>
              <w:lang w:val="pt-BR"/>
            </w:rPr>
          </w:rPrChange>
        </w:rPr>
        <w:t>Sanguessuga</w:t>
      </w:r>
    </w:p>
    <w:p w14:paraId="06600119" w14:textId="1C518D51" w:rsidR="00EF7FB2" w:rsidRPr="00996951" w:rsidDel="000E1478" w:rsidRDefault="00EF7FB2" w:rsidP="000E1478">
      <w:pPr>
        <w:ind w:left="360" w:firstLine="360"/>
        <w:rPr>
          <w:ins w:id="5594" w:author="Elias De Moraes Fernandes" w:date="2016-03-16T12:50:00Z"/>
          <w:del w:id="5595" w:author="Elias de Moraes Fernandes" w:date="2016-07-07T12:10:00Z"/>
          <w:rFonts w:ascii="Arial" w:hAnsi="Arial" w:cs="Arial"/>
          <w:sz w:val="24"/>
          <w:lang w:val="pt-BR"/>
          <w:rPrChange w:id="5596" w:author="Elias de Moraes Fernandes" w:date="2016-07-07T10:33:00Z">
            <w:rPr>
              <w:ins w:id="5597" w:author="Elias De Moraes Fernandes" w:date="2016-03-16T12:50:00Z"/>
              <w:del w:id="5598" w:author="Elias de Moraes Fernandes" w:date="2016-07-07T12:10:00Z"/>
              <w:sz w:val="24"/>
              <w:lang w:val="pt-BR"/>
            </w:rPr>
          </w:rPrChange>
        </w:rPr>
        <w:pPrChange w:id="5599" w:author="Elias de Moraes Fernandes" w:date="2016-07-07T12:10:00Z">
          <w:pPr>
            <w:ind w:firstLine="360"/>
          </w:pPr>
        </w:pPrChange>
      </w:pPr>
      <w:r w:rsidRPr="00996951">
        <w:rPr>
          <w:rFonts w:ascii="Arial" w:hAnsi="Arial" w:cs="Arial"/>
          <w:sz w:val="24"/>
          <w:lang w:val="pt-BR"/>
          <w:rPrChange w:id="5600" w:author="Elias de Moraes Fernandes" w:date="2016-07-07T10:33:00Z">
            <w:rPr>
              <w:sz w:val="24"/>
              <w:lang w:val="pt-BR"/>
            </w:rPr>
          </w:rPrChange>
        </w:rPr>
        <w:t>Comportamento</w:t>
      </w:r>
      <w:r w:rsidRPr="00996951">
        <w:rPr>
          <w:rFonts w:ascii="Arial" w:hAnsi="Arial" w:cs="Arial"/>
          <w:sz w:val="24"/>
          <w:lang w:val="en-CA"/>
          <w:rPrChange w:id="5601" w:author="Elias de Moraes Fernandes" w:date="2016-07-07T10:33:00Z">
            <w:rPr>
              <w:sz w:val="24"/>
              <w:lang w:val="en-CA"/>
            </w:rPr>
          </w:rPrChange>
        </w:rPr>
        <w:t xml:space="preserve">: </w:t>
      </w:r>
      <w:del w:id="5602" w:author="Elias De Moraes Fernandes" w:date="2016-03-15T17:40:00Z">
        <w:r w:rsidRPr="00996951" w:rsidDel="00E15A90">
          <w:rPr>
            <w:rFonts w:ascii="Arial" w:hAnsi="Arial" w:cs="Arial"/>
            <w:sz w:val="24"/>
            <w:lang w:val="pt-BR"/>
            <w:rPrChange w:id="5603" w:author="Elias de Moraes Fernandes" w:date="2016-07-07T10:33:00Z">
              <w:rPr>
                <w:sz w:val="24"/>
                <w:lang w:val="pt-BR"/>
              </w:rPr>
            </w:rPrChange>
          </w:rPr>
          <w:delText>Agressivo por</w:delText>
        </w:r>
        <w:r w:rsidRPr="00996951" w:rsidDel="00E15A90">
          <w:rPr>
            <w:rFonts w:ascii="Arial" w:eastAsia="Calibri" w:hAnsi="Arial" w:cs="Arial"/>
            <w:sz w:val="24"/>
            <w:lang w:val="pt-BR"/>
            <w:rPrChange w:id="5604" w:author="Elias de Moraes Fernandes" w:date="2016-07-07T10:33:00Z">
              <w:rPr>
                <w:sz w:val="24"/>
                <w:lang w:val="pt-BR"/>
              </w:rPr>
            </w:rPrChange>
          </w:rPr>
          <w:delText>ém</w:delText>
        </w:r>
        <w:r w:rsidRPr="00996951" w:rsidDel="00E15A90">
          <w:rPr>
            <w:rFonts w:ascii="Arial" w:hAnsi="Arial" w:cs="Arial"/>
            <w:sz w:val="24"/>
            <w:lang w:val="pt-BR"/>
            <w:rPrChange w:id="56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ins w:id="5606" w:author="Elias De Moraes Fernandes" w:date="2016-03-15T17:41:00Z">
        <w:r w:rsidR="00E15A90" w:rsidRPr="00996951">
          <w:rPr>
            <w:rFonts w:ascii="Arial" w:hAnsi="Arial" w:cs="Arial"/>
            <w:sz w:val="24"/>
            <w:lang w:val="pt-BR"/>
            <w:rPrChange w:id="5607" w:author="Elias de Moraes Fernandes" w:date="2016-07-07T10:33:00Z">
              <w:rPr>
                <w:sz w:val="24"/>
                <w:lang w:val="pt-BR"/>
              </w:rPr>
            </w:rPrChange>
          </w:rPr>
          <w:t>Le</w:t>
        </w:r>
      </w:ins>
      <w:del w:id="5608" w:author="Elias De Moraes Fernandes" w:date="2016-03-15T17:41:00Z">
        <w:r w:rsidRPr="00996951" w:rsidDel="00E15A90">
          <w:rPr>
            <w:rFonts w:ascii="Arial" w:hAnsi="Arial" w:cs="Arial"/>
            <w:sz w:val="24"/>
            <w:lang w:val="pt-BR"/>
            <w:rPrChange w:id="5609" w:author="Elias de Moraes Fernandes" w:date="2016-07-07T10:33:00Z">
              <w:rPr>
                <w:sz w:val="24"/>
                <w:lang w:val="pt-BR"/>
              </w:rPr>
            </w:rPrChange>
          </w:rPr>
          <w:delText>l</w:delText>
        </w:r>
      </w:del>
      <w:del w:id="5610" w:author="Elias De Moraes Fernandes" w:date="2016-03-15T17:40:00Z">
        <w:r w:rsidRPr="00996951" w:rsidDel="00E15A90">
          <w:rPr>
            <w:rFonts w:ascii="Arial" w:hAnsi="Arial" w:cs="Arial"/>
            <w:sz w:val="24"/>
            <w:lang w:val="pt-BR"/>
            <w:rPrChange w:id="5611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</w:del>
      <w:r w:rsidRPr="00996951">
        <w:rPr>
          <w:rFonts w:ascii="Arial" w:hAnsi="Arial" w:cs="Arial"/>
          <w:sz w:val="24"/>
          <w:lang w:val="pt-BR"/>
          <w:rPrChange w:id="5612" w:author="Elias de Moraes Fernandes" w:date="2016-07-07T10:33:00Z">
            <w:rPr>
              <w:sz w:val="24"/>
              <w:lang w:val="pt-BR"/>
            </w:rPr>
          </w:rPrChange>
        </w:rPr>
        <w:t>nto</w:t>
      </w:r>
      <w:ins w:id="5613" w:author="Elias De Moraes Fernandes" w:date="2016-03-15T17:41:00Z">
        <w:r w:rsidR="00E15A90" w:rsidRPr="00996951">
          <w:rPr>
            <w:rFonts w:ascii="Arial" w:hAnsi="Arial" w:cs="Arial"/>
            <w:sz w:val="24"/>
            <w:lang w:val="pt-BR"/>
            <w:rPrChange w:id="5614" w:author="Elias de Moraes Fernandes" w:date="2016-07-07T10:33:00Z">
              <w:rPr>
                <w:sz w:val="24"/>
                <w:lang w:val="pt-BR"/>
              </w:rPr>
            </w:rPrChange>
          </w:rPr>
          <w:t xml:space="preserve"> por</w:t>
        </w:r>
        <w:r w:rsidR="00E15A90" w:rsidRPr="00996951">
          <w:rPr>
            <w:rFonts w:ascii="Arial" w:eastAsia="Calibri" w:hAnsi="Arial" w:cs="Arial"/>
            <w:sz w:val="24"/>
            <w:lang w:val="pt-BR"/>
            <w:rPrChange w:id="5615" w:author="Elias de Moraes Fernandes" w:date="2016-07-07T10:33:00Z">
              <w:rPr>
                <w:sz w:val="24"/>
                <w:lang w:val="pt-BR"/>
              </w:rPr>
            </w:rPrChange>
          </w:rPr>
          <w:t>ém</w:t>
        </w:r>
        <w:r w:rsidR="00E15A90" w:rsidRPr="00996951">
          <w:rPr>
            <w:rFonts w:ascii="Arial" w:hAnsi="Arial" w:cs="Arial"/>
            <w:sz w:val="24"/>
            <w:lang w:val="pt-BR"/>
            <w:rPrChange w:id="561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E15A90" w:rsidRPr="00996951">
          <w:rPr>
            <w:rFonts w:ascii="Arial" w:eastAsia="Calibri" w:hAnsi="Arial" w:cs="Arial"/>
            <w:sz w:val="24"/>
            <w:lang w:val="pt-BR"/>
            <w:rPrChange w:id="5617" w:author="Elias de Moraes Fernandes" w:date="2016-07-07T10:33:00Z">
              <w:rPr>
                <w:sz w:val="24"/>
                <w:lang w:val="pt-BR"/>
              </w:rPr>
            </w:rPrChange>
          </w:rPr>
          <w:t>Agressivo</w:t>
        </w:r>
      </w:ins>
      <w:ins w:id="5618" w:author="Elias De Moraes Fernandes" w:date="2016-03-16T12:50:00Z">
        <w:r w:rsidR="005E2E0B" w:rsidRPr="00996951">
          <w:rPr>
            <w:rFonts w:ascii="Arial" w:hAnsi="Arial" w:cs="Arial"/>
            <w:sz w:val="24"/>
            <w:lang w:val="pt-BR"/>
            <w:rPrChange w:id="5619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  <w:del w:id="5620" w:author="Elias De Moraes Fernandes" w:date="2016-03-16T12:50:00Z">
        <w:r w:rsidRPr="00996951" w:rsidDel="005E2E0B">
          <w:rPr>
            <w:rFonts w:ascii="Arial" w:hAnsi="Arial" w:cs="Arial"/>
            <w:sz w:val="24"/>
            <w:lang w:val="pt-BR"/>
            <w:rPrChange w:id="56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tira </w:delText>
        </w:r>
      </w:del>
      <w:del w:id="5622" w:author="Elias De Moraes Fernandes" w:date="2016-03-16T12:44:00Z">
        <w:r w:rsidRPr="00996951" w:rsidDel="0097724D">
          <w:rPr>
            <w:rFonts w:ascii="Arial" w:hAnsi="Arial" w:cs="Arial"/>
            <w:sz w:val="24"/>
            <w:lang w:val="pt-BR"/>
            <w:rPrChange w:id="5623" w:author="Elias de Moraes Fernandes" w:date="2016-07-07T10:33:00Z">
              <w:rPr>
                <w:sz w:val="24"/>
                <w:lang w:val="pt-BR"/>
              </w:rPr>
            </w:rPrChange>
          </w:rPr>
          <w:delText>15%</w:delText>
        </w:r>
      </w:del>
      <w:del w:id="5624" w:author="Elias De Moraes Fernandes" w:date="2016-03-16T12:50:00Z">
        <w:r w:rsidRPr="00996951" w:rsidDel="005E2E0B">
          <w:rPr>
            <w:rFonts w:ascii="Arial" w:hAnsi="Arial" w:cs="Arial"/>
            <w:sz w:val="24"/>
            <w:lang w:val="pt-BR"/>
            <w:rPrChange w:id="56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vida quando toca no personagem principal.</w:delText>
        </w:r>
      </w:del>
    </w:p>
    <w:p w14:paraId="3838C60F" w14:textId="457CEAF7" w:rsidR="005E2E0B" w:rsidRPr="00996951" w:rsidDel="000E1478" w:rsidRDefault="005E2E0B" w:rsidP="000E1478">
      <w:pPr>
        <w:ind w:left="360" w:firstLine="360"/>
        <w:rPr>
          <w:ins w:id="5626" w:author="Elias De Moraes Fernandes" w:date="2016-03-16T12:50:00Z"/>
          <w:del w:id="5627" w:author="Elias de Moraes Fernandes" w:date="2016-07-07T12:10:00Z"/>
          <w:rFonts w:ascii="Arial" w:hAnsi="Arial" w:cs="Arial"/>
          <w:sz w:val="24"/>
          <w:lang w:val="pt-BR"/>
          <w:rPrChange w:id="5628" w:author="Elias de Moraes Fernandes" w:date="2016-07-07T10:33:00Z">
            <w:rPr>
              <w:ins w:id="5629" w:author="Elias De Moraes Fernandes" w:date="2016-03-16T12:50:00Z"/>
              <w:del w:id="5630" w:author="Elias de Moraes Fernandes" w:date="2016-07-07T12:10:00Z"/>
            </w:rPr>
          </w:rPrChange>
        </w:rPr>
        <w:pPrChange w:id="5631" w:author="Elias de Moraes Fernandes" w:date="2016-07-07T12:10:00Z">
          <w:pPr/>
        </w:pPrChange>
      </w:pPr>
      <w:ins w:id="5632" w:author="Elias De Moraes Fernandes" w:date="2016-03-16T12:50:00Z">
        <w:del w:id="5633" w:author="Elias de Moraes Fernandes" w:date="2016-07-07T12:10:00Z">
          <w:r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634" w:author="Elias de Moraes Fernandes" w:date="2016-07-07T10:33:00Z">
                <w:rPr>
                  <w:i/>
                  <w:iCs/>
                </w:rPr>
              </w:rPrChange>
            </w:rPr>
            <w:delText>Alimentar -&gt; +</w:delText>
          </w:r>
        </w:del>
      </w:ins>
      <w:ins w:id="5635" w:author="Elias De Moraes Fernandes" w:date="2016-07-06T15:46:00Z">
        <w:del w:id="5636" w:author="Elias de Moraes Fernandes" w:date="2016-07-07T12:10:00Z">
          <w:r w:rsidR="005402EF"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637" w:author="Elias de Moraes Fernandes" w:date="2016-07-07T10:33:00Z">
                <w:rPr>
                  <w:sz w:val="24"/>
                  <w:highlight w:val="yellow"/>
                  <w:lang w:val="pt-BR"/>
                </w:rPr>
              </w:rPrChange>
            </w:rPr>
            <w:delText xml:space="preserve">1 </w:delText>
          </w:r>
        </w:del>
      </w:ins>
      <w:ins w:id="5638" w:author="Elias De Moraes Fernandes" w:date="2016-03-16T12:50:00Z">
        <w:del w:id="5639" w:author="Elias de Moraes Fernandes" w:date="2016-07-07T12:10:00Z">
          <w:r w:rsidRPr="00996951" w:rsidDel="000E1478">
            <w:rPr>
              <w:rFonts w:ascii="Arial" w:hAnsi="Arial" w:cs="Arial"/>
              <w:sz w:val="24"/>
              <w:highlight w:val="yellow"/>
              <w:lang w:val="pt-BR"/>
              <w:rPrChange w:id="5640" w:author="Elias de Moraes Fernandes" w:date="2016-07-07T10:33:00Z">
                <w:rPr>
                  <w:i/>
                  <w:iCs/>
                </w:rPr>
              </w:rPrChange>
            </w:rPr>
            <w:delText>6 de energia</w:delText>
          </w:r>
        </w:del>
      </w:ins>
    </w:p>
    <w:p w14:paraId="79C0B843" w14:textId="64C67F70" w:rsidR="005E2E0B" w:rsidRPr="00996951" w:rsidRDefault="005E2E0B" w:rsidP="000E1478">
      <w:pPr>
        <w:ind w:left="360" w:firstLine="360"/>
        <w:rPr>
          <w:rFonts w:ascii="Arial" w:hAnsi="Arial" w:cs="Arial"/>
          <w:sz w:val="24"/>
          <w:lang w:val="pt-BR"/>
          <w:rPrChange w:id="5641" w:author="Elias de Moraes Fernandes" w:date="2016-07-07T10:33:00Z">
            <w:rPr>
              <w:sz w:val="24"/>
              <w:lang w:val="pt-BR"/>
            </w:rPr>
          </w:rPrChange>
        </w:rPr>
        <w:pPrChange w:id="5642" w:author="Elias de Moraes Fernandes" w:date="2016-07-07T12:10:00Z">
          <w:pPr>
            <w:ind w:firstLine="360"/>
          </w:pPr>
        </w:pPrChange>
      </w:pPr>
      <w:ins w:id="5643" w:author="Elias De Moraes Fernandes" w:date="2016-03-16T12:50:00Z">
        <w:del w:id="5644" w:author="Elias de Moraes Fernandes" w:date="2016-07-07T12:10:00Z">
          <w:r w:rsidRPr="00996951" w:rsidDel="000E1478">
            <w:rPr>
              <w:rFonts w:ascii="Arial" w:hAnsi="Arial" w:cs="Arial"/>
              <w:sz w:val="24"/>
              <w:lang w:val="pt-BR"/>
              <w:rPrChange w:id="5645" w:author="Elias de Moraes Fernandes" w:date="2016-07-07T10:33:00Z">
                <w:rPr>
                  <w:i/>
                  <w:iCs/>
                </w:rPr>
              </w:rPrChange>
            </w:rPr>
            <w:delText>Acertar a minhoca -&gt; -10</w:delText>
          </w:r>
        </w:del>
      </w:ins>
      <w:ins w:id="5646" w:author="Elias De Moraes Fernandes" w:date="2016-07-06T15:46:00Z">
        <w:del w:id="5647" w:author="Elias de Moraes Fernandes" w:date="2016-07-07T12:10:00Z">
          <w:r w:rsidR="005402EF" w:rsidRPr="00996951" w:rsidDel="000E1478">
            <w:rPr>
              <w:rFonts w:ascii="Arial" w:hAnsi="Arial" w:cs="Arial"/>
              <w:sz w:val="24"/>
              <w:lang w:val="pt-BR"/>
              <w:rPrChange w:id="5648" w:author="Elias de Moraes Fernandes" w:date="2016-07-07T10:33:00Z">
                <w:rPr>
                  <w:sz w:val="24"/>
                  <w:lang w:val="pt-BR"/>
                </w:rPr>
              </w:rPrChange>
            </w:rPr>
            <w:delText>2</w:delText>
          </w:r>
        </w:del>
      </w:ins>
      <w:ins w:id="5649" w:author="Elias De Moraes Fernandes" w:date="2016-03-16T12:50:00Z">
        <w:del w:id="5650" w:author="Elias de Moraes Fernandes" w:date="2016-07-07T12:10:00Z">
          <w:r w:rsidRPr="00996951" w:rsidDel="000E1478">
            <w:rPr>
              <w:rFonts w:ascii="Arial" w:hAnsi="Arial" w:cs="Arial"/>
              <w:sz w:val="24"/>
              <w:lang w:val="pt-BR"/>
              <w:rPrChange w:id="5651" w:author="Elias de Moraes Fernandes" w:date="2016-07-07T10:33:00Z">
                <w:rPr>
                  <w:i/>
                  <w:iCs/>
                </w:rPr>
              </w:rPrChange>
            </w:rPr>
            <w:delText xml:space="preserve"> de energia (no player)</w:delText>
          </w:r>
        </w:del>
      </w:ins>
    </w:p>
    <w:p w14:paraId="457BF3F2" w14:textId="77777777" w:rsidR="00147950" w:rsidRDefault="00EF7FB2" w:rsidP="006B1C1A">
      <w:pPr>
        <w:ind w:firstLine="720"/>
        <w:rPr>
          <w:ins w:id="5652" w:author="Elias de Moraes Fernandes" w:date="2016-07-07T12:11:00Z"/>
          <w:rFonts w:ascii="Arial" w:hAnsi="Arial" w:cs="Arial"/>
          <w:b/>
          <w:sz w:val="24"/>
          <w:lang w:val="pt-BR"/>
        </w:rPr>
        <w:pPrChange w:id="5653" w:author="Elias de Moraes Fernandes" w:date="2016-07-07T12:13:00Z">
          <w:pPr>
            <w:ind w:firstLine="426"/>
          </w:pPr>
        </w:pPrChange>
      </w:pPr>
      <w:r w:rsidRPr="00996951">
        <w:rPr>
          <w:rFonts w:ascii="Arial" w:hAnsi="Arial" w:cs="Arial"/>
          <w:sz w:val="24"/>
          <w:lang w:val="pt-BR"/>
          <w:rPrChange w:id="5654" w:author="Elias de Moraes Fernandes" w:date="2016-07-07T10:33:00Z">
            <w:rPr>
              <w:sz w:val="24"/>
              <w:lang w:val="pt-BR"/>
            </w:rPr>
          </w:rPrChange>
        </w:rPr>
        <w:t>Habilidade</w:t>
      </w:r>
      <w:r w:rsidRPr="00996951">
        <w:rPr>
          <w:rFonts w:ascii="Arial" w:hAnsi="Arial" w:cs="Arial"/>
          <w:sz w:val="24"/>
          <w:lang w:val="en-CA"/>
          <w:rPrChange w:id="5655" w:author="Elias de Moraes Fernandes" w:date="2016-07-07T10:33:00Z">
            <w:rPr>
              <w:sz w:val="24"/>
              <w:lang w:val="en-CA"/>
            </w:rPr>
          </w:rPrChange>
        </w:rPr>
        <w:t>: N</w:t>
      </w:r>
      <w:proofErr w:type="spellStart"/>
      <w:r w:rsidRPr="00996951">
        <w:rPr>
          <w:rFonts w:ascii="Arial" w:eastAsia="Calibri" w:hAnsi="Arial" w:cs="Arial"/>
          <w:sz w:val="24"/>
          <w:lang w:val="pt-BR"/>
          <w:rPrChange w:id="5656" w:author="Elias de Moraes Fernandes" w:date="2016-07-07T10:33:00Z">
            <w:rPr>
              <w:sz w:val="24"/>
              <w:lang w:val="pt-BR"/>
            </w:rPr>
          </w:rPrChange>
        </w:rPr>
        <w:t>ão</w:t>
      </w:r>
      <w:proofErr w:type="spellEnd"/>
      <w:r w:rsidRPr="00996951">
        <w:rPr>
          <w:rFonts w:ascii="Arial" w:hAnsi="Arial" w:cs="Arial"/>
          <w:sz w:val="24"/>
          <w:lang w:val="pt-BR"/>
          <w:rPrChange w:id="56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658" w:author="Elias de Moraes Fernandes" w:date="2016-07-07T10:33:00Z">
            <w:rPr>
              <w:sz w:val="24"/>
              <w:lang w:val="pt-BR"/>
            </w:rPr>
          </w:rPrChange>
        </w:rPr>
        <w:t>possui.</w:t>
      </w:r>
      <w:ins w:id="5659" w:author="Elias de Moraes Fernandes" w:date="2016-07-07T12:11:00Z">
        <w:r w:rsidR="006E626A" w:rsidRPr="006E626A">
          <w:rPr>
            <w:rFonts w:ascii="Arial" w:hAnsi="Arial" w:cs="Arial"/>
            <w:b/>
            <w:sz w:val="24"/>
            <w:lang w:val="pt-BR"/>
          </w:rPr>
          <w:t xml:space="preserve"> </w:t>
        </w:r>
      </w:ins>
    </w:p>
    <w:p w14:paraId="783E9C1A" w14:textId="3F4A5B2A" w:rsidR="006E626A" w:rsidRPr="00BF029E" w:rsidRDefault="006E626A" w:rsidP="006E626A">
      <w:pPr>
        <w:ind w:firstLine="426"/>
        <w:rPr>
          <w:ins w:id="5660" w:author="Elias de Moraes Fernandes" w:date="2016-07-07T12:11:00Z"/>
          <w:rFonts w:ascii="Arial" w:hAnsi="Arial" w:cs="Arial"/>
          <w:b/>
          <w:sz w:val="24"/>
          <w:lang w:val="pt-BR"/>
        </w:rPr>
      </w:pPr>
      <w:ins w:id="5661" w:author="Elias de Moraes Fernandes" w:date="2016-07-07T12:11:00Z">
        <w:r w:rsidRPr="00BF029E">
          <w:rPr>
            <w:rFonts w:ascii="Arial" w:hAnsi="Arial" w:cs="Arial"/>
            <w:b/>
            <w:sz w:val="24"/>
            <w:lang w:val="pt-BR"/>
          </w:rPr>
          <w:t>Formiga</w:t>
        </w:r>
      </w:ins>
    </w:p>
    <w:p w14:paraId="14F79193" w14:textId="77777777" w:rsidR="006E626A" w:rsidRPr="00BF029E" w:rsidRDefault="006E626A" w:rsidP="006E626A">
      <w:pPr>
        <w:ind w:left="360" w:firstLine="360"/>
        <w:rPr>
          <w:ins w:id="5662" w:author="Elias de Moraes Fernandes" w:date="2016-07-07T12:11:00Z"/>
          <w:rFonts w:ascii="Arial" w:hAnsi="Arial" w:cs="Arial"/>
          <w:sz w:val="24"/>
          <w:lang w:val="pt-BR"/>
        </w:rPr>
      </w:pPr>
      <w:ins w:id="5663" w:author="Elias de Moraes Fernandes" w:date="2016-07-07T12:11:00Z">
        <w:r w:rsidRPr="00BF029E">
          <w:rPr>
            <w:rFonts w:ascii="Arial" w:hAnsi="Arial" w:cs="Arial"/>
            <w:sz w:val="24"/>
            <w:lang w:val="pt-BR"/>
          </w:rPr>
          <w:t>Comportamento</w:t>
        </w:r>
        <w:r w:rsidRPr="00BF029E">
          <w:rPr>
            <w:rFonts w:ascii="Arial" w:hAnsi="Arial" w:cs="Arial"/>
            <w:sz w:val="24"/>
            <w:lang w:val="en-CA"/>
          </w:rPr>
          <w:t xml:space="preserve">: </w:t>
        </w:r>
        <w:r w:rsidRPr="00BF029E">
          <w:rPr>
            <w:rFonts w:ascii="Arial" w:hAnsi="Arial" w:cs="Arial"/>
            <w:sz w:val="24"/>
            <w:lang w:val="pt-BR"/>
          </w:rPr>
          <w:t xml:space="preserve">Agressivo, insistente. </w:t>
        </w:r>
      </w:ins>
    </w:p>
    <w:p w14:paraId="7AAC878E" w14:textId="2A59F1D1" w:rsidR="00EF7FB2" w:rsidDel="005244FE" w:rsidRDefault="006E626A" w:rsidP="005244FE">
      <w:pPr>
        <w:rPr>
          <w:del w:id="5664" w:author="Elias de Moraes Fernandes" w:date="2016-07-07T12:10:00Z"/>
          <w:rFonts w:ascii="Arial" w:hAnsi="Arial" w:cs="Arial"/>
          <w:sz w:val="24"/>
          <w:lang w:val="pt-BR"/>
        </w:rPr>
        <w:pPrChange w:id="5665" w:author="Elias de Moraes Fernandes" w:date="2016-07-07T12:13:00Z">
          <w:pPr>
            <w:tabs>
              <w:tab w:val="left" w:pos="4962"/>
            </w:tabs>
            <w:ind w:firstLine="360"/>
          </w:pPr>
        </w:pPrChange>
      </w:pPr>
      <w:ins w:id="5666" w:author="Elias de Moraes Fernandes" w:date="2016-07-07T12:11:00Z">
        <w:r w:rsidRPr="00BF029E">
          <w:rPr>
            <w:rFonts w:ascii="Arial" w:hAnsi="Arial" w:cs="Arial"/>
            <w:sz w:val="24"/>
            <w:lang w:val="pt-BR"/>
          </w:rPr>
          <w:t>Habilidade</w:t>
        </w:r>
        <w:r w:rsidRPr="00BF029E">
          <w:rPr>
            <w:rFonts w:ascii="Arial" w:hAnsi="Arial" w:cs="Arial"/>
            <w:sz w:val="24"/>
            <w:lang w:val="en-CA"/>
          </w:rPr>
          <w:t xml:space="preserve">: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Poder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de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chamar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o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formigueiro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e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criar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ninho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em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determinados</w:t>
        </w:r>
        <w:proofErr w:type="spellEnd"/>
        <w:r w:rsidRPr="00BF029E">
          <w:rPr>
            <w:rFonts w:ascii="Arial" w:hAnsi="Arial" w:cs="Arial"/>
            <w:sz w:val="24"/>
            <w:lang w:val="en-CA"/>
          </w:rPr>
          <w:t xml:space="preserve"> </w:t>
        </w:r>
        <w:proofErr w:type="spellStart"/>
        <w:r w:rsidRPr="00BF029E">
          <w:rPr>
            <w:rFonts w:ascii="Arial" w:hAnsi="Arial" w:cs="Arial"/>
            <w:sz w:val="24"/>
            <w:lang w:val="en-CA"/>
          </w:rPr>
          <w:t>locais</w:t>
        </w:r>
        <w:proofErr w:type="spellEnd"/>
        <w:r w:rsidRPr="00BF029E">
          <w:rPr>
            <w:rFonts w:ascii="Arial" w:hAnsi="Arial" w:cs="Arial"/>
            <w:sz w:val="24"/>
            <w:lang w:val="pt-BR"/>
          </w:rPr>
          <w:t>.</w:t>
        </w:r>
      </w:ins>
    </w:p>
    <w:p w14:paraId="579EBB76" w14:textId="77777777" w:rsidR="005244FE" w:rsidRDefault="005244FE" w:rsidP="005244FE">
      <w:pPr>
        <w:ind w:firstLine="720"/>
        <w:rPr>
          <w:ins w:id="5667" w:author="Elias de Moraes Fernandes" w:date="2016-07-07T12:13:00Z"/>
          <w:rFonts w:ascii="Arial" w:hAnsi="Arial" w:cs="Arial"/>
          <w:sz w:val="24"/>
          <w:lang w:val="pt-BR"/>
        </w:rPr>
        <w:pPrChange w:id="5668" w:author="Elias de Moraes Fernandes" w:date="2016-07-07T12:13:00Z">
          <w:pPr>
            <w:ind w:firstLine="360"/>
          </w:pPr>
        </w:pPrChange>
      </w:pPr>
    </w:p>
    <w:p w14:paraId="7F8A8437" w14:textId="77777777" w:rsidR="005244FE" w:rsidRPr="00996951" w:rsidRDefault="005244FE" w:rsidP="005244FE">
      <w:pPr>
        <w:ind w:firstLine="720"/>
        <w:rPr>
          <w:ins w:id="5669" w:author="Elias de Moraes Fernandes" w:date="2016-07-07T12:13:00Z"/>
          <w:rFonts w:ascii="Arial" w:hAnsi="Arial" w:cs="Arial"/>
          <w:sz w:val="24"/>
          <w:lang w:val="pt-BR"/>
          <w:rPrChange w:id="5670" w:author="Elias de Moraes Fernandes" w:date="2016-07-07T10:33:00Z">
            <w:rPr>
              <w:ins w:id="5671" w:author="Elias de Moraes Fernandes" w:date="2016-07-07T12:13:00Z"/>
              <w:sz w:val="24"/>
              <w:lang w:val="pt-BR"/>
            </w:rPr>
          </w:rPrChange>
        </w:rPr>
        <w:pPrChange w:id="5672" w:author="Elias de Moraes Fernandes" w:date="2016-07-07T12:13:00Z">
          <w:pPr>
            <w:ind w:firstLine="360"/>
          </w:pPr>
        </w:pPrChange>
      </w:pPr>
    </w:p>
    <w:p w14:paraId="1D263F24" w14:textId="62EEDA63" w:rsidR="002B5974" w:rsidRPr="00996951" w:rsidDel="000E1478" w:rsidRDefault="002B5974" w:rsidP="005244FE">
      <w:pPr>
        <w:rPr>
          <w:ins w:id="5673" w:author="Elias De Moraes Fernandes" w:date="2016-03-16T12:53:00Z"/>
          <w:del w:id="5674" w:author="Elias de Moraes Fernandes" w:date="2016-07-07T12:10:00Z"/>
          <w:rFonts w:ascii="Arial" w:hAnsi="Arial" w:cs="Arial"/>
          <w:sz w:val="24"/>
          <w:lang w:val="pt-BR"/>
          <w:rPrChange w:id="5675" w:author="Elias de Moraes Fernandes" w:date="2016-07-07T10:33:00Z">
            <w:rPr>
              <w:ins w:id="5676" w:author="Elias De Moraes Fernandes" w:date="2016-03-16T12:53:00Z"/>
              <w:del w:id="5677" w:author="Elias de Moraes Fernandes" w:date="2016-07-07T12:10:00Z"/>
              <w:sz w:val="24"/>
              <w:lang w:val="pt-BR"/>
            </w:rPr>
          </w:rPrChange>
        </w:rPr>
        <w:pPrChange w:id="5678" w:author="Elias de Moraes Fernandes" w:date="2016-07-07T12:13:00Z">
          <w:pPr/>
        </w:pPrChange>
      </w:pPr>
      <w:ins w:id="5679" w:author="Elias De Moraes Fernandes" w:date="2016-03-16T12:53:00Z">
        <w:del w:id="5680" w:author="Elias de Moraes Fernandes" w:date="2016-07-07T12:10:00Z">
          <w:r w:rsidRPr="00996951" w:rsidDel="000E1478">
            <w:rPr>
              <w:rFonts w:ascii="Arial" w:hAnsi="Arial" w:cs="Arial"/>
              <w:sz w:val="24"/>
              <w:lang w:val="pt-BR"/>
              <w:rPrChange w:id="5681" w:author="Elias de Moraes Fernandes" w:date="2016-07-07T10:33:00Z">
                <w:rPr>
                  <w:sz w:val="24"/>
                  <w:lang w:val="pt-BR"/>
                </w:rPr>
              </w:rPrChange>
            </w:rPr>
            <w:br w:type="page"/>
          </w:r>
        </w:del>
      </w:ins>
    </w:p>
    <w:p w14:paraId="4798E6DB" w14:textId="700F7C73" w:rsidR="003B6AB6" w:rsidRPr="00996951" w:rsidDel="00B8107F" w:rsidRDefault="003B6AB6" w:rsidP="005244FE">
      <w:pPr>
        <w:rPr>
          <w:del w:id="5682" w:author="Elias De Moraes Fernandes" w:date="2016-03-04T17:01:00Z"/>
          <w:rFonts w:ascii="Arial" w:hAnsi="Arial" w:cs="Arial"/>
          <w:sz w:val="24"/>
          <w:lang w:val="pt-BR"/>
          <w:rPrChange w:id="5683" w:author="Elias de Moraes Fernandes" w:date="2016-07-07T10:33:00Z">
            <w:rPr>
              <w:del w:id="5684" w:author="Elias De Moraes Fernandes" w:date="2016-03-04T17:01:00Z"/>
              <w:sz w:val="24"/>
              <w:lang w:val="pt-BR"/>
            </w:rPr>
          </w:rPrChange>
        </w:rPr>
        <w:pPrChange w:id="5685" w:author="Elias de Moraes Fernandes" w:date="2016-07-07T12:13:00Z">
          <w:pPr>
            <w:ind w:firstLine="360"/>
          </w:pPr>
        </w:pPrChange>
      </w:pPr>
      <w:del w:id="5686" w:author="Elias De Moraes Fernandes" w:date="2016-03-04T17:01:00Z">
        <w:r w:rsidRPr="00996951" w:rsidDel="00B8107F">
          <w:rPr>
            <w:rFonts w:ascii="Arial" w:hAnsi="Arial" w:cs="Arial"/>
            <w:sz w:val="24"/>
            <w:lang w:val="pt-BR"/>
            <w:rPrChange w:id="5687" w:author="Elias de Moraes Fernandes" w:date="2016-07-07T10:33:00Z">
              <w:rPr>
                <w:sz w:val="24"/>
                <w:lang w:val="pt-BR"/>
              </w:rPr>
            </w:rPrChange>
          </w:rPr>
          <w:br w:type="page"/>
        </w:r>
      </w:del>
    </w:p>
    <w:p w14:paraId="2362AC2D" w14:textId="75AE70FE" w:rsidR="005E6EDF" w:rsidRPr="00996951" w:rsidRDefault="005E6EDF" w:rsidP="005244FE">
      <w:pPr>
        <w:rPr>
          <w:rFonts w:ascii="Arial" w:hAnsi="Arial" w:cs="Arial"/>
          <w:sz w:val="24"/>
          <w:lang w:val="pt-BR"/>
          <w:rPrChange w:id="5688" w:author="Elias de Moraes Fernandes" w:date="2016-07-07T10:33:00Z">
            <w:rPr>
              <w:sz w:val="24"/>
              <w:lang w:val="pt-BR"/>
            </w:rPr>
          </w:rPrChange>
        </w:rPr>
        <w:pPrChange w:id="5689" w:author="Elias de Moraes Fernandes" w:date="2016-07-07T12:13:00Z">
          <w:pPr>
            <w:tabs>
              <w:tab w:val="left" w:pos="4962"/>
            </w:tabs>
            <w:ind w:firstLine="360"/>
          </w:pPr>
        </w:pPrChange>
      </w:pPr>
      <w:del w:id="5690" w:author="Elias De Moraes Fernandes" w:date="2016-03-04T17:01:00Z">
        <w:r w:rsidRPr="00996951" w:rsidDel="00B8107F">
          <w:rPr>
            <w:rFonts w:ascii="Arial" w:hAnsi="Arial" w:cs="Arial"/>
            <w:sz w:val="24"/>
            <w:lang w:val="pt-BR"/>
            <w:rPrChange w:id="5691" w:author="Elias de Moraes Fernandes" w:date="2016-07-07T10:33:00Z">
              <w:rPr>
                <w:sz w:val="24"/>
                <w:lang w:val="pt-BR"/>
              </w:rPr>
            </w:rPrChange>
          </w:rPr>
          <w:br w:type="page"/>
        </w:r>
      </w:del>
    </w:p>
    <w:p w14:paraId="1B740068" w14:textId="032EC6DD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5692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5693" w:name="_Toc442190686"/>
      <w:r w:rsidRPr="00996951">
        <w:rPr>
          <w:rFonts w:ascii="Arial" w:hAnsi="Arial" w:cs="Arial"/>
          <w:b/>
          <w:sz w:val="40"/>
          <w:lang w:val="pt-BR"/>
          <w:rPrChange w:id="5694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Interface</w:t>
      </w:r>
      <w:bookmarkEnd w:id="5693"/>
    </w:p>
    <w:p w14:paraId="4C406940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5695" w:author="Elias de Moraes Fernandes" w:date="2016-07-07T10:33:00Z">
            <w:rPr>
              <w:sz w:val="28"/>
              <w:lang w:val="pt-BR"/>
            </w:rPr>
          </w:rPrChange>
        </w:rPr>
      </w:pPr>
    </w:p>
    <w:p w14:paraId="5E12A36D" w14:textId="77777777" w:rsidR="005E6ED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69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5697" w:author="Elias de Moraes Fernandes" w:date="2016-07-07T10:33:00Z">
            <w:rPr>
              <w:sz w:val="24"/>
              <w:lang w:val="pt-BR"/>
            </w:rPr>
          </w:rPrChange>
        </w:rPr>
        <w:t>- Design e ilustra</w:t>
      </w:r>
      <w:r w:rsidRPr="00996951">
        <w:rPr>
          <w:rFonts w:ascii="Arial" w:eastAsia="Calibri" w:hAnsi="Arial" w:cs="Arial"/>
          <w:sz w:val="24"/>
          <w:lang w:val="pt-BR"/>
          <w:rPrChange w:id="5698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569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00" w:author="Elias de Moraes Fernandes" w:date="2016-07-07T10:33:00Z">
            <w:rPr>
              <w:sz w:val="24"/>
              <w:lang w:val="pt-BR"/>
            </w:rPr>
          </w:rPrChange>
        </w:rPr>
        <w:t>do</w:t>
      </w:r>
      <w:r w:rsidRPr="00996951">
        <w:rPr>
          <w:rFonts w:ascii="Arial" w:hAnsi="Arial" w:cs="Arial"/>
          <w:sz w:val="24"/>
          <w:lang w:val="pt-BR"/>
          <w:rPrChange w:id="570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02" w:author="Elias de Moraes Fernandes" w:date="2016-07-07T10:33:00Z">
            <w:rPr>
              <w:sz w:val="24"/>
              <w:lang w:val="pt-BR"/>
            </w:rPr>
          </w:rPrChange>
        </w:rPr>
        <w:t>HUD</w:t>
      </w:r>
      <w:r w:rsidRPr="00996951">
        <w:rPr>
          <w:rFonts w:ascii="Arial" w:hAnsi="Arial" w:cs="Arial"/>
          <w:sz w:val="24"/>
          <w:lang w:val="pt-BR"/>
          <w:rPrChange w:id="570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04" w:author="Elias de Moraes Fernandes" w:date="2016-07-07T10:33:00Z">
            <w:rPr>
              <w:sz w:val="24"/>
              <w:lang w:val="pt-BR"/>
            </w:rPr>
          </w:rPrChange>
        </w:rPr>
        <w:t>(</w:t>
      </w:r>
      <w:proofErr w:type="spellStart"/>
      <w:r w:rsidRPr="00996951">
        <w:rPr>
          <w:rFonts w:ascii="Arial" w:eastAsia="Calibri" w:hAnsi="Arial" w:cs="Arial"/>
          <w:sz w:val="24"/>
          <w:lang w:val="pt-BR"/>
          <w:rPrChange w:id="5705" w:author="Elias de Moraes Fernandes" w:date="2016-07-07T10:33:00Z">
            <w:rPr>
              <w:sz w:val="24"/>
              <w:lang w:val="pt-BR"/>
            </w:rPr>
          </w:rPrChange>
        </w:rPr>
        <w:t>head-up</w:t>
      </w:r>
      <w:proofErr w:type="spellEnd"/>
      <w:r w:rsidRPr="00996951">
        <w:rPr>
          <w:rFonts w:ascii="Arial" w:hAnsi="Arial" w:cs="Arial"/>
          <w:sz w:val="24"/>
          <w:lang w:val="pt-BR"/>
          <w:rPrChange w:id="570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07" w:author="Elias de Moraes Fernandes" w:date="2016-07-07T10:33:00Z">
            <w:rPr>
              <w:sz w:val="24"/>
              <w:lang w:val="pt-BR"/>
            </w:rPr>
          </w:rPrChange>
        </w:rPr>
        <w:t>display);</w:t>
      </w:r>
    </w:p>
    <w:p w14:paraId="17840BE9" w14:textId="77777777" w:rsidR="00850271" w:rsidRPr="00996951" w:rsidRDefault="00453E01">
      <w:pPr>
        <w:pStyle w:val="ListParagraph"/>
        <w:keepNext/>
        <w:tabs>
          <w:tab w:val="left" w:pos="7672"/>
        </w:tabs>
        <w:ind w:left="0" w:firstLine="360"/>
        <w:rPr>
          <w:ins w:id="5708" w:author="Elias De Moraes Fernandes" w:date="2016-03-14T18:43:00Z"/>
          <w:rFonts w:ascii="Arial" w:hAnsi="Arial" w:cs="Arial"/>
          <w:rPrChange w:id="5709" w:author="Elias de Moraes Fernandes" w:date="2016-07-07T10:33:00Z">
            <w:rPr>
              <w:ins w:id="5710" w:author="Elias De Moraes Fernandes" w:date="2016-03-14T18:43:00Z"/>
            </w:rPr>
          </w:rPrChange>
        </w:rPr>
        <w:pPrChange w:id="5711" w:author="Elias De Moraes Fernandes" w:date="2016-03-14T18:4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996951">
        <w:rPr>
          <w:rFonts w:ascii="Arial" w:hAnsi="Arial" w:cs="Arial"/>
          <w:noProof/>
          <w:sz w:val="24"/>
          <w:rPrChange w:id="5712" w:author="Elias de Moraes Fernandes" w:date="2016-07-07T10:33:00Z">
            <w:rPr>
              <w:noProof/>
              <w:sz w:val="24"/>
            </w:rPr>
          </w:rPrChange>
        </w:rPr>
        <w:drawing>
          <wp:inline distT="0" distB="0" distL="0" distR="0" wp14:anchorId="664EB3AD" wp14:editId="12FFCB97">
            <wp:extent cx="5940000" cy="40956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629" r="245" b="16539"/>
                    <a:stretch/>
                  </pic:blipFill>
                  <pic:spPr bwMode="auto">
                    <a:xfrm>
                      <a:off x="0" y="0"/>
                      <a:ext cx="6901826" cy="4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6B03" w14:textId="6D718526" w:rsidR="0077658F" w:rsidRPr="00996951" w:rsidRDefault="00850271">
      <w:pPr>
        <w:pStyle w:val="Caption"/>
        <w:rPr>
          <w:rFonts w:ascii="Arial" w:hAnsi="Arial" w:cs="Arial"/>
          <w:sz w:val="24"/>
          <w:lang w:val="pt-BR"/>
          <w:rPrChange w:id="5713" w:author="Elias de Moraes Fernandes" w:date="2016-07-07T10:33:00Z">
            <w:rPr>
              <w:sz w:val="24"/>
              <w:lang w:val="pt-BR"/>
            </w:rPr>
          </w:rPrChange>
        </w:rPr>
        <w:pPrChange w:id="5714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715" w:author="Elias De Moraes Fernandes" w:date="2016-03-14T18:43:00Z">
        <w:r w:rsidRPr="00996951">
          <w:rPr>
            <w:rFonts w:ascii="Arial" w:hAnsi="Arial" w:cs="Arial"/>
            <w:rPrChange w:id="5716" w:author="Elias de Moraes Fernandes" w:date="2016-07-07T10:33:00Z">
              <w:rPr/>
            </w:rPrChange>
          </w:rPr>
          <w:t>Figura</w:t>
        </w:r>
        <w:proofErr w:type="spellEnd"/>
        <w:r w:rsidRPr="00996951">
          <w:rPr>
            <w:rFonts w:ascii="Arial" w:hAnsi="Arial" w:cs="Arial"/>
            <w:rPrChange w:id="5717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hAnsi="Arial" w:cs="Arial"/>
            <w:rPrChange w:id="5718" w:author="Elias de Moraes Fernandes" w:date="2016-07-07T10:33:00Z">
              <w:rPr/>
            </w:rPrChange>
          </w:rPr>
          <w:fldChar w:fldCharType="begin"/>
        </w:r>
        <w:r w:rsidRPr="00996951">
          <w:rPr>
            <w:rFonts w:ascii="Arial" w:hAnsi="Arial" w:cs="Arial"/>
            <w:rPrChange w:id="5719" w:author="Elias de Moraes Fernandes" w:date="2016-07-07T10:33:00Z">
              <w:rPr/>
            </w:rPrChange>
          </w:rPr>
          <w:instrText xml:space="preserve"> SEQ Figura \* ARABIC </w:instrText>
        </w:r>
      </w:ins>
      <w:r w:rsidRPr="00996951">
        <w:rPr>
          <w:rFonts w:ascii="Arial" w:hAnsi="Arial" w:cs="Arial"/>
          <w:rPrChange w:id="5720" w:author="Elias de Moraes Fernandes" w:date="2016-07-07T10:33:00Z">
            <w:rPr/>
          </w:rPrChange>
        </w:rPr>
        <w:fldChar w:fldCharType="separate"/>
      </w:r>
      <w:ins w:id="5721" w:author="Elias De Moraes Fernandes" w:date="2016-03-16T13:16:00Z">
        <w:r w:rsidR="00D71A67" w:rsidRPr="00996951">
          <w:rPr>
            <w:rFonts w:ascii="Arial" w:hAnsi="Arial" w:cs="Arial"/>
            <w:noProof/>
            <w:rPrChange w:id="5722" w:author="Elias de Moraes Fernandes" w:date="2016-07-07T10:33:00Z">
              <w:rPr>
                <w:noProof/>
              </w:rPr>
            </w:rPrChange>
          </w:rPr>
          <w:t>5</w:t>
        </w:r>
      </w:ins>
      <w:ins w:id="5723" w:author="Elias De Moraes Fernandes" w:date="2016-03-14T18:43:00Z">
        <w:r w:rsidRPr="00996951">
          <w:rPr>
            <w:rFonts w:ascii="Arial" w:hAnsi="Arial" w:cs="Arial"/>
            <w:rPrChange w:id="5724" w:author="Elias de Moraes Fernandes" w:date="2016-07-07T10:33:00Z">
              <w:rPr/>
            </w:rPrChange>
          </w:rPr>
          <w:fldChar w:fldCharType="end"/>
        </w:r>
        <w:r w:rsidRPr="00996951">
          <w:rPr>
            <w:rFonts w:ascii="Arial" w:hAnsi="Arial" w:cs="Arial"/>
            <w:rPrChange w:id="5725" w:author="Elias de Moraes Fernandes" w:date="2016-07-07T10:33:00Z">
              <w:rPr/>
            </w:rPrChange>
          </w:rPr>
          <w:t xml:space="preserve"> - HUD: </w:t>
        </w:r>
        <w:proofErr w:type="spellStart"/>
        <w:r w:rsidRPr="00996951">
          <w:rPr>
            <w:rFonts w:ascii="Arial" w:hAnsi="Arial" w:cs="Arial"/>
            <w:rPrChange w:id="5726" w:author="Elias de Moraes Fernandes" w:date="2016-07-07T10:33:00Z">
              <w:rPr/>
            </w:rPrChange>
          </w:rPr>
          <w:t>organiza</w:t>
        </w:r>
        <w:r w:rsidRPr="00996951">
          <w:rPr>
            <w:rFonts w:ascii="Arial" w:eastAsia="Calibri" w:hAnsi="Arial" w:cs="Arial"/>
            <w:rPrChange w:id="5727" w:author="Elias de Moraes Fernandes" w:date="2016-07-07T10:33:00Z">
              <w:rPr/>
            </w:rPrChange>
          </w:rPr>
          <w:t>ção</w:t>
        </w:r>
        <w:proofErr w:type="spellEnd"/>
        <w:r w:rsidRPr="00996951">
          <w:rPr>
            <w:rFonts w:ascii="Arial" w:hAnsi="Arial" w:cs="Arial"/>
            <w:rPrChange w:id="5728" w:author="Elias de Moraes Fernandes" w:date="2016-07-07T10:33:00Z">
              <w:rPr/>
            </w:rPrChange>
          </w:rPr>
          <w:t xml:space="preserve"> </w:t>
        </w:r>
        <w:r w:rsidRPr="00996951">
          <w:rPr>
            <w:rFonts w:ascii="Arial" w:eastAsia="Calibri" w:hAnsi="Arial" w:cs="Arial"/>
            <w:rPrChange w:id="5729" w:author="Elias de Moraes Fernandes" w:date="2016-07-07T10:33:00Z">
              <w:rPr/>
            </w:rPrChange>
          </w:rPr>
          <w:t>dos</w:t>
        </w:r>
        <w:r w:rsidRPr="00996951">
          <w:rPr>
            <w:rFonts w:ascii="Arial" w:hAnsi="Arial" w:cs="Arial"/>
            <w:rPrChange w:id="5730" w:author="Elias de Moraes Fernandes" w:date="2016-07-07T10:33:00Z">
              <w:rPr/>
            </w:rPrChange>
          </w:rPr>
          <w:t xml:space="preserve"> </w:t>
        </w:r>
        <w:proofErr w:type="spellStart"/>
        <w:r w:rsidRPr="00996951">
          <w:rPr>
            <w:rFonts w:ascii="Arial" w:eastAsia="Calibri" w:hAnsi="Arial" w:cs="Arial"/>
            <w:rPrChange w:id="5731" w:author="Elias de Moraes Fernandes" w:date="2016-07-07T10:33:00Z">
              <w:rPr/>
            </w:rPrChange>
          </w:rPr>
          <w:t>Elementos</w:t>
        </w:r>
      </w:ins>
      <w:proofErr w:type="spellEnd"/>
    </w:p>
    <w:p w14:paraId="065A0079" w14:textId="3F6F9B63" w:rsidR="0077658F" w:rsidRPr="00996951" w:rsidDel="00850271" w:rsidRDefault="0077658F" w:rsidP="0077658F">
      <w:pPr>
        <w:pStyle w:val="ListParagraph"/>
        <w:tabs>
          <w:tab w:val="left" w:pos="7672"/>
        </w:tabs>
        <w:ind w:left="0" w:firstLine="360"/>
        <w:rPr>
          <w:del w:id="5732" w:author="Elias De Moraes Fernandes" w:date="2016-03-14T18:43:00Z"/>
          <w:rFonts w:ascii="Arial" w:hAnsi="Arial" w:cs="Arial"/>
          <w:sz w:val="24"/>
          <w:lang w:val="pt-BR"/>
          <w:rPrChange w:id="5733" w:author="Elias de Moraes Fernandes" w:date="2016-07-07T10:33:00Z">
            <w:rPr>
              <w:del w:id="5734" w:author="Elias De Moraes Fernandes" w:date="2016-03-14T18:43:00Z"/>
              <w:sz w:val="24"/>
              <w:lang w:val="pt-BR"/>
            </w:rPr>
          </w:rPrChange>
        </w:rPr>
      </w:pPr>
      <w:del w:id="5735" w:author="Elias De Moraes Fernandes" w:date="2016-03-14T18:43:00Z">
        <w:r w:rsidRPr="00996951" w:rsidDel="00850271">
          <w:rPr>
            <w:rFonts w:ascii="Arial" w:hAnsi="Arial" w:cs="Arial"/>
            <w:sz w:val="24"/>
            <w:lang w:val="pt-BR"/>
            <w:rPrChange w:id="5736" w:author="Elias de Moraes Fernandes" w:date="2016-07-07T10:33:00Z">
              <w:rPr>
                <w:sz w:val="24"/>
                <w:lang w:val="pt-BR"/>
              </w:rPr>
            </w:rPrChange>
          </w:rPr>
          <w:delText>- Posicionamento dos elementos do HUD;</w:delText>
        </w:r>
      </w:del>
    </w:p>
    <w:p w14:paraId="45D0E624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737" w:author="Elias de Moraes Fernandes" w:date="2016-07-07T10:33:00Z">
            <w:rPr>
              <w:sz w:val="24"/>
              <w:lang w:val="pt-BR"/>
            </w:rPr>
          </w:rPrChange>
        </w:rPr>
      </w:pPr>
    </w:p>
    <w:p w14:paraId="7A19D827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ins w:id="5738" w:author="Elias De Moraes Fernandes" w:date="2016-03-04T16:58:00Z"/>
          <w:rFonts w:ascii="Arial" w:hAnsi="Arial" w:cs="Arial"/>
          <w:sz w:val="24"/>
          <w:lang w:val="pt-BR"/>
          <w:rPrChange w:id="5739" w:author="Elias de Moraes Fernandes" w:date="2016-07-07T10:33:00Z">
            <w:rPr>
              <w:ins w:id="5740" w:author="Elias De Moraes Fernandes" w:date="2016-03-04T16:58:00Z"/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5741" w:author="Elias de Moraes Fernandes" w:date="2016-07-07T10:33:00Z">
            <w:rPr>
              <w:sz w:val="24"/>
              <w:lang w:val="pt-BR"/>
            </w:rPr>
          </w:rPrChange>
        </w:rPr>
        <w:t>- Design e ilustra</w:t>
      </w:r>
      <w:r w:rsidRPr="00996951">
        <w:rPr>
          <w:rFonts w:ascii="Arial" w:eastAsia="Calibri" w:hAnsi="Arial" w:cs="Arial"/>
          <w:sz w:val="24"/>
          <w:lang w:val="pt-BR"/>
          <w:rPrChange w:id="5742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574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44" w:author="Elias de Moraes Fernandes" w:date="2016-07-07T10:33:00Z">
            <w:rPr>
              <w:sz w:val="24"/>
              <w:lang w:val="pt-BR"/>
            </w:rPr>
          </w:rPrChange>
        </w:rPr>
        <w:t>das</w:t>
      </w:r>
      <w:r w:rsidRPr="00996951">
        <w:rPr>
          <w:rFonts w:ascii="Arial" w:hAnsi="Arial" w:cs="Arial"/>
          <w:sz w:val="24"/>
          <w:lang w:val="pt-BR"/>
          <w:rPrChange w:id="574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46" w:author="Elias de Moraes Fernandes" w:date="2016-07-07T10:33:00Z">
            <w:rPr>
              <w:sz w:val="24"/>
              <w:lang w:val="pt-BR"/>
            </w:rPr>
          </w:rPrChange>
        </w:rPr>
        <w:t>interfaces</w:t>
      </w:r>
      <w:r w:rsidRPr="00996951">
        <w:rPr>
          <w:rFonts w:ascii="Arial" w:hAnsi="Arial" w:cs="Arial"/>
          <w:sz w:val="24"/>
          <w:lang w:val="pt-BR"/>
          <w:rPrChange w:id="574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48" w:author="Elias de Moraes Fernandes" w:date="2016-07-07T10:33:00Z">
            <w:rPr>
              <w:sz w:val="24"/>
              <w:lang w:val="pt-BR"/>
            </w:rPr>
          </w:rPrChange>
        </w:rPr>
        <w:t>do</w:t>
      </w:r>
      <w:r w:rsidRPr="00996951">
        <w:rPr>
          <w:rFonts w:ascii="Arial" w:hAnsi="Arial" w:cs="Arial"/>
          <w:sz w:val="24"/>
          <w:lang w:val="pt-BR"/>
          <w:rPrChange w:id="574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50" w:author="Elias de Moraes Fernandes" w:date="2016-07-07T10:33:00Z">
            <w:rPr>
              <w:sz w:val="24"/>
              <w:lang w:val="pt-BR"/>
            </w:rPr>
          </w:rPrChange>
        </w:rPr>
        <w:t>jogo:</w:t>
      </w:r>
      <w:r w:rsidRPr="00996951">
        <w:rPr>
          <w:rFonts w:ascii="Arial" w:hAnsi="Arial" w:cs="Arial"/>
          <w:sz w:val="24"/>
          <w:lang w:val="pt-BR"/>
          <w:rPrChange w:id="575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52" w:author="Elias de Moraes Fernandes" w:date="2016-07-07T10:33:00Z">
            <w:rPr>
              <w:sz w:val="24"/>
              <w:lang w:val="pt-BR"/>
            </w:rPr>
          </w:rPrChange>
        </w:rPr>
        <w:t>tela</w:t>
      </w:r>
      <w:r w:rsidRPr="00996951">
        <w:rPr>
          <w:rFonts w:ascii="Arial" w:hAnsi="Arial" w:cs="Arial"/>
          <w:sz w:val="24"/>
          <w:lang w:val="pt-BR"/>
          <w:rPrChange w:id="575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54" w:author="Elias de Moraes Fernandes" w:date="2016-07-07T10:33:00Z">
            <w:rPr>
              <w:sz w:val="24"/>
              <w:lang w:val="pt-BR"/>
            </w:rPr>
          </w:rPrChange>
        </w:rPr>
        <w:t>in</w:t>
      </w:r>
      <w:r w:rsidRPr="00996951">
        <w:rPr>
          <w:rFonts w:ascii="Arial" w:hAnsi="Arial" w:cs="Arial"/>
          <w:sz w:val="24"/>
          <w:lang w:val="pt-BR"/>
          <w:rPrChange w:id="5755" w:author="Elias de Moraes Fernandes" w:date="2016-07-07T10:33:00Z">
            <w:rPr>
              <w:sz w:val="24"/>
              <w:lang w:val="pt-BR"/>
            </w:rPr>
          </w:rPrChange>
        </w:rPr>
        <w:t>icial, menu de op</w:t>
      </w:r>
      <w:r w:rsidRPr="00996951">
        <w:rPr>
          <w:rFonts w:ascii="Arial" w:eastAsia="Calibri" w:hAnsi="Arial" w:cs="Arial"/>
          <w:sz w:val="24"/>
          <w:lang w:val="pt-BR"/>
          <w:rPrChange w:id="5756" w:author="Elias de Moraes Fernandes" w:date="2016-07-07T10:33:00Z">
            <w:rPr>
              <w:sz w:val="24"/>
              <w:lang w:val="pt-BR"/>
            </w:rPr>
          </w:rPrChange>
        </w:rPr>
        <w:t>ções,</w:t>
      </w:r>
      <w:r w:rsidRPr="00996951">
        <w:rPr>
          <w:rFonts w:ascii="Arial" w:hAnsi="Arial" w:cs="Arial"/>
          <w:sz w:val="24"/>
          <w:lang w:val="pt-BR"/>
          <w:rPrChange w:id="57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58" w:author="Elias de Moraes Fernandes" w:date="2016-07-07T10:33:00Z">
            <w:rPr>
              <w:sz w:val="24"/>
              <w:lang w:val="pt-BR"/>
            </w:rPr>
          </w:rPrChange>
        </w:rPr>
        <w:t>tela</w:t>
      </w:r>
      <w:r w:rsidRPr="00996951">
        <w:rPr>
          <w:rFonts w:ascii="Arial" w:hAnsi="Arial" w:cs="Arial"/>
          <w:sz w:val="24"/>
          <w:lang w:val="pt-BR"/>
          <w:rPrChange w:id="575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60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576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62" w:author="Elias de Moraes Fernandes" w:date="2016-07-07T10:33:00Z">
            <w:rPr>
              <w:sz w:val="24"/>
              <w:lang w:val="pt-BR"/>
            </w:rPr>
          </w:rPrChange>
        </w:rPr>
        <w:t>pause,</w:t>
      </w:r>
      <w:r w:rsidRPr="00996951">
        <w:rPr>
          <w:rFonts w:ascii="Arial" w:hAnsi="Arial" w:cs="Arial"/>
          <w:sz w:val="24"/>
          <w:lang w:val="pt-BR"/>
          <w:rPrChange w:id="576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64" w:author="Elias de Moraes Fernandes" w:date="2016-07-07T10:33:00Z">
            <w:rPr>
              <w:sz w:val="24"/>
              <w:lang w:val="pt-BR"/>
            </w:rPr>
          </w:rPrChange>
        </w:rPr>
        <w:t>menu</w:t>
      </w:r>
      <w:r w:rsidRPr="00996951">
        <w:rPr>
          <w:rFonts w:ascii="Arial" w:hAnsi="Arial" w:cs="Arial"/>
          <w:sz w:val="24"/>
          <w:lang w:val="pt-BR"/>
          <w:rPrChange w:id="576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66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576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68" w:author="Elias de Moraes Fernandes" w:date="2016-07-07T10:33:00Z">
            <w:rPr>
              <w:sz w:val="24"/>
              <w:lang w:val="pt-BR"/>
            </w:rPr>
          </w:rPrChange>
        </w:rPr>
        <w:t>itens,</w:t>
      </w:r>
      <w:r w:rsidRPr="00996951">
        <w:rPr>
          <w:rFonts w:ascii="Arial" w:hAnsi="Arial" w:cs="Arial"/>
          <w:sz w:val="24"/>
          <w:lang w:val="pt-BR"/>
          <w:rPrChange w:id="576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70" w:author="Elias de Moraes Fernandes" w:date="2016-07-07T10:33:00Z">
            <w:rPr>
              <w:sz w:val="24"/>
              <w:lang w:val="pt-BR"/>
            </w:rPr>
          </w:rPrChange>
        </w:rPr>
        <w:t>tela</w:t>
      </w:r>
      <w:r w:rsidRPr="00996951">
        <w:rPr>
          <w:rFonts w:ascii="Arial" w:hAnsi="Arial" w:cs="Arial"/>
          <w:sz w:val="24"/>
          <w:lang w:val="pt-BR"/>
          <w:rPrChange w:id="577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772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577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Pr="00996951">
        <w:rPr>
          <w:rFonts w:ascii="Arial" w:hAnsi="Arial" w:cs="Arial"/>
          <w:sz w:val="24"/>
          <w:lang w:val="pt-BR"/>
          <w:rPrChange w:id="5774" w:author="Elias de Moraes Fernandes" w:date="2016-07-07T10:33:00Z">
            <w:rPr>
              <w:sz w:val="24"/>
              <w:lang w:val="pt-BR"/>
            </w:rPr>
          </w:rPrChange>
        </w:rPr>
        <w:t>loading</w:t>
      </w:r>
      <w:proofErr w:type="spellEnd"/>
      <w:r w:rsidRPr="00996951">
        <w:rPr>
          <w:rFonts w:ascii="Arial" w:hAnsi="Arial" w:cs="Arial"/>
          <w:sz w:val="24"/>
          <w:lang w:val="pt-BR"/>
          <w:rPrChange w:id="5775" w:author="Elias de Moraes Fernandes" w:date="2016-07-07T10:33:00Z">
            <w:rPr>
              <w:sz w:val="24"/>
              <w:lang w:val="pt-BR"/>
            </w:rPr>
          </w:rPrChange>
        </w:rPr>
        <w:t xml:space="preserve">, </w:t>
      </w:r>
      <w:proofErr w:type="spellStart"/>
      <w:r w:rsidRPr="00996951">
        <w:rPr>
          <w:rFonts w:ascii="Arial" w:hAnsi="Arial" w:cs="Arial"/>
          <w:sz w:val="24"/>
          <w:lang w:val="pt-BR"/>
          <w:rPrChange w:id="5776" w:author="Elias de Moraes Fernandes" w:date="2016-07-07T10:33:00Z">
            <w:rPr>
              <w:sz w:val="24"/>
              <w:lang w:val="pt-BR"/>
            </w:rPr>
          </w:rPrChange>
        </w:rPr>
        <w:t>etc</w:t>
      </w:r>
      <w:proofErr w:type="spellEnd"/>
      <w:r w:rsidRPr="00996951">
        <w:rPr>
          <w:rFonts w:ascii="Arial" w:hAnsi="Arial" w:cs="Arial"/>
          <w:sz w:val="24"/>
          <w:lang w:val="pt-BR"/>
          <w:rPrChange w:id="5777" w:author="Elias de Moraes Fernandes" w:date="2016-07-07T10:33:00Z">
            <w:rPr>
              <w:sz w:val="24"/>
              <w:lang w:val="pt-BR"/>
            </w:rPr>
          </w:rPrChange>
        </w:rPr>
        <w:t>...</w:t>
      </w:r>
    </w:p>
    <w:p w14:paraId="619AE460" w14:textId="7020CFBB" w:rsidR="00F65D48" w:rsidRPr="00996951" w:rsidRDefault="00F65D48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778" w:author="Elias de Moraes Fernandes" w:date="2016-07-07T10:33:00Z">
            <w:rPr>
              <w:sz w:val="24"/>
              <w:lang w:val="pt-BR"/>
            </w:rPr>
          </w:rPrChange>
        </w:rPr>
      </w:pPr>
      <w:ins w:id="5779" w:author="Elias De Moraes Fernandes" w:date="2016-03-04T16:58:00Z">
        <w:r w:rsidRPr="00996951">
          <w:rPr>
            <w:rFonts w:ascii="Arial" w:hAnsi="Arial" w:cs="Arial"/>
            <w:noProof/>
            <w:sz w:val="24"/>
            <w:rPrChange w:id="5780" w:author="Elias de Moraes Fernandes" w:date="2016-07-07T10:33:00Z">
              <w:rPr>
                <w:noProof/>
              </w:rPr>
            </w:rPrChange>
          </w:rPr>
          <w:drawing>
            <wp:inline distT="0" distB="0" distL="0" distR="0" wp14:anchorId="1F4B33CE" wp14:editId="2B322EC7">
              <wp:extent cx="5940425" cy="3326032"/>
              <wp:effectExtent l="0" t="0" r="3175" b="190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Nonda/_Level_Design/assets/00SplashScreenNonda.jp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326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FDA6D1" w14:textId="0ACE1204" w:rsidR="001806E8" w:rsidRPr="00996951" w:rsidRDefault="005E6EDF">
      <w:pPr>
        <w:pStyle w:val="Caption"/>
        <w:rPr>
          <w:ins w:id="5781" w:author="Elias De Moraes Fernandes" w:date="2016-03-04T16:59:00Z"/>
          <w:rFonts w:ascii="Arial" w:hAnsi="Arial" w:cs="Arial"/>
          <w:sz w:val="24"/>
          <w:lang w:val="pt-BR"/>
          <w:rPrChange w:id="5782" w:author="Elias de Moraes Fernandes" w:date="2016-07-07T10:33:00Z">
            <w:rPr>
              <w:ins w:id="5783" w:author="Elias De Moraes Fernandes" w:date="2016-03-04T16:59:00Z"/>
              <w:sz w:val="24"/>
              <w:lang w:val="pt-BR"/>
            </w:rPr>
          </w:rPrChange>
        </w:rPr>
        <w:pPrChange w:id="5784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785" w:author="Elias De Moraes Fernandes" w:date="2016-03-04T16:59:00Z">
        <w:r w:rsidRPr="00996951" w:rsidDel="00F65D48">
          <w:rPr>
            <w:rFonts w:ascii="Arial" w:hAnsi="Arial" w:cs="Arial"/>
            <w:sz w:val="28"/>
            <w:lang w:val="pt-BR"/>
            <w:rPrChange w:id="5786" w:author="Elias de Moraes Fernandes" w:date="2016-07-07T10:33:00Z">
              <w:rPr>
                <w:sz w:val="28"/>
                <w:lang w:val="pt-BR"/>
              </w:rPr>
            </w:rPrChange>
          </w:rPr>
          <w:br w:type="page"/>
        </w:r>
      </w:del>
      <w:proofErr w:type="spellStart"/>
      <w:ins w:id="5787" w:author="Elias De Moraes Fernandes" w:date="2016-03-14T18:43:00Z">
        <w:r w:rsidR="00850271" w:rsidRPr="00996951">
          <w:rPr>
            <w:rFonts w:ascii="Arial" w:hAnsi="Arial" w:cs="Arial"/>
            <w:rPrChange w:id="5788" w:author="Elias de Moraes Fernandes" w:date="2016-07-07T10:33:00Z">
              <w:rPr/>
            </w:rPrChange>
          </w:rPr>
          <w:t>Figura</w:t>
        </w:r>
        <w:proofErr w:type="spellEnd"/>
        <w:r w:rsidR="00850271" w:rsidRPr="00996951">
          <w:rPr>
            <w:rFonts w:ascii="Arial" w:hAnsi="Arial" w:cs="Arial"/>
            <w:rPrChange w:id="5789" w:author="Elias de Moraes Fernandes" w:date="2016-07-07T10:33:00Z">
              <w:rPr/>
            </w:rPrChange>
          </w:rPr>
          <w:t xml:space="preserve"> </w:t>
        </w:r>
        <w:r w:rsidR="00850271" w:rsidRPr="00996951">
          <w:rPr>
            <w:rFonts w:ascii="Arial" w:hAnsi="Arial" w:cs="Arial"/>
            <w:rPrChange w:id="5790" w:author="Elias de Moraes Fernandes" w:date="2016-07-07T10:33:00Z">
              <w:rPr/>
            </w:rPrChange>
          </w:rPr>
          <w:fldChar w:fldCharType="begin"/>
        </w:r>
        <w:r w:rsidR="00850271" w:rsidRPr="00996951">
          <w:rPr>
            <w:rFonts w:ascii="Arial" w:hAnsi="Arial" w:cs="Arial"/>
            <w:rPrChange w:id="5791" w:author="Elias de Moraes Fernandes" w:date="2016-07-07T10:33:00Z">
              <w:rPr/>
            </w:rPrChange>
          </w:rPr>
          <w:instrText xml:space="preserve"> SEQ Figura \* ARABIC </w:instrText>
        </w:r>
      </w:ins>
      <w:r w:rsidR="00850271" w:rsidRPr="00996951">
        <w:rPr>
          <w:rFonts w:ascii="Arial" w:hAnsi="Arial" w:cs="Arial"/>
          <w:rPrChange w:id="5792" w:author="Elias de Moraes Fernandes" w:date="2016-07-07T10:33:00Z">
            <w:rPr/>
          </w:rPrChange>
        </w:rPr>
        <w:fldChar w:fldCharType="separate"/>
      </w:r>
      <w:ins w:id="5793" w:author="Elias De Moraes Fernandes" w:date="2016-03-16T13:16:00Z">
        <w:r w:rsidR="00D71A67" w:rsidRPr="00996951">
          <w:rPr>
            <w:rFonts w:ascii="Arial" w:hAnsi="Arial" w:cs="Arial"/>
            <w:noProof/>
            <w:rPrChange w:id="5794" w:author="Elias de Moraes Fernandes" w:date="2016-07-07T10:33:00Z">
              <w:rPr>
                <w:noProof/>
              </w:rPr>
            </w:rPrChange>
          </w:rPr>
          <w:t>6</w:t>
        </w:r>
      </w:ins>
      <w:ins w:id="5795" w:author="Elias De Moraes Fernandes" w:date="2016-03-14T18:43:00Z">
        <w:r w:rsidR="00850271" w:rsidRPr="00996951">
          <w:rPr>
            <w:rFonts w:ascii="Arial" w:hAnsi="Arial" w:cs="Arial"/>
            <w:rPrChange w:id="5796" w:author="Elias de Moraes Fernandes" w:date="2016-07-07T10:33:00Z">
              <w:rPr/>
            </w:rPrChange>
          </w:rPr>
          <w:fldChar w:fldCharType="end"/>
        </w:r>
        <w:r w:rsidR="00850271" w:rsidRPr="00996951">
          <w:rPr>
            <w:rFonts w:ascii="Arial" w:hAnsi="Arial" w:cs="Arial"/>
            <w:rPrChange w:id="5797" w:author="Elias de Moraes Fernandes" w:date="2016-07-07T10:33:00Z">
              <w:rPr/>
            </w:rPrChange>
          </w:rPr>
          <w:t xml:space="preserve"> - </w:t>
        </w:r>
        <w:proofErr w:type="spellStart"/>
        <w:r w:rsidR="00850271" w:rsidRPr="00996951">
          <w:rPr>
            <w:rFonts w:ascii="Arial" w:hAnsi="Arial" w:cs="Arial"/>
            <w:rPrChange w:id="5798" w:author="Elias de Moraes Fernandes" w:date="2016-07-07T10:33:00Z">
              <w:rPr/>
            </w:rPrChange>
          </w:rPr>
          <w:t>SplashScreen</w:t>
        </w:r>
      </w:ins>
      <w:proofErr w:type="spellEnd"/>
    </w:p>
    <w:p w14:paraId="4C8651A5" w14:textId="5FA74D3B" w:rsidR="0015361A" w:rsidRDefault="0015361A">
      <w:pPr>
        <w:rPr>
          <w:ins w:id="5799" w:author="Elias de Moraes Fernandes" w:date="2016-07-07T12:10:00Z"/>
          <w:rFonts w:ascii="Arial" w:hAnsi="Arial" w:cs="Arial"/>
          <w:sz w:val="28"/>
          <w:lang w:val="pt-BR"/>
        </w:rPr>
      </w:pPr>
      <w:ins w:id="5800" w:author="Elias de Moraes Fernandes" w:date="2016-07-07T12:10:00Z">
        <w:r>
          <w:rPr>
            <w:rFonts w:ascii="Arial" w:hAnsi="Arial" w:cs="Arial"/>
            <w:sz w:val="28"/>
            <w:lang w:val="pt-BR"/>
          </w:rPr>
          <w:br w:type="page"/>
        </w:r>
      </w:ins>
    </w:p>
    <w:p w14:paraId="304AB450" w14:textId="0BBC374C" w:rsidR="005E6EDF" w:rsidRPr="00996951" w:rsidDel="0015361A" w:rsidRDefault="005E6EDF">
      <w:pPr>
        <w:rPr>
          <w:del w:id="5801" w:author="Elias de Moraes Fernandes" w:date="2016-07-07T12:10:00Z"/>
          <w:rFonts w:ascii="Arial" w:hAnsi="Arial" w:cs="Arial"/>
          <w:sz w:val="28"/>
          <w:lang w:val="pt-BR"/>
          <w:rPrChange w:id="5802" w:author="Elias de Moraes Fernandes" w:date="2016-07-07T10:33:00Z">
            <w:rPr>
              <w:del w:id="5803" w:author="Elias de Moraes Fernandes" w:date="2016-07-07T12:10:00Z"/>
              <w:sz w:val="28"/>
              <w:lang w:val="pt-BR"/>
            </w:rPr>
          </w:rPrChange>
        </w:rPr>
      </w:pPr>
    </w:p>
    <w:p w14:paraId="57F6FBFC" w14:textId="77777777" w:rsidR="005E6EDF" w:rsidRPr="00996951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5804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5805" w:name="_Toc442190687"/>
      <w:proofErr w:type="spellStart"/>
      <w:r w:rsidRPr="00996951">
        <w:rPr>
          <w:rFonts w:ascii="Arial" w:hAnsi="Arial" w:cs="Arial"/>
          <w:b/>
          <w:sz w:val="40"/>
          <w:lang w:val="pt-BR"/>
          <w:rPrChange w:id="5806" w:author="Elias de Moraes Fernandes" w:date="2016-07-07T10:33:00Z">
            <w:rPr>
              <w:b/>
              <w:sz w:val="40"/>
              <w:lang w:val="pt-BR"/>
            </w:rPr>
          </w:rPrChange>
        </w:rPr>
        <w:t>Cutscenes</w:t>
      </w:r>
      <w:bookmarkEnd w:id="5805"/>
      <w:proofErr w:type="spellEnd"/>
    </w:p>
    <w:p w14:paraId="392DD29B" w14:textId="77777777" w:rsidR="005E6EDF" w:rsidRPr="00996951" w:rsidRDefault="005E6EDF" w:rsidP="005E6EDF">
      <w:pPr>
        <w:pStyle w:val="ListParagraph"/>
        <w:tabs>
          <w:tab w:val="left" w:pos="7672"/>
        </w:tabs>
        <w:ind w:left="360"/>
        <w:rPr>
          <w:ins w:id="5807" w:author="Elias De Moraes Fernandes" w:date="2016-03-15T20:05:00Z"/>
          <w:rFonts w:ascii="Arial" w:hAnsi="Arial" w:cs="Arial"/>
          <w:sz w:val="28"/>
          <w:lang w:val="pt-BR"/>
          <w:rPrChange w:id="5808" w:author="Elias de Moraes Fernandes" w:date="2016-07-07T10:33:00Z">
            <w:rPr>
              <w:ins w:id="5809" w:author="Elias De Moraes Fernandes" w:date="2016-03-15T20:05:00Z"/>
              <w:sz w:val="28"/>
              <w:lang w:val="pt-BR"/>
            </w:rPr>
          </w:rPrChange>
        </w:rPr>
      </w:pPr>
    </w:p>
    <w:p w14:paraId="3BA6EB88" w14:textId="38AE9E44" w:rsidR="00983FD8" w:rsidRPr="00996951" w:rsidRDefault="00983FD8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810" w:author="Elias de Moraes Fernandes" w:date="2016-07-07T10:33:00Z">
            <w:rPr>
              <w:lang w:val="pt-BR"/>
            </w:rPr>
          </w:rPrChange>
        </w:rPr>
        <w:pPrChange w:id="5811" w:author="Elias De Moraes Fernandes" w:date="2016-03-15T20:06:00Z">
          <w:pPr>
            <w:pStyle w:val="ListParagraph"/>
            <w:tabs>
              <w:tab w:val="left" w:pos="7672"/>
            </w:tabs>
            <w:ind w:left="360"/>
          </w:pPr>
        </w:pPrChange>
      </w:pPr>
      <w:ins w:id="5812" w:author="Elias De Moraes Fernandes" w:date="2016-03-15T20:05:00Z">
        <w:r w:rsidRPr="00996951">
          <w:rPr>
            <w:rFonts w:ascii="Arial" w:hAnsi="Arial" w:cs="Arial"/>
            <w:sz w:val="24"/>
            <w:lang w:val="pt-BR"/>
            <w:rPrChange w:id="5813" w:author="Elias de Moraes Fernandes" w:date="2016-07-07T10:33:00Z">
              <w:rPr>
                <w:lang w:val="pt-BR"/>
              </w:rPr>
            </w:rPrChange>
          </w:rPr>
          <w:t xml:space="preserve">Os </w:t>
        </w:r>
        <w:proofErr w:type="spellStart"/>
        <w:r w:rsidRPr="00996951">
          <w:rPr>
            <w:rFonts w:ascii="Arial" w:hAnsi="Arial" w:cs="Arial"/>
            <w:sz w:val="24"/>
            <w:lang w:val="pt-BR"/>
            <w:rPrChange w:id="5814" w:author="Elias de Moraes Fernandes" w:date="2016-07-07T10:33:00Z">
              <w:rPr>
                <w:lang w:val="pt-BR"/>
              </w:rPr>
            </w:rPrChange>
          </w:rPr>
          <w:t>cutscenes</w:t>
        </w:r>
        <w:proofErr w:type="spellEnd"/>
        <w:r w:rsidRPr="00996951">
          <w:rPr>
            <w:rFonts w:ascii="Arial" w:hAnsi="Arial" w:cs="Arial"/>
            <w:sz w:val="24"/>
            <w:lang w:val="pt-BR"/>
            <w:rPrChange w:id="5815" w:author="Elias de Moraes Fernandes" w:date="2016-07-07T10:33:00Z">
              <w:rPr>
                <w:lang w:val="pt-BR"/>
              </w:rPr>
            </w:rPrChange>
          </w:rPr>
          <w:t xml:space="preserve"> ser</w:t>
        </w:r>
        <w:r w:rsidRPr="00996951">
          <w:rPr>
            <w:rFonts w:ascii="Arial" w:eastAsia="Calibri" w:hAnsi="Arial" w:cs="Arial"/>
            <w:sz w:val="24"/>
            <w:lang w:val="pt-BR"/>
            <w:rPrChange w:id="5816" w:author="Elias de Moraes Fernandes" w:date="2016-07-07T10:33:00Z">
              <w:rPr>
                <w:lang w:val="pt-BR"/>
              </w:rPr>
            </w:rPrChange>
          </w:rPr>
          <w:t>ão</w:t>
        </w:r>
        <w:r w:rsidRPr="00996951">
          <w:rPr>
            <w:rFonts w:ascii="Arial" w:hAnsi="Arial" w:cs="Arial"/>
            <w:sz w:val="24"/>
            <w:lang w:val="pt-BR"/>
            <w:rPrChange w:id="5817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18" w:author="Elias de Moraes Fernandes" w:date="2016-07-07T10:33:00Z">
              <w:rPr>
                <w:lang w:val="pt-BR"/>
              </w:rPr>
            </w:rPrChange>
          </w:rPr>
          <w:t>mostrados</w:t>
        </w:r>
        <w:r w:rsidRPr="00996951">
          <w:rPr>
            <w:rFonts w:ascii="Arial" w:hAnsi="Arial" w:cs="Arial"/>
            <w:sz w:val="24"/>
            <w:lang w:val="pt-BR"/>
            <w:rPrChange w:id="5819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20" w:author="Elias de Moraes Fernandes" w:date="2016-07-07T10:33:00Z">
              <w:rPr>
                <w:lang w:val="pt-BR"/>
              </w:rPr>
            </w:rPrChange>
          </w:rPr>
          <w:t>e,</w:t>
        </w:r>
        <w:r w:rsidRPr="00996951">
          <w:rPr>
            <w:rFonts w:ascii="Arial" w:hAnsi="Arial" w:cs="Arial"/>
            <w:sz w:val="24"/>
            <w:lang w:val="pt-BR"/>
            <w:rPrChange w:id="5821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22" w:author="Elias de Moraes Fernandes" w:date="2016-07-07T10:33:00Z">
              <w:rPr>
                <w:lang w:val="pt-BR"/>
              </w:rPr>
            </w:rPrChange>
          </w:rPr>
          <w:t>logo</w:t>
        </w:r>
        <w:r w:rsidRPr="00996951">
          <w:rPr>
            <w:rFonts w:ascii="Arial" w:hAnsi="Arial" w:cs="Arial"/>
            <w:sz w:val="24"/>
            <w:lang w:val="pt-BR"/>
            <w:rPrChange w:id="5823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24" w:author="Elias de Moraes Fernandes" w:date="2016-07-07T10:33:00Z">
              <w:rPr>
                <w:lang w:val="pt-BR"/>
              </w:rPr>
            </w:rPrChange>
          </w:rPr>
          <w:t>após</w:t>
        </w:r>
        <w:r w:rsidRPr="00996951">
          <w:rPr>
            <w:rFonts w:ascii="Arial" w:hAnsi="Arial" w:cs="Arial"/>
            <w:sz w:val="24"/>
            <w:lang w:val="pt-BR"/>
            <w:rPrChange w:id="5825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26" w:author="Elias de Moraes Fernandes" w:date="2016-07-07T10:33:00Z">
              <w:rPr>
                <w:lang w:val="pt-BR"/>
              </w:rPr>
            </w:rPrChange>
          </w:rPr>
          <w:t>aparecerão</w:t>
        </w:r>
        <w:r w:rsidRPr="00996951">
          <w:rPr>
            <w:rFonts w:ascii="Arial" w:hAnsi="Arial" w:cs="Arial"/>
            <w:sz w:val="24"/>
            <w:lang w:val="pt-BR"/>
            <w:rPrChange w:id="5827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28" w:author="Elias de Moraes Fernandes" w:date="2016-07-07T10:33:00Z">
              <w:rPr>
                <w:lang w:val="pt-BR"/>
              </w:rPr>
            </w:rPrChange>
          </w:rPr>
          <w:t>perguntas</w:t>
        </w:r>
        <w:r w:rsidRPr="00996951">
          <w:rPr>
            <w:rFonts w:ascii="Arial" w:hAnsi="Arial" w:cs="Arial"/>
            <w:sz w:val="24"/>
            <w:lang w:val="pt-BR"/>
            <w:rPrChange w:id="5829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30" w:author="Elias de Moraes Fernandes" w:date="2016-07-07T10:33:00Z">
              <w:rPr>
                <w:lang w:val="pt-BR"/>
              </w:rPr>
            </w:rPrChange>
          </w:rPr>
          <w:t>relacionadas</w:t>
        </w:r>
        <w:r w:rsidRPr="00996951">
          <w:rPr>
            <w:rFonts w:ascii="Arial" w:hAnsi="Arial" w:cs="Arial"/>
            <w:sz w:val="24"/>
            <w:lang w:val="pt-BR"/>
            <w:rPrChange w:id="5831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32" w:author="Elias de Moraes Fernandes" w:date="2016-07-07T10:33:00Z">
              <w:rPr>
                <w:lang w:val="pt-BR"/>
              </w:rPr>
            </w:rPrChange>
          </w:rPr>
          <w:t>às</w:t>
        </w:r>
        <w:r w:rsidRPr="00996951">
          <w:rPr>
            <w:rFonts w:ascii="Arial" w:hAnsi="Arial" w:cs="Arial"/>
            <w:sz w:val="24"/>
            <w:lang w:val="pt-BR"/>
            <w:rPrChange w:id="5833" w:author="Elias de Moraes Fernandes" w:date="2016-07-07T10:33:00Z">
              <w:rPr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5834" w:author="Elias de Moraes Fernandes" w:date="2016-07-07T10:33:00Z">
              <w:rPr>
                <w:lang w:val="pt-BR"/>
              </w:rPr>
            </w:rPrChange>
          </w:rPr>
          <w:t>dicas.</w:t>
        </w:r>
        <w:r w:rsidRPr="00996951">
          <w:rPr>
            <w:rFonts w:ascii="Arial" w:hAnsi="Arial" w:cs="Arial"/>
            <w:sz w:val="24"/>
            <w:lang w:val="pt-BR"/>
            <w:rPrChange w:id="5835" w:author="Elias de Moraes Fernandes" w:date="2016-07-07T10:33:00Z">
              <w:rPr>
                <w:lang w:val="pt-BR"/>
              </w:rPr>
            </w:rPrChange>
          </w:rPr>
          <w:t xml:space="preserve"> </w:t>
        </w:r>
      </w:ins>
    </w:p>
    <w:p w14:paraId="2DF558E7" w14:textId="04DFA53F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83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5837" w:author="Elias de Moraes Fernandes" w:date="2016-07-07T10:33:00Z">
            <w:rPr>
              <w:sz w:val="24"/>
              <w:lang w:val="pt-BR"/>
            </w:rPr>
          </w:rPrChange>
        </w:rPr>
        <w:t>- Descri</w:t>
      </w:r>
      <w:r w:rsidRPr="00996951">
        <w:rPr>
          <w:rFonts w:ascii="Arial" w:eastAsia="Calibri" w:hAnsi="Arial" w:cs="Arial"/>
          <w:sz w:val="24"/>
          <w:lang w:val="pt-BR"/>
          <w:rPrChange w:id="5838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583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40" w:author="Elias de Moraes Fernandes" w:date="2016-07-07T10:33:00Z">
            <w:rPr>
              <w:sz w:val="24"/>
              <w:lang w:val="pt-BR"/>
            </w:rPr>
          </w:rPrChange>
        </w:rPr>
        <w:t>dos</w:t>
      </w:r>
      <w:r w:rsidRPr="00996951">
        <w:rPr>
          <w:rFonts w:ascii="Arial" w:hAnsi="Arial" w:cs="Arial"/>
          <w:sz w:val="24"/>
          <w:lang w:val="pt-BR"/>
          <w:rPrChange w:id="584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42" w:author="Elias de Moraes Fernandes" w:date="2016-07-07T10:33:00Z">
            <w:rPr>
              <w:sz w:val="24"/>
              <w:lang w:val="pt-BR"/>
            </w:rPr>
          </w:rPrChange>
        </w:rPr>
        <w:t>filmes</w:t>
      </w:r>
      <w:r w:rsidRPr="00996951">
        <w:rPr>
          <w:rFonts w:ascii="Arial" w:hAnsi="Arial" w:cs="Arial"/>
          <w:sz w:val="24"/>
          <w:lang w:val="pt-BR"/>
          <w:rPrChange w:id="584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44" w:author="Elias de Moraes Fernandes" w:date="2016-07-07T10:33:00Z">
            <w:rPr>
              <w:sz w:val="24"/>
              <w:lang w:val="pt-BR"/>
            </w:rPr>
          </w:rPrChange>
        </w:rPr>
        <w:t>que</w:t>
      </w:r>
      <w:r w:rsidRPr="00996951">
        <w:rPr>
          <w:rFonts w:ascii="Arial" w:hAnsi="Arial" w:cs="Arial"/>
          <w:sz w:val="24"/>
          <w:lang w:val="pt-BR"/>
          <w:rPrChange w:id="584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46" w:author="Elias de Moraes Fernandes" w:date="2016-07-07T10:33:00Z">
            <w:rPr>
              <w:sz w:val="24"/>
              <w:lang w:val="pt-BR"/>
            </w:rPr>
          </w:rPrChange>
        </w:rPr>
        <w:t>serão</w:t>
      </w:r>
      <w:r w:rsidRPr="00996951">
        <w:rPr>
          <w:rFonts w:ascii="Arial" w:hAnsi="Arial" w:cs="Arial"/>
          <w:sz w:val="24"/>
          <w:lang w:val="pt-BR"/>
          <w:rPrChange w:id="584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48" w:author="Elias de Moraes Fernandes" w:date="2016-07-07T10:33:00Z">
            <w:rPr>
              <w:sz w:val="24"/>
              <w:lang w:val="pt-BR"/>
            </w:rPr>
          </w:rPrChange>
        </w:rPr>
        <w:t>incluídos</w:t>
      </w:r>
      <w:r w:rsidRPr="00996951">
        <w:rPr>
          <w:rFonts w:ascii="Arial" w:hAnsi="Arial" w:cs="Arial"/>
          <w:sz w:val="24"/>
          <w:lang w:val="pt-BR"/>
          <w:rPrChange w:id="584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50" w:author="Elias de Moraes Fernandes" w:date="2016-07-07T10:33:00Z">
            <w:rPr>
              <w:sz w:val="24"/>
              <w:lang w:val="pt-BR"/>
            </w:rPr>
          </w:rPrChange>
        </w:rPr>
        <w:t>no</w:t>
      </w:r>
      <w:r w:rsidRPr="00996951">
        <w:rPr>
          <w:rFonts w:ascii="Arial" w:hAnsi="Arial" w:cs="Arial"/>
          <w:sz w:val="24"/>
          <w:lang w:val="pt-BR"/>
          <w:rPrChange w:id="585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852" w:author="Elias de Moraes Fernandes" w:date="2016-07-07T10:33:00Z">
            <w:rPr>
              <w:sz w:val="24"/>
              <w:lang w:val="pt-BR"/>
            </w:rPr>
          </w:rPrChange>
        </w:rPr>
        <w:t>jogo;</w:t>
      </w:r>
    </w:p>
    <w:p w14:paraId="38607288" w14:textId="5D16397D" w:rsidR="0077658F" w:rsidRPr="00996951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5853" w:author="Elias De Moraes Fernandes" w:date="2016-03-14T19:17:00Z"/>
          <w:rFonts w:ascii="Arial" w:hAnsi="Arial" w:cs="Arial"/>
          <w:sz w:val="24"/>
          <w:lang w:val="pt-BR"/>
          <w:rPrChange w:id="5854" w:author="Elias de Moraes Fernandes" w:date="2016-07-07T10:33:00Z">
            <w:rPr>
              <w:ins w:id="5855" w:author="Elias De Moraes Fernandes" w:date="2016-03-14T19:17:00Z"/>
              <w:sz w:val="24"/>
              <w:lang w:val="pt-BR"/>
            </w:rPr>
          </w:rPrChange>
        </w:rPr>
        <w:pPrChange w:id="5856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857" w:author="Elias De Moraes Fernandes" w:date="2016-03-14T19:17:00Z">
        <w:r w:rsidRPr="00996951">
          <w:rPr>
            <w:rFonts w:ascii="Arial" w:hAnsi="Arial" w:cs="Arial"/>
            <w:sz w:val="24"/>
            <w:lang w:val="pt-BR"/>
            <w:rPrChange w:id="5858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</w:ins>
      <w:ins w:id="5859" w:author="Elias De Moraes Fernandes" w:date="2016-03-14T19:23:00Z">
        <w:r w:rsidRPr="00996951">
          <w:rPr>
            <w:rFonts w:ascii="Arial" w:eastAsia="Calibri" w:hAnsi="Arial" w:cs="Arial"/>
            <w:sz w:val="24"/>
            <w:lang w:val="pt-BR"/>
            <w:rPrChange w:id="5860" w:author="Elias de Moraes Fernandes" w:date="2016-07-07T10:33:00Z">
              <w:rPr>
                <w:sz w:val="24"/>
                <w:lang w:val="pt-BR"/>
              </w:rPr>
            </w:rPrChange>
          </w:rPr>
          <w:t>ê</w:t>
        </w:r>
      </w:ins>
      <w:ins w:id="5861" w:author="Elias De Moraes Fernandes" w:date="2016-03-14T19:17:00Z">
        <w:r w:rsidR="00B14807" w:rsidRPr="00996951">
          <w:rPr>
            <w:rFonts w:ascii="Arial" w:hAnsi="Arial" w:cs="Arial"/>
            <w:sz w:val="24"/>
            <w:lang w:val="pt-BR"/>
            <w:rPrChange w:id="5862" w:author="Elias de Moraes Fernandes" w:date="2016-07-07T10:33:00Z">
              <w:rPr>
                <w:sz w:val="24"/>
                <w:lang w:val="pt-BR"/>
              </w:rPr>
            </w:rPrChange>
          </w:rPr>
          <w:t>ncia 1: Hist</w:t>
        </w:r>
        <w:r w:rsidR="00B14807" w:rsidRPr="00996951">
          <w:rPr>
            <w:rFonts w:ascii="Arial" w:eastAsia="Calibri" w:hAnsi="Arial" w:cs="Arial"/>
            <w:sz w:val="24"/>
            <w:lang w:val="pt-BR"/>
            <w:rPrChange w:id="5863" w:author="Elias de Moraes Fernandes" w:date="2016-07-07T10:33:00Z">
              <w:rPr>
                <w:sz w:val="24"/>
                <w:lang w:val="pt-BR"/>
              </w:rPr>
            </w:rPrChange>
          </w:rPr>
          <w:t>ó</w:t>
        </w:r>
        <w:r w:rsidR="00483240" w:rsidRPr="00996951">
          <w:rPr>
            <w:rFonts w:ascii="Arial" w:hAnsi="Arial" w:cs="Arial"/>
            <w:sz w:val="24"/>
            <w:lang w:val="pt-BR"/>
            <w:rPrChange w:id="5864" w:author="Elias de Moraes Fernandes" w:date="2016-07-07T10:33:00Z">
              <w:rPr>
                <w:sz w:val="24"/>
                <w:lang w:val="pt-BR"/>
              </w:rPr>
            </w:rPrChange>
          </w:rPr>
          <w:t>ria do Jogo</w:t>
        </w:r>
      </w:ins>
      <w:ins w:id="5865" w:author="Elias De Moraes Fernandes" w:date="2016-03-15T18:45:00Z">
        <w:r w:rsidR="00F42D01" w:rsidRPr="00996951">
          <w:rPr>
            <w:rFonts w:ascii="Arial" w:hAnsi="Arial" w:cs="Arial"/>
            <w:sz w:val="24"/>
            <w:lang w:val="pt-BR"/>
            <w:rPrChange w:id="586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5867" w:author="Elias De Moraes Fernandes" w:date="2016-03-15T18:46:00Z">
        <w:r w:rsidR="00F42D01" w:rsidRPr="00996951">
          <w:rPr>
            <w:rFonts w:ascii="Arial" w:hAnsi="Arial" w:cs="Arial"/>
            <w:sz w:val="24"/>
            <w:lang w:val="pt-BR"/>
            <w:rPrChange w:id="5868" w:author="Elias de Moraes Fernandes" w:date="2016-07-07T10:33:00Z">
              <w:rPr>
                <w:sz w:val="24"/>
                <w:lang w:val="pt-BR"/>
              </w:rPr>
            </w:rPrChange>
          </w:rPr>
          <w:t>(</w:t>
        </w:r>
      </w:ins>
      <w:ins w:id="5869" w:author="Elias De Moraes Fernandes" w:date="2016-03-15T18:45:00Z">
        <w:r w:rsidR="00F42D01" w:rsidRPr="00996951">
          <w:rPr>
            <w:rFonts w:ascii="Arial" w:hAnsi="Arial" w:cs="Arial"/>
            <w:sz w:val="24"/>
            <w:lang w:val="pt-BR"/>
            <w:rPrChange w:id="5870" w:author="Elias de Moraes Fernandes" w:date="2016-07-07T10:33:00Z">
              <w:rPr>
                <w:sz w:val="24"/>
                <w:lang w:val="pt-BR"/>
              </w:rPr>
            </w:rPrChange>
          </w:rPr>
          <w:t>CINEMATIC</w:t>
        </w:r>
      </w:ins>
      <w:ins w:id="5871" w:author="Elias De Moraes Fernandes" w:date="2016-03-15T18:47:00Z">
        <w:r w:rsidR="00187F6F" w:rsidRPr="00996951">
          <w:rPr>
            <w:rFonts w:ascii="Arial" w:hAnsi="Arial" w:cs="Arial"/>
            <w:sz w:val="24"/>
            <w:lang w:val="pt-BR"/>
            <w:rPrChange w:id="5872" w:author="Elias de Moraes Fernandes" w:date="2016-07-07T10:33:00Z">
              <w:rPr>
                <w:sz w:val="24"/>
                <w:lang w:val="pt-BR"/>
              </w:rPr>
            </w:rPrChange>
          </w:rPr>
          <w:t xml:space="preserve"> INICIAL</w:t>
        </w:r>
      </w:ins>
      <w:ins w:id="5873" w:author="Elias De Moraes Fernandes" w:date="2016-03-15T18:45:00Z">
        <w:r w:rsidR="00F42D01" w:rsidRPr="00996951">
          <w:rPr>
            <w:rFonts w:ascii="Arial" w:hAnsi="Arial" w:cs="Arial"/>
            <w:sz w:val="24"/>
            <w:lang w:val="pt-BR"/>
            <w:rPrChange w:id="5874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</w:p>
    <w:p w14:paraId="1E5ADEE9" w14:textId="396FB55B" w:rsidR="00B14807" w:rsidRPr="00996951" w:rsidRDefault="00B14807">
      <w:pPr>
        <w:pStyle w:val="ListParagraph"/>
        <w:numPr>
          <w:ilvl w:val="0"/>
          <w:numId w:val="18"/>
        </w:numPr>
        <w:tabs>
          <w:tab w:val="left" w:pos="7672"/>
        </w:tabs>
        <w:rPr>
          <w:ins w:id="5875" w:author="Elias De Moraes Fernandes" w:date="2016-03-14T19:18:00Z"/>
          <w:rFonts w:ascii="Arial" w:hAnsi="Arial" w:cs="Arial"/>
          <w:sz w:val="24"/>
          <w:lang w:val="pt-BR"/>
          <w:rPrChange w:id="5876" w:author="Elias de Moraes Fernandes" w:date="2016-07-07T10:33:00Z">
            <w:rPr>
              <w:ins w:id="5877" w:author="Elias De Moraes Fernandes" w:date="2016-03-14T19:18:00Z"/>
              <w:sz w:val="24"/>
              <w:lang w:val="pt-BR"/>
            </w:rPr>
          </w:rPrChange>
        </w:rPr>
        <w:pPrChange w:id="5878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879" w:author="Elias De Moraes Fernandes" w:date="2016-03-14T19:17:00Z">
        <w:r w:rsidRPr="00996951">
          <w:rPr>
            <w:rFonts w:ascii="Arial" w:hAnsi="Arial" w:cs="Arial"/>
            <w:sz w:val="24"/>
            <w:lang w:val="pt-BR"/>
            <w:rPrChange w:id="5880" w:author="Elias de Moraes Fernandes" w:date="2016-07-07T10:33:00Z">
              <w:rPr>
                <w:sz w:val="24"/>
                <w:lang w:val="pt-BR"/>
              </w:rPr>
            </w:rPrChange>
          </w:rPr>
          <w:t>S</w:t>
        </w:r>
        <w:r w:rsidR="004F238A" w:rsidRPr="00996951">
          <w:rPr>
            <w:rFonts w:ascii="Arial" w:hAnsi="Arial" w:cs="Arial"/>
            <w:sz w:val="24"/>
            <w:lang w:val="pt-BR"/>
            <w:rPrChange w:id="5881" w:author="Elias de Moraes Fernandes" w:date="2016-07-07T10:33:00Z">
              <w:rPr>
                <w:sz w:val="24"/>
                <w:lang w:val="pt-BR"/>
              </w:rPr>
            </w:rPrChange>
          </w:rPr>
          <w:t>equ</w:t>
        </w:r>
      </w:ins>
      <w:ins w:id="5882" w:author="Elias De Moraes Fernandes" w:date="2016-03-14T19:23:00Z">
        <w:r w:rsidR="004F238A" w:rsidRPr="00996951">
          <w:rPr>
            <w:rFonts w:ascii="Arial" w:eastAsia="Calibri" w:hAnsi="Arial" w:cs="Arial"/>
            <w:sz w:val="24"/>
            <w:lang w:val="pt-BR"/>
            <w:rPrChange w:id="5883" w:author="Elias de Moraes Fernandes" w:date="2016-07-07T10:33:00Z">
              <w:rPr>
                <w:sz w:val="24"/>
                <w:lang w:val="pt-BR"/>
              </w:rPr>
            </w:rPrChange>
          </w:rPr>
          <w:t>ê</w:t>
        </w:r>
      </w:ins>
      <w:ins w:id="5884" w:author="Elias De Moraes Fernandes" w:date="2016-03-14T19:17:00Z">
        <w:r w:rsidRPr="00996951">
          <w:rPr>
            <w:rFonts w:ascii="Arial" w:hAnsi="Arial" w:cs="Arial"/>
            <w:sz w:val="24"/>
            <w:lang w:val="pt-BR"/>
            <w:rPrChange w:id="5885" w:author="Elias de Moraes Fernandes" w:date="2016-07-07T10:33:00Z">
              <w:rPr>
                <w:sz w:val="24"/>
                <w:lang w:val="pt-BR"/>
              </w:rPr>
            </w:rPrChange>
          </w:rPr>
          <w:t>ncia 2:</w:t>
        </w:r>
      </w:ins>
      <w:ins w:id="5886" w:author="Elias De Moraes Fernandes" w:date="2016-03-14T19:18:00Z">
        <w:r w:rsidRPr="00996951">
          <w:rPr>
            <w:rFonts w:ascii="Arial" w:hAnsi="Arial" w:cs="Arial"/>
            <w:sz w:val="24"/>
            <w:lang w:val="pt-BR"/>
            <w:rPrChange w:id="5887" w:author="Elias de Moraes Fernandes" w:date="2016-07-07T10:33:00Z">
              <w:rPr>
                <w:sz w:val="24"/>
                <w:lang w:val="pt-BR"/>
              </w:rPr>
            </w:rPrChange>
          </w:rPr>
          <w:t xml:space="preserve"> Tutorial do Jogo (Fase</w:t>
        </w:r>
      </w:ins>
      <w:ins w:id="5888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889" w:author="Elias de Moraes Fernandes" w:date="2016-07-07T10:33:00Z">
              <w:rPr>
                <w:sz w:val="24"/>
                <w:lang w:val="pt-BR"/>
              </w:rPr>
            </w:rPrChange>
          </w:rPr>
          <w:t>0</w:t>
        </w:r>
      </w:ins>
      <w:ins w:id="5890" w:author="Elias De Moraes Fernandes" w:date="2016-03-14T19:18:00Z">
        <w:r w:rsidRPr="00996951">
          <w:rPr>
            <w:rFonts w:ascii="Arial" w:hAnsi="Arial" w:cs="Arial"/>
            <w:sz w:val="24"/>
            <w:lang w:val="pt-BR"/>
            <w:rPrChange w:id="5891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</w:p>
    <w:p w14:paraId="1C8F42F1" w14:textId="4C53D0F7" w:rsidR="00B14807" w:rsidRPr="00996951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5892" w:author="Elias De Moraes Fernandes" w:date="2016-03-14T19:19:00Z"/>
          <w:rFonts w:ascii="Arial" w:hAnsi="Arial" w:cs="Arial"/>
          <w:sz w:val="24"/>
          <w:lang w:val="pt-BR"/>
          <w:rPrChange w:id="5893" w:author="Elias de Moraes Fernandes" w:date="2016-07-07T10:33:00Z">
            <w:rPr>
              <w:ins w:id="5894" w:author="Elias De Moraes Fernandes" w:date="2016-03-14T19:19:00Z"/>
              <w:sz w:val="24"/>
              <w:lang w:val="pt-BR"/>
            </w:rPr>
          </w:rPrChange>
        </w:rPr>
        <w:pPrChange w:id="5895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896" w:author="Elias De Moraes Fernandes" w:date="2016-03-14T19:19:00Z">
        <w:r w:rsidRPr="00996951">
          <w:rPr>
            <w:rFonts w:ascii="Arial" w:hAnsi="Arial" w:cs="Arial"/>
            <w:sz w:val="24"/>
            <w:lang w:val="pt-BR"/>
            <w:rPrChange w:id="5897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</w:ins>
      <w:ins w:id="5898" w:author="Elias De Moraes Fernandes" w:date="2016-03-14T19:23:00Z">
        <w:r w:rsidRPr="00996951">
          <w:rPr>
            <w:rFonts w:ascii="Arial" w:eastAsia="Calibri" w:hAnsi="Arial" w:cs="Arial"/>
            <w:sz w:val="24"/>
            <w:lang w:val="pt-BR"/>
            <w:rPrChange w:id="5899" w:author="Elias de Moraes Fernandes" w:date="2016-07-07T10:33:00Z">
              <w:rPr>
                <w:sz w:val="24"/>
                <w:lang w:val="pt-BR"/>
              </w:rPr>
            </w:rPrChange>
          </w:rPr>
          <w:t>ê</w:t>
        </w:r>
      </w:ins>
      <w:ins w:id="5900" w:author="Elias De Moraes Fernandes" w:date="2016-03-14T19:19:00Z">
        <w:r w:rsidR="00B14807" w:rsidRPr="00996951">
          <w:rPr>
            <w:rFonts w:ascii="Arial" w:hAnsi="Arial" w:cs="Arial"/>
            <w:sz w:val="24"/>
            <w:lang w:val="pt-BR"/>
            <w:rPrChange w:id="5901" w:author="Elias de Moraes Fernandes" w:date="2016-07-07T10:33:00Z">
              <w:rPr>
                <w:sz w:val="24"/>
                <w:lang w:val="pt-BR"/>
              </w:rPr>
            </w:rPrChange>
          </w:rPr>
          <w:t xml:space="preserve">ncia 3: Tutorial da Fase </w:t>
        </w:r>
      </w:ins>
      <w:ins w:id="5902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03" w:author="Elias de Moraes Fernandes" w:date="2016-07-07T10:33:00Z">
              <w:rPr>
                <w:sz w:val="24"/>
                <w:lang w:val="pt-BR"/>
              </w:rPr>
            </w:rPrChange>
          </w:rPr>
          <w:t>1</w:t>
        </w:r>
      </w:ins>
      <w:ins w:id="5904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05" w:author="Elias de Moraes Fernandes" w:date="2016-07-07T10:33:00Z">
              <w:rPr>
                <w:sz w:val="24"/>
                <w:lang w:val="pt-BR"/>
              </w:rPr>
            </w:rPrChange>
          </w:rPr>
          <w:t xml:space="preserve"> (Fase </w:t>
        </w:r>
      </w:ins>
      <w:ins w:id="5906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07" w:author="Elias de Moraes Fernandes" w:date="2016-07-07T10:33:00Z">
              <w:rPr>
                <w:sz w:val="24"/>
                <w:lang w:val="pt-BR"/>
              </w:rPr>
            </w:rPrChange>
          </w:rPr>
          <w:t>1</w:t>
        </w:r>
      </w:ins>
      <w:ins w:id="5908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09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</w:p>
    <w:p w14:paraId="247444B7" w14:textId="54BB1B08" w:rsidR="00B14807" w:rsidRPr="00996951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5910" w:author="Elias De Moraes Fernandes" w:date="2016-03-14T19:23:00Z"/>
          <w:rFonts w:ascii="Arial" w:hAnsi="Arial" w:cs="Arial"/>
          <w:sz w:val="24"/>
          <w:lang w:val="pt-BR"/>
          <w:rPrChange w:id="5911" w:author="Elias de Moraes Fernandes" w:date="2016-07-07T10:33:00Z">
            <w:rPr>
              <w:ins w:id="5912" w:author="Elias De Moraes Fernandes" w:date="2016-03-14T19:23:00Z"/>
              <w:sz w:val="24"/>
              <w:lang w:val="pt-BR"/>
            </w:rPr>
          </w:rPrChange>
        </w:rPr>
        <w:pPrChange w:id="5913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914" w:author="Elias De Moraes Fernandes" w:date="2016-03-14T19:20:00Z">
        <w:r w:rsidRPr="00996951">
          <w:rPr>
            <w:rFonts w:ascii="Arial" w:hAnsi="Arial" w:cs="Arial"/>
            <w:sz w:val="24"/>
            <w:lang w:val="pt-BR"/>
            <w:rPrChange w:id="5915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</w:ins>
      <w:ins w:id="5916" w:author="Elias De Moraes Fernandes" w:date="2016-03-14T19:23:00Z">
        <w:r w:rsidRPr="00996951">
          <w:rPr>
            <w:rFonts w:ascii="Arial" w:eastAsia="Calibri" w:hAnsi="Arial" w:cs="Arial"/>
            <w:sz w:val="24"/>
            <w:lang w:val="pt-BR"/>
            <w:rPrChange w:id="5917" w:author="Elias de Moraes Fernandes" w:date="2016-07-07T10:33:00Z">
              <w:rPr>
                <w:sz w:val="24"/>
                <w:lang w:val="pt-BR"/>
              </w:rPr>
            </w:rPrChange>
          </w:rPr>
          <w:t>ê</w:t>
        </w:r>
      </w:ins>
      <w:ins w:id="5918" w:author="Elias De Moraes Fernandes" w:date="2016-03-14T19:20:00Z">
        <w:r w:rsidR="00B14807" w:rsidRPr="00996951">
          <w:rPr>
            <w:rFonts w:ascii="Arial" w:hAnsi="Arial" w:cs="Arial"/>
            <w:sz w:val="24"/>
            <w:lang w:val="pt-BR"/>
            <w:rPrChange w:id="5919" w:author="Elias de Moraes Fernandes" w:date="2016-07-07T10:33:00Z">
              <w:rPr>
                <w:sz w:val="24"/>
                <w:lang w:val="pt-BR"/>
              </w:rPr>
            </w:rPrChange>
          </w:rPr>
          <w:t xml:space="preserve">ncia 4: Tutorial da Fase </w:t>
        </w:r>
      </w:ins>
      <w:ins w:id="5920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21" w:author="Elias de Moraes Fernandes" w:date="2016-07-07T10:33:00Z">
              <w:rPr>
                <w:sz w:val="24"/>
                <w:lang w:val="pt-BR"/>
              </w:rPr>
            </w:rPrChange>
          </w:rPr>
          <w:t>2</w:t>
        </w:r>
      </w:ins>
      <w:ins w:id="5922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23" w:author="Elias de Moraes Fernandes" w:date="2016-07-07T10:33:00Z">
              <w:rPr>
                <w:sz w:val="24"/>
                <w:lang w:val="pt-BR"/>
              </w:rPr>
            </w:rPrChange>
          </w:rPr>
          <w:t xml:space="preserve"> (Fase </w:t>
        </w:r>
      </w:ins>
      <w:ins w:id="5924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25" w:author="Elias de Moraes Fernandes" w:date="2016-07-07T10:33:00Z">
              <w:rPr>
                <w:sz w:val="24"/>
                <w:lang w:val="pt-BR"/>
              </w:rPr>
            </w:rPrChange>
          </w:rPr>
          <w:t>2</w:t>
        </w:r>
      </w:ins>
      <w:ins w:id="5926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27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</w:p>
    <w:p w14:paraId="2BB88E15" w14:textId="54085E60" w:rsidR="00187F6F" w:rsidRPr="00996951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5928" w:author="Elias De Moraes Fernandes" w:date="2016-03-15T18:46:00Z"/>
          <w:rFonts w:ascii="Arial" w:hAnsi="Arial" w:cs="Arial"/>
          <w:sz w:val="24"/>
          <w:lang w:val="pt-BR"/>
          <w:rPrChange w:id="5929" w:author="Elias de Moraes Fernandes" w:date="2016-07-07T10:33:00Z">
            <w:rPr>
              <w:ins w:id="5930" w:author="Elias De Moraes Fernandes" w:date="2016-03-15T18:46:00Z"/>
              <w:sz w:val="24"/>
              <w:lang w:val="pt-BR"/>
            </w:rPr>
          </w:rPrChange>
        </w:rPr>
        <w:pPrChange w:id="5931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932" w:author="Elias De Moraes Fernandes" w:date="2016-03-14T19:23:00Z">
        <w:r w:rsidRPr="00996951">
          <w:rPr>
            <w:rFonts w:ascii="Arial" w:hAnsi="Arial" w:cs="Arial"/>
            <w:sz w:val="24"/>
            <w:lang w:val="pt-BR"/>
            <w:rPrChange w:id="5933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  <w:r w:rsidRPr="00996951">
          <w:rPr>
            <w:rFonts w:ascii="Arial" w:eastAsia="Calibri" w:hAnsi="Arial" w:cs="Arial"/>
            <w:sz w:val="24"/>
            <w:lang w:val="pt-BR"/>
            <w:rPrChange w:id="5934" w:author="Elias de Moraes Fernandes" w:date="2016-07-07T10:33:00Z">
              <w:rPr>
                <w:sz w:val="24"/>
                <w:lang w:val="pt-BR"/>
              </w:rPr>
            </w:rPrChange>
          </w:rPr>
          <w:t>ê</w:t>
        </w:r>
        <w:r w:rsidR="00B14807" w:rsidRPr="00996951">
          <w:rPr>
            <w:rFonts w:ascii="Arial" w:hAnsi="Arial" w:cs="Arial"/>
            <w:sz w:val="24"/>
            <w:lang w:val="pt-BR"/>
            <w:rPrChange w:id="5935" w:author="Elias de Moraes Fernandes" w:date="2016-07-07T10:33:00Z">
              <w:rPr>
                <w:sz w:val="24"/>
                <w:lang w:val="pt-BR"/>
              </w:rPr>
            </w:rPrChange>
          </w:rPr>
          <w:t xml:space="preserve">ncia 5: Tutorial da Fase </w:t>
        </w:r>
      </w:ins>
      <w:ins w:id="5936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37" w:author="Elias de Moraes Fernandes" w:date="2016-07-07T10:33:00Z">
              <w:rPr>
                <w:sz w:val="24"/>
                <w:lang w:val="pt-BR"/>
              </w:rPr>
            </w:rPrChange>
          </w:rPr>
          <w:t>3</w:t>
        </w:r>
      </w:ins>
      <w:ins w:id="5938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39" w:author="Elias de Moraes Fernandes" w:date="2016-07-07T10:33:00Z">
              <w:rPr>
                <w:sz w:val="24"/>
                <w:lang w:val="pt-BR"/>
              </w:rPr>
            </w:rPrChange>
          </w:rPr>
          <w:t xml:space="preserve"> (Fase </w:t>
        </w:r>
      </w:ins>
      <w:ins w:id="5940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41" w:author="Elias de Moraes Fernandes" w:date="2016-07-07T10:33:00Z">
              <w:rPr>
                <w:sz w:val="24"/>
                <w:lang w:val="pt-BR"/>
              </w:rPr>
            </w:rPrChange>
          </w:rPr>
          <w:t>3</w:t>
        </w:r>
      </w:ins>
      <w:ins w:id="5942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43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</w:p>
    <w:p w14:paraId="2C8E5CC0" w14:textId="6C88F46F" w:rsidR="00187F6F" w:rsidRPr="00996951" w:rsidRDefault="00187F6F">
      <w:pPr>
        <w:pStyle w:val="ListParagraph"/>
        <w:numPr>
          <w:ilvl w:val="0"/>
          <w:numId w:val="18"/>
        </w:numPr>
        <w:tabs>
          <w:tab w:val="left" w:pos="7672"/>
        </w:tabs>
        <w:rPr>
          <w:rFonts w:ascii="Arial" w:hAnsi="Arial" w:cs="Arial"/>
          <w:sz w:val="24"/>
          <w:lang w:val="pt-BR"/>
          <w:rPrChange w:id="5944" w:author="Elias de Moraes Fernandes" w:date="2016-07-07T10:33:00Z">
            <w:rPr>
              <w:lang w:val="pt-BR"/>
            </w:rPr>
          </w:rPrChange>
        </w:rPr>
        <w:pPrChange w:id="5945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946" w:author="Elias De Moraes Fernandes" w:date="2016-03-15T18:46:00Z">
        <w:r w:rsidRPr="00996951">
          <w:rPr>
            <w:rFonts w:ascii="Arial" w:hAnsi="Arial" w:cs="Arial"/>
            <w:sz w:val="24"/>
            <w:lang w:val="pt-BR"/>
            <w:rPrChange w:id="5947" w:author="Elias de Moraes Fernandes" w:date="2016-07-07T10:33:00Z">
              <w:rPr>
                <w:sz w:val="24"/>
                <w:lang w:val="pt-BR"/>
              </w:rPr>
            </w:rPrChange>
          </w:rPr>
          <w:t>Sequencia 6: Desfecho (CINEMATIC FINAL)</w:t>
        </w:r>
      </w:ins>
    </w:p>
    <w:p w14:paraId="43A93512" w14:textId="77777777" w:rsidR="00166D4F" w:rsidRPr="00996951" w:rsidRDefault="00166D4F" w:rsidP="0077658F">
      <w:pPr>
        <w:pStyle w:val="ListParagraph"/>
        <w:tabs>
          <w:tab w:val="left" w:pos="7672"/>
        </w:tabs>
        <w:ind w:left="0" w:firstLine="360"/>
        <w:rPr>
          <w:ins w:id="5948" w:author="Elias De Moraes Fernandes" w:date="2016-03-14T19:32:00Z"/>
          <w:rFonts w:ascii="Arial" w:hAnsi="Arial" w:cs="Arial"/>
          <w:sz w:val="24"/>
          <w:lang w:val="pt-BR"/>
          <w:rPrChange w:id="5949" w:author="Elias de Moraes Fernandes" w:date="2016-07-07T10:33:00Z">
            <w:rPr>
              <w:ins w:id="5950" w:author="Elias De Moraes Fernandes" w:date="2016-03-14T19:32:00Z"/>
              <w:sz w:val="24"/>
              <w:lang w:val="pt-BR"/>
            </w:rPr>
          </w:rPrChange>
        </w:rPr>
      </w:pPr>
    </w:p>
    <w:p w14:paraId="6716925C" w14:textId="77777777" w:rsidR="0077658F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951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5952" w:author="Elias de Moraes Fernandes" w:date="2016-07-07T10:33:00Z">
            <w:rPr>
              <w:sz w:val="24"/>
              <w:lang w:val="pt-BR"/>
            </w:rPr>
          </w:rPrChange>
        </w:rPr>
        <w:t>- Descri</w:t>
      </w:r>
      <w:r w:rsidRPr="00996951">
        <w:rPr>
          <w:rFonts w:ascii="Arial" w:eastAsia="Calibri" w:hAnsi="Arial" w:cs="Arial"/>
          <w:sz w:val="24"/>
          <w:lang w:val="pt-BR"/>
          <w:rPrChange w:id="5953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Pr="00996951">
        <w:rPr>
          <w:rFonts w:ascii="Arial" w:hAnsi="Arial" w:cs="Arial"/>
          <w:sz w:val="24"/>
          <w:lang w:val="pt-BR"/>
          <w:rPrChange w:id="595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955" w:author="Elias de Moraes Fernandes" w:date="2016-07-07T10:33:00Z">
            <w:rPr>
              <w:sz w:val="24"/>
              <w:lang w:val="pt-BR"/>
            </w:rPr>
          </w:rPrChange>
        </w:rPr>
        <w:t>dos</w:t>
      </w:r>
      <w:r w:rsidRPr="00996951">
        <w:rPr>
          <w:rFonts w:ascii="Arial" w:hAnsi="Arial" w:cs="Arial"/>
          <w:sz w:val="24"/>
          <w:lang w:val="pt-BR"/>
          <w:rPrChange w:id="595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5957" w:author="Elias de Moraes Fernandes" w:date="2016-07-07T10:33:00Z">
            <w:rPr>
              <w:sz w:val="24"/>
              <w:lang w:val="pt-BR"/>
            </w:rPr>
          </w:rPrChange>
        </w:rPr>
        <w:t>roteiros;</w:t>
      </w:r>
    </w:p>
    <w:p w14:paraId="2A7D9D71" w14:textId="279ABA2B" w:rsidR="00E20E3D" w:rsidRPr="00996951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5958" w:author="Elias De Moraes Fernandes" w:date="2016-03-14T19:24:00Z"/>
          <w:rFonts w:ascii="Arial" w:hAnsi="Arial" w:cs="Arial"/>
          <w:sz w:val="24"/>
          <w:lang w:val="pt-BR"/>
          <w:rPrChange w:id="5959" w:author="Elias de Moraes Fernandes" w:date="2016-07-07T10:33:00Z">
            <w:rPr>
              <w:ins w:id="5960" w:author="Elias De Moraes Fernandes" w:date="2016-03-14T19:24:00Z"/>
              <w:sz w:val="24"/>
              <w:lang w:val="pt-BR"/>
            </w:rPr>
          </w:rPrChange>
        </w:rPr>
        <w:pPrChange w:id="5961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5962" w:author="Elias De Moraes Fernandes" w:date="2016-03-14T19:24:00Z">
        <w:r w:rsidRPr="00996951">
          <w:rPr>
            <w:rFonts w:ascii="Arial" w:hAnsi="Arial" w:cs="Arial"/>
            <w:sz w:val="24"/>
            <w:lang w:val="pt-BR"/>
            <w:rPrChange w:id="5963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  <w:r w:rsidRPr="00996951">
          <w:rPr>
            <w:rFonts w:ascii="Arial" w:eastAsia="Calibri" w:hAnsi="Arial" w:cs="Arial"/>
            <w:sz w:val="24"/>
            <w:lang w:val="pt-BR"/>
            <w:rPrChange w:id="5964" w:author="Elias de Moraes Fernandes" w:date="2016-07-07T10:33:00Z">
              <w:rPr>
                <w:sz w:val="24"/>
                <w:lang w:val="pt-BR"/>
              </w:rPr>
            </w:rPrChange>
          </w:rPr>
          <w:t>ência</w:t>
        </w:r>
        <w:r w:rsidRPr="00996951">
          <w:rPr>
            <w:rFonts w:ascii="Arial" w:hAnsi="Arial" w:cs="Arial"/>
            <w:sz w:val="24"/>
            <w:lang w:val="pt-BR"/>
            <w:rPrChange w:id="5965" w:author="Elias de Moraes Fernandes" w:date="2016-07-07T10:33:00Z">
              <w:rPr>
                <w:sz w:val="24"/>
                <w:lang w:val="pt-BR"/>
              </w:rPr>
            </w:rPrChange>
          </w:rPr>
          <w:t xml:space="preserve"> 1</w:t>
        </w:r>
        <w:r w:rsidRPr="00996951">
          <w:rPr>
            <w:rFonts w:ascii="Arial" w:eastAsia="Calibri" w:hAnsi="Arial" w:cs="Arial"/>
            <w:sz w:val="24"/>
            <w:lang w:val="pt-BR"/>
            <w:rPrChange w:id="5966" w:author="Elias de Moraes Fernandes" w:date="2016-07-07T10:33:00Z">
              <w:rPr>
                <w:sz w:val="24"/>
                <w:lang w:val="pt-BR"/>
              </w:rPr>
            </w:rPrChange>
          </w:rPr>
          <w:t>:</w:t>
        </w:r>
        <w:r w:rsidRPr="00996951">
          <w:rPr>
            <w:rFonts w:ascii="Arial" w:hAnsi="Arial" w:cs="Arial"/>
            <w:sz w:val="24"/>
            <w:lang w:val="pt-BR"/>
            <w:rPrChange w:id="596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5968" w:author="Elias De Moraes Fernandes" w:date="2016-03-14T19:32:00Z">
        <w:r w:rsidR="00166D4F" w:rsidRPr="00996951">
          <w:rPr>
            <w:rFonts w:ascii="Arial" w:hAnsi="Arial" w:cs="Arial"/>
            <w:sz w:val="24"/>
            <w:lang w:val="pt-BR"/>
            <w:rPrChange w:id="5969" w:author="Elias de Moraes Fernandes" w:date="2016-07-07T10:33:00Z">
              <w:rPr>
                <w:sz w:val="24"/>
                <w:lang w:val="pt-BR"/>
              </w:rPr>
            </w:rPrChange>
          </w:rPr>
          <w:t>Conta</w:t>
        </w:r>
      </w:ins>
      <w:ins w:id="5970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71" w:author="Elias de Moraes Fernandes" w:date="2016-07-07T10:33:00Z">
              <w:rPr>
                <w:sz w:val="24"/>
                <w:lang w:val="pt-BR"/>
              </w:rPr>
            </w:rPrChange>
          </w:rPr>
          <w:t>r</w:t>
        </w:r>
      </w:ins>
      <w:ins w:id="5972" w:author="Elias De Moraes Fernandes" w:date="2016-03-14T19:32:00Z">
        <w:r w:rsidR="00166D4F" w:rsidRPr="00996951">
          <w:rPr>
            <w:rFonts w:ascii="Arial" w:hAnsi="Arial" w:cs="Arial"/>
            <w:sz w:val="24"/>
            <w:lang w:val="pt-BR"/>
            <w:rPrChange w:id="5973" w:author="Elias de Moraes Fernandes" w:date="2016-07-07T10:33:00Z">
              <w:rPr>
                <w:sz w:val="24"/>
                <w:lang w:val="pt-BR"/>
              </w:rPr>
            </w:rPrChange>
          </w:rPr>
          <w:t xml:space="preserve"> como </w:t>
        </w:r>
      </w:ins>
      <w:ins w:id="5974" w:author="Elias De Moraes Fernandes" w:date="2016-03-15T00:02:00Z">
        <w:r w:rsidR="00A05655" w:rsidRPr="00996951">
          <w:rPr>
            <w:rFonts w:ascii="Arial" w:hAnsi="Arial" w:cs="Arial"/>
            <w:sz w:val="24"/>
            <w:lang w:val="pt-BR"/>
            <w:rPrChange w:id="5975" w:author="Elias de Moraes Fernandes" w:date="2016-07-07T10:33:00Z">
              <w:rPr>
                <w:sz w:val="24"/>
                <w:lang w:val="pt-BR"/>
              </w:rPr>
            </w:rPrChange>
          </w:rPr>
          <w:t xml:space="preserve">a minhoca foi atacada pelos </w:t>
        </w:r>
        <w:del w:id="5976" w:author="Elias De Moraes Fernandes" w:date="2016-07-06T16:07:00Z">
          <w:r w:rsidR="00A05655" w:rsidRPr="00996951" w:rsidDel="005C6DE9">
            <w:rPr>
              <w:rFonts w:ascii="Arial" w:hAnsi="Arial" w:cs="Arial"/>
              <w:sz w:val="24"/>
              <w:lang w:val="pt-BR"/>
              <w:rPrChange w:id="5977" w:author="Elias de Moraes Fernandes" w:date="2016-07-07T10:33:00Z">
                <w:rPr>
                  <w:sz w:val="24"/>
                  <w:lang w:val="pt-BR"/>
                </w:rPr>
              </w:rPrChange>
            </w:rPr>
            <w:delText>inimigo</w:delText>
          </w:r>
        </w:del>
        <w:del w:id="5978" w:author="Elias De Moraes Fernandes" w:date="2016-07-06T16:09:00Z">
          <w:r w:rsidR="00A05655" w:rsidRPr="00996951" w:rsidDel="005C6DE9">
            <w:rPr>
              <w:rFonts w:ascii="Arial" w:hAnsi="Arial" w:cs="Arial"/>
              <w:sz w:val="24"/>
              <w:lang w:val="pt-BR"/>
              <w:rPrChange w:id="5979" w:author="Elias de Moraes Fernandes" w:date="2016-07-07T10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5980" w:author="Elias De Moraes Fernandes" w:date="2016-07-06T16:09:00Z">
        <w:r w:rsidR="005C6DE9" w:rsidRPr="00996951">
          <w:rPr>
            <w:rFonts w:ascii="Arial" w:hAnsi="Arial" w:cs="Arial"/>
            <w:sz w:val="24"/>
            <w:lang w:val="pt-BR"/>
            <w:rPrChange w:id="5981" w:author="Elias de Moraes Fernandes" w:date="2016-07-07T10:33:00Z">
              <w:rPr>
                <w:sz w:val="24"/>
                <w:lang w:val="pt-BR"/>
              </w:rPr>
            </w:rPrChange>
          </w:rPr>
          <w:t>Predadores</w:t>
        </w:r>
      </w:ins>
      <w:ins w:id="5982" w:author="Elias De Moraes Fernandes" w:date="2016-03-15T18:56:00Z">
        <w:r w:rsidR="006810E3" w:rsidRPr="00996951">
          <w:rPr>
            <w:rFonts w:ascii="Arial" w:hAnsi="Arial" w:cs="Arial"/>
            <w:sz w:val="24"/>
            <w:lang w:val="pt-BR"/>
            <w:rPrChange w:id="5983" w:author="Elias de Moraes Fernandes" w:date="2016-07-07T10:33:00Z">
              <w:rPr>
                <w:sz w:val="24"/>
                <w:lang w:val="pt-BR"/>
              </w:rPr>
            </w:rPrChange>
          </w:rPr>
          <w:t xml:space="preserve"> (UTFPR)</w:t>
        </w:r>
      </w:ins>
    </w:p>
    <w:p w14:paraId="46847E6E" w14:textId="39C5ED13" w:rsidR="000F68A5" w:rsidRPr="00996951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5984" w:author="Elias De Moraes Fernandes" w:date="2016-03-16T12:45:00Z"/>
          <w:rFonts w:ascii="Arial" w:hAnsi="Arial" w:cs="Arial"/>
          <w:sz w:val="24"/>
          <w:lang w:val="pt-BR"/>
          <w:rPrChange w:id="5985" w:author="Elias de Moraes Fernandes" w:date="2016-07-07T10:33:00Z">
            <w:rPr>
              <w:ins w:id="5986" w:author="Elias De Moraes Fernandes" w:date="2016-03-16T12:45:00Z"/>
              <w:sz w:val="24"/>
              <w:lang w:val="pt-BR"/>
            </w:rPr>
          </w:rPrChange>
        </w:rPr>
      </w:pPr>
      <w:ins w:id="5987" w:author="Elias De Moraes Fernandes" w:date="2016-03-14T19:24:00Z">
        <w:r w:rsidRPr="00996951">
          <w:rPr>
            <w:rFonts w:ascii="Arial" w:hAnsi="Arial" w:cs="Arial"/>
            <w:sz w:val="24"/>
            <w:lang w:val="pt-BR"/>
            <w:rPrChange w:id="5988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  <w:r w:rsidRPr="00996951">
          <w:rPr>
            <w:rFonts w:ascii="Arial" w:eastAsia="Calibri" w:hAnsi="Arial" w:cs="Arial"/>
            <w:sz w:val="24"/>
            <w:lang w:val="pt-BR"/>
            <w:rPrChange w:id="5989" w:author="Elias de Moraes Fernandes" w:date="2016-07-07T10:33:00Z">
              <w:rPr>
                <w:sz w:val="24"/>
                <w:lang w:val="pt-BR"/>
              </w:rPr>
            </w:rPrChange>
          </w:rPr>
          <w:t>ência</w:t>
        </w:r>
        <w:r w:rsidRPr="00996951">
          <w:rPr>
            <w:rFonts w:ascii="Arial" w:hAnsi="Arial" w:cs="Arial"/>
            <w:sz w:val="24"/>
            <w:lang w:val="pt-BR"/>
            <w:rPrChange w:id="5990" w:author="Elias de Moraes Fernandes" w:date="2016-07-07T10:33:00Z">
              <w:rPr>
                <w:sz w:val="24"/>
                <w:lang w:val="pt-BR"/>
              </w:rPr>
            </w:rPrChange>
          </w:rPr>
          <w:t xml:space="preserve"> 2</w:t>
        </w:r>
        <w:r w:rsidRPr="00996951">
          <w:rPr>
            <w:rFonts w:ascii="Arial" w:eastAsia="Calibri" w:hAnsi="Arial" w:cs="Arial"/>
            <w:sz w:val="24"/>
            <w:lang w:val="pt-BR"/>
            <w:rPrChange w:id="5991" w:author="Elias de Moraes Fernandes" w:date="2016-07-07T10:33:00Z">
              <w:rPr>
                <w:sz w:val="24"/>
                <w:lang w:val="pt-BR"/>
              </w:rPr>
            </w:rPrChange>
          </w:rPr>
          <w:t>:</w:t>
        </w:r>
        <w:r w:rsidRPr="00996951">
          <w:rPr>
            <w:rFonts w:ascii="Arial" w:hAnsi="Arial" w:cs="Arial"/>
            <w:sz w:val="24"/>
            <w:lang w:val="pt-BR"/>
            <w:rPrChange w:id="599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proofErr w:type="spellStart"/>
      <w:ins w:id="5993" w:author="Elias De Moraes Fernandes" w:date="2016-03-16T12:45:00Z">
        <w:r w:rsidR="000F68A5" w:rsidRPr="00996951">
          <w:rPr>
            <w:rFonts w:ascii="Arial" w:hAnsi="Arial" w:cs="Arial"/>
            <w:sz w:val="24"/>
            <w:lang w:val="pt-BR"/>
            <w:rPrChange w:id="5994" w:author="Elias de Moraes Fernandes" w:date="2016-07-07T10:33:00Z">
              <w:rPr>
                <w:sz w:val="24"/>
                <w:lang w:val="pt-BR"/>
              </w:rPr>
            </w:rPrChange>
          </w:rPr>
          <w:t>Auto-Explicativo</w:t>
        </w:r>
        <w:proofErr w:type="spellEnd"/>
      </w:ins>
    </w:p>
    <w:p w14:paraId="63D69A8D" w14:textId="7E846FE7" w:rsidR="00E20E3D" w:rsidRPr="00996951" w:rsidRDefault="000F68A5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5995" w:author="Elias De Moraes Fernandes" w:date="2016-03-14T19:24:00Z"/>
          <w:rFonts w:ascii="Arial" w:hAnsi="Arial" w:cs="Arial"/>
          <w:sz w:val="24"/>
          <w:lang w:val="pt-BR"/>
          <w:rPrChange w:id="5996" w:author="Elias de Moraes Fernandes" w:date="2016-07-07T10:33:00Z">
            <w:rPr>
              <w:ins w:id="5997" w:author="Elias De Moraes Fernandes" w:date="2016-03-14T19:24:00Z"/>
              <w:sz w:val="24"/>
              <w:lang w:val="pt-BR"/>
            </w:rPr>
          </w:rPrChange>
        </w:rPr>
      </w:pPr>
      <w:ins w:id="5998" w:author="Elias De Moraes Fernandes" w:date="2016-03-16T12:45:00Z">
        <w:r w:rsidRPr="00996951">
          <w:rPr>
            <w:rFonts w:ascii="Arial" w:hAnsi="Arial" w:cs="Arial"/>
            <w:sz w:val="24"/>
            <w:lang w:val="pt-BR"/>
            <w:rPrChange w:id="5999" w:author="Elias de Moraes Fernandes" w:date="2016-07-07T10:33:00Z">
              <w:rPr>
                <w:sz w:val="24"/>
                <w:lang w:val="pt-BR"/>
              </w:rPr>
            </w:rPrChange>
          </w:rPr>
          <w:t xml:space="preserve">Sequencia 3: </w:t>
        </w:r>
      </w:ins>
      <w:ins w:id="6000" w:author="Elias De Moraes Fernandes" w:date="2016-03-15T00:02:00Z">
        <w:r w:rsidR="00E83B57" w:rsidRPr="00996951">
          <w:rPr>
            <w:rFonts w:ascii="Arial" w:hAnsi="Arial" w:cs="Arial"/>
            <w:sz w:val="24"/>
            <w:lang w:val="pt-BR"/>
            <w:rPrChange w:id="6001" w:author="Elias de Moraes Fernandes" w:date="2016-07-07T10:33:00Z">
              <w:rPr>
                <w:sz w:val="24"/>
                <w:lang w:val="pt-BR"/>
              </w:rPr>
            </w:rPrChange>
          </w:rPr>
          <w:t>Conta</w:t>
        </w:r>
      </w:ins>
      <w:ins w:id="6002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03" w:author="Elias de Moraes Fernandes" w:date="2016-07-07T10:33:00Z">
              <w:rPr>
                <w:sz w:val="24"/>
                <w:lang w:val="pt-BR"/>
              </w:rPr>
            </w:rPrChange>
          </w:rPr>
          <w:t>r</w:t>
        </w:r>
      </w:ins>
      <w:ins w:id="6004" w:author="Elias De Moraes Fernandes" w:date="2016-03-15T00:02:00Z">
        <w:r w:rsidR="00E83B57" w:rsidRPr="00996951">
          <w:rPr>
            <w:rFonts w:ascii="Arial" w:hAnsi="Arial" w:cs="Arial"/>
            <w:sz w:val="24"/>
            <w:lang w:val="pt-BR"/>
            <w:rPrChange w:id="600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06" w:author="Elias De Moraes Fernandes" w:date="2016-03-15T19:56:00Z">
        <w:r w:rsidR="00D43E57" w:rsidRPr="00996951">
          <w:rPr>
            <w:rFonts w:ascii="Arial" w:hAnsi="Arial" w:cs="Arial"/>
            <w:sz w:val="24"/>
            <w:lang w:val="pt-BR"/>
            <w:rPrChange w:id="6007" w:author="Elias de Moraes Fernandes" w:date="2016-07-07T10:33:00Z">
              <w:rPr>
                <w:sz w:val="24"/>
                <w:lang w:val="pt-BR"/>
              </w:rPr>
            </w:rPrChange>
          </w:rPr>
          <w:t xml:space="preserve">porque </w:t>
        </w:r>
      </w:ins>
      <w:ins w:id="6008" w:author="Elias De Moraes Fernandes" w:date="2016-03-15T19:58:00Z">
        <w:r w:rsidR="005E5D86" w:rsidRPr="00996951">
          <w:rPr>
            <w:rFonts w:ascii="Arial" w:hAnsi="Arial" w:cs="Arial"/>
            <w:sz w:val="24"/>
            <w:lang w:val="pt-BR"/>
            <w:rPrChange w:id="6009" w:author="Elias de Moraes Fernandes" w:date="2016-07-07T10:33:00Z">
              <w:rPr>
                <w:sz w:val="24"/>
                <w:lang w:val="pt-BR"/>
              </w:rPr>
            </w:rPrChange>
          </w:rPr>
          <w:t>os p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10" w:author="Elias de Moraes Fernandes" w:date="2016-07-07T10:33:00Z">
              <w:rPr>
                <w:sz w:val="24"/>
                <w:lang w:val="pt-BR"/>
              </w:rPr>
            </w:rPrChange>
          </w:rPr>
          <w:t>ássaros</w:t>
        </w:r>
        <w:r w:rsidR="005E5D86" w:rsidRPr="00996951">
          <w:rPr>
            <w:rFonts w:ascii="Arial" w:hAnsi="Arial" w:cs="Arial"/>
            <w:sz w:val="24"/>
            <w:lang w:val="pt-BR"/>
            <w:rPrChange w:id="6011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12" w:author="Elias de Moraes Fernandes" w:date="2016-07-07T10:33:00Z">
              <w:rPr>
                <w:sz w:val="24"/>
                <w:lang w:val="pt-BR"/>
              </w:rPr>
            </w:rPrChange>
          </w:rPr>
          <w:t>são</w:t>
        </w:r>
      </w:ins>
      <w:ins w:id="6013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1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15" w:author="Elias De Moraes Fernandes" w:date="2016-03-15T20:02:00Z">
        <w:r w:rsidR="005E5D86" w:rsidRPr="00996951">
          <w:rPr>
            <w:rFonts w:ascii="Arial" w:hAnsi="Arial" w:cs="Arial"/>
            <w:sz w:val="24"/>
            <w:lang w:val="pt-BR"/>
            <w:rPrChange w:id="6016" w:author="Elias de Moraes Fernandes" w:date="2016-07-07T10:33:00Z">
              <w:rPr>
                <w:sz w:val="24"/>
                <w:lang w:val="pt-BR"/>
              </w:rPr>
            </w:rPrChange>
          </w:rPr>
          <w:t>perigosos</w:t>
        </w:r>
      </w:ins>
      <w:ins w:id="6017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1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19" w:author="Elias De Moraes Fernandes" w:date="2016-03-15T19:58:00Z">
        <w:r w:rsidR="005E5D86" w:rsidRPr="00996951">
          <w:rPr>
            <w:rFonts w:ascii="Arial" w:hAnsi="Arial" w:cs="Arial"/>
            <w:sz w:val="24"/>
            <w:lang w:val="pt-BR"/>
            <w:rPrChange w:id="6020" w:author="Elias de Moraes Fernandes" w:date="2016-07-07T10:33:00Z">
              <w:rPr>
                <w:sz w:val="24"/>
                <w:lang w:val="pt-BR"/>
              </w:rPr>
            </w:rPrChange>
          </w:rPr>
          <w:t>quando est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21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</w:ins>
      <w:ins w:id="6022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23" w:author="Elias de Moraes Fernandes" w:date="2016-07-07T10:33:00Z">
              <w:rPr>
                <w:sz w:val="24"/>
                <w:lang w:val="pt-BR"/>
              </w:rPr>
            </w:rPrChange>
          </w:rPr>
          <w:t xml:space="preserve"> pr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24" w:author="Elias de Moraes Fernandes" w:date="2016-07-07T10:33:00Z">
              <w:rPr>
                <w:sz w:val="24"/>
                <w:lang w:val="pt-BR"/>
              </w:rPr>
            </w:rPrChange>
          </w:rPr>
          <w:t>óximo</w:t>
        </w:r>
        <w:r w:rsidR="005E5D86" w:rsidRPr="00996951">
          <w:rPr>
            <w:rFonts w:ascii="Arial" w:hAnsi="Arial" w:cs="Arial"/>
            <w:sz w:val="24"/>
            <w:lang w:val="pt-BR"/>
            <w:rPrChange w:id="6025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26" w:author="Elias de Moraes Fernandes" w:date="2016-07-07T10:33:00Z">
              <w:rPr>
                <w:sz w:val="24"/>
                <w:lang w:val="pt-BR"/>
              </w:rPr>
            </w:rPrChange>
          </w:rPr>
          <w:t>ao</w:t>
        </w:r>
        <w:r w:rsidR="005E5D86" w:rsidRPr="00996951">
          <w:rPr>
            <w:rFonts w:ascii="Arial" w:hAnsi="Arial" w:cs="Arial"/>
            <w:sz w:val="24"/>
            <w:lang w:val="pt-BR"/>
            <w:rPrChange w:id="6027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28" w:author="Elias De Moraes Fernandes" w:date="2016-03-15T19:58:00Z">
        <w:r w:rsidR="005E5D86" w:rsidRPr="00996951">
          <w:rPr>
            <w:rFonts w:ascii="Arial" w:hAnsi="Arial" w:cs="Arial"/>
            <w:sz w:val="24"/>
            <w:lang w:val="pt-BR"/>
            <w:rPrChange w:id="6029" w:author="Elias de Moraes Fernandes" w:date="2016-07-07T10:33:00Z">
              <w:rPr>
                <w:sz w:val="24"/>
                <w:lang w:val="pt-BR"/>
              </w:rPr>
            </w:rPrChange>
          </w:rPr>
          <w:t>minhoc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30" w:author="Elias de Moraes Fernandes" w:date="2016-07-07T10:33:00Z">
              <w:rPr>
                <w:sz w:val="24"/>
                <w:lang w:val="pt-BR"/>
              </w:rPr>
            </w:rPrChange>
          </w:rPr>
          <w:t>ário</w:t>
        </w:r>
      </w:ins>
      <w:ins w:id="6031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3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33" w:author="Elias De Moraes Fernandes" w:date="2016-03-15T00:02:00Z">
        <w:r w:rsidR="00E83B57" w:rsidRPr="00996951">
          <w:rPr>
            <w:rFonts w:ascii="Arial" w:hAnsi="Arial" w:cs="Arial"/>
            <w:sz w:val="24"/>
            <w:lang w:val="pt-BR"/>
            <w:rPrChange w:id="6034" w:author="Elias de Moraes Fernandes" w:date="2016-07-07T10:33:00Z">
              <w:rPr>
                <w:sz w:val="24"/>
                <w:lang w:val="pt-BR"/>
              </w:rPr>
            </w:rPrChange>
          </w:rPr>
          <w:tab/>
        </w:r>
      </w:ins>
    </w:p>
    <w:p w14:paraId="57AB5B33" w14:textId="21348A9E" w:rsidR="00E20E3D" w:rsidRPr="00996951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6035" w:author="Elias De Moraes Fernandes" w:date="2016-03-14T19:24:00Z"/>
          <w:rFonts w:ascii="Arial" w:hAnsi="Arial" w:cs="Arial"/>
          <w:sz w:val="24"/>
          <w:lang w:val="pt-BR"/>
          <w:rPrChange w:id="6036" w:author="Elias de Moraes Fernandes" w:date="2016-07-07T10:33:00Z">
            <w:rPr>
              <w:ins w:id="6037" w:author="Elias De Moraes Fernandes" w:date="2016-03-14T19:24:00Z"/>
              <w:lang w:val="pt-BR"/>
            </w:rPr>
          </w:rPrChange>
        </w:rPr>
        <w:pPrChange w:id="6038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6039" w:author="Elias De Moraes Fernandes" w:date="2016-03-14T19:24:00Z">
        <w:r w:rsidRPr="00996951">
          <w:rPr>
            <w:rFonts w:ascii="Arial" w:hAnsi="Arial" w:cs="Arial"/>
            <w:sz w:val="24"/>
            <w:lang w:val="pt-BR"/>
            <w:rPrChange w:id="6040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  <w:r w:rsidRPr="00996951">
          <w:rPr>
            <w:rFonts w:ascii="Arial" w:eastAsia="Calibri" w:hAnsi="Arial" w:cs="Arial"/>
            <w:sz w:val="24"/>
            <w:lang w:val="pt-BR"/>
            <w:rPrChange w:id="6041" w:author="Elias de Moraes Fernandes" w:date="2016-07-07T10:33:00Z">
              <w:rPr>
                <w:sz w:val="24"/>
                <w:lang w:val="pt-BR"/>
              </w:rPr>
            </w:rPrChange>
          </w:rPr>
          <w:t>ência</w:t>
        </w:r>
        <w:r w:rsidRPr="00996951">
          <w:rPr>
            <w:rFonts w:ascii="Arial" w:hAnsi="Arial" w:cs="Arial"/>
            <w:sz w:val="24"/>
            <w:lang w:val="pt-BR"/>
            <w:rPrChange w:id="6042" w:author="Elias de Moraes Fernandes" w:date="2016-07-07T10:33:00Z">
              <w:rPr>
                <w:sz w:val="24"/>
                <w:lang w:val="pt-BR"/>
              </w:rPr>
            </w:rPrChange>
          </w:rPr>
          <w:t xml:space="preserve"> 3</w:t>
        </w:r>
        <w:r w:rsidRPr="00996951">
          <w:rPr>
            <w:rFonts w:ascii="Arial" w:eastAsia="Calibri" w:hAnsi="Arial" w:cs="Arial"/>
            <w:sz w:val="24"/>
            <w:lang w:val="pt-BR"/>
            <w:rPrChange w:id="6043" w:author="Elias de Moraes Fernandes" w:date="2016-07-07T10:33:00Z">
              <w:rPr>
                <w:sz w:val="24"/>
                <w:lang w:val="pt-BR"/>
              </w:rPr>
            </w:rPrChange>
          </w:rPr>
          <w:t>:</w:t>
        </w:r>
        <w:r w:rsidRPr="00996951">
          <w:rPr>
            <w:rFonts w:ascii="Arial" w:hAnsi="Arial" w:cs="Arial"/>
            <w:sz w:val="24"/>
            <w:lang w:val="pt-BR"/>
            <w:rPrChange w:id="60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45" w:author="Elias De Moraes Fernandes" w:date="2016-03-15T19:57:00Z">
        <w:r w:rsidR="005E5D86" w:rsidRPr="00996951">
          <w:rPr>
            <w:rFonts w:ascii="Arial" w:hAnsi="Arial" w:cs="Arial"/>
            <w:sz w:val="24"/>
            <w:lang w:val="pt-BR"/>
            <w:rPrChange w:id="6046" w:author="Elias de Moraes Fernandes" w:date="2016-07-07T10:33:00Z">
              <w:rPr>
                <w:sz w:val="24"/>
                <w:lang w:val="pt-BR"/>
              </w:rPr>
            </w:rPrChange>
          </w:rPr>
          <w:t>Contar os malef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47" w:author="Elias de Moraes Fernandes" w:date="2016-07-07T10:33:00Z">
              <w:rPr>
                <w:sz w:val="24"/>
                <w:lang w:val="pt-BR"/>
              </w:rPr>
            </w:rPrChange>
          </w:rPr>
          <w:t>ícios</w:t>
        </w:r>
        <w:r w:rsidR="005E5D86" w:rsidRPr="00996951">
          <w:rPr>
            <w:rFonts w:ascii="Arial" w:hAnsi="Arial" w:cs="Arial"/>
            <w:sz w:val="24"/>
            <w:lang w:val="pt-BR"/>
            <w:rPrChange w:id="604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49" w:author="Elias de Moraes Fernandes" w:date="2016-07-07T10:33:00Z">
              <w:rPr>
                <w:sz w:val="24"/>
                <w:lang w:val="pt-BR"/>
              </w:rPr>
            </w:rPrChange>
          </w:rPr>
          <w:t>que</w:t>
        </w:r>
        <w:r w:rsidR="005E5D86" w:rsidRPr="00996951">
          <w:rPr>
            <w:rFonts w:ascii="Arial" w:hAnsi="Arial" w:cs="Arial"/>
            <w:sz w:val="24"/>
            <w:lang w:val="pt-BR"/>
            <w:rPrChange w:id="605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51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="005E5D86" w:rsidRPr="00996951">
          <w:rPr>
            <w:rFonts w:ascii="Arial" w:hAnsi="Arial" w:cs="Arial"/>
            <w:sz w:val="24"/>
            <w:lang w:val="pt-BR"/>
            <w:rPrChange w:id="60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53" w:author="Elias de Moraes Fernandes" w:date="2016-07-07T10:33:00Z">
              <w:rPr>
                <w:sz w:val="24"/>
                <w:lang w:val="pt-BR"/>
              </w:rPr>
            </w:rPrChange>
          </w:rPr>
          <w:t>formiga</w:t>
        </w:r>
        <w:r w:rsidR="005E5D86" w:rsidRPr="00996951">
          <w:rPr>
            <w:rFonts w:ascii="Arial" w:hAnsi="Arial" w:cs="Arial"/>
            <w:sz w:val="24"/>
            <w:lang w:val="pt-BR"/>
            <w:rPrChange w:id="60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55" w:author="Elias de Moraes Fernandes" w:date="2016-07-07T10:33:00Z">
              <w:rPr>
                <w:sz w:val="24"/>
                <w:lang w:val="pt-BR"/>
              </w:rPr>
            </w:rPrChange>
          </w:rPr>
          <w:t>pode</w:t>
        </w:r>
        <w:r w:rsidR="005E5D86" w:rsidRPr="00996951">
          <w:rPr>
            <w:rFonts w:ascii="Arial" w:hAnsi="Arial" w:cs="Arial"/>
            <w:sz w:val="24"/>
            <w:lang w:val="pt-BR"/>
            <w:rPrChange w:id="60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57" w:author="Elias de Moraes Fernandes" w:date="2016-07-07T10:33:00Z">
              <w:rPr>
                <w:sz w:val="24"/>
                <w:lang w:val="pt-BR"/>
              </w:rPr>
            </w:rPrChange>
          </w:rPr>
          <w:t>trazer</w:t>
        </w:r>
        <w:r w:rsidR="005E5D86" w:rsidRPr="00996951">
          <w:rPr>
            <w:rFonts w:ascii="Arial" w:hAnsi="Arial" w:cs="Arial"/>
            <w:sz w:val="24"/>
            <w:lang w:val="pt-BR"/>
            <w:rPrChange w:id="605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59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="005E5D86" w:rsidRPr="00996951">
          <w:rPr>
            <w:rFonts w:ascii="Arial" w:hAnsi="Arial" w:cs="Arial"/>
            <w:sz w:val="24"/>
            <w:lang w:val="pt-BR"/>
            <w:rPrChange w:id="606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61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="005E5D86" w:rsidRPr="00996951">
          <w:rPr>
            <w:rFonts w:ascii="Arial" w:hAnsi="Arial" w:cs="Arial"/>
            <w:sz w:val="24"/>
            <w:lang w:val="pt-BR"/>
            <w:rPrChange w:id="606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5E5D86" w:rsidRPr="00996951">
          <w:rPr>
            <w:rFonts w:ascii="Arial" w:eastAsia="Calibri" w:hAnsi="Arial" w:cs="Arial"/>
            <w:sz w:val="24"/>
            <w:lang w:val="pt-BR"/>
            <w:rPrChange w:id="6063" w:author="Elias de Moraes Fernandes" w:date="2016-07-07T10:33:00Z">
              <w:rPr>
                <w:sz w:val="24"/>
                <w:lang w:val="pt-BR"/>
              </w:rPr>
            </w:rPrChange>
          </w:rPr>
          <w:t>minh</w:t>
        </w:r>
        <w:r w:rsidR="005E5D86" w:rsidRPr="00996951">
          <w:rPr>
            <w:rFonts w:ascii="Arial" w:hAnsi="Arial" w:cs="Arial"/>
            <w:sz w:val="24"/>
            <w:lang w:val="pt-BR"/>
            <w:rPrChange w:id="6064" w:author="Elias de Moraes Fernandes" w:date="2016-07-07T10:33:00Z">
              <w:rPr>
                <w:sz w:val="24"/>
                <w:lang w:val="pt-BR"/>
              </w:rPr>
            </w:rPrChange>
          </w:rPr>
          <w:t>oca</w:t>
        </w:r>
      </w:ins>
    </w:p>
    <w:p w14:paraId="464768C6" w14:textId="77777777" w:rsidR="00B2190A" w:rsidRPr="00996951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6065" w:author="Elias De Moraes Fernandes" w:date="2016-03-15T20:19:00Z"/>
          <w:rFonts w:ascii="Arial" w:hAnsi="Arial" w:cs="Arial"/>
          <w:sz w:val="24"/>
          <w:lang w:val="pt-BR"/>
          <w:rPrChange w:id="6066" w:author="Elias de Moraes Fernandes" w:date="2016-07-07T10:33:00Z">
            <w:rPr>
              <w:ins w:id="6067" w:author="Elias De Moraes Fernandes" w:date="2016-03-15T20:19:00Z"/>
              <w:sz w:val="24"/>
              <w:lang w:val="pt-BR"/>
            </w:rPr>
          </w:rPrChange>
        </w:rPr>
      </w:pPr>
      <w:ins w:id="6068" w:author="Elias De Moraes Fernandes" w:date="2016-03-14T19:24:00Z">
        <w:r w:rsidRPr="00996951">
          <w:rPr>
            <w:rFonts w:ascii="Arial" w:hAnsi="Arial" w:cs="Arial"/>
            <w:sz w:val="24"/>
            <w:lang w:val="pt-BR"/>
            <w:rPrChange w:id="6069" w:author="Elias de Moraes Fernandes" w:date="2016-07-07T10:33:00Z">
              <w:rPr>
                <w:sz w:val="24"/>
                <w:lang w:val="pt-BR"/>
              </w:rPr>
            </w:rPrChange>
          </w:rPr>
          <w:t>Sequ</w:t>
        </w:r>
        <w:r w:rsidRPr="00996951">
          <w:rPr>
            <w:rFonts w:ascii="Arial" w:eastAsia="Calibri" w:hAnsi="Arial" w:cs="Arial"/>
            <w:sz w:val="24"/>
            <w:lang w:val="pt-BR"/>
            <w:rPrChange w:id="6070" w:author="Elias de Moraes Fernandes" w:date="2016-07-07T10:33:00Z">
              <w:rPr>
                <w:sz w:val="24"/>
                <w:lang w:val="pt-BR"/>
              </w:rPr>
            </w:rPrChange>
          </w:rPr>
          <w:t>ência</w:t>
        </w:r>
        <w:r w:rsidRPr="00996951">
          <w:rPr>
            <w:rFonts w:ascii="Arial" w:hAnsi="Arial" w:cs="Arial"/>
            <w:sz w:val="24"/>
            <w:lang w:val="pt-BR"/>
            <w:rPrChange w:id="6071" w:author="Elias de Moraes Fernandes" w:date="2016-07-07T10:33:00Z">
              <w:rPr>
                <w:sz w:val="24"/>
                <w:lang w:val="pt-BR"/>
              </w:rPr>
            </w:rPrChange>
          </w:rPr>
          <w:t xml:space="preserve"> 4</w:t>
        </w:r>
        <w:r w:rsidRPr="00996951">
          <w:rPr>
            <w:rFonts w:ascii="Arial" w:eastAsia="Calibri" w:hAnsi="Arial" w:cs="Arial"/>
            <w:sz w:val="24"/>
            <w:lang w:val="pt-BR"/>
            <w:rPrChange w:id="6072" w:author="Elias de Moraes Fernandes" w:date="2016-07-07T10:33:00Z">
              <w:rPr>
                <w:sz w:val="24"/>
                <w:lang w:val="pt-BR"/>
              </w:rPr>
            </w:rPrChange>
          </w:rPr>
          <w:t>:</w:t>
        </w:r>
        <w:r w:rsidRPr="00996951">
          <w:rPr>
            <w:rFonts w:ascii="Arial" w:hAnsi="Arial" w:cs="Arial"/>
            <w:sz w:val="24"/>
            <w:lang w:val="pt-BR"/>
            <w:rPrChange w:id="607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074" w:author="Elias De Moraes Fernandes" w:date="2016-03-15T20:10:00Z">
        <w:r w:rsidR="00276F08" w:rsidRPr="00996951">
          <w:rPr>
            <w:rFonts w:ascii="Arial" w:hAnsi="Arial" w:cs="Arial"/>
            <w:sz w:val="24"/>
            <w:lang w:val="pt-BR"/>
            <w:rPrChange w:id="6075" w:author="Elias de Moraes Fernandes" w:date="2016-07-07T10:33:00Z">
              <w:rPr>
                <w:sz w:val="24"/>
                <w:lang w:val="pt-BR"/>
              </w:rPr>
            </w:rPrChange>
          </w:rPr>
          <w:t xml:space="preserve">Informar meios de </w:t>
        </w:r>
      </w:ins>
    </w:p>
    <w:p w14:paraId="451F882A" w14:textId="360049C0" w:rsidR="00B2190A" w:rsidRPr="00996951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6076" w:author="Elias De Moraes Fernandes" w:date="2016-03-15T20:19:00Z"/>
          <w:rFonts w:ascii="Arial" w:hAnsi="Arial" w:cs="Arial"/>
          <w:sz w:val="24"/>
          <w:lang w:val="pt-BR"/>
          <w:rPrChange w:id="6077" w:author="Elias de Moraes Fernandes" w:date="2016-07-07T10:33:00Z">
            <w:rPr>
              <w:ins w:id="6078" w:author="Elias De Moraes Fernandes" w:date="2016-03-15T20:19:00Z"/>
              <w:sz w:val="24"/>
              <w:lang w:val="pt-BR"/>
            </w:rPr>
          </w:rPrChange>
        </w:rPr>
        <w:pPrChange w:id="6079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6080" w:author="Elias De Moraes Fernandes" w:date="2016-03-15T20:10:00Z">
        <w:r w:rsidRPr="00996951">
          <w:rPr>
            <w:rFonts w:ascii="Arial" w:hAnsi="Arial" w:cs="Arial"/>
            <w:b/>
            <w:sz w:val="24"/>
            <w:lang w:val="pt-BR"/>
            <w:rPrChange w:id="6081" w:author="Elias de Moraes Fernandes" w:date="2016-07-07T10:33:00Z">
              <w:rPr>
                <w:sz w:val="24"/>
                <w:lang w:val="pt-BR"/>
              </w:rPr>
            </w:rPrChange>
          </w:rPr>
          <w:t>Reduzir</w:t>
        </w:r>
      </w:ins>
      <w:ins w:id="6082" w:author="Elias De Moraes Fernandes" w:date="2016-03-15T20:13:00Z">
        <w:r w:rsidR="00DA4BFD" w:rsidRPr="00996951">
          <w:rPr>
            <w:rFonts w:ascii="Arial" w:hAnsi="Arial" w:cs="Arial"/>
            <w:b/>
            <w:sz w:val="24"/>
            <w:lang w:val="pt-BR"/>
            <w:rPrChange w:id="6083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hAnsi="Arial" w:cs="Arial"/>
            <w:sz w:val="24"/>
            <w:lang w:val="pt-BR"/>
            <w:rPrChange w:id="6084" w:author="Elias de Moraes Fernandes" w:date="2016-07-07T10:33:00Z">
              <w:rPr>
                <w:sz w:val="24"/>
                <w:lang w:val="pt-BR"/>
              </w:rPr>
            </w:rPrChange>
          </w:rPr>
          <w:t>(evitar coisas dispens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085" w:author="Elias de Moraes Fernandes" w:date="2016-07-07T10:33:00Z">
              <w:rPr>
                <w:sz w:val="24"/>
                <w:lang w:val="pt-BR"/>
              </w:rPr>
            </w:rPrChange>
          </w:rPr>
          <w:t>áveis.</w:t>
        </w:r>
        <w:r w:rsidR="00DA4BFD" w:rsidRPr="00996951">
          <w:rPr>
            <w:rFonts w:ascii="Arial" w:hAnsi="Arial" w:cs="Arial"/>
            <w:sz w:val="24"/>
            <w:lang w:val="pt-BR"/>
            <w:rPrChange w:id="608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087" w:author="Elias de Moraes Fernandes" w:date="2016-07-07T10:33:00Z">
              <w:rPr>
                <w:sz w:val="24"/>
                <w:lang w:val="pt-BR"/>
              </w:rPr>
            </w:rPrChange>
          </w:rPr>
          <w:t>Ao</w:t>
        </w:r>
        <w:r w:rsidR="00DA4BFD" w:rsidRPr="00996951">
          <w:rPr>
            <w:rFonts w:ascii="Arial" w:hAnsi="Arial" w:cs="Arial"/>
            <w:sz w:val="24"/>
            <w:lang w:val="pt-BR"/>
            <w:rPrChange w:id="608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089" w:author="Elias de Moraes Fernandes" w:date="2016-07-07T10:33:00Z">
              <w:rPr>
                <w:sz w:val="24"/>
                <w:lang w:val="pt-BR"/>
              </w:rPr>
            </w:rPrChange>
          </w:rPr>
          <w:t>invés,</w:t>
        </w:r>
        <w:r w:rsidR="00DA4BFD" w:rsidRPr="00996951">
          <w:rPr>
            <w:rFonts w:ascii="Arial" w:hAnsi="Arial" w:cs="Arial"/>
            <w:sz w:val="24"/>
            <w:lang w:val="pt-BR"/>
            <w:rPrChange w:id="609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091" w:author="Elias de Moraes Fernandes" w:date="2016-07-07T10:33:00Z">
              <w:rPr>
                <w:sz w:val="24"/>
                <w:lang w:val="pt-BR"/>
              </w:rPr>
            </w:rPrChange>
          </w:rPr>
          <w:t>comprar</w:t>
        </w:r>
        <w:r w:rsidR="00DA4BFD" w:rsidRPr="00996951">
          <w:rPr>
            <w:rFonts w:ascii="Arial" w:hAnsi="Arial" w:cs="Arial"/>
            <w:sz w:val="24"/>
            <w:lang w:val="pt-BR"/>
            <w:rPrChange w:id="609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093" w:author="Elias de Moraes Fernandes" w:date="2016-07-07T10:33:00Z">
              <w:rPr>
                <w:sz w:val="24"/>
                <w:lang w:val="pt-BR"/>
              </w:rPr>
            </w:rPrChange>
          </w:rPr>
          <w:t>componentes</w:t>
        </w:r>
      </w:ins>
      <w:ins w:id="6094" w:author="Elias De Moraes Fernandes" w:date="2016-03-15T20:15:00Z">
        <w:r w:rsidR="00DA4BFD" w:rsidRPr="00996951">
          <w:rPr>
            <w:rFonts w:ascii="Arial" w:hAnsi="Arial" w:cs="Arial"/>
            <w:sz w:val="24"/>
            <w:lang w:val="pt-BR"/>
            <w:rPrChange w:id="6095" w:author="Elias de Moraes Fernandes" w:date="2016-07-07T10:33:00Z">
              <w:rPr>
                <w:sz w:val="24"/>
                <w:lang w:val="pt-BR"/>
              </w:rPr>
            </w:rPrChange>
          </w:rPr>
          <w:t xml:space="preserve">, </w:t>
        </w:r>
      </w:ins>
      <w:ins w:id="6096" w:author="Elias De Moraes Fernandes" w:date="2016-03-15T20:28:00Z">
        <w:r w:rsidR="00BA6EFE" w:rsidRPr="00996951">
          <w:rPr>
            <w:rFonts w:ascii="Arial" w:hAnsi="Arial" w:cs="Arial"/>
            <w:sz w:val="24"/>
            <w:lang w:val="pt-BR"/>
            <w:rPrChange w:id="6097" w:author="Elias de Moraes Fernandes" w:date="2016-07-07T10:33:00Z">
              <w:rPr>
                <w:sz w:val="24"/>
                <w:lang w:val="pt-BR"/>
              </w:rPr>
            </w:rPrChange>
          </w:rPr>
          <w:t>utens</w:t>
        </w:r>
        <w:r w:rsidR="00BA6EFE" w:rsidRPr="00996951">
          <w:rPr>
            <w:rFonts w:ascii="Arial" w:eastAsia="Calibri" w:hAnsi="Arial" w:cs="Arial"/>
            <w:sz w:val="24"/>
            <w:lang w:val="pt-BR"/>
            <w:rPrChange w:id="6098" w:author="Elias de Moraes Fernandes" w:date="2016-07-07T10:33:00Z">
              <w:rPr>
                <w:sz w:val="24"/>
                <w:lang w:val="pt-BR"/>
              </w:rPr>
            </w:rPrChange>
          </w:rPr>
          <w:t>ílios</w:t>
        </w:r>
      </w:ins>
      <w:ins w:id="6099" w:author="Elias De Moraes Fernandes" w:date="2016-03-15T20:13:00Z">
        <w:r w:rsidR="00DA4BFD" w:rsidRPr="00996951">
          <w:rPr>
            <w:rFonts w:ascii="Arial" w:hAnsi="Arial" w:cs="Arial"/>
            <w:sz w:val="24"/>
            <w:lang w:val="pt-BR"/>
            <w:rPrChange w:id="6100" w:author="Elias de Moraes Fernandes" w:date="2016-07-07T10:33:00Z">
              <w:rPr>
                <w:sz w:val="24"/>
                <w:lang w:val="pt-BR"/>
              </w:rPr>
            </w:rPrChange>
          </w:rPr>
          <w:t xml:space="preserve"> que d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101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="00DA4BFD" w:rsidRPr="00996951">
          <w:rPr>
            <w:rFonts w:ascii="Arial" w:hAnsi="Arial" w:cs="Arial"/>
            <w:sz w:val="24"/>
            <w:lang w:val="pt-BR"/>
            <w:rPrChange w:id="610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DA4BFD" w:rsidRPr="00996951">
          <w:rPr>
            <w:rFonts w:ascii="Arial" w:eastAsia="Calibri" w:hAnsi="Arial" w:cs="Arial"/>
            <w:sz w:val="24"/>
            <w:lang w:val="pt-BR"/>
            <w:rPrChange w:id="6103" w:author="Elias de Moraes Fernandes" w:date="2016-07-07T10:33:00Z">
              <w:rPr>
                <w:sz w:val="24"/>
                <w:lang w:val="pt-BR"/>
              </w:rPr>
            </w:rPrChange>
          </w:rPr>
          <w:t>p</w:t>
        </w:r>
      </w:ins>
      <w:ins w:id="6104" w:author="Elias De Moraes Fernandes" w:date="2016-03-15T20:28:00Z">
        <w:r w:rsidR="00BA6EFE" w:rsidRPr="00996951">
          <w:rPr>
            <w:rFonts w:ascii="Arial" w:hAnsi="Arial" w:cs="Arial"/>
            <w:sz w:val="24"/>
            <w:lang w:val="pt-BR"/>
            <w:rPrChange w:id="6105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</w:ins>
      <w:ins w:id="6106" w:author="Elias De Moraes Fernandes" w:date="2016-03-15T20:13:00Z">
        <w:r w:rsidR="00DA4BFD" w:rsidRPr="00996951">
          <w:rPr>
            <w:rFonts w:ascii="Arial" w:hAnsi="Arial" w:cs="Arial"/>
            <w:sz w:val="24"/>
            <w:lang w:val="pt-BR"/>
            <w:rPrChange w:id="6107" w:author="Elias de Moraes Fernandes" w:date="2016-07-07T10:33:00Z">
              <w:rPr>
                <w:sz w:val="24"/>
                <w:lang w:val="pt-BR"/>
              </w:rPr>
            </w:rPrChange>
          </w:rPr>
          <w:t>ra usar muitas vezes</w:t>
        </w:r>
      </w:ins>
      <w:ins w:id="6108" w:author="Elias De Moraes Fernandes" w:date="2016-03-15T20:15:00Z">
        <w:r w:rsidR="00DA4BFD" w:rsidRPr="00996951">
          <w:rPr>
            <w:rFonts w:ascii="Arial" w:hAnsi="Arial" w:cs="Arial"/>
            <w:sz w:val="24"/>
            <w:lang w:val="pt-BR"/>
            <w:rPrChange w:id="6109" w:author="Elias de Moraes Fernandes" w:date="2016-07-07T10:33:00Z">
              <w:rPr>
                <w:sz w:val="24"/>
                <w:lang w:val="pt-BR"/>
              </w:rPr>
            </w:rPrChange>
          </w:rPr>
          <w:t xml:space="preserve"> como lancheira, sanduicheira, </w:t>
        </w:r>
        <w:proofErr w:type="spellStart"/>
        <w:r w:rsidR="00DA4BFD" w:rsidRPr="00996951">
          <w:rPr>
            <w:rFonts w:ascii="Arial" w:hAnsi="Arial" w:cs="Arial"/>
            <w:sz w:val="24"/>
            <w:lang w:val="pt-BR"/>
            <w:rPrChange w:id="6110" w:author="Elias de Moraes Fernandes" w:date="2016-07-07T10:33:00Z">
              <w:rPr>
                <w:sz w:val="24"/>
                <w:lang w:val="pt-BR"/>
              </w:rPr>
            </w:rPrChange>
          </w:rPr>
          <w:t>Thermos</w:t>
        </w:r>
        <w:proofErr w:type="spellEnd"/>
        <w:r w:rsidR="00DA4BFD" w:rsidRPr="00996951">
          <w:rPr>
            <w:rFonts w:ascii="Arial" w:hAnsi="Arial" w:cs="Arial"/>
            <w:sz w:val="24"/>
            <w:lang w:val="pt-BR"/>
            <w:rPrChange w:id="6111" w:author="Elias de Moraes Fernandes" w:date="2016-07-07T10:33:00Z">
              <w:rPr>
                <w:sz w:val="24"/>
                <w:lang w:val="pt-BR"/>
              </w:rPr>
            </w:rPrChange>
          </w:rPr>
          <w:t xml:space="preserve"> ou </w:t>
        </w:r>
        <w:proofErr w:type="spellStart"/>
        <w:r w:rsidR="00DA4BFD" w:rsidRPr="00996951">
          <w:rPr>
            <w:rFonts w:ascii="Arial" w:hAnsi="Arial" w:cs="Arial"/>
            <w:sz w:val="24"/>
            <w:lang w:val="pt-BR"/>
            <w:rPrChange w:id="6112" w:author="Elias de Moraes Fernandes" w:date="2016-07-07T10:33:00Z">
              <w:rPr>
                <w:sz w:val="24"/>
                <w:lang w:val="pt-BR"/>
              </w:rPr>
            </w:rPrChange>
          </w:rPr>
          <w:t>Squeeze</w:t>
        </w:r>
        <w:proofErr w:type="spellEnd"/>
        <w:r w:rsidR="00DA4BFD" w:rsidRPr="00996951">
          <w:rPr>
            <w:rFonts w:ascii="Arial" w:hAnsi="Arial" w:cs="Arial"/>
            <w:sz w:val="24"/>
            <w:lang w:val="pt-BR"/>
            <w:rPrChange w:id="6113" w:author="Elias de Moraes Fernandes" w:date="2016-07-07T10:33:00Z">
              <w:rPr>
                <w:sz w:val="24"/>
                <w:lang w:val="pt-BR"/>
              </w:rPr>
            </w:rPrChange>
          </w:rPr>
          <w:t>)</w:t>
        </w:r>
      </w:ins>
      <w:ins w:id="6114" w:author="Elias De Moraes Fernandes" w:date="2016-03-15T20:10:00Z">
        <w:r w:rsidRPr="00996951">
          <w:rPr>
            <w:rFonts w:ascii="Arial" w:hAnsi="Arial" w:cs="Arial"/>
            <w:sz w:val="24"/>
            <w:lang w:val="pt-BR"/>
            <w:rPrChange w:id="6115" w:author="Elias de Moraes Fernandes" w:date="2016-07-07T10:33:00Z">
              <w:rPr>
                <w:sz w:val="24"/>
                <w:lang w:val="pt-BR"/>
              </w:rPr>
            </w:rPrChange>
          </w:rPr>
          <w:t xml:space="preserve">, </w:t>
        </w:r>
      </w:ins>
    </w:p>
    <w:p w14:paraId="12B08212" w14:textId="77777777" w:rsidR="00B2190A" w:rsidRPr="00996951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6116" w:author="Elias De Moraes Fernandes" w:date="2016-03-15T20:10:00Z"/>
          <w:rFonts w:ascii="Arial" w:hAnsi="Arial" w:cs="Arial"/>
          <w:sz w:val="24"/>
          <w:lang w:val="pt-BR"/>
          <w:rPrChange w:id="6117" w:author="Elias de Moraes Fernandes" w:date="2016-07-07T10:33:00Z">
            <w:rPr>
              <w:ins w:id="6118" w:author="Elias De Moraes Fernandes" w:date="2016-03-15T20:10:00Z"/>
              <w:sz w:val="24"/>
              <w:lang w:val="pt-BR"/>
            </w:rPr>
          </w:rPrChange>
        </w:rPr>
        <w:pPrChange w:id="6119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6120" w:author="Elias De Moraes Fernandes" w:date="2016-03-15T20:10:00Z">
        <w:r w:rsidRPr="00996951">
          <w:rPr>
            <w:rFonts w:ascii="Arial" w:hAnsi="Arial" w:cs="Arial"/>
            <w:b/>
            <w:sz w:val="24"/>
            <w:lang w:val="pt-BR"/>
            <w:rPrChange w:id="6121" w:author="Elias de Moraes Fernandes" w:date="2016-07-07T10:33:00Z">
              <w:rPr>
                <w:sz w:val="24"/>
                <w:lang w:val="pt-BR"/>
              </w:rPr>
            </w:rPrChange>
          </w:rPr>
          <w:t>Reusar</w:t>
        </w:r>
        <w:r w:rsidRPr="00996951">
          <w:rPr>
            <w:rFonts w:ascii="Arial" w:hAnsi="Arial" w:cs="Arial"/>
            <w:sz w:val="24"/>
            <w:lang w:val="pt-BR"/>
            <w:rPrChange w:id="612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  <w:ins w:id="6123" w:author="Elias De Moraes Fernandes" w:date="2016-03-15T20:19:00Z">
        <w:r w:rsidR="00B2190A" w:rsidRPr="00996951">
          <w:rPr>
            <w:rFonts w:ascii="Arial" w:hAnsi="Arial" w:cs="Arial"/>
            <w:sz w:val="24"/>
            <w:lang w:val="pt-BR"/>
            <w:rPrChange w:id="6124" w:author="Elias de Moraes Fernandes" w:date="2016-07-07T10:33:00Z">
              <w:rPr>
                <w:sz w:val="24"/>
                <w:lang w:val="pt-BR"/>
              </w:rPr>
            </w:rPrChange>
          </w:rPr>
          <w:t>(criar coisas criativas com componentes recicl</w:t>
        </w:r>
      </w:ins>
      <w:ins w:id="6125" w:author="Elias De Moraes Fernandes" w:date="2016-03-15T20:20:00Z">
        <w:r w:rsidR="00B2190A" w:rsidRPr="00996951">
          <w:rPr>
            <w:rFonts w:ascii="Arial" w:eastAsia="Calibri" w:hAnsi="Arial" w:cs="Arial"/>
            <w:sz w:val="24"/>
            <w:lang w:val="pt-BR"/>
            <w:rPrChange w:id="6126" w:author="Elias de Moraes Fernandes" w:date="2016-07-07T10:33:00Z">
              <w:rPr>
                <w:sz w:val="24"/>
                <w:lang w:val="pt-BR"/>
              </w:rPr>
            </w:rPrChange>
          </w:rPr>
          <w:t>áveis)</w:t>
        </w:r>
      </w:ins>
      <w:ins w:id="6127" w:author="Elias De Moraes Fernandes" w:date="2016-03-15T20:19:00Z">
        <w:r w:rsidR="00B2190A" w:rsidRPr="00996951">
          <w:rPr>
            <w:rFonts w:ascii="Arial" w:hAnsi="Arial" w:cs="Arial"/>
            <w:sz w:val="24"/>
            <w:lang w:val="pt-BR"/>
            <w:rPrChange w:id="612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</w:ins>
    </w:p>
    <w:p w14:paraId="17F0AA96" w14:textId="254A628D" w:rsidR="00E20E3D" w:rsidRPr="00996951" w:rsidDel="000F68A5" w:rsidRDefault="00276F08">
      <w:pPr>
        <w:pStyle w:val="ListParagraph"/>
        <w:rPr>
          <w:del w:id="6129" w:author="Elias De Moraes Fernandes" w:date="2016-03-15T20:29:00Z"/>
          <w:rFonts w:ascii="Arial" w:hAnsi="Arial" w:cs="Arial"/>
          <w:sz w:val="24"/>
          <w:lang w:val="pt-BR"/>
          <w:rPrChange w:id="6130" w:author="Elias de Moraes Fernandes" w:date="2016-07-07T10:33:00Z">
            <w:rPr>
              <w:del w:id="6131" w:author="Elias De Moraes Fernandes" w:date="2016-03-15T20:29:00Z"/>
              <w:sz w:val="24"/>
              <w:lang w:val="pt-BR"/>
            </w:rPr>
          </w:rPrChange>
        </w:rPr>
        <w:pPrChange w:id="6132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6133" w:author="Elias De Moraes Fernandes" w:date="2016-03-15T20:10:00Z">
        <w:r w:rsidRPr="00996951">
          <w:rPr>
            <w:rFonts w:ascii="Arial" w:hAnsi="Arial" w:cs="Arial"/>
            <w:b/>
            <w:sz w:val="24"/>
            <w:lang w:val="pt-BR"/>
            <w:rPrChange w:id="6134" w:author="Elias de Moraes Fernandes" w:date="2016-07-07T10:33:00Z">
              <w:rPr>
                <w:sz w:val="24"/>
                <w:lang w:val="pt-BR"/>
              </w:rPr>
            </w:rPrChange>
          </w:rPr>
          <w:t>Reciclar</w:t>
        </w:r>
      </w:ins>
      <w:ins w:id="6135" w:author="Elias De Moraes Fernandes" w:date="2016-03-15T20:22:00Z">
        <w:r w:rsidR="00B2190A" w:rsidRPr="00996951">
          <w:rPr>
            <w:rFonts w:ascii="Arial" w:hAnsi="Arial" w:cs="Arial"/>
            <w:sz w:val="24"/>
            <w:lang w:val="pt-BR"/>
            <w:rPrChange w:id="6136" w:author="Elias de Moraes Fernandes" w:date="2016-07-07T10:33:00Z">
              <w:rPr>
                <w:sz w:val="24"/>
                <w:lang w:val="pt-BR"/>
              </w:rPr>
            </w:rPrChange>
          </w:rPr>
          <w:t>: pl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37" w:author="Elias de Moraes Fernandes" w:date="2016-07-07T10:33:00Z">
              <w:rPr>
                <w:sz w:val="24"/>
                <w:lang w:val="pt-BR"/>
              </w:rPr>
            </w:rPrChange>
          </w:rPr>
          <w:t>ásticos,</w:t>
        </w:r>
        <w:r w:rsidR="00B2190A" w:rsidRPr="00996951">
          <w:rPr>
            <w:rFonts w:ascii="Arial" w:hAnsi="Arial" w:cs="Arial"/>
            <w:sz w:val="24"/>
            <w:lang w:val="pt-BR"/>
            <w:rPrChange w:id="613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39" w:author="Elias de Moraes Fernandes" w:date="2016-07-07T10:33:00Z">
              <w:rPr>
                <w:sz w:val="24"/>
                <w:lang w:val="pt-BR"/>
              </w:rPr>
            </w:rPrChange>
          </w:rPr>
          <w:t>garrafas,</w:t>
        </w:r>
        <w:r w:rsidR="00B2190A" w:rsidRPr="00996951">
          <w:rPr>
            <w:rFonts w:ascii="Arial" w:hAnsi="Arial" w:cs="Arial"/>
            <w:sz w:val="24"/>
            <w:lang w:val="pt-BR"/>
            <w:rPrChange w:id="614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41" w:author="Elias de Moraes Fernandes" w:date="2016-07-07T10:33:00Z">
              <w:rPr>
                <w:sz w:val="24"/>
                <w:lang w:val="pt-BR"/>
              </w:rPr>
            </w:rPrChange>
          </w:rPr>
          <w:t>papéis.</w:t>
        </w:r>
        <w:r w:rsidR="00B2190A" w:rsidRPr="00996951">
          <w:rPr>
            <w:rFonts w:ascii="Arial" w:hAnsi="Arial" w:cs="Arial"/>
            <w:sz w:val="24"/>
            <w:lang w:val="pt-BR"/>
            <w:rPrChange w:id="614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43" w:author="Elias de Moraes Fernandes" w:date="2016-07-07T10:33:00Z">
              <w:rPr>
                <w:sz w:val="24"/>
                <w:lang w:val="pt-BR"/>
              </w:rPr>
            </w:rPrChange>
          </w:rPr>
          <w:t>Relembrar</w:t>
        </w:r>
        <w:r w:rsidR="00B2190A" w:rsidRPr="00996951">
          <w:rPr>
            <w:rFonts w:ascii="Arial" w:hAnsi="Arial" w:cs="Arial"/>
            <w:sz w:val="24"/>
            <w:lang w:val="pt-BR"/>
            <w:rPrChange w:id="614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45" w:author="Elias de Moraes Fernandes" w:date="2016-07-07T10:33:00Z">
              <w:rPr>
                <w:sz w:val="24"/>
                <w:lang w:val="pt-BR"/>
              </w:rPr>
            </w:rPrChange>
          </w:rPr>
          <w:t>sobre</w:t>
        </w:r>
        <w:r w:rsidR="00B2190A" w:rsidRPr="00996951">
          <w:rPr>
            <w:rFonts w:ascii="Arial" w:hAnsi="Arial" w:cs="Arial"/>
            <w:sz w:val="24"/>
            <w:lang w:val="pt-BR"/>
            <w:rPrChange w:id="614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47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="00B2190A" w:rsidRPr="00996951">
          <w:rPr>
            <w:rFonts w:ascii="Arial" w:hAnsi="Arial" w:cs="Arial"/>
            <w:sz w:val="24"/>
            <w:lang w:val="pt-BR"/>
            <w:rPrChange w:id="614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B2190A" w:rsidRPr="00996951">
          <w:rPr>
            <w:rFonts w:ascii="Arial" w:eastAsia="Calibri" w:hAnsi="Arial" w:cs="Arial"/>
            <w:sz w:val="24"/>
            <w:lang w:val="pt-BR"/>
            <w:rPrChange w:id="6149" w:author="Elias de Moraes Fernandes" w:date="2016-07-07T10:33:00Z">
              <w:rPr>
                <w:sz w:val="24"/>
                <w:lang w:val="pt-BR"/>
              </w:rPr>
            </w:rPrChange>
          </w:rPr>
          <w:t>assunto</w:t>
        </w:r>
      </w:ins>
    </w:p>
    <w:p w14:paraId="31B387BA" w14:textId="77777777" w:rsidR="000F68A5" w:rsidRPr="00996951" w:rsidRDefault="000F68A5">
      <w:pPr>
        <w:pStyle w:val="ListParagraph"/>
        <w:numPr>
          <w:ilvl w:val="1"/>
          <w:numId w:val="19"/>
        </w:numPr>
        <w:tabs>
          <w:tab w:val="left" w:pos="7672"/>
        </w:tabs>
        <w:rPr>
          <w:ins w:id="6150" w:author="Elias De Moraes Fernandes" w:date="2016-03-16T12:46:00Z"/>
          <w:rFonts w:ascii="Arial" w:hAnsi="Arial" w:cs="Arial"/>
          <w:sz w:val="24"/>
          <w:lang w:val="pt-BR"/>
          <w:rPrChange w:id="6151" w:author="Elias de Moraes Fernandes" w:date="2016-07-07T10:33:00Z">
            <w:rPr>
              <w:ins w:id="6152" w:author="Elias De Moraes Fernandes" w:date="2016-03-16T12:46:00Z"/>
              <w:lang w:val="pt-BR"/>
            </w:rPr>
          </w:rPrChange>
        </w:rPr>
        <w:pPrChange w:id="6153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5C45E5F" w14:textId="77777777" w:rsidR="00FE4DA1" w:rsidRPr="00996951" w:rsidRDefault="00FE4DA1">
      <w:pPr>
        <w:pStyle w:val="ListParagraph"/>
        <w:rPr>
          <w:ins w:id="6154" w:author="Elias De Moraes Fernandes" w:date="2016-03-15T20:29:00Z"/>
          <w:rFonts w:ascii="Arial" w:hAnsi="Arial" w:cs="Arial"/>
          <w:lang w:val="pt-BR"/>
          <w:rPrChange w:id="6155" w:author="Elias de Moraes Fernandes" w:date="2016-07-07T10:33:00Z">
            <w:rPr>
              <w:ins w:id="6156" w:author="Elias De Moraes Fernandes" w:date="2016-03-15T20:29:00Z"/>
              <w:lang w:val="pt-BR"/>
            </w:rPr>
          </w:rPrChange>
        </w:rPr>
        <w:pPrChange w:id="6157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64C91E3" w14:textId="58007CE6" w:rsidR="0077658F" w:rsidRPr="00996951" w:rsidDel="00FE4DA1" w:rsidRDefault="0077658F" w:rsidP="0077658F">
      <w:pPr>
        <w:pStyle w:val="ListParagraph"/>
        <w:tabs>
          <w:tab w:val="left" w:pos="7672"/>
        </w:tabs>
        <w:ind w:left="0" w:firstLine="360"/>
        <w:rPr>
          <w:del w:id="6158" w:author="Elias De Moraes Fernandes" w:date="2016-03-15T20:29:00Z"/>
          <w:rFonts w:ascii="Arial" w:hAnsi="Arial" w:cs="Arial"/>
          <w:sz w:val="24"/>
          <w:lang w:val="pt-BR"/>
          <w:rPrChange w:id="6159" w:author="Elias de Moraes Fernandes" w:date="2016-07-07T10:33:00Z">
            <w:rPr>
              <w:del w:id="6160" w:author="Elias De Moraes Fernandes" w:date="2016-03-15T20:29:00Z"/>
              <w:sz w:val="24"/>
              <w:lang w:val="pt-BR"/>
            </w:rPr>
          </w:rPrChange>
        </w:rPr>
      </w:pPr>
      <w:del w:id="6161" w:author="Elias De Moraes Fernandes" w:date="2016-03-15T20:29:00Z">
        <w:r w:rsidRPr="00996951" w:rsidDel="00FE4DA1">
          <w:rPr>
            <w:rFonts w:ascii="Arial" w:hAnsi="Arial" w:cs="Arial"/>
            <w:sz w:val="24"/>
            <w:lang w:val="pt-BR"/>
            <w:rPrChange w:id="6162" w:author="Elias de Moraes Fernandes" w:date="2016-07-07T10:33:00Z">
              <w:rPr>
                <w:sz w:val="24"/>
                <w:lang w:val="pt-BR"/>
              </w:rPr>
            </w:rPrChange>
          </w:rPr>
          <w:delText>- Qual m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63" w:author="Elias de Moraes Fernandes" w:date="2016-07-07T10:33:00Z">
              <w:rPr>
                <w:sz w:val="24"/>
                <w:lang w:val="pt-BR"/>
              </w:rPr>
            </w:rPrChange>
          </w:rPr>
          <w:delText>étodo</w:delText>
        </w:r>
        <w:r w:rsidRPr="00996951" w:rsidDel="00FE4DA1">
          <w:rPr>
            <w:rFonts w:ascii="Arial" w:hAnsi="Arial" w:cs="Arial"/>
            <w:sz w:val="24"/>
            <w:lang w:val="pt-BR"/>
            <w:rPrChange w:id="61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65" w:author="Elias de Moraes Fernandes" w:date="2016-07-07T10:33:00Z">
              <w:rPr>
                <w:sz w:val="24"/>
                <w:lang w:val="pt-BR"/>
              </w:rPr>
            </w:rPrChange>
          </w:rPr>
          <w:delText>será</w:delText>
        </w:r>
        <w:r w:rsidRPr="00996951" w:rsidDel="00FE4DA1">
          <w:rPr>
            <w:rFonts w:ascii="Arial" w:hAnsi="Arial" w:cs="Arial"/>
            <w:sz w:val="24"/>
            <w:lang w:val="pt-BR"/>
            <w:rPrChange w:id="61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67" w:author="Elias de Moraes Fernandes" w:date="2016-07-07T10:33:00Z">
              <w:rPr>
                <w:sz w:val="24"/>
                <w:lang w:val="pt-BR"/>
              </w:rPr>
            </w:rPrChange>
          </w:rPr>
          <w:delText>usado</w:delText>
        </w:r>
        <w:r w:rsidRPr="00996951" w:rsidDel="00FE4DA1">
          <w:rPr>
            <w:rFonts w:ascii="Arial" w:hAnsi="Arial" w:cs="Arial"/>
            <w:sz w:val="24"/>
            <w:lang w:val="pt-BR"/>
            <w:rPrChange w:id="616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69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FE4DA1">
          <w:rPr>
            <w:rFonts w:ascii="Arial" w:hAnsi="Arial" w:cs="Arial"/>
            <w:sz w:val="24"/>
            <w:lang w:val="pt-BR"/>
            <w:rPrChange w:id="617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71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FE4DA1">
          <w:rPr>
            <w:rFonts w:ascii="Arial" w:hAnsi="Arial" w:cs="Arial"/>
            <w:sz w:val="24"/>
            <w:lang w:val="pt-BR"/>
            <w:rPrChange w:id="61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73" w:author="Elias de Moraes Fernandes" w:date="2016-07-07T10:33:00Z">
              <w:rPr>
                <w:sz w:val="24"/>
                <w:lang w:val="pt-BR"/>
              </w:rPr>
            </w:rPrChange>
          </w:rPr>
          <w:delText>criação</w:delText>
        </w:r>
        <w:r w:rsidRPr="00996951" w:rsidDel="00FE4DA1">
          <w:rPr>
            <w:rFonts w:ascii="Arial" w:hAnsi="Arial" w:cs="Arial"/>
            <w:sz w:val="24"/>
            <w:lang w:val="pt-BR"/>
            <w:rPrChange w:id="61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75" w:author="Elias de Moraes Fernandes" w:date="2016-07-07T10:33:00Z">
              <w:rPr>
                <w:sz w:val="24"/>
                <w:lang w:val="pt-BR"/>
              </w:rPr>
            </w:rPrChange>
          </w:rPr>
          <w:delText>dos</w:delText>
        </w:r>
        <w:r w:rsidRPr="00996951" w:rsidDel="00FE4DA1">
          <w:rPr>
            <w:rFonts w:ascii="Arial" w:hAnsi="Arial" w:cs="Arial"/>
            <w:sz w:val="24"/>
            <w:lang w:val="pt-BR"/>
            <w:rPrChange w:id="61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FE4DA1">
          <w:rPr>
            <w:rFonts w:ascii="Arial" w:eastAsia="Calibri" w:hAnsi="Arial" w:cs="Arial"/>
            <w:sz w:val="24"/>
            <w:lang w:val="pt-BR"/>
            <w:rPrChange w:id="6177" w:author="Elias de Moraes Fernandes" w:date="2016-07-07T10:33:00Z">
              <w:rPr>
                <w:sz w:val="24"/>
                <w:lang w:val="pt-BR"/>
              </w:rPr>
            </w:rPrChange>
          </w:rPr>
          <w:delText>filmes?</w:delText>
        </w:r>
      </w:del>
    </w:p>
    <w:p w14:paraId="7285BABB" w14:textId="48056EC9" w:rsidR="0077658F" w:rsidRPr="00996951" w:rsidDel="00FE4DA1" w:rsidRDefault="00E20E3D" w:rsidP="0077658F">
      <w:pPr>
        <w:pStyle w:val="ListParagraph"/>
        <w:tabs>
          <w:tab w:val="left" w:pos="7672"/>
        </w:tabs>
        <w:ind w:left="0" w:firstLine="360"/>
        <w:rPr>
          <w:del w:id="6178" w:author="Elias De Moraes Fernandes" w:date="2016-03-15T20:29:00Z"/>
          <w:rFonts w:ascii="Arial" w:hAnsi="Arial" w:cs="Arial"/>
          <w:sz w:val="24"/>
          <w:lang w:val="pt-BR"/>
          <w:rPrChange w:id="6179" w:author="Elias de Moraes Fernandes" w:date="2016-07-07T10:33:00Z">
            <w:rPr>
              <w:del w:id="6180" w:author="Elias De Moraes Fernandes" w:date="2016-03-15T20:29:00Z"/>
              <w:sz w:val="24"/>
              <w:lang w:val="pt-BR"/>
            </w:rPr>
          </w:rPrChange>
        </w:rPr>
      </w:pPr>
      <w:ins w:id="6181" w:author="Elias De Moraes Fernandes" w:date="2016-03-14T19:26:00Z">
        <w:r w:rsidRPr="00996951">
          <w:rPr>
            <w:rFonts w:ascii="Arial" w:hAnsi="Arial" w:cs="Arial"/>
            <w:sz w:val="24"/>
            <w:lang w:val="pt-BR"/>
            <w:rPrChange w:id="6182" w:author="Elias de Moraes Fernandes" w:date="2016-07-07T10:33:00Z">
              <w:rPr>
                <w:sz w:val="24"/>
                <w:lang w:val="pt-BR"/>
              </w:rPr>
            </w:rPrChange>
          </w:rPr>
          <w:t>Ser</w:t>
        </w:r>
        <w:r w:rsidRPr="00996951">
          <w:rPr>
            <w:rFonts w:ascii="Arial" w:eastAsia="Calibri" w:hAnsi="Arial" w:cs="Arial"/>
            <w:sz w:val="24"/>
            <w:lang w:val="pt-BR"/>
            <w:rPrChange w:id="6183" w:author="Elias de Moraes Fernandes" w:date="2016-07-07T10:33:00Z">
              <w:rPr>
                <w:sz w:val="24"/>
                <w:lang w:val="pt-BR"/>
              </w:rPr>
            </w:rPrChange>
          </w:rPr>
          <w:t>á</w:t>
        </w:r>
        <w:r w:rsidRPr="00996951">
          <w:rPr>
            <w:rFonts w:ascii="Arial" w:hAnsi="Arial" w:cs="Arial"/>
            <w:sz w:val="24"/>
            <w:lang w:val="pt-BR"/>
            <w:rPrChange w:id="618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85" w:author="Elias de Moraes Fernandes" w:date="2016-07-07T10:33:00Z">
              <w:rPr>
                <w:sz w:val="24"/>
                <w:lang w:val="pt-BR"/>
              </w:rPr>
            </w:rPrChange>
          </w:rPr>
          <w:t>usado</w:t>
        </w:r>
        <w:r w:rsidRPr="00996951">
          <w:rPr>
            <w:rFonts w:ascii="Arial" w:hAnsi="Arial" w:cs="Arial"/>
            <w:sz w:val="24"/>
            <w:lang w:val="pt-BR"/>
            <w:rPrChange w:id="618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87" w:author="Elias de Moraes Fernandes" w:date="2016-07-07T10:33:00Z">
              <w:rPr>
                <w:sz w:val="24"/>
                <w:lang w:val="pt-BR"/>
              </w:rPr>
            </w:rPrChange>
          </w:rPr>
          <w:t>o</w:t>
        </w:r>
        <w:r w:rsidRPr="00996951">
          <w:rPr>
            <w:rFonts w:ascii="Arial" w:hAnsi="Arial" w:cs="Arial"/>
            <w:sz w:val="24"/>
            <w:lang w:val="pt-BR"/>
            <w:rPrChange w:id="618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89" w:author="Elias de Moraes Fernandes" w:date="2016-07-07T10:33:00Z">
              <w:rPr>
                <w:sz w:val="24"/>
                <w:lang w:val="pt-BR"/>
              </w:rPr>
            </w:rPrChange>
          </w:rPr>
          <w:t>método</w:t>
        </w:r>
        <w:r w:rsidRPr="00996951">
          <w:rPr>
            <w:rFonts w:ascii="Arial" w:hAnsi="Arial" w:cs="Arial"/>
            <w:sz w:val="24"/>
            <w:lang w:val="pt-BR"/>
            <w:rPrChange w:id="619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91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Pr="00996951">
          <w:rPr>
            <w:rFonts w:ascii="Arial" w:hAnsi="Arial" w:cs="Arial"/>
            <w:sz w:val="24"/>
            <w:lang w:val="pt-BR"/>
            <w:rPrChange w:id="619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93" w:author="Elias de Moraes Fernandes" w:date="2016-07-07T10:33:00Z">
              <w:rPr>
                <w:sz w:val="24"/>
                <w:lang w:val="pt-BR"/>
              </w:rPr>
            </w:rPrChange>
          </w:rPr>
          <w:t>slides</w:t>
        </w:r>
        <w:r w:rsidRPr="00996951">
          <w:rPr>
            <w:rFonts w:ascii="Arial" w:hAnsi="Arial" w:cs="Arial"/>
            <w:sz w:val="24"/>
            <w:lang w:val="pt-BR"/>
            <w:rPrChange w:id="619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95" w:author="Elias de Moraes Fernandes" w:date="2016-07-07T10:33:00Z">
              <w:rPr>
                <w:sz w:val="24"/>
                <w:lang w:val="pt-BR"/>
              </w:rPr>
            </w:rPrChange>
          </w:rPr>
          <w:t>com</w:t>
        </w:r>
        <w:r w:rsidRPr="00996951">
          <w:rPr>
            <w:rFonts w:ascii="Arial" w:hAnsi="Arial" w:cs="Arial"/>
            <w:sz w:val="24"/>
            <w:lang w:val="pt-BR"/>
            <w:rPrChange w:id="619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197" w:author="Elias de Moraes Fernandes" w:date="2016-07-07T10:33:00Z">
              <w:rPr>
                <w:sz w:val="24"/>
                <w:lang w:val="pt-BR"/>
              </w:rPr>
            </w:rPrChange>
          </w:rPr>
          <w:t>narraç</w:t>
        </w:r>
      </w:ins>
      <w:ins w:id="6198" w:author="Elias De Moraes Fernandes" w:date="2016-03-14T19:27:00Z">
        <w:r w:rsidRPr="00996951">
          <w:rPr>
            <w:rFonts w:ascii="Arial" w:eastAsia="Calibri" w:hAnsi="Arial" w:cs="Arial"/>
            <w:sz w:val="24"/>
            <w:lang w:val="pt-BR"/>
            <w:rPrChange w:id="6199" w:author="Elias de Moraes Fernandes" w:date="2016-07-07T10:33:00Z">
              <w:rPr>
                <w:sz w:val="24"/>
                <w:lang w:val="pt-BR"/>
              </w:rPr>
            </w:rPrChange>
          </w:rPr>
          <w:t>ões</w:t>
        </w:r>
        <w:r w:rsidRPr="00996951">
          <w:rPr>
            <w:rFonts w:ascii="Arial" w:hAnsi="Arial" w:cs="Arial"/>
            <w:sz w:val="24"/>
            <w:lang w:val="pt-BR"/>
            <w:rPrChange w:id="620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01" w:author="Elias de Moraes Fernandes" w:date="2016-07-07T10:33:00Z">
              <w:rPr>
                <w:sz w:val="24"/>
                <w:lang w:val="pt-BR"/>
              </w:rPr>
            </w:rPrChange>
          </w:rPr>
          <w:t>sobre</w:t>
        </w:r>
        <w:r w:rsidRPr="00996951">
          <w:rPr>
            <w:rFonts w:ascii="Arial" w:hAnsi="Arial" w:cs="Arial"/>
            <w:sz w:val="24"/>
            <w:lang w:val="pt-BR"/>
            <w:rPrChange w:id="620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03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  <w:r w:rsidRPr="00996951">
          <w:rPr>
            <w:rFonts w:ascii="Arial" w:hAnsi="Arial" w:cs="Arial"/>
            <w:sz w:val="24"/>
            <w:lang w:val="pt-BR"/>
            <w:rPrChange w:id="620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05" w:author="Elias de Moraes Fernandes" w:date="2016-07-07T10:33:00Z">
              <w:rPr>
                <w:sz w:val="24"/>
                <w:lang w:val="pt-BR"/>
              </w:rPr>
            </w:rPrChange>
          </w:rPr>
          <w:t>imagem</w:t>
        </w:r>
        <w:r w:rsidRPr="00996951">
          <w:rPr>
            <w:rFonts w:ascii="Arial" w:hAnsi="Arial" w:cs="Arial"/>
            <w:sz w:val="24"/>
            <w:lang w:val="pt-BR"/>
            <w:rPrChange w:id="620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07" w:author="Elias de Moraes Fernandes" w:date="2016-07-07T10:33:00Z">
              <w:rPr>
                <w:sz w:val="24"/>
                <w:lang w:val="pt-BR"/>
              </w:rPr>
            </w:rPrChange>
          </w:rPr>
          <w:t>em</w:t>
        </w:r>
        <w:r w:rsidRPr="00996951">
          <w:rPr>
            <w:rFonts w:ascii="Arial" w:hAnsi="Arial" w:cs="Arial"/>
            <w:sz w:val="24"/>
            <w:lang w:val="pt-BR"/>
            <w:rPrChange w:id="620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09" w:author="Elias de Moraes Fernandes" w:date="2016-07-07T10:33:00Z">
              <w:rPr>
                <w:sz w:val="24"/>
                <w:lang w:val="pt-BR"/>
              </w:rPr>
            </w:rPrChange>
          </w:rPr>
          <w:t>questão.</w:t>
        </w:r>
        <w:r w:rsidRPr="00996951">
          <w:rPr>
            <w:rFonts w:ascii="Arial" w:hAnsi="Arial" w:cs="Arial"/>
            <w:sz w:val="24"/>
            <w:lang w:val="pt-BR"/>
            <w:rPrChange w:id="621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11" w:author="Elias de Moraes Fernandes" w:date="2016-07-07T10:33:00Z">
              <w:rPr>
                <w:sz w:val="24"/>
                <w:lang w:val="pt-BR"/>
              </w:rPr>
            </w:rPrChange>
          </w:rPr>
          <w:t>Conterá</w:t>
        </w:r>
        <w:r w:rsidRPr="00996951">
          <w:rPr>
            <w:rFonts w:ascii="Arial" w:hAnsi="Arial" w:cs="Arial"/>
            <w:sz w:val="24"/>
            <w:lang w:val="pt-BR"/>
            <w:rPrChange w:id="621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13" w:author="Elias de Moraes Fernandes" w:date="2016-07-07T10:33:00Z">
              <w:rPr>
                <w:sz w:val="24"/>
                <w:lang w:val="pt-BR"/>
              </w:rPr>
            </w:rPrChange>
          </w:rPr>
          <w:t>um</w:t>
        </w:r>
        <w:r w:rsidRPr="00996951">
          <w:rPr>
            <w:rFonts w:ascii="Arial" w:hAnsi="Arial" w:cs="Arial"/>
            <w:sz w:val="24"/>
            <w:lang w:val="pt-BR"/>
            <w:rPrChange w:id="621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15" w:author="Elias de Moraes Fernandes" w:date="2016-07-07T10:33:00Z">
              <w:rPr>
                <w:sz w:val="24"/>
                <w:lang w:val="pt-BR"/>
              </w:rPr>
            </w:rPrChange>
          </w:rPr>
          <w:t>botão</w:t>
        </w:r>
        <w:r w:rsidRPr="00996951">
          <w:rPr>
            <w:rFonts w:ascii="Arial" w:hAnsi="Arial" w:cs="Arial"/>
            <w:sz w:val="24"/>
            <w:lang w:val="pt-BR"/>
            <w:rPrChange w:id="621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17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621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19" w:author="Elias de Moraes Fernandes" w:date="2016-07-07T10:33:00Z">
              <w:rPr>
                <w:sz w:val="24"/>
                <w:lang w:val="pt-BR"/>
              </w:rPr>
            </w:rPrChange>
          </w:rPr>
          <w:t>ir</w:t>
        </w:r>
        <w:r w:rsidRPr="00996951">
          <w:rPr>
            <w:rFonts w:ascii="Arial" w:hAnsi="Arial" w:cs="Arial"/>
            <w:sz w:val="24"/>
            <w:lang w:val="pt-BR"/>
            <w:rPrChange w:id="622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21" w:author="Elias de Moraes Fernandes" w:date="2016-07-07T10:33:00Z">
              <w:rPr>
                <w:sz w:val="24"/>
                <w:lang w:val="pt-BR"/>
              </w:rPr>
            </w:rPrChange>
          </w:rPr>
          <w:t>pra</w:t>
        </w:r>
        <w:r w:rsidRPr="00996951">
          <w:rPr>
            <w:rFonts w:ascii="Arial" w:hAnsi="Arial" w:cs="Arial"/>
            <w:sz w:val="24"/>
            <w:lang w:val="pt-BR"/>
            <w:rPrChange w:id="622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23" w:author="Elias de Moraes Fernandes" w:date="2016-07-07T10:33:00Z">
              <w:rPr>
                <w:sz w:val="24"/>
                <w:lang w:val="pt-BR"/>
              </w:rPr>
            </w:rPrChange>
          </w:rPr>
          <w:t>próximo</w:t>
        </w:r>
        <w:r w:rsidRPr="00996951">
          <w:rPr>
            <w:rFonts w:ascii="Arial" w:hAnsi="Arial" w:cs="Arial"/>
            <w:sz w:val="24"/>
            <w:lang w:val="pt-BR"/>
            <w:rPrChange w:id="622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25" w:author="Elias de Moraes Fernandes" w:date="2016-07-07T10:33:00Z">
              <w:rPr>
                <w:sz w:val="24"/>
                <w:lang w:val="pt-BR"/>
              </w:rPr>
            </w:rPrChange>
          </w:rPr>
          <w:t>slide</w:t>
        </w:r>
        <w:r w:rsidRPr="00996951">
          <w:rPr>
            <w:rFonts w:ascii="Arial" w:hAnsi="Arial" w:cs="Arial"/>
            <w:sz w:val="24"/>
            <w:lang w:val="pt-BR"/>
            <w:rPrChange w:id="622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27" w:author="Elias de Moraes Fernandes" w:date="2016-07-07T10:33:00Z">
              <w:rPr>
                <w:sz w:val="24"/>
                <w:lang w:val="pt-BR"/>
              </w:rPr>
            </w:rPrChange>
          </w:rPr>
          <w:t>e</w:t>
        </w:r>
        <w:r w:rsidRPr="00996951">
          <w:rPr>
            <w:rFonts w:ascii="Arial" w:hAnsi="Arial" w:cs="Arial"/>
            <w:sz w:val="24"/>
            <w:lang w:val="pt-BR"/>
            <w:rPrChange w:id="6228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29" w:author="Elias de Moraes Fernandes" w:date="2016-07-07T10:33:00Z">
              <w:rPr>
                <w:sz w:val="24"/>
                <w:lang w:val="pt-BR"/>
              </w:rPr>
            </w:rPrChange>
          </w:rPr>
          <w:t>também</w:t>
        </w:r>
        <w:r w:rsidRPr="00996951">
          <w:rPr>
            <w:rFonts w:ascii="Arial" w:hAnsi="Arial" w:cs="Arial"/>
            <w:sz w:val="24"/>
            <w:lang w:val="pt-BR"/>
            <w:rPrChange w:id="623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Pr="00996951">
          <w:rPr>
            <w:rFonts w:ascii="Arial" w:eastAsia="Calibri" w:hAnsi="Arial" w:cs="Arial"/>
            <w:sz w:val="24"/>
            <w:lang w:val="pt-BR"/>
            <w:rPrChange w:id="6231" w:author="Elias de Moraes Fernandes" w:date="2016-07-07T10:33:00Z">
              <w:rPr>
                <w:sz w:val="24"/>
                <w:lang w:val="pt-BR"/>
              </w:rPr>
            </w:rPrChange>
          </w:rPr>
          <w:t>para</w:t>
        </w:r>
        <w:r w:rsidRPr="00996951">
          <w:rPr>
            <w:rFonts w:ascii="Arial" w:hAnsi="Arial" w:cs="Arial"/>
            <w:sz w:val="24"/>
            <w:lang w:val="pt-BR"/>
            <w:rPrChange w:id="623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1961EA" w:rsidRPr="00996951">
          <w:rPr>
            <w:rFonts w:ascii="Arial" w:hAnsi="Arial" w:cs="Arial"/>
            <w:sz w:val="24"/>
            <w:lang w:val="pt-BR"/>
            <w:rPrChange w:id="6233" w:author="Elias de Moraes Fernandes" w:date="2016-07-07T10:33:00Z">
              <w:rPr>
                <w:sz w:val="24"/>
                <w:lang w:val="pt-BR"/>
              </w:rPr>
            </w:rPrChange>
          </w:rPr>
          <w:t>slide anterior.</w:t>
        </w:r>
      </w:ins>
    </w:p>
    <w:p w14:paraId="56DA50F9" w14:textId="77777777" w:rsidR="002B019A" w:rsidRPr="00996951" w:rsidRDefault="002B019A">
      <w:pPr>
        <w:pStyle w:val="ListParagraph"/>
        <w:tabs>
          <w:tab w:val="left" w:pos="7672"/>
        </w:tabs>
        <w:ind w:left="0" w:firstLine="360"/>
        <w:rPr>
          <w:ins w:id="6234" w:author="Elias De Moraes Fernandes" w:date="2016-03-15T20:28:00Z"/>
          <w:rFonts w:ascii="Arial" w:hAnsi="Arial" w:cs="Arial"/>
          <w:lang w:val="pt-BR"/>
          <w:rPrChange w:id="6235" w:author="Elias de Moraes Fernandes" w:date="2016-07-07T10:33:00Z">
            <w:rPr>
              <w:ins w:id="6236" w:author="Elias De Moraes Fernandes" w:date="2016-03-15T20:28:00Z"/>
              <w:lang w:val="pt-BR"/>
            </w:rPr>
          </w:rPrChange>
        </w:rPr>
      </w:pPr>
    </w:p>
    <w:p w14:paraId="1377EBDD" w14:textId="30019986" w:rsidR="001961EA" w:rsidRPr="00996951" w:rsidRDefault="0077658F" w:rsidP="0077658F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6237" w:author="Elias de Moraes Fernandes" w:date="2016-07-07T10:33:00Z">
            <w:rPr>
              <w:sz w:val="24"/>
              <w:lang w:val="pt-BR"/>
            </w:rPr>
          </w:rPrChange>
        </w:rPr>
      </w:pPr>
      <w:del w:id="6238" w:author="Elias De Moraes Fernandes" w:date="2016-03-15T20:28:00Z">
        <w:r w:rsidRPr="00996951" w:rsidDel="002B019A">
          <w:rPr>
            <w:rFonts w:ascii="Arial" w:hAnsi="Arial" w:cs="Arial"/>
            <w:sz w:val="24"/>
            <w:lang w:val="pt-BR"/>
            <w:rPrChange w:id="6239" w:author="Elias de Moraes Fernandes" w:date="2016-07-07T10:33:00Z">
              <w:rPr>
                <w:sz w:val="24"/>
                <w:lang w:val="pt-BR"/>
              </w:rPr>
            </w:rPrChange>
          </w:rPr>
          <w:delText>- Em quais momentos eles ser</w:delText>
        </w:r>
        <w:r w:rsidRPr="00996951" w:rsidDel="002B019A">
          <w:rPr>
            <w:rFonts w:ascii="Arial" w:eastAsia="Calibri" w:hAnsi="Arial" w:cs="Arial"/>
            <w:sz w:val="24"/>
            <w:lang w:val="pt-BR"/>
            <w:rPrChange w:id="6240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2B019A">
          <w:rPr>
            <w:rFonts w:ascii="Arial" w:hAnsi="Arial" w:cs="Arial"/>
            <w:sz w:val="24"/>
            <w:lang w:val="pt-BR"/>
            <w:rPrChange w:id="624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2B019A">
          <w:rPr>
            <w:rFonts w:ascii="Arial" w:eastAsia="Calibri" w:hAnsi="Arial" w:cs="Arial"/>
            <w:sz w:val="24"/>
            <w:lang w:val="pt-BR"/>
            <w:rPrChange w:id="6242" w:author="Elias de Moraes Fernandes" w:date="2016-07-07T10:33:00Z">
              <w:rPr>
                <w:sz w:val="24"/>
                <w:lang w:val="pt-BR"/>
              </w:rPr>
            </w:rPrChange>
          </w:rPr>
          <w:delText>exibidos?</w:delText>
        </w:r>
      </w:del>
      <w:ins w:id="6243" w:author="Elias De Moraes Fernandes" w:date="2016-03-14T19:30:00Z">
        <w:r w:rsidR="001961EA" w:rsidRPr="00996951">
          <w:rPr>
            <w:rFonts w:ascii="Arial" w:hAnsi="Arial" w:cs="Arial"/>
            <w:sz w:val="24"/>
            <w:lang w:val="pt-BR"/>
            <w:rPrChange w:id="6244" w:author="Elias de Moraes Fernandes" w:date="2016-07-07T10:33:00Z">
              <w:rPr>
                <w:sz w:val="24"/>
                <w:lang w:val="pt-BR"/>
              </w:rPr>
            </w:rPrChange>
          </w:rPr>
          <w:t xml:space="preserve">Os tutoriais </w:t>
        </w:r>
      </w:ins>
      <w:ins w:id="6245" w:author="Elias De Moraes Fernandes" w:date="2016-03-15T20:29:00Z">
        <w:r w:rsidR="00FE4DA1" w:rsidRPr="00996951">
          <w:rPr>
            <w:rFonts w:ascii="Arial" w:hAnsi="Arial" w:cs="Arial"/>
            <w:sz w:val="24"/>
            <w:lang w:val="pt-BR"/>
            <w:rPrChange w:id="6246" w:author="Elias de Moraes Fernandes" w:date="2016-07-07T10:33:00Z">
              <w:rPr>
                <w:sz w:val="24"/>
                <w:lang w:val="pt-BR"/>
              </w:rPr>
            </w:rPrChange>
          </w:rPr>
          <w:t xml:space="preserve">/ dicas </w:t>
        </w:r>
      </w:ins>
      <w:ins w:id="6247" w:author="Elias De Moraes Fernandes" w:date="2016-03-14T19:30:00Z">
        <w:r w:rsidR="001961EA" w:rsidRPr="00996951">
          <w:rPr>
            <w:rFonts w:ascii="Arial" w:hAnsi="Arial" w:cs="Arial"/>
            <w:sz w:val="24"/>
            <w:lang w:val="pt-BR"/>
            <w:rPrChange w:id="6248" w:author="Elias de Moraes Fernandes" w:date="2016-07-07T10:33:00Z">
              <w:rPr>
                <w:sz w:val="24"/>
                <w:lang w:val="pt-BR"/>
              </w:rPr>
            </w:rPrChange>
          </w:rPr>
          <w:t>aparecer</w:t>
        </w:r>
        <w:r w:rsidR="001961EA" w:rsidRPr="00996951">
          <w:rPr>
            <w:rFonts w:ascii="Arial" w:eastAsia="Calibri" w:hAnsi="Arial" w:cs="Arial"/>
            <w:sz w:val="24"/>
            <w:lang w:val="pt-BR"/>
            <w:rPrChange w:id="6249" w:author="Elias de Moraes Fernandes" w:date="2016-07-07T10:33:00Z">
              <w:rPr>
                <w:sz w:val="24"/>
                <w:lang w:val="pt-BR"/>
              </w:rPr>
            </w:rPrChange>
          </w:rPr>
          <w:t>ão</w:t>
        </w:r>
        <w:r w:rsidR="001961EA" w:rsidRPr="00996951">
          <w:rPr>
            <w:rFonts w:ascii="Arial" w:hAnsi="Arial" w:cs="Arial"/>
            <w:sz w:val="24"/>
            <w:lang w:val="pt-BR"/>
            <w:rPrChange w:id="6250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1961EA" w:rsidRPr="00996951">
          <w:rPr>
            <w:rFonts w:ascii="Arial" w:eastAsia="Calibri" w:hAnsi="Arial" w:cs="Arial"/>
            <w:sz w:val="24"/>
            <w:lang w:val="pt-BR"/>
            <w:rPrChange w:id="6251" w:author="Elias de Moraes Fernandes" w:date="2016-07-07T10:33:00Z">
              <w:rPr>
                <w:sz w:val="24"/>
                <w:lang w:val="pt-BR"/>
              </w:rPr>
            </w:rPrChange>
          </w:rPr>
          <w:t>antes</w:t>
        </w:r>
        <w:r w:rsidR="001961EA" w:rsidRPr="00996951">
          <w:rPr>
            <w:rFonts w:ascii="Arial" w:hAnsi="Arial" w:cs="Arial"/>
            <w:sz w:val="24"/>
            <w:lang w:val="pt-BR"/>
            <w:rPrChange w:id="6252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1961EA" w:rsidRPr="00996951">
          <w:rPr>
            <w:rFonts w:ascii="Arial" w:eastAsia="Calibri" w:hAnsi="Arial" w:cs="Arial"/>
            <w:sz w:val="24"/>
            <w:lang w:val="pt-BR"/>
            <w:rPrChange w:id="6253" w:author="Elias de Moraes Fernandes" w:date="2016-07-07T10:33:00Z">
              <w:rPr>
                <w:sz w:val="24"/>
                <w:lang w:val="pt-BR"/>
              </w:rPr>
            </w:rPrChange>
          </w:rPr>
          <w:t>de</w:t>
        </w:r>
        <w:r w:rsidR="001961EA" w:rsidRPr="00996951">
          <w:rPr>
            <w:rFonts w:ascii="Arial" w:hAnsi="Arial" w:cs="Arial"/>
            <w:sz w:val="24"/>
            <w:lang w:val="pt-BR"/>
            <w:rPrChange w:id="6254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1961EA" w:rsidRPr="00996951">
          <w:rPr>
            <w:rFonts w:ascii="Arial" w:eastAsia="Calibri" w:hAnsi="Arial" w:cs="Arial"/>
            <w:sz w:val="24"/>
            <w:lang w:val="pt-BR"/>
            <w:rPrChange w:id="6255" w:author="Elias de Moraes Fernandes" w:date="2016-07-07T10:33:00Z">
              <w:rPr>
                <w:sz w:val="24"/>
                <w:lang w:val="pt-BR"/>
              </w:rPr>
            </w:rPrChange>
          </w:rPr>
          <w:t>iniciar</w:t>
        </w:r>
        <w:r w:rsidR="001961EA" w:rsidRPr="00996951">
          <w:rPr>
            <w:rFonts w:ascii="Arial" w:hAnsi="Arial" w:cs="Arial"/>
            <w:sz w:val="24"/>
            <w:lang w:val="pt-BR"/>
            <w:rPrChange w:id="6256" w:author="Elias de Moraes Fernandes" w:date="2016-07-07T10:33:00Z">
              <w:rPr>
                <w:sz w:val="24"/>
                <w:lang w:val="pt-BR"/>
              </w:rPr>
            </w:rPrChange>
          </w:rPr>
          <w:t xml:space="preserve"> </w:t>
        </w:r>
        <w:r w:rsidR="001961EA" w:rsidRPr="00996951">
          <w:rPr>
            <w:rFonts w:ascii="Arial" w:eastAsia="Calibri" w:hAnsi="Arial" w:cs="Arial"/>
            <w:sz w:val="24"/>
            <w:lang w:val="pt-BR"/>
            <w:rPrChange w:id="6257" w:author="Elias de Moraes Fernandes" w:date="2016-07-07T10:33:00Z">
              <w:rPr>
                <w:sz w:val="24"/>
                <w:lang w:val="pt-BR"/>
              </w:rPr>
            </w:rPrChange>
          </w:rPr>
          <w:t>a</w:t>
        </w:r>
      </w:ins>
      <w:ins w:id="6258" w:author="Elias De Moraes Fernandes" w:date="2016-03-14T19:32:00Z">
        <w:r w:rsidR="001961EA" w:rsidRPr="00996951">
          <w:rPr>
            <w:rFonts w:ascii="Arial" w:hAnsi="Arial" w:cs="Arial"/>
            <w:sz w:val="24"/>
            <w:lang w:val="pt-BR"/>
            <w:rPrChange w:id="6259" w:author="Elias de Moraes Fernandes" w:date="2016-07-07T10:33:00Z">
              <w:rPr>
                <w:sz w:val="24"/>
                <w:lang w:val="pt-BR"/>
              </w:rPr>
            </w:rPrChange>
          </w:rPr>
          <w:t>s</w:t>
        </w:r>
      </w:ins>
      <w:ins w:id="6260" w:author="Elias De Moraes Fernandes" w:date="2016-03-14T19:30:00Z">
        <w:r w:rsidR="001961EA" w:rsidRPr="00996951">
          <w:rPr>
            <w:rFonts w:ascii="Arial" w:hAnsi="Arial" w:cs="Arial"/>
            <w:sz w:val="24"/>
            <w:lang w:val="pt-BR"/>
            <w:rPrChange w:id="6261" w:author="Elias de Moraes Fernandes" w:date="2016-07-07T10:33:00Z">
              <w:rPr>
                <w:sz w:val="24"/>
                <w:lang w:val="pt-BR"/>
              </w:rPr>
            </w:rPrChange>
          </w:rPr>
          <w:t xml:space="preserve"> fase</w:t>
        </w:r>
      </w:ins>
      <w:ins w:id="6262" w:author="Elias De Moraes Fernandes" w:date="2016-03-14T19:32:00Z">
        <w:r w:rsidR="001961EA" w:rsidRPr="00996951">
          <w:rPr>
            <w:rFonts w:ascii="Arial" w:hAnsi="Arial" w:cs="Arial"/>
            <w:sz w:val="24"/>
            <w:lang w:val="pt-BR"/>
            <w:rPrChange w:id="6263" w:author="Elias de Moraes Fernandes" w:date="2016-07-07T10:33:00Z">
              <w:rPr>
                <w:sz w:val="24"/>
                <w:lang w:val="pt-BR"/>
              </w:rPr>
            </w:rPrChange>
          </w:rPr>
          <w:t>s</w:t>
        </w:r>
      </w:ins>
      <w:ins w:id="6264" w:author="Elias De Moraes Fernandes" w:date="2016-03-14T19:30:00Z">
        <w:r w:rsidR="001961EA" w:rsidRPr="00996951">
          <w:rPr>
            <w:rFonts w:ascii="Arial" w:hAnsi="Arial" w:cs="Arial"/>
            <w:sz w:val="24"/>
            <w:lang w:val="pt-BR"/>
            <w:rPrChange w:id="6265" w:author="Elias de Moraes Fernandes" w:date="2016-07-07T10:33:00Z">
              <w:rPr>
                <w:sz w:val="24"/>
                <w:lang w:val="pt-BR"/>
              </w:rPr>
            </w:rPrChange>
          </w:rPr>
          <w:t>.</w:t>
        </w:r>
      </w:ins>
    </w:p>
    <w:p w14:paraId="4B10359B" w14:textId="77777777" w:rsidR="001A6DB6" w:rsidRPr="00996951" w:rsidRDefault="001A6DB6">
      <w:pPr>
        <w:rPr>
          <w:rFonts w:ascii="Arial" w:hAnsi="Arial" w:cs="Arial"/>
          <w:sz w:val="24"/>
          <w:lang w:val="pt-BR"/>
          <w:rPrChange w:id="626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6267" w:author="Elias de Moraes Fernandes" w:date="2016-07-07T10:33:00Z">
            <w:rPr>
              <w:sz w:val="24"/>
              <w:lang w:val="pt-BR"/>
            </w:rPr>
          </w:rPrChange>
        </w:rPr>
        <w:br w:type="page"/>
      </w:r>
    </w:p>
    <w:p w14:paraId="14586E4C" w14:textId="6FE140DE" w:rsidR="002C47DC" w:rsidRPr="00996951" w:rsidRDefault="00A60DA9" w:rsidP="002C47DC">
      <w:pPr>
        <w:pStyle w:val="ListParagraph"/>
        <w:numPr>
          <w:ilvl w:val="0"/>
          <w:numId w:val="1"/>
        </w:numPr>
        <w:outlineLvl w:val="0"/>
        <w:rPr>
          <w:rFonts w:ascii="Arial" w:hAnsi="Arial" w:cs="Arial"/>
          <w:b/>
          <w:sz w:val="40"/>
          <w:lang w:val="pt-BR"/>
          <w:rPrChange w:id="6268" w:author="Elias de Moraes Fernandes" w:date="2016-07-07T10:33:00Z">
            <w:rPr>
              <w:b/>
              <w:sz w:val="40"/>
              <w:lang w:val="pt-BR"/>
            </w:rPr>
          </w:rPrChange>
        </w:rPr>
      </w:pPr>
      <w:bookmarkStart w:id="6269" w:name="_Toc442190688"/>
      <w:r w:rsidRPr="00996951">
        <w:rPr>
          <w:rFonts w:ascii="Arial" w:hAnsi="Arial" w:cs="Arial"/>
          <w:b/>
          <w:sz w:val="40"/>
          <w:lang w:val="pt-BR"/>
          <w:rPrChange w:id="6270" w:author="Elias de Moraes Fernandes" w:date="2016-07-07T10:33:00Z">
            <w:rPr>
              <w:b/>
              <w:sz w:val="40"/>
              <w:lang w:val="pt-BR"/>
            </w:rPr>
          </w:rPrChange>
        </w:rPr>
        <w:lastRenderedPageBreak/>
        <w:t>Documenta</w:t>
      </w:r>
      <w:r w:rsidRPr="00996951">
        <w:rPr>
          <w:rFonts w:ascii="Arial" w:eastAsia="Calibri" w:hAnsi="Arial" w:cs="Arial"/>
          <w:b/>
          <w:sz w:val="40"/>
          <w:lang w:val="pt-BR"/>
          <w:rPrChange w:id="6271" w:author="Elias de Moraes Fernandes" w:date="2016-07-07T10:33:00Z">
            <w:rPr>
              <w:b/>
              <w:sz w:val="40"/>
              <w:lang w:val="pt-BR"/>
            </w:rPr>
          </w:rPrChange>
        </w:rPr>
        <w:t>ção</w:t>
      </w:r>
      <w:r w:rsidRPr="00996951">
        <w:rPr>
          <w:rFonts w:ascii="Arial" w:hAnsi="Arial" w:cs="Arial"/>
          <w:b/>
          <w:sz w:val="40"/>
          <w:lang w:val="pt-BR"/>
          <w:rPrChange w:id="6272" w:author="Elias de Moraes Fernandes" w:date="2016-07-07T10:33:00Z">
            <w:rPr>
              <w:b/>
              <w:sz w:val="40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40"/>
          <w:lang w:val="pt-BR"/>
          <w:rPrChange w:id="6273" w:author="Elias de Moraes Fernandes" w:date="2016-07-07T10:33:00Z">
            <w:rPr>
              <w:b/>
              <w:sz w:val="40"/>
              <w:lang w:val="pt-BR"/>
            </w:rPr>
          </w:rPrChange>
        </w:rPr>
        <w:t>do</w:t>
      </w:r>
      <w:r w:rsidRPr="00996951">
        <w:rPr>
          <w:rFonts w:ascii="Arial" w:hAnsi="Arial" w:cs="Arial"/>
          <w:b/>
          <w:sz w:val="40"/>
          <w:lang w:val="pt-BR"/>
          <w:rPrChange w:id="6274" w:author="Elias de Moraes Fernandes" w:date="2016-07-07T10:33:00Z">
            <w:rPr>
              <w:b/>
              <w:sz w:val="40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b/>
          <w:sz w:val="40"/>
          <w:lang w:val="pt-BR"/>
          <w:rPrChange w:id="6275" w:author="Elias de Moraes Fernandes" w:date="2016-07-07T10:33:00Z">
            <w:rPr>
              <w:b/>
              <w:sz w:val="40"/>
              <w:lang w:val="pt-BR"/>
            </w:rPr>
          </w:rPrChange>
        </w:rPr>
        <w:t>MVC</w:t>
      </w:r>
      <w:r w:rsidR="0072040F" w:rsidRPr="00996951">
        <w:rPr>
          <w:rFonts w:ascii="Arial" w:hAnsi="Arial" w:cs="Arial"/>
          <w:b/>
          <w:sz w:val="40"/>
          <w:lang w:val="pt-BR"/>
          <w:rPrChange w:id="6276" w:author="Elias de Moraes Fernandes" w:date="2016-07-07T10:33:00Z">
            <w:rPr>
              <w:b/>
              <w:sz w:val="40"/>
              <w:lang w:val="pt-BR"/>
            </w:rPr>
          </w:rPrChange>
        </w:rPr>
        <w:t xml:space="preserve"> Funcional</w:t>
      </w:r>
      <w:bookmarkEnd w:id="6269"/>
    </w:p>
    <w:p w14:paraId="5503F846" w14:textId="77777777" w:rsidR="002C47DC" w:rsidRPr="00996951" w:rsidRDefault="002C47DC" w:rsidP="001A6DB6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6277" w:author="Elias de Moraes Fernandes" w:date="2016-07-07T10:33:00Z">
            <w:rPr>
              <w:sz w:val="24"/>
              <w:lang w:val="pt-BR"/>
            </w:rPr>
          </w:rPrChange>
        </w:rPr>
      </w:pPr>
    </w:p>
    <w:p w14:paraId="237BDBBC" w14:textId="77777777" w:rsidR="003332D2" w:rsidRPr="00996951" w:rsidRDefault="00940FEC" w:rsidP="001A6DB6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6278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6279" w:author="Elias de Moraes Fernandes" w:date="2016-07-07T10:33:00Z">
            <w:rPr>
              <w:sz w:val="24"/>
              <w:lang w:val="pt-BR"/>
            </w:rPr>
          </w:rPrChange>
        </w:rPr>
        <w:t>Para manter a consist</w:t>
      </w:r>
      <w:r w:rsidRPr="00996951">
        <w:rPr>
          <w:rFonts w:ascii="Arial" w:eastAsia="Calibri" w:hAnsi="Arial" w:cs="Arial"/>
          <w:sz w:val="24"/>
          <w:lang w:val="pt-BR"/>
          <w:rPrChange w:id="6280" w:author="Elias de Moraes Fernandes" w:date="2016-07-07T10:33:00Z">
            <w:rPr>
              <w:sz w:val="24"/>
              <w:lang w:val="pt-BR"/>
            </w:rPr>
          </w:rPrChange>
        </w:rPr>
        <w:t>ência</w:t>
      </w:r>
      <w:r w:rsidRPr="00996951">
        <w:rPr>
          <w:rFonts w:ascii="Arial" w:hAnsi="Arial" w:cs="Arial"/>
          <w:sz w:val="24"/>
          <w:lang w:val="pt-BR"/>
          <w:rPrChange w:id="628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82" w:author="Elias de Moraes Fernandes" w:date="2016-07-07T10:33:00Z">
            <w:rPr>
              <w:sz w:val="24"/>
              <w:lang w:val="pt-BR"/>
            </w:rPr>
          </w:rPrChange>
        </w:rPr>
        <w:t>do</w:t>
      </w:r>
      <w:r w:rsidRPr="00996951">
        <w:rPr>
          <w:rFonts w:ascii="Arial" w:hAnsi="Arial" w:cs="Arial"/>
          <w:sz w:val="24"/>
          <w:lang w:val="pt-BR"/>
          <w:rPrChange w:id="628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84" w:author="Elias de Moraes Fernandes" w:date="2016-07-07T10:33:00Z">
            <w:rPr>
              <w:sz w:val="24"/>
              <w:lang w:val="pt-BR"/>
            </w:rPr>
          </w:rPrChange>
        </w:rPr>
        <w:t>projeto,</w:t>
      </w:r>
      <w:r w:rsidRPr="00996951">
        <w:rPr>
          <w:rFonts w:ascii="Arial" w:hAnsi="Arial" w:cs="Arial"/>
          <w:sz w:val="24"/>
          <w:lang w:val="pt-BR"/>
          <w:rPrChange w:id="628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86" w:author="Elias de Moraes Fernandes" w:date="2016-07-07T10:33:00Z">
            <w:rPr>
              <w:sz w:val="24"/>
              <w:lang w:val="pt-BR"/>
            </w:rPr>
          </w:rPrChange>
        </w:rPr>
        <w:t>é</w:t>
      </w:r>
      <w:r w:rsidRPr="00996951">
        <w:rPr>
          <w:rFonts w:ascii="Arial" w:hAnsi="Arial" w:cs="Arial"/>
          <w:sz w:val="24"/>
          <w:lang w:val="pt-BR"/>
          <w:rPrChange w:id="628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88" w:author="Elias de Moraes Fernandes" w:date="2016-07-07T10:33:00Z">
            <w:rPr>
              <w:sz w:val="24"/>
              <w:lang w:val="pt-BR"/>
            </w:rPr>
          </w:rPrChange>
        </w:rPr>
        <w:t>indispensável</w:t>
      </w:r>
      <w:r w:rsidRPr="00996951">
        <w:rPr>
          <w:rFonts w:ascii="Arial" w:hAnsi="Arial" w:cs="Arial"/>
          <w:sz w:val="24"/>
          <w:lang w:val="pt-BR"/>
          <w:rPrChange w:id="628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90" w:author="Elias de Moraes Fernandes" w:date="2016-07-07T10:33:00Z">
            <w:rPr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sz w:val="24"/>
          <w:lang w:val="pt-BR"/>
          <w:rPrChange w:id="629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292" w:author="Elias de Moraes Fernandes" w:date="2016-07-07T10:33:00Z">
            <w:rPr>
              <w:sz w:val="24"/>
              <w:lang w:val="pt-BR"/>
            </w:rPr>
          </w:rPrChange>
        </w:rPr>
        <w:t>uso</w:t>
      </w:r>
      <w:r w:rsidR="006814D2" w:rsidRPr="00996951">
        <w:rPr>
          <w:rFonts w:ascii="Arial" w:hAnsi="Arial" w:cs="Arial"/>
          <w:sz w:val="24"/>
          <w:lang w:val="pt-BR"/>
          <w:rPrChange w:id="6293" w:author="Elias de Moraes Fernandes" w:date="2016-07-07T10:33:00Z">
            <w:rPr>
              <w:sz w:val="24"/>
              <w:lang w:val="pt-BR"/>
            </w:rPr>
          </w:rPrChange>
        </w:rPr>
        <w:t xml:space="preserve"> de Design </w:t>
      </w:r>
      <w:proofErr w:type="spellStart"/>
      <w:r w:rsidR="006814D2" w:rsidRPr="00996951">
        <w:rPr>
          <w:rFonts w:ascii="Arial" w:hAnsi="Arial" w:cs="Arial"/>
          <w:sz w:val="24"/>
          <w:lang w:val="pt-BR"/>
          <w:rPrChange w:id="6294" w:author="Elias de Moraes Fernandes" w:date="2016-07-07T10:33:00Z">
            <w:rPr>
              <w:sz w:val="24"/>
              <w:lang w:val="pt-BR"/>
            </w:rPr>
          </w:rPrChange>
        </w:rPr>
        <w:t>P</w:t>
      </w:r>
      <w:r w:rsidRPr="00996951">
        <w:rPr>
          <w:rFonts w:ascii="Arial" w:hAnsi="Arial" w:cs="Arial"/>
          <w:sz w:val="24"/>
          <w:lang w:val="pt-BR"/>
          <w:rPrChange w:id="6295" w:author="Elias de Moraes Fernandes" w:date="2016-07-07T10:33:00Z">
            <w:rPr>
              <w:sz w:val="24"/>
              <w:lang w:val="pt-BR"/>
            </w:rPr>
          </w:rPrChange>
        </w:rPr>
        <w:t>attern</w:t>
      </w:r>
      <w:proofErr w:type="spellEnd"/>
      <w:r w:rsidR="006814D2" w:rsidRPr="00996951">
        <w:rPr>
          <w:rFonts w:ascii="Arial" w:hAnsi="Arial" w:cs="Arial"/>
          <w:sz w:val="24"/>
          <w:lang w:val="pt-BR"/>
          <w:rPrChange w:id="6296" w:author="Elias de Moraes Fernandes" w:date="2016-07-07T10:33:00Z">
            <w:rPr>
              <w:sz w:val="24"/>
              <w:lang w:val="pt-BR"/>
            </w:rPr>
          </w:rPrChange>
        </w:rPr>
        <w:t xml:space="preserve"> que encaixe adequadamente</w:t>
      </w:r>
      <w:r w:rsidR="00314195" w:rsidRPr="00996951">
        <w:rPr>
          <w:rFonts w:ascii="Arial" w:hAnsi="Arial" w:cs="Arial"/>
          <w:sz w:val="24"/>
          <w:lang w:val="pt-BR"/>
          <w:rPrChange w:id="6297" w:author="Elias de Moraes Fernandes" w:date="2016-07-07T10:33:00Z">
            <w:rPr>
              <w:sz w:val="24"/>
              <w:lang w:val="pt-BR"/>
            </w:rPr>
          </w:rPrChange>
        </w:rPr>
        <w:t xml:space="preserve"> no estilo de programa</w:t>
      </w:r>
      <w:r w:rsidR="00314195" w:rsidRPr="00996951">
        <w:rPr>
          <w:rFonts w:ascii="Arial" w:eastAsia="Calibri" w:hAnsi="Arial" w:cs="Arial"/>
          <w:sz w:val="24"/>
          <w:lang w:val="pt-BR"/>
          <w:rPrChange w:id="6298" w:author="Elias de Moraes Fernandes" w:date="2016-07-07T10:33:00Z">
            <w:rPr>
              <w:sz w:val="24"/>
              <w:lang w:val="pt-BR"/>
            </w:rPr>
          </w:rPrChange>
        </w:rPr>
        <w:t>ção.</w:t>
      </w:r>
      <w:r w:rsidR="00314195" w:rsidRPr="00996951">
        <w:rPr>
          <w:rFonts w:ascii="Arial" w:hAnsi="Arial" w:cs="Arial"/>
          <w:sz w:val="24"/>
          <w:lang w:val="pt-BR"/>
          <w:rPrChange w:id="629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00" w:author="Elias de Moraes Fernandes" w:date="2016-07-07T10:33:00Z">
            <w:rPr>
              <w:sz w:val="24"/>
              <w:lang w:val="pt-BR"/>
            </w:rPr>
          </w:rPrChange>
        </w:rPr>
        <w:t>Para</w:t>
      </w:r>
      <w:r w:rsidR="00314195" w:rsidRPr="00996951">
        <w:rPr>
          <w:rFonts w:ascii="Arial" w:hAnsi="Arial" w:cs="Arial"/>
          <w:sz w:val="24"/>
          <w:lang w:val="pt-BR"/>
          <w:rPrChange w:id="630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02" w:author="Elias de Moraes Fernandes" w:date="2016-07-07T10:33:00Z">
            <w:rPr>
              <w:sz w:val="24"/>
              <w:lang w:val="pt-BR"/>
            </w:rPr>
          </w:rPrChange>
        </w:rPr>
        <w:t>esse,</w:t>
      </w:r>
      <w:r w:rsidR="00314195" w:rsidRPr="00996951">
        <w:rPr>
          <w:rFonts w:ascii="Arial" w:hAnsi="Arial" w:cs="Arial"/>
          <w:sz w:val="24"/>
          <w:lang w:val="pt-BR"/>
          <w:rPrChange w:id="630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04" w:author="Elias de Moraes Fernandes" w:date="2016-07-07T10:33:00Z">
            <w:rPr>
              <w:sz w:val="24"/>
              <w:lang w:val="pt-BR"/>
            </w:rPr>
          </w:rPrChange>
        </w:rPr>
        <w:t>será</w:t>
      </w:r>
      <w:r w:rsidR="00314195" w:rsidRPr="00996951">
        <w:rPr>
          <w:rFonts w:ascii="Arial" w:hAnsi="Arial" w:cs="Arial"/>
          <w:sz w:val="24"/>
          <w:lang w:val="pt-BR"/>
          <w:rPrChange w:id="630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06" w:author="Elias de Moraes Fernandes" w:date="2016-07-07T10:33:00Z">
            <w:rPr>
              <w:sz w:val="24"/>
              <w:lang w:val="pt-BR"/>
            </w:rPr>
          </w:rPrChange>
        </w:rPr>
        <w:t>utilizado</w:t>
      </w:r>
      <w:r w:rsidR="00314195" w:rsidRPr="00996951">
        <w:rPr>
          <w:rFonts w:ascii="Arial" w:hAnsi="Arial" w:cs="Arial"/>
          <w:sz w:val="24"/>
          <w:lang w:val="pt-BR"/>
          <w:rPrChange w:id="630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08" w:author="Elias de Moraes Fernandes" w:date="2016-07-07T10:33:00Z">
            <w:rPr>
              <w:sz w:val="24"/>
              <w:lang w:val="pt-BR"/>
            </w:rPr>
          </w:rPrChange>
        </w:rPr>
        <w:t>o</w:t>
      </w:r>
      <w:r w:rsidR="00314195" w:rsidRPr="00996951">
        <w:rPr>
          <w:rFonts w:ascii="Arial" w:hAnsi="Arial" w:cs="Arial"/>
          <w:sz w:val="24"/>
          <w:lang w:val="pt-BR"/>
          <w:rPrChange w:id="630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10" w:author="Elias de Moraes Fernandes" w:date="2016-07-07T10:33:00Z">
            <w:rPr>
              <w:sz w:val="24"/>
              <w:lang w:val="pt-BR"/>
            </w:rPr>
          </w:rPrChange>
        </w:rPr>
        <w:t>MVC,</w:t>
      </w:r>
      <w:r w:rsidR="00314195" w:rsidRPr="00996951">
        <w:rPr>
          <w:rFonts w:ascii="Arial" w:hAnsi="Arial" w:cs="Arial"/>
          <w:sz w:val="24"/>
          <w:lang w:val="pt-BR"/>
          <w:rPrChange w:id="631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12" w:author="Elias de Moraes Fernandes" w:date="2016-07-07T10:33:00Z">
            <w:rPr>
              <w:sz w:val="24"/>
              <w:lang w:val="pt-BR"/>
            </w:rPr>
          </w:rPrChange>
        </w:rPr>
        <w:t>com</w:t>
      </w:r>
      <w:r w:rsidR="00314195" w:rsidRPr="00996951">
        <w:rPr>
          <w:rFonts w:ascii="Arial" w:hAnsi="Arial" w:cs="Arial"/>
          <w:sz w:val="24"/>
          <w:lang w:val="pt-BR"/>
          <w:rPrChange w:id="631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14" w:author="Elias de Moraes Fernandes" w:date="2016-07-07T10:33:00Z">
            <w:rPr>
              <w:sz w:val="24"/>
              <w:lang w:val="pt-BR"/>
            </w:rPr>
          </w:rPrChange>
        </w:rPr>
        <w:t>algumas</w:t>
      </w:r>
      <w:r w:rsidR="00314195" w:rsidRPr="00996951">
        <w:rPr>
          <w:rFonts w:ascii="Arial" w:hAnsi="Arial" w:cs="Arial"/>
          <w:sz w:val="24"/>
          <w:lang w:val="pt-BR"/>
          <w:rPrChange w:id="631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16" w:author="Elias de Moraes Fernandes" w:date="2016-07-07T10:33:00Z">
            <w:rPr>
              <w:sz w:val="24"/>
              <w:lang w:val="pt-BR"/>
            </w:rPr>
          </w:rPrChange>
        </w:rPr>
        <w:t>ressalvas.</w:t>
      </w:r>
      <w:r w:rsidR="00314195" w:rsidRPr="00996951">
        <w:rPr>
          <w:rFonts w:ascii="Arial" w:hAnsi="Arial" w:cs="Arial"/>
          <w:sz w:val="24"/>
          <w:lang w:val="pt-BR"/>
          <w:rPrChange w:id="631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18" w:author="Elias de Moraes Fernandes" w:date="2016-07-07T10:33:00Z">
            <w:rPr>
              <w:sz w:val="24"/>
              <w:lang w:val="pt-BR"/>
            </w:rPr>
          </w:rPrChange>
        </w:rPr>
        <w:t>Primeiramente,</w:t>
      </w:r>
      <w:r w:rsidR="00314195" w:rsidRPr="00996951">
        <w:rPr>
          <w:rFonts w:ascii="Arial" w:hAnsi="Arial" w:cs="Arial"/>
          <w:sz w:val="24"/>
          <w:lang w:val="pt-BR"/>
          <w:rPrChange w:id="631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20" w:author="Elias de Moraes Fernandes" w:date="2016-07-07T10:33:00Z">
            <w:rPr>
              <w:sz w:val="24"/>
              <w:lang w:val="pt-BR"/>
            </w:rPr>
          </w:rPrChange>
        </w:rPr>
        <w:t>o</w:t>
      </w:r>
      <w:r w:rsidR="00314195" w:rsidRPr="00996951">
        <w:rPr>
          <w:rFonts w:ascii="Arial" w:hAnsi="Arial" w:cs="Arial"/>
          <w:sz w:val="24"/>
          <w:lang w:val="pt-BR"/>
          <w:rPrChange w:id="632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22" w:author="Elias de Moraes Fernandes" w:date="2016-07-07T10:33:00Z">
            <w:rPr>
              <w:sz w:val="24"/>
              <w:lang w:val="pt-BR"/>
            </w:rPr>
          </w:rPrChange>
        </w:rPr>
        <w:t>design</w:t>
      </w:r>
      <w:r w:rsidR="00314195" w:rsidRPr="00996951">
        <w:rPr>
          <w:rFonts w:ascii="Arial" w:hAnsi="Arial" w:cs="Arial"/>
          <w:sz w:val="24"/>
          <w:lang w:val="pt-BR"/>
          <w:rPrChange w:id="632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="00314195" w:rsidRPr="00996951">
        <w:rPr>
          <w:rFonts w:ascii="Arial" w:eastAsia="Calibri" w:hAnsi="Arial" w:cs="Arial"/>
          <w:sz w:val="24"/>
          <w:lang w:val="pt-BR"/>
          <w:rPrChange w:id="6324" w:author="Elias de Moraes Fernandes" w:date="2016-07-07T10:33:00Z">
            <w:rPr>
              <w:sz w:val="24"/>
              <w:lang w:val="pt-BR"/>
            </w:rPr>
          </w:rPrChange>
        </w:rPr>
        <w:t>pattern</w:t>
      </w:r>
      <w:proofErr w:type="spellEnd"/>
      <w:r w:rsidR="00314195" w:rsidRPr="00996951">
        <w:rPr>
          <w:rFonts w:ascii="Arial" w:hAnsi="Arial" w:cs="Arial"/>
          <w:sz w:val="24"/>
          <w:lang w:val="pt-BR"/>
          <w:rPrChange w:id="632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26" w:author="Elias de Moraes Fernandes" w:date="2016-07-07T10:33:00Z">
            <w:rPr>
              <w:sz w:val="24"/>
              <w:lang w:val="pt-BR"/>
            </w:rPr>
          </w:rPrChange>
        </w:rPr>
        <w:t>MVC</w:t>
      </w:r>
      <w:r w:rsidR="00314195" w:rsidRPr="00996951">
        <w:rPr>
          <w:rFonts w:ascii="Arial" w:hAnsi="Arial" w:cs="Arial"/>
          <w:sz w:val="24"/>
          <w:lang w:val="pt-BR"/>
          <w:rPrChange w:id="632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28" w:author="Elias de Moraes Fernandes" w:date="2016-07-07T10:33:00Z">
            <w:rPr>
              <w:sz w:val="24"/>
              <w:lang w:val="pt-BR"/>
            </w:rPr>
          </w:rPrChange>
        </w:rPr>
        <w:t>é</w:t>
      </w:r>
      <w:r w:rsidR="00314195" w:rsidRPr="00996951">
        <w:rPr>
          <w:rFonts w:ascii="Arial" w:hAnsi="Arial" w:cs="Arial"/>
          <w:sz w:val="24"/>
          <w:lang w:val="pt-BR"/>
          <w:rPrChange w:id="632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30" w:author="Elias de Moraes Fernandes" w:date="2016-07-07T10:33:00Z">
            <w:rPr>
              <w:sz w:val="24"/>
              <w:lang w:val="pt-BR"/>
            </w:rPr>
          </w:rPrChange>
        </w:rPr>
        <w:t>utilizado</w:t>
      </w:r>
      <w:r w:rsidR="00314195" w:rsidRPr="00996951">
        <w:rPr>
          <w:rFonts w:ascii="Arial" w:hAnsi="Arial" w:cs="Arial"/>
          <w:sz w:val="24"/>
          <w:lang w:val="pt-BR"/>
          <w:rPrChange w:id="633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32" w:author="Elias de Moraes Fernandes" w:date="2016-07-07T10:33:00Z">
            <w:rPr>
              <w:sz w:val="24"/>
              <w:lang w:val="pt-BR"/>
            </w:rPr>
          </w:rPrChange>
        </w:rPr>
        <w:t>para</w:t>
      </w:r>
      <w:r w:rsidR="00314195" w:rsidRPr="00996951">
        <w:rPr>
          <w:rFonts w:ascii="Arial" w:hAnsi="Arial" w:cs="Arial"/>
          <w:sz w:val="24"/>
          <w:lang w:val="pt-BR"/>
          <w:rPrChange w:id="633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14195" w:rsidRPr="00996951">
        <w:rPr>
          <w:rFonts w:ascii="Arial" w:eastAsia="Calibri" w:hAnsi="Arial" w:cs="Arial"/>
          <w:sz w:val="24"/>
          <w:lang w:val="pt-BR"/>
          <w:rPrChange w:id="6334" w:author="Elias de Moraes Fernandes" w:date="2016-07-07T10:33:00Z">
            <w:rPr>
              <w:sz w:val="24"/>
              <w:lang w:val="pt-BR"/>
            </w:rPr>
          </w:rPrChange>
        </w:rPr>
        <w:t>separar</w:t>
      </w:r>
      <w:r w:rsidR="00314195" w:rsidRPr="00996951">
        <w:rPr>
          <w:rFonts w:ascii="Arial" w:hAnsi="Arial" w:cs="Arial"/>
          <w:sz w:val="24"/>
          <w:lang w:val="pt-BR"/>
          <w:rPrChange w:id="633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A24BD" w:rsidRPr="00996951">
        <w:rPr>
          <w:rFonts w:ascii="Arial" w:hAnsi="Arial" w:cs="Arial"/>
          <w:sz w:val="24"/>
          <w:lang w:val="pt-BR"/>
          <w:rPrChange w:id="6336" w:author="Elias de Moraes Fernandes" w:date="2016-07-07T10:33:00Z">
            <w:rPr>
              <w:sz w:val="24"/>
              <w:lang w:val="pt-BR"/>
            </w:rPr>
          </w:rPrChange>
        </w:rPr>
        <w:t>em 3 camadas o jogo</w:t>
      </w:r>
      <w:r w:rsidR="003A24BD" w:rsidRPr="00996951">
        <w:rPr>
          <w:rFonts w:ascii="Arial" w:hAnsi="Arial" w:cs="Arial"/>
          <w:sz w:val="24"/>
          <w:lang w:val="en-CA"/>
          <w:rPrChange w:id="6337" w:author="Elias de Moraes Fernandes" w:date="2016-07-07T10:33:00Z">
            <w:rPr>
              <w:sz w:val="24"/>
              <w:lang w:val="en-CA"/>
            </w:rPr>
          </w:rPrChange>
        </w:rPr>
        <w:t xml:space="preserve">: </w:t>
      </w:r>
      <w:proofErr w:type="spellStart"/>
      <w:r w:rsidR="003A24BD" w:rsidRPr="00996951">
        <w:rPr>
          <w:rFonts w:ascii="Arial" w:hAnsi="Arial" w:cs="Arial"/>
          <w:sz w:val="24"/>
          <w:lang w:val="pt-BR"/>
          <w:rPrChange w:id="6338" w:author="Elias de Moraes Fernandes" w:date="2016-07-07T10:33:00Z">
            <w:rPr>
              <w:sz w:val="24"/>
              <w:lang w:val="pt-BR"/>
            </w:rPr>
          </w:rPrChange>
        </w:rPr>
        <w:t>Model</w:t>
      </w:r>
      <w:proofErr w:type="spellEnd"/>
      <w:r w:rsidR="003A24BD" w:rsidRPr="00996951">
        <w:rPr>
          <w:rFonts w:ascii="Arial" w:hAnsi="Arial" w:cs="Arial"/>
          <w:sz w:val="24"/>
          <w:lang w:val="pt-BR"/>
          <w:rPrChange w:id="6339" w:author="Elias de Moraes Fernandes" w:date="2016-07-07T10:33:00Z">
            <w:rPr>
              <w:sz w:val="24"/>
              <w:lang w:val="pt-BR"/>
            </w:rPr>
          </w:rPrChange>
        </w:rPr>
        <w:t>, onde vai todo o modelo e dados</w:t>
      </w:r>
      <w:r w:rsidR="003332D2" w:rsidRPr="00996951">
        <w:rPr>
          <w:rFonts w:ascii="Arial" w:hAnsi="Arial" w:cs="Arial"/>
          <w:sz w:val="24"/>
          <w:lang w:val="pt-BR"/>
          <w:rPrChange w:id="6340" w:author="Elias de Moraes Fernandes" w:date="2016-07-07T10:33:00Z">
            <w:rPr>
              <w:sz w:val="24"/>
              <w:lang w:val="pt-BR"/>
            </w:rPr>
          </w:rPrChange>
        </w:rPr>
        <w:t xml:space="preserve"> que s</w:t>
      </w:r>
      <w:r w:rsidR="003332D2" w:rsidRPr="00996951">
        <w:rPr>
          <w:rFonts w:ascii="Arial" w:eastAsia="Calibri" w:hAnsi="Arial" w:cs="Arial"/>
          <w:sz w:val="24"/>
          <w:lang w:val="pt-BR"/>
          <w:rPrChange w:id="6341" w:author="Elias de Moraes Fernandes" w:date="2016-07-07T10:33:00Z">
            <w:rPr>
              <w:sz w:val="24"/>
              <w:lang w:val="pt-BR"/>
            </w:rPr>
          </w:rPrChange>
        </w:rPr>
        <w:t>ão</w:t>
      </w:r>
      <w:r w:rsidR="003332D2" w:rsidRPr="00996951">
        <w:rPr>
          <w:rFonts w:ascii="Arial" w:hAnsi="Arial" w:cs="Arial"/>
          <w:sz w:val="24"/>
          <w:lang w:val="pt-BR"/>
          <w:rPrChange w:id="634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43" w:author="Elias de Moraes Fernandes" w:date="2016-07-07T10:33:00Z">
            <w:rPr>
              <w:sz w:val="24"/>
              <w:lang w:val="pt-BR"/>
            </w:rPr>
          </w:rPrChange>
        </w:rPr>
        <w:t>utilizados</w:t>
      </w:r>
      <w:r w:rsidR="003332D2" w:rsidRPr="00996951">
        <w:rPr>
          <w:rFonts w:ascii="Arial" w:hAnsi="Arial" w:cs="Arial"/>
          <w:sz w:val="24"/>
          <w:lang w:val="pt-BR"/>
          <w:rPrChange w:id="634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45" w:author="Elias de Moraes Fernandes" w:date="2016-07-07T10:33:00Z">
            <w:rPr>
              <w:sz w:val="24"/>
              <w:lang w:val="pt-BR"/>
            </w:rPr>
          </w:rPrChange>
        </w:rPr>
        <w:t>por</w:t>
      </w:r>
      <w:r w:rsidR="003332D2" w:rsidRPr="00996951">
        <w:rPr>
          <w:rFonts w:ascii="Arial" w:hAnsi="Arial" w:cs="Arial"/>
          <w:sz w:val="24"/>
          <w:lang w:val="pt-BR"/>
          <w:rPrChange w:id="634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47" w:author="Elias de Moraes Fernandes" w:date="2016-07-07T10:33:00Z">
            <w:rPr>
              <w:sz w:val="24"/>
              <w:lang w:val="pt-BR"/>
            </w:rPr>
          </w:rPrChange>
        </w:rPr>
        <w:t>outras</w:t>
      </w:r>
      <w:r w:rsidR="003332D2" w:rsidRPr="00996951">
        <w:rPr>
          <w:rFonts w:ascii="Arial" w:hAnsi="Arial" w:cs="Arial"/>
          <w:sz w:val="24"/>
          <w:lang w:val="pt-BR"/>
          <w:rPrChange w:id="634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49" w:author="Elias de Moraes Fernandes" w:date="2016-07-07T10:33:00Z">
            <w:rPr>
              <w:sz w:val="24"/>
              <w:lang w:val="pt-BR"/>
            </w:rPr>
          </w:rPrChange>
        </w:rPr>
        <w:t>camadas,</w:t>
      </w:r>
      <w:r w:rsidR="003332D2" w:rsidRPr="00996951">
        <w:rPr>
          <w:rFonts w:ascii="Arial" w:hAnsi="Arial" w:cs="Arial"/>
          <w:sz w:val="24"/>
          <w:lang w:val="pt-BR"/>
          <w:rPrChange w:id="635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51" w:author="Elias de Moraes Fernandes" w:date="2016-07-07T10:33:00Z">
            <w:rPr>
              <w:sz w:val="24"/>
              <w:lang w:val="pt-BR"/>
            </w:rPr>
          </w:rPrChange>
        </w:rPr>
        <w:t>o</w:t>
      </w:r>
      <w:r w:rsidR="003332D2" w:rsidRPr="00996951">
        <w:rPr>
          <w:rFonts w:ascii="Arial" w:hAnsi="Arial" w:cs="Arial"/>
          <w:sz w:val="24"/>
          <w:lang w:val="pt-BR"/>
          <w:rPrChange w:id="635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="003332D2" w:rsidRPr="00996951">
        <w:rPr>
          <w:rFonts w:ascii="Arial" w:eastAsia="Calibri" w:hAnsi="Arial" w:cs="Arial"/>
          <w:sz w:val="24"/>
          <w:lang w:val="pt-BR"/>
          <w:rPrChange w:id="6353" w:author="Elias de Moraes Fernandes" w:date="2016-07-07T10:33:00Z">
            <w:rPr>
              <w:sz w:val="24"/>
              <w:lang w:val="pt-BR"/>
            </w:rPr>
          </w:rPrChange>
        </w:rPr>
        <w:t>View</w:t>
      </w:r>
      <w:proofErr w:type="spellEnd"/>
      <w:r w:rsidR="003332D2" w:rsidRPr="00996951">
        <w:rPr>
          <w:rFonts w:ascii="Arial" w:hAnsi="Arial" w:cs="Arial"/>
          <w:sz w:val="24"/>
          <w:lang w:val="pt-BR"/>
          <w:rPrChange w:id="635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55" w:author="Elias de Moraes Fernandes" w:date="2016-07-07T10:33:00Z">
            <w:rPr>
              <w:sz w:val="24"/>
              <w:lang w:val="pt-BR"/>
            </w:rPr>
          </w:rPrChange>
        </w:rPr>
        <w:t>que</w:t>
      </w:r>
      <w:r w:rsidR="003332D2" w:rsidRPr="00996951">
        <w:rPr>
          <w:rFonts w:ascii="Arial" w:hAnsi="Arial" w:cs="Arial"/>
          <w:sz w:val="24"/>
          <w:lang w:val="pt-BR"/>
          <w:rPrChange w:id="635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57" w:author="Elias de Moraes Fernandes" w:date="2016-07-07T10:33:00Z">
            <w:rPr>
              <w:sz w:val="24"/>
              <w:lang w:val="pt-BR"/>
            </w:rPr>
          </w:rPrChange>
        </w:rPr>
        <w:t>é</w:t>
      </w:r>
      <w:r w:rsidR="003332D2" w:rsidRPr="00996951">
        <w:rPr>
          <w:rFonts w:ascii="Arial" w:hAnsi="Arial" w:cs="Arial"/>
          <w:sz w:val="24"/>
          <w:lang w:val="pt-BR"/>
          <w:rPrChange w:id="635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59" w:author="Elias de Moraes Fernandes" w:date="2016-07-07T10:33:00Z">
            <w:rPr>
              <w:sz w:val="24"/>
              <w:lang w:val="pt-BR"/>
            </w:rPr>
          </w:rPrChange>
        </w:rPr>
        <w:t>a</w:t>
      </w:r>
      <w:r w:rsidR="003332D2" w:rsidRPr="00996951">
        <w:rPr>
          <w:rFonts w:ascii="Arial" w:hAnsi="Arial" w:cs="Arial"/>
          <w:sz w:val="24"/>
          <w:lang w:val="pt-BR"/>
          <w:rPrChange w:id="636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61" w:author="Elias de Moraes Fernandes" w:date="2016-07-07T10:33:00Z">
            <w:rPr>
              <w:sz w:val="24"/>
              <w:lang w:val="pt-BR"/>
            </w:rPr>
          </w:rPrChange>
        </w:rPr>
        <w:t>camadas</w:t>
      </w:r>
      <w:r w:rsidR="003332D2" w:rsidRPr="00996951">
        <w:rPr>
          <w:rFonts w:ascii="Arial" w:hAnsi="Arial" w:cs="Arial"/>
          <w:sz w:val="24"/>
          <w:lang w:val="pt-BR"/>
          <w:rPrChange w:id="636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63" w:author="Elias de Moraes Fernandes" w:date="2016-07-07T10:33:00Z">
            <w:rPr>
              <w:sz w:val="24"/>
              <w:lang w:val="pt-BR"/>
            </w:rPr>
          </w:rPrChange>
        </w:rPr>
        <w:t>d</w:t>
      </w:r>
      <w:r w:rsidR="003332D2" w:rsidRPr="00996951">
        <w:rPr>
          <w:rFonts w:ascii="Arial" w:hAnsi="Arial" w:cs="Arial"/>
          <w:sz w:val="24"/>
          <w:lang w:val="pt-BR"/>
          <w:rPrChange w:id="6364" w:author="Elias de Moraes Fernandes" w:date="2016-07-07T10:33:00Z">
            <w:rPr>
              <w:sz w:val="24"/>
              <w:lang w:val="pt-BR"/>
            </w:rPr>
          </w:rPrChange>
        </w:rPr>
        <w:t>e visualiza</w:t>
      </w:r>
      <w:r w:rsidR="003332D2" w:rsidRPr="00996951">
        <w:rPr>
          <w:rFonts w:ascii="Arial" w:eastAsia="Calibri" w:hAnsi="Arial" w:cs="Arial"/>
          <w:sz w:val="24"/>
          <w:lang w:val="pt-BR"/>
          <w:rPrChange w:id="6365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="003332D2" w:rsidRPr="00996951">
        <w:rPr>
          <w:rFonts w:ascii="Arial" w:hAnsi="Arial" w:cs="Arial"/>
          <w:sz w:val="24"/>
          <w:lang w:val="pt-BR"/>
          <w:rPrChange w:id="636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67" w:author="Elias de Moraes Fernandes" w:date="2016-07-07T10:33:00Z">
            <w:rPr>
              <w:sz w:val="24"/>
              <w:lang w:val="pt-BR"/>
            </w:rPr>
          </w:rPrChange>
        </w:rPr>
        <w:t>do</w:t>
      </w:r>
      <w:r w:rsidR="003332D2" w:rsidRPr="00996951">
        <w:rPr>
          <w:rFonts w:ascii="Arial" w:hAnsi="Arial" w:cs="Arial"/>
          <w:sz w:val="24"/>
          <w:lang w:val="pt-BR"/>
          <w:rPrChange w:id="636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69" w:author="Elias de Moraes Fernandes" w:date="2016-07-07T10:33:00Z">
            <w:rPr>
              <w:sz w:val="24"/>
              <w:lang w:val="pt-BR"/>
            </w:rPr>
          </w:rPrChange>
        </w:rPr>
        <w:t>jogo,</w:t>
      </w:r>
      <w:r w:rsidR="003332D2" w:rsidRPr="00996951">
        <w:rPr>
          <w:rFonts w:ascii="Arial" w:hAnsi="Arial" w:cs="Arial"/>
          <w:sz w:val="24"/>
          <w:lang w:val="pt-BR"/>
          <w:rPrChange w:id="637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71" w:author="Elias de Moraes Fernandes" w:date="2016-07-07T10:33:00Z">
            <w:rPr>
              <w:sz w:val="24"/>
              <w:lang w:val="pt-BR"/>
            </w:rPr>
          </w:rPrChange>
        </w:rPr>
        <w:t>a</w:t>
      </w:r>
      <w:r w:rsidR="003332D2" w:rsidRPr="00996951">
        <w:rPr>
          <w:rFonts w:ascii="Arial" w:hAnsi="Arial" w:cs="Arial"/>
          <w:sz w:val="24"/>
          <w:lang w:val="pt-BR"/>
          <w:rPrChange w:id="637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73" w:author="Elias de Moraes Fernandes" w:date="2016-07-07T10:33:00Z">
            <w:rPr>
              <w:sz w:val="24"/>
              <w:lang w:val="pt-BR"/>
            </w:rPr>
          </w:rPrChange>
        </w:rPr>
        <w:t>combinação</w:t>
      </w:r>
      <w:r w:rsidR="003332D2" w:rsidRPr="00996951">
        <w:rPr>
          <w:rFonts w:ascii="Arial" w:hAnsi="Arial" w:cs="Arial"/>
          <w:sz w:val="24"/>
          <w:lang w:val="pt-BR"/>
          <w:rPrChange w:id="637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75" w:author="Elias de Moraes Fernandes" w:date="2016-07-07T10:33:00Z">
            <w:rPr>
              <w:sz w:val="24"/>
              <w:lang w:val="pt-BR"/>
            </w:rPr>
          </w:rPrChange>
        </w:rPr>
        <w:t>dos</w:t>
      </w:r>
      <w:r w:rsidR="003332D2" w:rsidRPr="00996951">
        <w:rPr>
          <w:rFonts w:ascii="Arial" w:hAnsi="Arial" w:cs="Arial"/>
          <w:sz w:val="24"/>
          <w:lang w:val="pt-BR"/>
          <w:rPrChange w:id="637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77" w:author="Elias de Moraes Fernandes" w:date="2016-07-07T10:33:00Z">
            <w:rPr>
              <w:sz w:val="24"/>
              <w:lang w:val="pt-BR"/>
            </w:rPr>
          </w:rPrChange>
        </w:rPr>
        <w:t>elementos,</w:t>
      </w:r>
      <w:r w:rsidR="003332D2" w:rsidRPr="00996951">
        <w:rPr>
          <w:rFonts w:ascii="Arial" w:hAnsi="Arial" w:cs="Arial"/>
          <w:sz w:val="24"/>
          <w:lang w:val="pt-BR"/>
          <w:rPrChange w:id="637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79" w:author="Elias de Moraes Fernandes" w:date="2016-07-07T10:33:00Z">
            <w:rPr>
              <w:sz w:val="24"/>
              <w:lang w:val="pt-BR"/>
            </w:rPr>
          </w:rPrChange>
        </w:rPr>
        <w:t>HUD</w:t>
      </w:r>
      <w:r w:rsidR="003332D2" w:rsidRPr="00996951">
        <w:rPr>
          <w:rFonts w:ascii="Arial" w:hAnsi="Arial" w:cs="Arial"/>
          <w:sz w:val="24"/>
          <w:lang w:val="pt-BR"/>
          <w:rPrChange w:id="638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81" w:author="Elias de Moraes Fernandes" w:date="2016-07-07T10:33:00Z">
            <w:rPr>
              <w:sz w:val="24"/>
              <w:lang w:val="pt-BR"/>
            </w:rPr>
          </w:rPrChange>
        </w:rPr>
        <w:t>e</w:t>
      </w:r>
      <w:r w:rsidR="003332D2" w:rsidRPr="00996951">
        <w:rPr>
          <w:rFonts w:ascii="Arial" w:hAnsi="Arial" w:cs="Arial"/>
          <w:sz w:val="24"/>
          <w:lang w:val="pt-BR"/>
          <w:rPrChange w:id="638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83" w:author="Elias de Moraes Fernandes" w:date="2016-07-07T10:33:00Z">
            <w:rPr>
              <w:sz w:val="24"/>
              <w:lang w:val="pt-BR"/>
            </w:rPr>
          </w:rPrChange>
        </w:rPr>
        <w:t>outros,</w:t>
      </w:r>
      <w:r w:rsidR="003332D2" w:rsidRPr="00996951">
        <w:rPr>
          <w:rFonts w:ascii="Arial" w:hAnsi="Arial" w:cs="Arial"/>
          <w:sz w:val="24"/>
          <w:lang w:val="pt-BR"/>
          <w:rPrChange w:id="638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85" w:author="Elias de Moraes Fernandes" w:date="2016-07-07T10:33:00Z">
            <w:rPr>
              <w:sz w:val="24"/>
              <w:lang w:val="pt-BR"/>
            </w:rPr>
          </w:rPrChange>
        </w:rPr>
        <w:t>e</w:t>
      </w:r>
      <w:r w:rsidR="003332D2" w:rsidRPr="00996951">
        <w:rPr>
          <w:rFonts w:ascii="Arial" w:hAnsi="Arial" w:cs="Arial"/>
          <w:sz w:val="24"/>
          <w:lang w:val="pt-BR"/>
          <w:rPrChange w:id="638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87" w:author="Elias de Moraes Fernandes" w:date="2016-07-07T10:33:00Z">
            <w:rPr>
              <w:sz w:val="24"/>
              <w:lang w:val="pt-BR"/>
            </w:rPr>
          </w:rPrChange>
        </w:rPr>
        <w:t>o</w:t>
      </w:r>
      <w:r w:rsidR="003332D2" w:rsidRPr="00996951">
        <w:rPr>
          <w:rFonts w:ascii="Arial" w:hAnsi="Arial" w:cs="Arial"/>
          <w:sz w:val="24"/>
          <w:lang w:val="pt-BR"/>
          <w:rPrChange w:id="638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="003332D2" w:rsidRPr="00996951">
        <w:rPr>
          <w:rFonts w:ascii="Arial" w:eastAsia="Calibri" w:hAnsi="Arial" w:cs="Arial"/>
          <w:sz w:val="24"/>
          <w:lang w:val="pt-BR"/>
          <w:rPrChange w:id="6389" w:author="Elias de Moraes Fernandes" w:date="2016-07-07T10:33:00Z">
            <w:rPr>
              <w:sz w:val="24"/>
              <w:lang w:val="pt-BR"/>
            </w:rPr>
          </w:rPrChange>
        </w:rPr>
        <w:t>Controller</w:t>
      </w:r>
      <w:proofErr w:type="spellEnd"/>
      <w:r w:rsidR="003332D2" w:rsidRPr="00996951">
        <w:rPr>
          <w:rFonts w:ascii="Arial" w:eastAsia="Calibri" w:hAnsi="Arial" w:cs="Arial"/>
          <w:sz w:val="24"/>
          <w:lang w:val="pt-BR"/>
          <w:rPrChange w:id="6390" w:author="Elias de Moraes Fernandes" w:date="2016-07-07T10:33:00Z">
            <w:rPr>
              <w:sz w:val="24"/>
              <w:lang w:val="pt-BR"/>
            </w:rPr>
          </w:rPrChange>
        </w:rPr>
        <w:t>,</w:t>
      </w:r>
      <w:r w:rsidR="003332D2" w:rsidRPr="00996951">
        <w:rPr>
          <w:rFonts w:ascii="Arial" w:hAnsi="Arial" w:cs="Arial"/>
          <w:sz w:val="24"/>
          <w:lang w:val="pt-BR"/>
          <w:rPrChange w:id="639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92" w:author="Elias de Moraes Fernandes" w:date="2016-07-07T10:33:00Z">
            <w:rPr>
              <w:sz w:val="24"/>
              <w:lang w:val="pt-BR"/>
            </w:rPr>
          </w:rPrChange>
        </w:rPr>
        <w:t>que</w:t>
      </w:r>
      <w:r w:rsidR="003332D2" w:rsidRPr="00996951">
        <w:rPr>
          <w:rFonts w:ascii="Arial" w:hAnsi="Arial" w:cs="Arial"/>
          <w:sz w:val="24"/>
          <w:lang w:val="pt-BR"/>
          <w:rPrChange w:id="639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94" w:author="Elias de Moraes Fernandes" w:date="2016-07-07T10:33:00Z">
            <w:rPr>
              <w:sz w:val="24"/>
              <w:lang w:val="pt-BR"/>
            </w:rPr>
          </w:rPrChange>
        </w:rPr>
        <w:t>é</w:t>
      </w:r>
      <w:r w:rsidR="003332D2" w:rsidRPr="00996951">
        <w:rPr>
          <w:rFonts w:ascii="Arial" w:hAnsi="Arial" w:cs="Arial"/>
          <w:sz w:val="24"/>
          <w:lang w:val="pt-BR"/>
          <w:rPrChange w:id="639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96" w:author="Elias de Moraes Fernandes" w:date="2016-07-07T10:33:00Z">
            <w:rPr>
              <w:sz w:val="24"/>
              <w:lang w:val="pt-BR"/>
            </w:rPr>
          </w:rPrChange>
        </w:rPr>
        <w:t>toda</w:t>
      </w:r>
      <w:r w:rsidR="003332D2" w:rsidRPr="00996951">
        <w:rPr>
          <w:rFonts w:ascii="Arial" w:hAnsi="Arial" w:cs="Arial"/>
          <w:sz w:val="24"/>
          <w:lang w:val="pt-BR"/>
          <w:rPrChange w:id="639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398" w:author="Elias de Moraes Fernandes" w:date="2016-07-07T10:33:00Z">
            <w:rPr>
              <w:sz w:val="24"/>
              <w:lang w:val="pt-BR"/>
            </w:rPr>
          </w:rPrChange>
        </w:rPr>
        <w:t>decisão,</w:t>
      </w:r>
      <w:r w:rsidR="003332D2" w:rsidRPr="00996951">
        <w:rPr>
          <w:rFonts w:ascii="Arial" w:hAnsi="Arial" w:cs="Arial"/>
          <w:sz w:val="24"/>
          <w:lang w:val="pt-BR"/>
          <w:rPrChange w:id="639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400" w:author="Elias de Moraes Fernandes" w:date="2016-07-07T10:33:00Z">
            <w:rPr>
              <w:sz w:val="24"/>
              <w:lang w:val="pt-BR"/>
            </w:rPr>
          </w:rPrChange>
        </w:rPr>
        <w:t>lógica</w:t>
      </w:r>
      <w:r w:rsidR="003332D2" w:rsidRPr="00996951">
        <w:rPr>
          <w:rFonts w:ascii="Arial" w:hAnsi="Arial" w:cs="Arial"/>
          <w:sz w:val="24"/>
          <w:lang w:val="pt-BR"/>
          <w:rPrChange w:id="640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402" w:author="Elias de Moraes Fernandes" w:date="2016-07-07T10:33:00Z">
            <w:rPr>
              <w:sz w:val="24"/>
              <w:lang w:val="pt-BR"/>
            </w:rPr>
          </w:rPrChange>
        </w:rPr>
        <w:t>do</w:t>
      </w:r>
      <w:r w:rsidR="003332D2" w:rsidRPr="00996951">
        <w:rPr>
          <w:rFonts w:ascii="Arial" w:hAnsi="Arial" w:cs="Arial"/>
          <w:sz w:val="24"/>
          <w:lang w:val="pt-BR"/>
          <w:rPrChange w:id="640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3332D2" w:rsidRPr="00996951">
        <w:rPr>
          <w:rFonts w:ascii="Arial" w:eastAsia="Calibri" w:hAnsi="Arial" w:cs="Arial"/>
          <w:sz w:val="24"/>
          <w:lang w:val="pt-BR"/>
          <w:rPrChange w:id="6404" w:author="Elias de Moraes Fernandes" w:date="2016-07-07T10:33:00Z">
            <w:rPr>
              <w:sz w:val="24"/>
              <w:lang w:val="pt-BR"/>
            </w:rPr>
          </w:rPrChange>
        </w:rPr>
        <w:t>jogo.</w:t>
      </w:r>
      <w:r w:rsidR="003332D2" w:rsidRPr="00996951">
        <w:rPr>
          <w:rFonts w:ascii="Arial" w:hAnsi="Arial" w:cs="Arial"/>
          <w:sz w:val="24"/>
          <w:lang w:val="pt-BR"/>
          <w:rPrChange w:id="640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</w:p>
    <w:p w14:paraId="585D74C1" w14:textId="240D1C43" w:rsidR="003332D2" w:rsidRPr="00996951" w:rsidRDefault="003332D2" w:rsidP="001A6DB6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6406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6407" w:author="Elias de Moraes Fernandes" w:date="2016-07-07T10:33:00Z">
            <w:rPr>
              <w:sz w:val="24"/>
              <w:lang w:val="pt-BR"/>
            </w:rPr>
          </w:rPrChange>
        </w:rPr>
        <w:t xml:space="preserve">Quanto </w:t>
      </w:r>
      <w:r w:rsidRPr="00996951">
        <w:rPr>
          <w:rFonts w:ascii="Arial" w:eastAsia="Calibri" w:hAnsi="Arial" w:cs="Arial"/>
          <w:sz w:val="24"/>
          <w:lang w:val="pt-BR"/>
          <w:rPrChange w:id="6408" w:author="Elias de Moraes Fernandes" w:date="2016-07-07T10:33:00Z">
            <w:rPr>
              <w:sz w:val="24"/>
              <w:lang w:val="pt-BR"/>
            </w:rPr>
          </w:rPrChange>
        </w:rPr>
        <w:t>à</w:t>
      </w:r>
      <w:r w:rsidRPr="00996951">
        <w:rPr>
          <w:rFonts w:ascii="Arial" w:hAnsi="Arial" w:cs="Arial"/>
          <w:sz w:val="24"/>
          <w:lang w:val="pt-BR"/>
          <w:rPrChange w:id="640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10" w:author="Elias de Moraes Fernandes" w:date="2016-07-07T10:33:00Z">
            <w:rPr>
              <w:sz w:val="24"/>
              <w:lang w:val="pt-BR"/>
            </w:rPr>
          </w:rPrChange>
        </w:rPr>
        <w:t>ressalva,</w:t>
      </w:r>
      <w:r w:rsidRPr="00996951">
        <w:rPr>
          <w:rFonts w:ascii="Arial" w:hAnsi="Arial" w:cs="Arial"/>
          <w:sz w:val="24"/>
          <w:lang w:val="pt-BR"/>
          <w:rPrChange w:id="641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12" w:author="Elias de Moraes Fernandes" w:date="2016-07-07T10:33:00Z">
            <w:rPr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sz w:val="24"/>
          <w:lang w:val="pt-BR"/>
          <w:rPrChange w:id="641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14" w:author="Elias de Moraes Fernandes" w:date="2016-07-07T10:33:00Z">
            <w:rPr>
              <w:sz w:val="24"/>
              <w:lang w:val="pt-BR"/>
            </w:rPr>
          </w:rPrChange>
        </w:rPr>
        <w:t>MVC</w:t>
      </w:r>
      <w:r w:rsidRPr="00996951">
        <w:rPr>
          <w:rFonts w:ascii="Arial" w:hAnsi="Arial" w:cs="Arial"/>
          <w:sz w:val="24"/>
          <w:lang w:val="pt-BR"/>
          <w:rPrChange w:id="641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16" w:author="Elias de Moraes Fernandes" w:date="2016-07-07T10:33:00Z">
            <w:rPr>
              <w:sz w:val="24"/>
              <w:lang w:val="pt-BR"/>
            </w:rPr>
          </w:rPrChange>
        </w:rPr>
        <w:t>será</w:t>
      </w:r>
      <w:r w:rsidRPr="00996951">
        <w:rPr>
          <w:rFonts w:ascii="Arial" w:hAnsi="Arial" w:cs="Arial"/>
          <w:sz w:val="24"/>
          <w:lang w:val="pt-BR"/>
          <w:rPrChange w:id="641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18" w:author="Elias de Moraes Fernandes" w:date="2016-07-07T10:33:00Z">
            <w:rPr>
              <w:sz w:val="24"/>
              <w:lang w:val="pt-BR"/>
            </w:rPr>
          </w:rPrChange>
        </w:rPr>
        <w:t>adaptado</w:t>
      </w:r>
      <w:r w:rsidRPr="00996951">
        <w:rPr>
          <w:rFonts w:ascii="Arial" w:hAnsi="Arial" w:cs="Arial"/>
          <w:sz w:val="24"/>
          <w:lang w:val="pt-BR"/>
          <w:rPrChange w:id="641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20" w:author="Elias de Moraes Fernandes" w:date="2016-07-07T10:33:00Z">
            <w:rPr>
              <w:sz w:val="24"/>
              <w:lang w:val="pt-BR"/>
            </w:rPr>
          </w:rPrChange>
        </w:rPr>
        <w:t>para</w:t>
      </w:r>
      <w:r w:rsidRPr="00996951">
        <w:rPr>
          <w:rFonts w:ascii="Arial" w:hAnsi="Arial" w:cs="Arial"/>
          <w:sz w:val="24"/>
          <w:lang w:val="pt-BR"/>
          <w:rPrChange w:id="642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22" w:author="Elias de Moraes Fernandes" w:date="2016-07-07T10:33:00Z">
            <w:rPr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sz w:val="24"/>
          <w:lang w:val="pt-BR"/>
          <w:rPrChange w:id="642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24" w:author="Elias de Moraes Fernandes" w:date="2016-07-07T10:33:00Z">
            <w:rPr>
              <w:sz w:val="24"/>
              <w:lang w:val="pt-BR"/>
            </w:rPr>
          </w:rPrChange>
        </w:rPr>
        <w:t>ambiente</w:t>
      </w:r>
      <w:r w:rsidRPr="00996951">
        <w:rPr>
          <w:rFonts w:ascii="Arial" w:hAnsi="Arial" w:cs="Arial"/>
          <w:sz w:val="24"/>
          <w:lang w:val="pt-BR"/>
          <w:rPrChange w:id="642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26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642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28" w:author="Elias de Moraes Fernandes" w:date="2016-07-07T10:33:00Z">
            <w:rPr>
              <w:sz w:val="24"/>
              <w:lang w:val="pt-BR"/>
            </w:rPr>
          </w:rPrChange>
        </w:rPr>
        <w:t>desenvolvimento</w:t>
      </w:r>
      <w:r w:rsidRPr="00996951">
        <w:rPr>
          <w:rFonts w:ascii="Arial" w:hAnsi="Arial" w:cs="Arial"/>
          <w:sz w:val="24"/>
          <w:lang w:val="pt-BR"/>
          <w:rPrChange w:id="642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30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643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32" w:author="Elias de Moraes Fernandes" w:date="2016-07-07T10:33:00Z">
            <w:rPr>
              <w:sz w:val="24"/>
              <w:lang w:val="pt-BR"/>
            </w:rPr>
          </w:rPrChange>
        </w:rPr>
        <w:t>games,</w:t>
      </w:r>
      <w:r w:rsidRPr="00996951">
        <w:rPr>
          <w:rFonts w:ascii="Arial" w:hAnsi="Arial" w:cs="Arial"/>
          <w:sz w:val="24"/>
          <w:lang w:val="pt-BR"/>
          <w:rPrChange w:id="643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34" w:author="Elias de Moraes Fernandes" w:date="2016-07-07T10:33:00Z">
            <w:rPr>
              <w:sz w:val="24"/>
              <w:lang w:val="pt-BR"/>
            </w:rPr>
          </w:rPrChange>
        </w:rPr>
        <w:t>o</w:t>
      </w:r>
      <w:r w:rsidRPr="00996951">
        <w:rPr>
          <w:rFonts w:ascii="Arial" w:hAnsi="Arial" w:cs="Arial"/>
          <w:sz w:val="24"/>
          <w:lang w:val="pt-BR"/>
          <w:rPrChange w:id="643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36" w:author="Elias de Moraes Fernandes" w:date="2016-07-07T10:33:00Z">
            <w:rPr>
              <w:sz w:val="24"/>
              <w:lang w:val="pt-BR"/>
            </w:rPr>
          </w:rPrChange>
        </w:rPr>
        <w:t>AMVCC,</w:t>
      </w:r>
      <w:r w:rsidRPr="00996951">
        <w:rPr>
          <w:rFonts w:ascii="Arial" w:hAnsi="Arial" w:cs="Arial"/>
          <w:sz w:val="24"/>
          <w:lang w:val="pt-BR"/>
          <w:rPrChange w:id="643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38" w:author="Elias de Moraes Fernandes" w:date="2016-07-07T10:33:00Z">
            <w:rPr>
              <w:sz w:val="24"/>
              <w:lang w:val="pt-BR"/>
            </w:rPr>
          </w:rPrChange>
        </w:rPr>
        <w:t>que</w:t>
      </w:r>
      <w:r w:rsidRPr="00996951">
        <w:rPr>
          <w:rFonts w:ascii="Arial" w:hAnsi="Arial" w:cs="Arial"/>
          <w:sz w:val="24"/>
          <w:lang w:val="pt-BR"/>
          <w:rPrChange w:id="643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40" w:author="Elias de Moraes Fernandes" w:date="2016-07-07T10:33:00Z">
            <w:rPr>
              <w:sz w:val="24"/>
              <w:lang w:val="pt-BR"/>
            </w:rPr>
          </w:rPrChange>
        </w:rPr>
        <w:t>adiciona</w:t>
      </w:r>
      <w:r w:rsidRPr="00996951">
        <w:rPr>
          <w:rFonts w:ascii="Arial" w:hAnsi="Arial" w:cs="Arial"/>
          <w:sz w:val="24"/>
          <w:lang w:val="pt-BR"/>
          <w:rPrChange w:id="644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proofErr w:type="spellStart"/>
      <w:r w:rsidRPr="00996951">
        <w:rPr>
          <w:rFonts w:ascii="Arial" w:eastAsia="Calibri" w:hAnsi="Arial" w:cs="Arial"/>
          <w:sz w:val="24"/>
          <w:lang w:val="pt-BR"/>
          <w:rPrChange w:id="6442" w:author="Elias de Moraes Fernandes" w:date="2016-07-07T10:33:00Z">
            <w:rPr>
              <w:sz w:val="24"/>
              <w:lang w:val="pt-BR"/>
            </w:rPr>
          </w:rPrChange>
        </w:rPr>
        <w:t>Application</w:t>
      </w:r>
      <w:proofErr w:type="spellEnd"/>
      <w:r w:rsidRPr="00996951">
        <w:rPr>
          <w:rFonts w:ascii="Arial" w:eastAsia="Calibri" w:hAnsi="Arial" w:cs="Arial"/>
          <w:sz w:val="24"/>
          <w:lang w:val="pt-BR"/>
          <w:rPrChange w:id="6443" w:author="Elias de Moraes Fernandes" w:date="2016-07-07T10:33:00Z">
            <w:rPr>
              <w:sz w:val="24"/>
              <w:lang w:val="pt-BR"/>
            </w:rPr>
          </w:rPrChange>
        </w:rPr>
        <w:t>,</w:t>
      </w:r>
      <w:r w:rsidRPr="00996951">
        <w:rPr>
          <w:rFonts w:ascii="Arial" w:hAnsi="Arial" w:cs="Arial"/>
          <w:sz w:val="24"/>
          <w:lang w:val="pt-BR"/>
          <w:rPrChange w:id="6444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45" w:author="Elias de Moraes Fernandes" w:date="2016-07-07T10:33:00Z">
            <w:rPr>
              <w:sz w:val="24"/>
              <w:lang w:val="pt-BR"/>
            </w:rPr>
          </w:rPrChange>
        </w:rPr>
        <w:t>que</w:t>
      </w:r>
      <w:r w:rsidRPr="00996951">
        <w:rPr>
          <w:rFonts w:ascii="Arial" w:hAnsi="Arial" w:cs="Arial"/>
          <w:sz w:val="24"/>
          <w:lang w:val="pt-BR"/>
          <w:rPrChange w:id="6446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47" w:author="Elias de Moraes Fernandes" w:date="2016-07-07T10:33:00Z">
            <w:rPr>
              <w:sz w:val="24"/>
              <w:lang w:val="pt-BR"/>
            </w:rPr>
          </w:rPrChange>
        </w:rPr>
        <w:t>é</w:t>
      </w:r>
      <w:r w:rsidRPr="00996951">
        <w:rPr>
          <w:rFonts w:ascii="Arial" w:hAnsi="Arial" w:cs="Arial"/>
          <w:sz w:val="24"/>
          <w:lang w:val="pt-BR"/>
          <w:rPrChange w:id="6448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49" w:author="Elias de Moraes Fernandes" w:date="2016-07-07T10:33:00Z">
            <w:rPr>
              <w:sz w:val="24"/>
              <w:lang w:val="pt-BR"/>
            </w:rPr>
          </w:rPrChange>
        </w:rPr>
        <w:t>um</w:t>
      </w:r>
      <w:r w:rsidRPr="00996951">
        <w:rPr>
          <w:rFonts w:ascii="Arial" w:hAnsi="Arial" w:cs="Arial"/>
          <w:sz w:val="24"/>
          <w:lang w:val="pt-BR"/>
          <w:rPrChange w:id="6450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51" w:author="Elias de Moraes Fernandes" w:date="2016-07-07T10:33:00Z">
            <w:rPr>
              <w:sz w:val="24"/>
              <w:lang w:val="pt-BR"/>
            </w:rPr>
          </w:rPrChange>
        </w:rPr>
        <w:t>ponto</w:t>
      </w:r>
      <w:r w:rsidRPr="00996951">
        <w:rPr>
          <w:rFonts w:ascii="Arial" w:hAnsi="Arial" w:cs="Arial"/>
          <w:sz w:val="24"/>
          <w:lang w:val="pt-BR"/>
          <w:rPrChange w:id="6452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53" w:author="Elias de Moraes Fernandes" w:date="2016-07-07T10:33:00Z">
            <w:rPr>
              <w:sz w:val="24"/>
              <w:lang w:val="pt-BR"/>
            </w:rPr>
          </w:rPrChange>
        </w:rPr>
        <w:t>de</w:t>
      </w:r>
      <w:r w:rsidRPr="00996951">
        <w:rPr>
          <w:rFonts w:ascii="Arial" w:hAnsi="Arial" w:cs="Arial"/>
          <w:sz w:val="24"/>
          <w:lang w:val="pt-BR"/>
          <w:rPrChange w:id="6454" w:author="Elias de Moraes Fernandes" w:date="2016-07-07T10:33:00Z">
            <w:rPr>
              <w:sz w:val="24"/>
              <w:lang w:val="pt-BR"/>
            </w:rPr>
          </w:rPrChange>
        </w:rPr>
        <w:t xml:space="preserve"> entrada para a</w:t>
      </w:r>
      <w:r w:rsidR="002E2E0C" w:rsidRPr="00996951">
        <w:rPr>
          <w:rFonts w:ascii="Arial" w:hAnsi="Arial" w:cs="Arial"/>
          <w:sz w:val="24"/>
          <w:lang w:val="pt-BR"/>
          <w:rPrChange w:id="6455" w:author="Elias de Moraes Fernandes" w:date="2016-07-07T10:33:00Z">
            <w:rPr>
              <w:sz w:val="24"/>
              <w:lang w:val="pt-BR"/>
            </w:rPr>
          </w:rPrChange>
        </w:rPr>
        <w:t>plica</w:t>
      </w:r>
      <w:r w:rsidR="002E2E0C" w:rsidRPr="00996951">
        <w:rPr>
          <w:rFonts w:ascii="Arial" w:eastAsia="Calibri" w:hAnsi="Arial" w:cs="Arial"/>
          <w:sz w:val="24"/>
          <w:lang w:val="pt-BR"/>
          <w:rPrChange w:id="6456" w:author="Elias de Moraes Fernandes" w:date="2016-07-07T10:33:00Z">
            <w:rPr>
              <w:sz w:val="24"/>
              <w:lang w:val="pt-BR"/>
            </w:rPr>
          </w:rPrChange>
        </w:rPr>
        <w:t>ção</w:t>
      </w:r>
      <w:r w:rsidR="002E2E0C" w:rsidRPr="00996951">
        <w:rPr>
          <w:rFonts w:ascii="Arial" w:hAnsi="Arial" w:cs="Arial"/>
          <w:sz w:val="24"/>
          <w:lang w:val="pt-BR"/>
          <w:rPrChange w:id="645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2E2E0C" w:rsidRPr="00996951">
        <w:rPr>
          <w:rFonts w:ascii="Arial" w:eastAsia="Calibri" w:hAnsi="Arial" w:cs="Arial"/>
          <w:sz w:val="24"/>
          <w:lang w:val="pt-BR"/>
          <w:rPrChange w:id="6458" w:author="Elias de Moraes Fernandes" w:date="2016-07-07T10:33:00Z">
            <w:rPr>
              <w:sz w:val="24"/>
              <w:lang w:val="pt-BR"/>
            </w:rPr>
          </w:rPrChange>
        </w:rPr>
        <w:t>que</w:t>
      </w:r>
      <w:r w:rsidR="002E2E0C" w:rsidRPr="00996951">
        <w:rPr>
          <w:rFonts w:ascii="Arial" w:hAnsi="Arial" w:cs="Arial"/>
          <w:sz w:val="24"/>
          <w:lang w:val="pt-BR"/>
          <w:rPrChange w:id="645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2E2E0C" w:rsidRPr="00996951">
        <w:rPr>
          <w:rFonts w:ascii="Arial" w:eastAsia="Calibri" w:hAnsi="Arial" w:cs="Arial"/>
          <w:sz w:val="24"/>
          <w:lang w:val="pt-BR"/>
          <w:rPrChange w:id="6460" w:author="Elias de Moraes Fernandes" w:date="2016-07-07T10:33:00Z">
            <w:rPr>
              <w:sz w:val="24"/>
              <w:lang w:val="pt-BR"/>
            </w:rPr>
          </w:rPrChange>
        </w:rPr>
        <w:t>engloba</w:t>
      </w:r>
      <w:r w:rsidR="002E2E0C" w:rsidRPr="00996951">
        <w:rPr>
          <w:rFonts w:ascii="Arial" w:hAnsi="Arial" w:cs="Arial"/>
          <w:sz w:val="24"/>
          <w:lang w:val="pt-BR"/>
          <w:rPrChange w:id="646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2E2E0C" w:rsidRPr="00996951">
        <w:rPr>
          <w:rFonts w:ascii="Arial" w:eastAsia="Calibri" w:hAnsi="Arial" w:cs="Arial"/>
          <w:sz w:val="24"/>
          <w:lang w:val="pt-BR"/>
          <w:rPrChange w:id="6462" w:author="Elias de Moraes Fernandes" w:date="2016-07-07T10:33:00Z">
            <w:rPr>
              <w:sz w:val="24"/>
              <w:lang w:val="pt-BR"/>
            </w:rPr>
          </w:rPrChange>
        </w:rPr>
        <w:t>todas</w:t>
      </w:r>
      <w:r w:rsidR="002E2E0C" w:rsidRPr="00996951">
        <w:rPr>
          <w:rFonts w:ascii="Arial" w:hAnsi="Arial" w:cs="Arial"/>
          <w:sz w:val="24"/>
          <w:lang w:val="pt-BR"/>
          <w:rPrChange w:id="646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2E2E0C" w:rsidRPr="00996951">
        <w:rPr>
          <w:rFonts w:ascii="Arial" w:eastAsia="Calibri" w:hAnsi="Arial" w:cs="Arial"/>
          <w:sz w:val="24"/>
          <w:lang w:val="pt-BR"/>
          <w:rPrChange w:id="6464" w:author="Elias de Moraes Fernandes" w:date="2016-07-07T10:33:00Z">
            <w:rPr>
              <w:sz w:val="24"/>
              <w:lang w:val="pt-BR"/>
            </w:rPr>
          </w:rPrChange>
        </w:rPr>
        <w:t>instâ</w:t>
      </w:r>
      <w:r w:rsidRPr="00996951">
        <w:rPr>
          <w:rFonts w:ascii="Arial" w:hAnsi="Arial" w:cs="Arial"/>
          <w:sz w:val="24"/>
          <w:lang w:val="pt-BR"/>
          <w:rPrChange w:id="6465" w:author="Elias de Moraes Fernandes" w:date="2016-07-07T10:33:00Z">
            <w:rPr>
              <w:sz w:val="24"/>
              <w:lang w:val="pt-BR"/>
            </w:rPr>
          </w:rPrChange>
        </w:rPr>
        <w:t>ncias cr</w:t>
      </w:r>
      <w:r w:rsidRPr="00996951">
        <w:rPr>
          <w:rFonts w:ascii="Arial" w:eastAsia="Calibri" w:hAnsi="Arial" w:cs="Arial"/>
          <w:sz w:val="24"/>
          <w:lang w:val="pt-BR"/>
          <w:rPrChange w:id="6466" w:author="Elias de Moraes Fernandes" w:date="2016-07-07T10:33:00Z">
            <w:rPr>
              <w:sz w:val="24"/>
              <w:lang w:val="pt-BR"/>
            </w:rPr>
          </w:rPrChange>
        </w:rPr>
        <w:t>íticas</w:t>
      </w:r>
      <w:r w:rsidRPr="00996951">
        <w:rPr>
          <w:rFonts w:ascii="Arial" w:hAnsi="Arial" w:cs="Arial"/>
          <w:sz w:val="24"/>
          <w:lang w:val="pt-BR"/>
          <w:rPrChange w:id="646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68" w:author="Elias de Moraes Fernandes" w:date="2016-07-07T10:33:00Z">
            <w:rPr>
              <w:sz w:val="24"/>
              <w:lang w:val="pt-BR"/>
            </w:rPr>
          </w:rPrChange>
        </w:rPr>
        <w:t>e</w:t>
      </w:r>
      <w:r w:rsidRPr="00996951">
        <w:rPr>
          <w:rFonts w:ascii="Arial" w:hAnsi="Arial" w:cs="Arial"/>
          <w:sz w:val="24"/>
          <w:lang w:val="pt-BR"/>
          <w:rPrChange w:id="646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70" w:author="Elias de Moraes Fernandes" w:date="2016-07-07T10:33:00Z">
            <w:rPr>
              <w:sz w:val="24"/>
              <w:lang w:val="pt-BR"/>
            </w:rPr>
          </w:rPrChange>
        </w:rPr>
        <w:t>dados</w:t>
      </w:r>
      <w:r w:rsidRPr="00996951">
        <w:rPr>
          <w:rFonts w:ascii="Arial" w:hAnsi="Arial" w:cs="Arial"/>
          <w:sz w:val="24"/>
          <w:lang w:val="pt-BR"/>
          <w:rPrChange w:id="647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72" w:author="Elias de Moraes Fernandes" w:date="2016-07-07T10:33:00Z">
            <w:rPr>
              <w:sz w:val="24"/>
              <w:lang w:val="pt-BR"/>
            </w:rPr>
          </w:rPrChange>
        </w:rPr>
        <w:t>relacionados</w:t>
      </w:r>
      <w:r w:rsidRPr="00996951">
        <w:rPr>
          <w:rFonts w:ascii="Arial" w:hAnsi="Arial" w:cs="Arial"/>
          <w:sz w:val="24"/>
          <w:lang w:val="pt-BR"/>
          <w:rPrChange w:id="647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74" w:author="Elias de Moraes Fernandes" w:date="2016-07-07T10:33:00Z">
            <w:rPr>
              <w:sz w:val="24"/>
              <w:lang w:val="pt-BR"/>
            </w:rPr>
          </w:rPrChange>
        </w:rPr>
        <w:t>à</w:t>
      </w:r>
      <w:r w:rsidRPr="00996951">
        <w:rPr>
          <w:rFonts w:ascii="Arial" w:hAnsi="Arial" w:cs="Arial"/>
          <w:sz w:val="24"/>
          <w:lang w:val="pt-BR"/>
          <w:rPrChange w:id="647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76" w:author="Elias de Moraes Fernandes" w:date="2016-07-07T10:33:00Z">
            <w:rPr>
              <w:sz w:val="24"/>
              <w:lang w:val="pt-BR"/>
            </w:rPr>
          </w:rPrChange>
        </w:rPr>
        <w:t>aplicação</w:t>
      </w:r>
      <w:r w:rsidR="00A4103D" w:rsidRPr="00996951">
        <w:rPr>
          <w:rFonts w:ascii="Arial" w:hAnsi="Arial" w:cs="Arial"/>
          <w:sz w:val="24"/>
          <w:lang w:val="pt-BR"/>
          <w:rPrChange w:id="6477" w:author="Elias de Moraes Fernandes" w:date="2016-07-07T10:33:00Z">
            <w:rPr>
              <w:sz w:val="24"/>
              <w:lang w:val="pt-BR"/>
            </w:rPr>
          </w:rPrChange>
        </w:rPr>
        <w:t xml:space="preserve"> e </w:t>
      </w:r>
      <w:proofErr w:type="spellStart"/>
      <w:r w:rsidR="00A4103D" w:rsidRPr="00996951">
        <w:rPr>
          <w:rFonts w:ascii="Arial" w:hAnsi="Arial" w:cs="Arial"/>
          <w:sz w:val="24"/>
          <w:lang w:val="pt-BR"/>
          <w:rPrChange w:id="6478" w:author="Elias de Moraes Fernandes" w:date="2016-07-07T10:33:00Z">
            <w:rPr>
              <w:sz w:val="24"/>
              <w:lang w:val="pt-BR"/>
            </w:rPr>
          </w:rPrChange>
        </w:rPr>
        <w:t>Components</w:t>
      </w:r>
      <w:proofErr w:type="spellEnd"/>
      <w:r w:rsidR="00A4103D" w:rsidRPr="00996951">
        <w:rPr>
          <w:rFonts w:ascii="Arial" w:hAnsi="Arial" w:cs="Arial"/>
          <w:sz w:val="24"/>
          <w:lang w:val="pt-BR"/>
          <w:rPrChange w:id="6479" w:author="Elias de Moraes Fernandes" w:date="2016-07-07T10:33:00Z">
            <w:rPr>
              <w:sz w:val="24"/>
              <w:lang w:val="pt-BR"/>
            </w:rPr>
          </w:rPrChange>
        </w:rPr>
        <w:t>, que s</w:t>
      </w:r>
      <w:r w:rsidR="00A4103D" w:rsidRPr="00996951">
        <w:rPr>
          <w:rFonts w:ascii="Arial" w:eastAsia="Calibri" w:hAnsi="Arial" w:cs="Arial"/>
          <w:sz w:val="24"/>
          <w:lang w:val="pt-BR"/>
          <w:rPrChange w:id="6480" w:author="Elias de Moraes Fernandes" w:date="2016-07-07T10:33:00Z">
            <w:rPr>
              <w:sz w:val="24"/>
              <w:lang w:val="pt-BR"/>
            </w:rPr>
          </w:rPrChange>
        </w:rPr>
        <w:t>ão</w:t>
      </w:r>
      <w:r w:rsidR="00A4103D" w:rsidRPr="00996951">
        <w:rPr>
          <w:rFonts w:ascii="Arial" w:hAnsi="Arial" w:cs="Arial"/>
          <w:sz w:val="24"/>
          <w:lang w:val="pt-BR"/>
          <w:rPrChange w:id="648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A4103D" w:rsidRPr="00996951">
        <w:rPr>
          <w:rFonts w:ascii="Arial" w:eastAsia="Calibri" w:hAnsi="Arial" w:cs="Arial"/>
          <w:sz w:val="24"/>
          <w:lang w:val="pt-BR"/>
          <w:rPrChange w:id="6482" w:author="Elias de Moraes Fernandes" w:date="2016-07-07T10:33:00Z">
            <w:rPr>
              <w:sz w:val="24"/>
              <w:lang w:val="pt-BR"/>
            </w:rPr>
          </w:rPrChange>
        </w:rPr>
        <w:t>os</w:t>
      </w:r>
      <w:r w:rsidR="004264E6" w:rsidRPr="00996951">
        <w:rPr>
          <w:rFonts w:ascii="Arial" w:hAnsi="Arial" w:cs="Arial"/>
          <w:sz w:val="24"/>
          <w:lang w:val="pt-BR"/>
          <w:rPrChange w:id="6483" w:author="Elias de Moraes Fernandes" w:date="2016-07-07T10:33:00Z">
            <w:rPr>
              <w:sz w:val="24"/>
              <w:lang w:val="pt-BR"/>
            </w:rPr>
          </w:rPrChange>
        </w:rPr>
        <w:t xml:space="preserve"> scripts que podem ser reusados. </w:t>
      </w:r>
    </w:p>
    <w:p w14:paraId="47E54C75" w14:textId="049B436E" w:rsidR="001A6DB6" w:rsidRPr="00996951" w:rsidRDefault="004264E6" w:rsidP="001A6DB6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6484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6485" w:author="Elias de Moraes Fernandes" w:date="2016-07-07T10:33:00Z">
            <w:rPr>
              <w:sz w:val="24"/>
              <w:lang w:val="pt-BR"/>
            </w:rPr>
          </w:rPrChange>
        </w:rPr>
        <w:t>Na pr</w:t>
      </w:r>
      <w:r w:rsidRPr="00996951">
        <w:rPr>
          <w:rFonts w:ascii="Arial" w:eastAsia="Calibri" w:hAnsi="Arial" w:cs="Arial"/>
          <w:sz w:val="24"/>
          <w:lang w:val="pt-BR"/>
          <w:rPrChange w:id="6486" w:author="Elias de Moraes Fernandes" w:date="2016-07-07T10:33:00Z">
            <w:rPr>
              <w:sz w:val="24"/>
              <w:lang w:val="pt-BR"/>
            </w:rPr>
          </w:rPrChange>
        </w:rPr>
        <w:t>ática,</w:t>
      </w:r>
      <w:r w:rsidRPr="00996951">
        <w:rPr>
          <w:rFonts w:ascii="Arial" w:hAnsi="Arial" w:cs="Arial"/>
          <w:sz w:val="24"/>
          <w:lang w:val="pt-BR"/>
          <w:rPrChange w:id="648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88" w:author="Elias de Moraes Fernandes" w:date="2016-07-07T10:33:00Z">
            <w:rPr>
              <w:sz w:val="24"/>
              <w:lang w:val="pt-BR"/>
            </w:rPr>
          </w:rPrChange>
        </w:rPr>
        <w:t>fica</w:t>
      </w:r>
      <w:r w:rsidRPr="00996951">
        <w:rPr>
          <w:rFonts w:ascii="Arial" w:hAnsi="Arial" w:cs="Arial"/>
          <w:sz w:val="24"/>
          <w:lang w:val="pt-BR"/>
          <w:rPrChange w:id="648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90" w:author="Elias de Moraes Fernandes" w:date="2016-07-07T10:33:00Z">
            <w:rPr>
              <w:sz w:val="24"/>
              <w:lang w:val="pt-BR"/>
            </w:rPr>
          </w:rPrChange>
        </w:rPr>
        <w:t>parecido</w:t>
      </w:r>
      <w:r w:rsidRPr="00996951">
        <w:rPr>
          <w:rFonts w:ascii="Arial" w:hAnsi="Arial" w:cs="Arial"/>
          <w:sz w:val="24"/>
          <w:lang w:val="pt-BR"/>
          <w:rPrChange w:id="649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92" w:author="Elias de Moraes Fernandes" w:date="2016-07-07T10:33:00Z">
            <w:rPr>
              <w:sz w:val="24"/>
              <w:lang w:val="pt-BR"/>
            </w:rPr>
          </w:rPrChange>
        </w:rPr>
        <w:t>com</w:t>
      </w:r>
      <w:r w:rsidRPr="00996951">
        <w:rPr>
          <w:rFonts w:ascii="Arial" w:hAnsi="Arial" w:cs="Arial"/>
          <w:sz w:val="24"/>
          <w:lang w:val="pt-BR"/>
          <w:rPrChange w:id="6493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94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6495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96" w:author="Elias de Moraes Fernandes" w:date="2016-07-07T10:33:00Z">
            <w:rPr>
              <w:sz w:val="24"/>
              <w:lang w:val="pt-BR"/>
            </w:rPr>
          </w:rPrChange>
        </w:rPr>
        <w:t>imagem</w:t>
      </w:r>
      <w:r w:rsidRPr="00996951">
        <w:rPr>
          <w:rFonts w:ascii="Arial" w:hAnsi="Arial" w:cs="Arial"/>
          <w:sz w:val="24"/>
          <w:lang w:val="pt-BR"/>
          <w:rPrChange w:id="6497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498" w:author="Elias de Moraes Fernandes" w:date="2016-07-07T10:33:00Z">
            <w:rPr>
              <w:sz w:val="24"/>
              <w:lang w:val="pt-BR"/>
            </w:rPr>
          </w:rPrChange>
        </w:rPr>
        <w:t>a</w:t>
      </w:r>
      <w:r w:rsidRPr="00996951">
        <w:rPr>
          <w:rFonts w:ascii="Arial" w:hAnsi="Arial" w:cs="Arial"/>
          <w:sz w:val="24"/>
          <w:lang w:val="pt-BR"/>
          <w:rPrChange w:id="6499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Pr="00996951">
        <w:rPr>
          <w:rFonts w:ascii="Arial" w:eastAsia="Calibri" w:hAnsi="Arial" w:cs="Arial"/>
          <w:sz w:val="24"/>
          <w:lang w:val="pt-BR"/>
          <w:rPrChange w:id="6500" w:author="Elias de Moraes Fernandes" w:date="2016-07-07T10:33:00Z">
            <w:rPr>
              <w:sz w:val="24"/>
              <w:lang w:val="pt-BR"/>
            </w:rPr>
          </w:rPrChange>
        </w:rPr>
        <w:t>seguir</w:t>
      </w:r>
      <w:r w:rsidRPr="00996951">
        <w:rPr>
          <w:rFonts w:ascii="Arial" w:hAnsi="Arial" w:cs="Arial"/>
          <w:sz w:val="24"/>
          <w:lang w:val="pt-BR"/>
          <w:rPrChange w:id="6501" w:author="Elias de Moraes Fernandes" w:date="2016-07-07T10:33:00Z">
            <w:rPr>
              <w:sz w:val="24"/>
              <w:lang w:val="pt-BR"/>
            </w:rPr>
          </w:rPrChange>
        </w:rPr>
        <w:t xml:space="preserve"> </w:t>
      </w:r>
      <w:r w:rsidR="001A6DB6" w:rsidRPr="00996951">
        <w:rPr>
          <w:rFonts w:ascii="Arial" w:hAnsi="Arial" w:cs="Arial"/>
          <w:sz w:val="24"/>
          <w:lang w:val="pt-BR"/>
          <w:rPrChange w:id="6502" w:author="Elias de Moraes Fernandes" w:date="2016-07-07T10:33:00Z">
            <w:rPr>
              <w:sz w:val="24"/>
              <w:lang w:val="pt-BR"/>
            </w:rPr>
          </w:rPrChange>
        </w:rPr>
        <w:t>http://assets.toptal.io/uploads/blog/image/91491/toptal-blog-image-1438269533580.2-56f489174107c172be051385f7d274e8.jpg</w:t>
      </w:r>
    </w:p>
    <w:p w14:paraId="42B2F37A" w14:textId="77777777" w:rsidR="001A6DB6" w:rsidRPr="00996951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03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04" w:author="Elias de Moraes Fernandes" w:date="2016-07-07T10:33:00Z">
            <w:rPr>
              <w:sz w:val="24"/>
              <w:lang w:val="pt-BR"/>
            </w:rPr>
          </w:rPrChange>
        </w:rPr>
        <w:t>Application</w:t>
      </w:r>
      <w:proofErr w:type="spellEnd"/>
    </w:p>
    <w:p w14:paraId="66337A64" w14:textId="77777777" w:rsidR="001A6DB6" w:rsidRPr="00996951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05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06" w:author="Elias de Moraes Fernandes" w:date="2016-07-07T10:33:00Z">
            <w:rPr>
              <w:sz w:val="24"/>
              <w:lang w:val="pt-BR"/>
            </w:rPr>
          </w:rPrChange>
        </w:rPr>
        <w:t>Model</w:t>
      </w:r>
      <w:proofErr w:type="spellEnd"/>
    </w:p>
    <w:p w14:paraId="5FEB3DD2" w14:textId="70E1C67C" w:rsidR="001A6DB6" w:rsidRPr="00996951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07" w:author="Elias de Moraes Fernandes" w:date="2016-07-07T10:33:00Z">
            <w:rPr>
              <w:sz w:val="24"/>
              <w:lang w:val="pt-BR"/>
            </w:rPr>
          </w:rPrChange>
        </w:rPr>
      </w:pPr>
      <w:r w:rsidRPr="00996951">
        <w:rPr>
          <w:rFonts w:ascii="Arial" w:hAnsi="Arial" w:cs="Arial"/>
          <w:sz w:val="24"/>
          <w:lang w:val="pt-BR"/>
          <w:rPrChange w:id="6508" w:author="Elias de Moraes Fernandes" w:date="2016-07-07T10:33:00Z">
            <w:rPr>
              <w:sz w:val="24"/>
              <w:lang w:val="pt-BR"/>
            </w:rPr>
          </w:rPrChange>
        </w:rPr>
        <w:t>Data</w:t>
      </w:r>
      <w:ins w:id="6509" w:author="Elias de Moraes Fernandes" w:date="2016-07-07T12:18:00Z">
        <w:r w:rsidR="00603A9F">
          <w:rPr>
            <w:rFonts w:ascii="Arial" w:hAnsi="Arial" w:cs="Arial"/>
            <w:sz w:val="24"/>
            <w:lang w:val="pt-BR"/>
          </w:rPr>
          <w:t xml:space="preserve"> (</w:t>
        </w:r>
        <w:proofErr w:type="spellStart"/>
        <w:r w:rsidR="00603A9F">
          <w:rPr>
            <w:rFonts w:ascii="Arial" w:hAnsi="Arial" w:cs="Arial"/>
            <w:sz w:val="24"/>
            <w:lang w:val="pt-BR"/>
          </w:rPr>
          <w:t>Character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 xml:space="preserve">, </w:t>
        </w:r>
      </w:ins>
      <w:proofErr w:type="spellStart"/>
      <w:ins w:id="6510" w:author="Elias de Moraes Fernandes" w:date="2016-07-07T12:19:00Z">
        <w:r w:rsidR="00603A9F">
          <w:rPr>
            <w:rFonts w:ascii="Arial" w:hAnsi="Arial" w:cs="Arial"/>
            <w:sz w:val="24"/>
            <w:lang w:val="pt-BR"/>
          </w:rPr>
          <w:t>Enemy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 xml:space="preserve">, Player, Quiz, </w:t>
        </w:r>
        <w:proofErr w:type="spellStart"/>
        <w:r w:rsidR="00603A9F">
          <w:rPr>
            <w:rFonts w:ascii="Arial" w:hAnsi="Arial" w:cs="Arial"/>
            <w:sz w:val="24"/>
            <w:lang w:val="pt-BR"/>
          </w:rPr>
          <w:t>Serializable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>...)</w:t>
        </w:r>
      </w:ins>
    </w:p>
    <w:p w14:paraId="5EAF85EB" w14:textId="77777777" w:rsidR="001A6DB6" w:rsidRPr="00996951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11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12" w:author="Elias de Moraes Fernandes" w:date="2016-07-07T10:33:00Z">
            <w:rPr>
              <w:sz w:val="24"/>
              <w:lang w:val="pt-BR"/>
            </w:rPr>
          </w:rPrChange>
        </w:rPr>
        <w:t>Controller</w:t>
      </w:r>
      <w:proofErr w:type="spellEnd"/>
    </w:p>
    <w:p w14:paraId="0EB1600A" w14:textId="23D89A5C" w:rsidR="001A6DB6" w:rsidRPr="00996951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13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14" w:author="Elias de Moraes Fernandes" w:date="2016-07-07T10:33:00Z">
            <w:rPr>
              <w:sz w:val="24"/>
              <w:lang w:val="pt-BR"/>
            </w:rPr>
          </w:rPrChange>
        </w:rPr>
        <w:t>Logic</w:t>
      </w:r>
      <w:proofErr w:type="spellEnd"/>
      <w:r w:rsidRPr="00996951">
        <w:rPr>
          <w:rFonts w:ascii="Arial" w:hAnsi="Arial" w:cs="Arial"/>
          <w:sz w:val="24"/>
          <w:lang w:val="pt-BR"/>
          <w:rPrChange w:id="6515" w:author="Elias de Moraes Fernandes" w:date="2016-07-07T10:33:00Z">
            <w:rPr>
              <w:sz w:val="24"/>
              <w:lang w:val="pt-BR"/>
            </w:rPr>
          </w:rPrChange>
        </w:rPr>
        <w:t xml:space="preserve"> Workflow</w:t>
      </w:r>
      <w:ins w:id="6516" w:author="Elias de Moraes Fernandes" w:date="2016-07-07T12:19:00Z">
        <w:r w:rsidR="00603A9F">
          <w:rPr>
            <w:rFonts w:ascii="Arial" w:hAnsi="Arial" w:cs="Arial"/>
            <w:sz w:val="24"/>
            <w:lang w:val="pt-BR"/>
          </w:rPr>
          <w:t xml:space="preserve"> (</w:t>
        </w:r>
        <w:proofErr w:type="spellStart"/>
        <w:r w:rsidR="00603A9F">
          <w:rPr>
            <w:rFonts w:ascii="Arial" w:hAnsi="Arial" w:cs="Arial"/>
            <w:sz w:val="24"/>
            <w:lang w:val="pt-BR"/>
          </w:rPr>
          <w:t>Camera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 xml:space="preserve">, </w:t>
        </w:r>
        <w:proofErr w:type="spellStart"/>
        <w:r w:rsidR="00603A9F">
          <w:rPr>
            <w:rFonts w:ascii="Arial" w:hAnsi="Arial" w:cs="Arial"/>
            <w:sz w:val="24"/>
            <w:lang w:val="pt-BR"/>
          </w:rPr>
          <w:t>Characters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 xml:space="preserve">, HUD, </w:t>
        </w:r>
        <w:proofErr w:type="spellStart"/>
        <w:r w:rsidR="00603A9F">
          <w:rPr>
            <w:rFonts w:ascii="Arial" w:hAnsi="Arial" w:cs="Arial"/>
            <w:sz w:val="24"/>
            <w:lang w:val="pt-BR"/>
          </w:rPr>
          <w:t>Items</w:t>
        </w:r>
      </w:ins>
      <w:proofErr w:type="spellEnd"/>
      <w:ins w:id="6517" w:author="Elias de Moraes Fernandes" w:date="2016-07-07T12:20:00Z">
        <w:r w:rsidR="00603A9F">
          <w:rPr>
            <w:rFonts w:ascii="Arial" w:hAnsi="Arial" w:cs="Arial"/>
            <w:sz w:val="24"/>
            <w:lang w:val="pt-BR"/>
          </w:rPr>
          <w:t>, Managers</w:t>
        </w:r>
      </w:ins>
      <w:ins w:id="6518" w:author="Elias de Moraes Fernandes" w:date="2016-07-07T12:19:00Z">
        <w:r w:rsidR="00603A9F">
          <w:rPr>
            <w:rFonts w:ascii="Arial" w:hAnsi="Arial" w:cs="Arial"/>
            <w:sz w:val="24"/>
            <w:lang w:val="pt-BR"/>
          </w:rPr>
          <w:t>)</w:t>
        </w:r>
      </w:ins>
    </w:p>
    <w:p w14:paraId="45BE270A" w14:textId="77777777" w:rsidR="001A6DB6" w:rsidRPr="00996951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19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proofErr w:type="gramStart"/>
      <w:r w:rsidRPr="00996951">
        <w:rPr>
          <w:rFonts w:ascii="Arial" w:hAnsi="Arial" w:cs="Arial"/>
          <w:sz w:val="24"/>
          <w:lang w:val="pt-BR"/>
          <w:rPrChange w:id="6520" w:author="Elias de Moraes Fernandes" w:date="2016-07-07T10:33:00Z">
            <w:rPr>
              <w:sz w:val="24"/>
              <w:lang w:val="pt-BR"/>
            </w:rPr>
          </w:rPrChange>
        </w:rPr>
        <w:t>View</w:t>
      </w:r>
      <w:proofErr w:type="spellEnd"/>
      <w:r w:rsidRPr="00996951">
        <w:rPr>
          <w:rFonts w:ascii="Arial" w:hAnsi="Arial" w:cs="Arial"/>
          <w:sz w:val="24"/>
          <w:lang w:val="pt-BR"/>
          <w:rPrChange w:id="6521" w:author="Elias de Moraes Fernandes" w:date="2016-07-07T10:33:00Z">
            <w:rPr>
              <w:sz w:val="24"/>
              <w:lang w:val="pt-BR"/>
            </w:rPr>
          </w:rPrChange>
        </w:rPr>
        <w:t xml:space="preserve">  (</w:t>
      </w:r>
      <w:proofErr w:type="spellStart"/>
      <w:proofErr w:type="gramEnd"/>
      <w:r w:rsidRPr="00996951">
        <w:rPr>
          <w:rFonts w:ascii="Arial" w:hAnsi="Arial" w:cs="Arial"/>
          <w:sz w:val="24"/>
          <w:lang w:val="pt-BR"/>
          <w:rPrChange w:id="6522" w:author="Elias de Moraes Fernandes" w:date="2016-07-07T10:33:00Z">
            <w:rPr>
              <w:sz w:val="24"/>
              <w:lang w:val="pt-BR"/>
            </w:rPr>
          </w:rPrChange>
        </w:rPr>
        <w:t>Rendering</w:t>
      </w:r>
      <w:proofErr w:type="spellEnd"/>
      <w:r w:rsidRPr="00996951">
        <w:rPr>
          <w:rFonts w:ascii="Arial" w:hAnsi="Arial" w:cs="Arial"/>
          <w:sz w:val="24"/>
          <w:lang w:val="pt-BR"/>
          <w:rPrChange w:id="6523" w:author="Elias de Moraes Fernandes" w:date="2016-07-07T10:33:00Z">
            <w:rPr>
              <w:sz w:val="24"/>
              <w:lang w:val="pt-BR"/>
            </w:rPr>
          </w:rPrChange>
        </w:rPr>
        <w:t xml:space="preserve"> Interface/ </w:t>
      </w:r>
      <w:proofErr w:type="spellStart"/>
      <w:r w:rsidRPr="00996951">
        <w:rPr>
          <w:rFonts w:ascii="Arial" w:hAnsi="Arial" w:cs="Arial"/>
          <w:sz w:val="24"/>
          <w:lang w:val="pt-BR"/>
          <w:rPrChange w:id="6524" w:author="Elias de Moraes Fernandes" w:date="2016-07-07T10:33:00Z">
            <w:rPr>
              <w:sz w:val="24"/>
              <w:lang w:val="pt-BR"/>
            </w:rPr>
          </w:rPrChange>
        </w:rPr>
        <w:t>Detection</w:t>
      </w:r>
      <w:proofErr w:type="spellEnd"/>
      <w:r w:rsidRPr="00996951">
        <w:rPr>
          <w:rFonts w:ascii="Arial" w:hAnsi="Arial" w:cs="Arial"/>
          <w:sz w:val="24"/>
          <w:lang w:val="pt-BR"/>
          <w:rPrChange w:id="6525" w:author="Elias de Moraes Fernandes" w:date="2016-07-07T10:33:00Z">
            <w:rPr>
              <w:sz w:val="24"/>
              <w:lang w:val="pt-BR"/>
            </w:rPr>
          </w:rPrChange>
        </w:rPr>
        <w:t>)</w:t>
      </w:r>
    </w:p>
    <w:p w14:paraId="2AEC8872" w14:textId="77777777" w:rsidR="001A6DB6" w:rsidRPr="00996951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26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27" w:author="Elias de Moraes Fernandes" w:date="2016-07-07T10:33:00Z">
            <w:rPr>
              <w:sz w:val="24"/>
              <w:lang w:val="pt-BR"/>
            </w:rPr>
          </w:rPrChange>
        </w:rPr>
        <w:t>Environment</w:t>
      </w:r>
      <w:proofErr w:type="spellEnd"/>
    </w:p>
    <w:p w14:paraId="4F3B40C6" w14:textId="77777777" w:rsidR="001A6DB6" w:rsidRPr="00996951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28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29" w:author="Elias de Moraes Fernandes" w:date="2016-07-07T10:33:00Z">
            <w:rPr>
              <w:sz w:val="24"/>
              <w:lang w:val="pt-BR"/>
            </w:rPr>
          </w:rPrChange>
        </w:rPr>
        <w:t>Ground</w:t>
      </w:r>
      <w:proofErr w:type="spellEnd"/>
    </w:p>
    <w:p w14:paraId="2F30D116" w14:textId="77777777" w:rsidR="001A6DB6" w:rsidRPr="00996951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30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31" w:author="Elias de Moraes Fernandes" w:date="2016-07-07T10:33:00Z">
            <w:rPr>
              <w:sz w:val="24"/>
              <w:lang w:val="pt-BR"/>
            </w:rPr>
          </w:rPrChange>
        </w:rPr>
        <w:t>Character</w:t>
      </w:r>
      <w:proofErr w:type="spellEnd"/>
    </w:p>
    <w:p w14:paraId="7ED1F4B5" w14:textId="77777777" w:rsidR="001A6DB6" w:rsidRPr="00996951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32" w:author="Elias de Moraes Fernandes" w:date="2016-07-07T10:33:00Z">
            <w:rPr>
              <w:sz w:val="24"/>
              <w:lang w:val="pt-BR"/>
            </w:rPr>
          </w:rPrChange>
        </w:rPr>
      </w:pPr>
      <w:proofErr w:type="spellStart"/>
      <w:r w:rsidRPr="00996951">
        <w:rPr>
          <w:rFonts w:ascii="Arial" w:hAnsi="Arial" w:cs="Arial"/>
          <w:sz w:val="24"/>
          <w:lang w:val="pt-BR"/>
          <w:rPrChange w:id="6533" w:author="Elias de Moraes Fernandes" w:date="2016-07-07T10:33:00Z">
            <w:rPr>
              <w:sz w:val="24"/>
              <w:lang w:val="pt-BR"/>
            </w:rPr>
          </w:rPrChange>
        </w:rPr>
        <w:t>Asset</w:t>
      </w:r>
      <w:proofErr w:type="spellEnd"/>
      <w:r w:rsidRPr="00996951">
        <w:rPr>
          <w:rFonts w:ascii="Arial" w:hAnsi="Arial" w:cs="Arial"/>
          <w:sz w:val="24"/>
          <w:lang w:val="pt-BR"/>
          <w:rPrChange w:id="6534" w:author="Elias de Moraes Fernandes" w:date="2016-07-07T10:33:00Z">
            <w:rPr>
              <w:sz w:val="24"/>
              <w:lang w:val="pt-BR"/>
            </w:rPr>
          </w:rPrChange>
        </w:rPr>
        <w:t xml:space="preserve"> (</w:t>
      </w:r>
      <w:proofErr w:type="spellStart"/>
      <w:r w:rsidRPr="00996951">
        <w:rPr>
          <w:rFonts w:ascii="Arial" w:hAnsi="Arial" w:cs="Arial"/>
          <w:sz w:val="24"/>
          <w:lang w:val="pt-BR"/>
          <w:rPrChange w:id="6535" w:author="Elias de Moraes Fernandes" w:date="2016-07-07T10:33:00Z">
            <w:rPr>
              <w:sz w:val="24"/>
              <w:lang w:val="pt-BR"/>
            </w:rPr>
          </w:rPrChange>
        </w:rPr>
        <w:t>body</w:t>
      </w:r>
      <w:proofErr w:type="spellEnd"/>
      <w:r w:rsidRPr="00996951">
        <w:rPr>
          <w:rFonts w:ascii="Arial" w:hAnsi="Arial" w:cs="Arial"/>
          <w:sz w:val="24"/>
          <w:lang w:val="pt-BR"/>
          <w:rPrChange w:id="6536" w:author="Elias de Moraes Fernandes" w:date="2016-07-07T10:33:00Z">
            <w:rPr>
              <w:sz w:val="24"/>
              <w:lang w:val="pt-BR"/>
            </w:rPr>
          </w:rPrChange>
        </w:rPr>
        <w:t>)</w:t>
      </w:r>
    </w:p>
    <w:p w14:paraId="57A5BB0A" w14:textId="1FDCBBC3" w:rsidR="001A6DB6" w:rsidRPr="00996951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37" w:author="Elias de Moraes Fernandes" w:date="2016-07-07T10:33:00Z">
            <w:rPr>
              <w:sz w:val="24"/>
              <w:lang w:val="pt-BR"/>
            </w:rPr>
          </w:rPrChange>
        </w:rPr>
      </w:pPr>
      <w:del w:id="6538" w:author="Elias de Moraes Fernandes" w:date="2016-07-07T12:20:00Z">
        <w:r w:rsidRPr="00996951" w:rsidDel="00603A9F">
          <w:rPr>
            <w:rFonts w:ascii="Arial" w:hAnsi="Arial" w:cs="Arial"/>
            <w:sz w:val="24"/>
            <w:lang w:val="pt-BR"/>
            <w:rPrChange w:id="65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Attackers </w:delText>
        </w:r>
      </w:del>
      <w:proofErr w:type="spellStart"/>
      <w:ins w:id="6540" w:author="Elias de Moraes Fernandes" w:date="2016-07-07T12:20:00Z">
        <w:r w:rsidR="00603A9F">
          <w:rPr>
            <w:rFonts w:ascii="Arial" w:hAnsi="Arial" w:cs="Arial"/>
            <w:sz w:val="24"/>
            <w:lang w:val="pt-BR"/>
          </w:rPr>
          <w:t>Predators</w:t>
        </w:r>
        <w:proofErr w:type="spellEnd"/>
        <w:r w:rsidR="00603A9F">
          <w:rPr>
            <w:rFonts w:ascii="Arial" w:hAnsi="Arial" w:cs="Arial"/>
            <w:sz w:val="24"/>
            <w:lang w:val="pt-BR"/>
          </w:rPr>
          <w:t xml:space="preserve"> </w:t>
        </w:r>
      </w:ins>
      <w:r w:rsidRPr="00996951">
        <w:rPr>
          <w:rFonts w:ascii="Arial" w:hAnsi="Arial" w:cs="Arial"/>
          <w:sz w:val="24"/>
          <w:lang w:val="pt-BR"/>
          <w:rPrChange w:id="6541" w:author="Elias de Moraes Fernandes" w:date="2016-07-07T10:33:00Z">
            <w:rPr>
              <w:sz w:val="24"/>
              <w:lang w:val="pt-BR"/>
            </w:rPr>
          </w:rPrChange>
        </w:rPr>
        <w:t>(</w:t>
      </w:r>
      <w:proofErr w:type="spellStart"/>
      <w:r w:rsidRPr="00996951">
        <w:rPr>
          <w:rFonts w:ascii="Arial" w:hAnsi="Arial" w:cs="Arial"/>
          <w:sz w:val="24"/>
          <w:lang w:val="pt-BR"/>
          <w:rPrChange w:id="6542" w:author="Elias de Moraes Fernandes" w:date="2016-07-07T10:33:00Z">
            <w:rPr>
              <w:sz w:val="24"/>
              <w:lang w:val="pt-BR"/>
            </w:rPr>
          </w:rPrChange>
        </w:rPr>
        <w:t>Enemy</w:t>
      </w:r>
      <w:proofErr w:type="spellEnd"/>
      <w:r w:rsidRPr="00996951">
        <w:rPr>
          <w:rFonts w:ascii="Arial" w:hAnsi="Arial" w:cs="Arial"/>
          <w:sz w:val="24"/>
          <w:lang w:val="pt-BR"/>
          <w:rPrChange w:id="6543" w:author="Elias de Moraes Fernandes" w:date="2016-07-07T10:33:00Z">
            <w:rPr>
              <w:sz w:val="24"/>
              <w:lang w:val="pt-BR"/>
            </w:rPr>
          </w:rPrChange>
        </w:rPr>
        <w:t>)</w:t>
      </w:r>
    </w:p>
    <w:p w14:paraId="721BE760" w14:textId="15350FDD" w:rsidR="00603A9F" w:rsidRPr="00603A9F" w:rsidRDefault="00603A9F" w:rsidP="00603A9F">
      <w:pPr>
        <w:pStyle w:val="ListParagraph"/>
        <w:numPr>
          <w:ilvl w:val="2"/>
          <w:numId w:val="5"/>
        </w:numPr>
        <w:tabs>
          <w:tab w:val="left" w:pos="7672"/>
        </w:tabs>
        <w:rPr>
          <w:rFonts w:ascii="Arial" w:hAnsi="Arial" w:cs="Arial"/>
          <w:sz w:val="24"/>
          <w:lang w:val="pt-BR"/>
          <w:rPrChange w:id="6544" w:author="Elias de Moraes Fernandes" w:date="2016-07-07T12:20:00Z">
            <w:rPr>
              <w:sz w:val="24"/>
              <w:lang w:val="pt-BR"/>
            </w:rPr>
          </w:rPrChange>
        </w:rPr>
        <w:pPrChange w:id="6545" w:author="Elias de Moraes Fernandes" w:date="2016-07-07T12:20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ins w:id="6546" w:author="Elias de Moraes Fernandes" w:date="2016-07-07T12:20:00Z">
        <w:r>
          <w:rPr>
            <w:rFonts w:ascii="Arial" w:hAnsi="Arial" w:cs="Arial"/>
            <w:sz w:val="24"/>
            <w:lang w:val="pt-BR"/>
          </w:rPr>
          <w:t>HUD</w:t>
        </w:r>
      </w:ins>
    </w:p>
    <w:p w14:paraId="42B71040" w14:textId="759A38C5" w:rsidR="001A6DB6" w:rsidRPr="00996951" w:rsidDel="00A472A8" w:rsidRDefault="001A6DB6" w:rsidP="001A6DB6">
      <w:pPr>
        <w:pStyle w:val="ListParagraph"/>
        <w:tabs>
          <w:tab w:val="left" w:pos="7672"/>
        </w:tabs>
        <w:ind w:left="2520"/>
        <w:rPr>
          <w:del w:id="6547" w:author="Elias de Moraes Fernandes" w:date="2016-07-07T12:02:00Z"/>
          <w:rFonts w:ascii="Arial" w:hAnsi="Arial" w:cs="Arial"/>
          <w:sz w:val="24"/>
          <w:lang w:val="pt-BR"/>
          <w:rPrChange w:id="6548" w:author="Elias de Moraes Fernandes" w:date="2016-07-07T10:33:00Z">
            <w:rPr>
              <w:del w:id="6549" w:author="Elias de Moraes Fernandes" w:date="2016-07-07T12:02:00Z"/>
              <w:sz w:val="24"/>
              <w:lang w:val="pt-BR"/>
            </w:rPr>
          </w:rPrChange>
        </w:rPr>
      </w:pPr>
    </w:p>
    <w:p w14:paraId="03F72F43" w14:textId="42527235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6550" w:author="Elias De Moraes Fernandes" w:date="2016-07-06T16:10:00Z"/>
          <w:rFonts w:ascii="Arial" w:hAnsi="Arial" w:cs="Arial"/>
          <w:sz w:val="24"/>
          <w:lang w:val="en-CA"/>
          <w:rPrChange w:id="6551" w:author="Elias de Moraes Fernandes" w:date="2016-07-07T10:33:00Z">
            <w:rPr>
              <w:del w:id="6552" w:author="Elias De Moraes Fernandes" w:date="2016-07-06T16:10:00Z"/>
              <w:sz w:val="24"/>
              <w:lang w:val="en-CA"/>
            </w:rPr>
          </w:rPrChange>
        </w:rPr>
      </w:pPr>
      <w:del w:id="6553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54" w:author="Elias de Moraes Fernandes" w:date="2016-07-07T10:33:00Z">
              <w:rPr>
                <w:sz w:val="24"/>
                <w:lang w:val="pt-BR"/>
              </w:rPr>
            </w:rPrChange>
          </w:rPr>
          <w:delText>Development &amp; Programming</w:delText>
        </w:r>
      </w:del>
    </w:p>
    <w:p w14:paraId="3CDCBFCF" w14:textId="30EE2653" w:rsidR="001A6DB6" w:rsidRPr="00996951" w:rsidDel="005B27F1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del w:id="6555" w:author="Elias De Moraes Fernandes" w:date="2016-07-06T16:10:00Z"/>
          <w:rFonts w:ascii="Arial" w:hAnsi="Arial" w:cs="Arial"/>
          <w:b/>
          <w:sz w:val="24"/>
          <w:lang w:val="pt-BR"/>
          <w:rPrChange w:id="6556" w:author="Elias de Moraes Fernandes" w:date="2016-07-07T10:33:00Z">
            <w:rPr>
              <w:del w:id="6557" w:author="Elias De Moraes Fernandes" w:date="2016-07-06T16:10:00Z"/>
              <w:b/>
              <w:sz w:val="24"/>
              <w:lang w:val="pt-BR"/>
            </w:rPr>
          </w:rPrChange>
        </w:rPr>
      </w:pPr>
      <w:del w:id="6558" w:author="Elias De Moraes Fernandes" w:date="2016-07-06T16:10:00Z">
        <w:r w:rsidRPr="00996951" w:rsidDel="005B27F1">
          <w:rPr>
            <w:rFonts w:ascii="Arial" w:hAnsi="Arial" w:cs="Arial"/>
            <w:b/>
            <w:sz w:val="24"/>
            <w:lang w:val="pt-BR"/>
            <w:rPrChange w:id="6559" w:author="Elias de Moraes Fernandes" w:date="2016-07-07T10:33:00Z">
              <w:rPr>
                <w:b/>
                <w:sz w:val="24"/>
                <w:lang w:val="pt-BR"/>
              </w:rPr>
            </w:rPrChange>
          </w:rPr>
          <w:delText xml:space="preserve">-Model (Data CRUD) </w:delText>
        </w:r>
        <w:r w:rsidRPr="00996951" w:rsidDel="005B27F1">
          <w:rPr>
            <w:rFonts w:ascii="Arial" w:hAnsi="Arial" w:cs="Arial"/>
            <w:color w:val="242424"/>
            <w:sz w:val="36"/>
            <w:szCs w:val="36"/>
            <w:rPrChange w:id="6560" w:author="Elias de Moraes Fernandes" w:date="2016-07-07T10:33:00Z">
              <w:rPr>
                <w:rFonts w:ascii="Proxima Nova Rg" w:hAnsi="Proxima Nova Rg" w:cs="Proxima Nova Rg"/>
                <w:color w:val="242424"/>
                <w:sz w:val="36"/>
                <w:szCs w:val="36"/>
              </w:rPr>
            </w:rPrChange>
          </w:rPr>
          <w:tab/>
        </w:r>
        <w:r w:rsidRPr="00996951" w:rsidDel="005B27F1">
          <w:rPr>
            <w:rFonts w:ascii="Arial" w:hAnsi="Arial" w:cs="Arial"/>
            <w:color w:val="242424"/>
            <w:sz w:val="36"/>
            <w:szCs w:val="36"/>
            <w:rPrChange w:id="6561" w:author="Elias de Moraes Fernandes" w:date="2016-07-07T10:33:00Z">
              <w:rPr>
                <w:rFonts w:ascii="Proxima Nova Rg" w:hAnsi="Proxima Nova Rg" w:cs="Proxima Nova Rg"/>
                <w:color w:val="242424"/>
                <w:sz w:val="36"/>
                <w:szCs w:val="36"/>
              </w:rPr>
            </w:rPrChange>
          </w:rPr>
          <w:tab/>
        </w:r>
        <w:r w:rsidRPr="00996951" w:rsidDel="005B27F1">
          <w:rPr>
            <w:rFonts w:ascii="Arial" w:hAnsi="Arial" w:cs="Arial"/>
            <w:b/>
            <w:sz w:val="24"/>
            <w:lang w:val="pt-BR"/>
            <w:rPrChange w:id="6562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Load/save data (locally or on the web).</w:delText>
        </w:r>
      </w:del>
    </w:p>
    <w:p w14:paraId="7BB730F4" w14:textId="3B410017" w:rsidR="001A6DB6" w:rsidRPr="00996951" w:rsidDel="005B27F1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del w:id="6563" w:author="Elias De Moraes Fernandes" w:date="2016-07-06T16:10:00Z"/>
          <w:rFonts w:ascii="Arial" w:hAnsi="Arial" w:cs="Arial"/>
          <w:rPrChange w:id="6564" w:author="Elias de Moraes Fernandes" w:date="2016-07-07T10:33:00Z">
            <w:rPr>
              <w:del w:id="6565" w:author="Elias De Moraes Fernandes" w:date="2016-07-06T16:10:00Z"/>
            </w:rPr>
          </w:rPrChange>
        </w:rPr>
      </w:pPr>
      <w:del w:id="6566" w:author="Elias De Moraes Fernandes" w:date="2016-07-06T16:10:00Z">
        <w:r w:rsidRPr="00996951" w:rsidDel="005B27F1">
          <w:rPr>
            <w:rFonts w:ascii="Arial" w:hAnsi="Arial" w:cs="Arial"/>
            <w:rPrChange w:id="6567" w:author="Elias de Moraes Fernandes" w:date="2016-07-07T10:33:00Z">
              <w:rPr/>
            </w:rPrChange>
          </w:rPr>
          <w:delText xml:space="preserve"> </w:delText>
        </w:r>
      </w:del>
    </w:p>
    <w:p w14:paraId="3DDDE8CB" w14:textId="47AD4633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6568" w:author="Elias De Moraes Fernandes" w:date="2016-07-06T16:10:00Z"/>
          <w:rFonts w:ascii="Arial" w:hAnsi="Arial" w:cs="Arial"/>
          <w:sz w:val="24"/>
          <w:lang w:val="pt-BR"/>
          <w:rPrChange w:id="6569" w:author="Elias de Moraes Fernandes" w:date="2016-07-07T10:33:00Z">
            <w:rPr>
              <w:del w:id="6570" w:author="Elias De Moraes Fernandes" w:date="2016-07-06T16:10:00Z"/>
              <w:sz w:val="24"/>
              <w:lang w:val="pt-BR"/>
            </w:rPr>
          </w:rPrChange>
        </w:rPr>
      </w:pPr>
      <w:del w:id="657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Player public </w:delText>
        </w:r>
      </w:del>
    </w:p>
    <w:p w14:paraId="053879CF" w14:textId="1B745400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73" w:author="Elias De Moraes Fernandes" w:date="2016-07-06T16:10:00Z"/>
          <w:rFonts w:ascii="Arial" w:hAnsi="Arial" w:cs="Arial"/>
          <w:sz w:val="24"/>
          <w:lang w:val="pt-BR"/>
          <w:rPrChange w:id="6574" w:author="Elias de Moraes Fernandes" w:date="2016-07-07T10:33:00Z">
            <w:rPr>
              <w:del w:id="6575" w:author="Elias De Moraes Fernandes" w:date="2016-07-06T16:10:00Z"/>
              <w:sz w:val="24"/>
              <w:lang w:val="pt-BR"/>
            </w:rPr>
          </w:rPrChange>
        </w:rPr>
      </w:pPr>
      <w:del w:id="657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77" w:author="Elias de Moraes Fernandes" w:date="2016-07-07T10:33:00Z">
              <w:rPr>
                <w:sz w:val="24"/>
                <w:lang w:val="pt-BR"/>
              </w:rPr>
            </w:rPrChange>
          </w:rPr>
          <w:delText>float health;</w:delText>
        </w:r>
      </w:del>
    </w:p>
    <w:p w14:paraId="62A5A74E" w14:textId="71260CC5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78" w:author="Elias De Moraes Fernandes" w:date="2016-07-06T16:10:00Z"/>
          <w:rFonts w:ascii="Arial" w:hAnsi="Arial" w:cs="Arial"/>
          <w:sz w:val="24"/>
          <w:lang w:val="pt-BR"/>
          <w:rPrChange w:id="6579" w:author="Elias de Moraes Fernandes" w:date="2016-07-07T10:33:00Z">
            <w:rPr>
              <w:del w:id="6580" w:author="Elias De Moraes Fernandes" w:date="2016-07-06T16:10:00Z"/>
              <w:sz w:val="24"/>
              <w:lang w:val="pt-BR"/>
            </w:rPr>
          </w:rPrChange>
        </w:rPr>
      </w:pPr>
      <w:del w:id="658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82" w:author="Elias de Moraes Fernandes" w:date="2016-07-07T10:33:00Z">
              <w:rPr>
                <w:sz w:val="24"/>
                <w:lang w:val="pt-BR"/>
              </w:rPr>
            </w:rPrChange>
          </w:rPr>
          <w:delText>int lives;</w:delText>
        </w:r>
      </w:del>
    </w:p>
    <w:p w14:paraId="08104284" w14:textId="5BC4D1A8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83" w:author="Elias De Moraes Fernandes" w:date="2016-07-06T16:10:00Z"/>
          <w:rFonts w:ascii="Arial" w:hAnsi="Arial" w:cs="Arial"/>
          <w:sz w:val="24"/>
          <w:lang w:val="pt-BR"/>
          <w:rPrChange w:id="6584" w:author="Elias de Moraes Fernandes" w:date="2016-07-07T10:33:00Z">
            <w:rPr>
              <w:del w:id="6585" w:author="Elias De Moraes Fernandes" w:date="2016-07-06T16:10:00Z"/>
              <w:sz w:val="24"/>
              <w:lang w:val="pt-BR"/>
            </w:rPr>
          </w:rPrChange>
        </w:rPr>
      </w:pPr>
      <w:del w:id="658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87" w:author="Elias de Moraes Fernandes" w:date="2016-07-07T10:33:00Z">
              <w:rPr>
                <w:sz w:val="24"/>
                <w:lang w:val="pt-BR"/>
              </w:rPr>
            </w:rPrChange>
          </w:rPr>
          <w:delText>float damage;</w:delText>
        </w:r>
      </w:del>
    </w:p>
    <w:p w14:paraId="72D479FF" w14:textId="28AC100C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88" w:author="Elias De Moraes Fernandes" w:date="2016-07-06T16:10:00Z"/>
          <w:rFonts w:ascii="Arial" w:hAnsi="Arial" w:cs="Arial"/>
          <w:sz w:val="24"/>
          <w:lang w:val="pt-BR"/>
          <w:rPrChange w:id="6589" w:author="Elias de Moraes Fernandes" w:date="2016-07-07T10:33:00Z">
            <w:rPr>
              <w:del w:id="6590" w:author="Elias De Moraes Fernandes" w:date="2016-07-06T16:10:00Z"/>
              <w:sz w:val="24"/>
              <w:lang w:val="pt-BR"/>
            </w:rPr>
          </w:rPrChange>
        </w:rPr>
      </w:pPr>
      <w:del w:id="659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92" w:author="Elias de Moraes Fernandes" w:date="2016-07-07T10:33:00Z">
              <w:rPr>
                <w:sz w:val="24"/>
                <w:lang w:val="pt-BR"/>
              </w:rPr>
            </w:rPrChange>
          </w:rPr>
          <w:delText>float speed;</w:delText>
        </w:r>
      </w:del>
    </w:p>
    <w:p w14:paraId="5C5926BE" w14:textId="6BF0530E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93" w:author="Elias De Moraes Fernandes" w:date="2016-07-06T16:10:00Z"/>
          <w:rFonts w:ascii="Arial" w:hAnsi="Arial" w:cs="Arial"/>
          <w:sz w:val="24"/>
          <w:lang w:val="pt-BR"/>
          <w:rPrChange w:id="6594" w:author="Elias de Moraes Fernandes" w:date="2016-07-07T10:33:00Z">
            <w:rPr>
              <w:del w:id="6595" w:author="Elias De Moraes Fernandes" w:date="2016-07-06T16:10:00Z"/>
              <w:sz w:val="24"/>
              <w:lang w:val="pt-BR"/>
            </w:rPr>
          </w:rPrChange>
        </w:rPr>
      </w:pPr>
      <w:del w:id="659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597" w:author="Elias de Moraes Fernandes" w:date="2016-07-07T10:33:00Z">
              <w:rPr>
                <w:sz w:val="24"/>
                <w:lang w:val="pt-BR"/>
              </w:rPr>
            </w:rPrChange>
          </w:rPr>
          <w:delText>int gameLevel;</w:delText>
        </w:r>
      </w:del>
    </w:p>
    <w:p w14:paraId="633031A5" w14:textId="7DAF30D9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598" w:author="Elias De Moraes Fernandes" w:date="2016-07-06T16:10:00Z"/>
          <w:rFonts w:ascii="Arial" w:hAnsi="Arial" w:cs="Arial"/>
          <w:sz w:val="24"/>
          <w:lang w:val="pt-BR"/>
          <w:rPrChange w:id="6599" w:author="Elias de Moraes Fernandes" w:date="2016-07-07T10:33:00Z">
            <w:rPr>
              <w:del w:id="6600" w:author="Elias De Moraes Fernandes" w:date="2016-07-06T16:10:00Z"/>
              <w:sz w:val="24"/>
              <w:lang w:val="pt-BR"/>
            </w:rPr>
          </w:rPrChange>
        </w:rPr>
      </w:pPr>
      <w:del w:id="660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02" w:author="Elias de Moraes Fernandes" w:date="2016-07-07T10:33:00Z">
              <w:rPr>
                <w:sz w:val="24"/>
                <w:lang w:val="pt-BR"/>
              </w:rPr>
            </w:rPrChange>
          </w:rPr>
          <w:delText>bool winCondition;</w:delText>
        </w:r>
      </w:del>
    </w:p>
    <w:p w14:paraId="4AED72FD" w14:textId="44F20345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603" w:author="Elias De Moraes Fernandes" w:date="2016-07-06T16:10:00Z"/>
          <w:rFonts w:ascii="Arial" w:hAnsi="Arial" w:cs="Arial"/>
          <w:sz w:val="24"/>
          <w:lang w:val="pt-BR"/>
          <w:rPrChange w:id="6604" w:author="Elias de Moraes Fernandes" w:date="2016-07-07T10:33:00Z">
            <w:rPr>
              <w:del w:id="6605" w:author="Elias De Moraes Fernandes" w:date="2016-07-06T16:10:00Z"/>
              <w:sz w:val="24"/>
              <w:lang w:val="pt-BR"/>
            </w:rPr>
          </w:rPrChange>
        </w:rPr>
      </w:pPr>
      <w:del w:id="660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07" w:author="Elias de Moraes Fernandes" w:date="2016-07-07T10:33:00Z">
              <w:rPr>
                <w:sz w:val="24"/>
                <w:lang w:val="pt-BR"/>
              </w:rPr>
            </w:rPrChange>
          </w:rPr>
          <w:delText>bool loseCondition;</w:delText>
        </w:r>
      </w:del>
    </w:p>
    <w:p w14:paraId="12612AE8" w14:textId="70B20D09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608" w:author="Elias De Moraes Fernandes" w:date="2016-07-06T16:10:00Z"/>
          <w:rFonts w:ascii="Arial" w:hAnsi="Arial" w:cs="Arial"/>
          <w:sz w:val="24"/>
          <w:lang w:val="en-CA"/>
          <w:rPrChange w:id="6609" w:author="Elias de Moraes Fernandes" w:date="2016-07-07T10:33:00Z">
            <w:rPr>
              <w:del w:id="6610" w:author="Elias De Moraes Fernandes" w:date="2016-07-06T16:10:00Z"/>
              <w:sz w:val="24"/>
              <w:lang w:val="en-CA"/>
            </w:rPr>
          </w:rPrChange>
        </w:rPr>
      </w:pPr>
      <w:del w:id="661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12" w:author="Elias de Moraes Fernandes" w:date="2016-07-07T10:33:00Z">
              <w:rPr>
                <w:sz w:val="24"/>
                <w:lang w:val="pt-BR"/>
              </w:rPr>
            </w:rPrChange>
          </w:rPr>
          <w:delText>AcidBombs</w:delText>
        </w:r>
        <w:r w:rsidRPr="00996951" w:rsidDel="005B27F1">
          <w:rPr>
            <w:rFonts w:ascii="Arial" w:hAnsi="Arial" w:cs="Arial"/>
            <w:sz w:val="24"/>
            <w:lang w:val="en-CA"/>
            <w:rPrChange w:id="6613" w:author="Elias de Moraes Fernandes" w:date="2016-07-07T10:33:00Z">
              <w:rPr>
                <w:sz w:val="24"/>
                <w:lang w:val="en-CA"/>
              </w:rPr>
            </w:rPrChange>
          </w:rPr>
          <w:delText>[] acidBombs;</w:delText>
        </w:r>
      </w:del>
    </w:p>
    <w:p w14:paraId="34B7B556" w14:textId="78F5C9DF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ins w:id="6614" w:author="Elias De Moraes Fernandes" w:date="2016-03-15T20:30:00Z"/>
          <w:del w:id="6615" w:author="Elias De Moraes Fernandes" w:date="2016-07-06T16:10:00Z"/>
          <w:rFonts w:ascii="Arial" w:hAnsi="Arial" w:cs="Arial"/>
          <w:sz w:val="24"/>
          <w:lang w:val="pt-BR"/>
          <w:rPrChange w:id="6616" w:author="Elias de Moraes Fernandes" w:date="2016-07-07T10:33:00Z">
            <w:rPr>
              <w:ins w:id="6617" w:author="Elias De Moraes Fernandes" w:date="2016-03-15T20:30:00Z"/>
              <w:del w:id="6618" w:author="Elias De Moraes Fernandes" w:date="2016-07-06T16:10:00Z"/>
              <w:sz w:val="24"/>
              <w:lang w:val="pt-BR"/>
            </w:rPr>
          </w:rPrChange>
        </w:rPr>
      </w:pPr>
      <w:del w:id="6619" w:author="Elias De Moraes Fernandes" w:date="2016-07-06T16:10:00Z">
        <w:r w:rsidRPr="00996951" w:rsidDel="005B27F1">
          <w:rPr>
            <w:rFonts w:ascii="Arial" w:hAnsi="Arial" w:cs="Arial"/>
            <w:sz w:val="24"/>
            <w:lang w:val="en-CA"/>
            <w:rPrChange w:id="6620" w:author="Elias de Moraes Fernandes" w:date="2016-07-07T10:33:00Z">
              <w:rPr>
                <w:sz w:val="24"/>
                <w:lang w:val="en-CA"/>
              </w:rPr>
            </w:rPrChange>
          </w:rPr>
          <w:delText>Projectiles[] projectiles; // Esse Projectiles s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21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5B27F1">
          <w:rPr>
            <w:rFonts w:ascii="Arial" w:hAnsi="Arial" w:cs="Arial"/>
            <w:sz w:val="24"/>
            <w:lang w:val="pt-BR"/>
            <w:rPrChange w:id="662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23" w:author="Elias de Moraes Fernandes" w:date="2016-07-07T10:33:00Z">
              <w:rPr>
                <w:sz w:val="24"/>
                <w:lang w:val="pt-BR"/>
              </w:rPr>
            </w:rPrChange>
          </w:rPr>
          <w:delText>as</w:delText>
        </w:r>
        <w:r w:rsidRPr="00996951" w:rsidDel="005B27F1">
          <w:rPr>
            <w:rFonts w:ascii="Arial" w:hAnsi="Arial" w:cs="Arial"/>
            <w:sz w:val="24"/>
            <w:lang w:val="pt-BR"/>
            <w:rPrChange w:id="662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25" w:author="Elias de Moraes Fernandes" w:date="2016-07-07T10:33:00Z">
              <w:rPr>
                <w:sz w:val="24"/>
                <w:lang w:val="pt-BR"/>
              </w:rPr>
            </w:rPrChange>
          </w:rPr>
          <w:delText>armas</w:delText>
        </w:r>
        <w:r w:rsidRPr="00996951" w:rsidDel="005B27F1">
          <w:rPr>
            <w:rFonts w:ascii="Arial" w:hAnsi="Arial" w:cs="Arial"/>
            <w:sz w:val="24"/>
            <w:lang w:val="pt-BR"/>
            <w:rPrChange w:id="66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27" w:author="Elias de Moraes Fernandes" w:date="2016-07-07T10:33:00Z">
              <w:rPr>
                <w:sz w:val="24"/>
                <w:lang w:val="pt-BR"/>
              </w:rPr>
            </w:rPrChange>
          </w:rPr>
          <w:delText>usada</w:delText>
        </w:r>
        <w:r w:rsidRPr="00996951" w:rsidDel="005B27F1">
          <w:rPr>
            <w:rFonts w:ascii="Arial" w:hAnsi="Arial" w:cs="Arial"/>
            <w:sz w:val="24"/>
            <w:lang w:val="pt-BR"/>
            <w:rPrChange w:id="6628" w:author="Elias de Moraes Fernandes" w:date="2016-07-07T10:33:00Z">
              <w:rPr>
                <w:sz w:val="24"/>
                <w:lang w:val="pt-BR"/>
              </w:rPr>
            </w:rPrChange>
          </w:rPr>
          <w:delText>s para Atacar</w:delText>
        </w:r>
      </w:del>
    </w:p>
    <w:p w14:paraId="5C21A49C" w14:textId="4430DFEE" w:rsidR="00BD62B7" w:rsidRPr="00996951" w:rsidDel="005B27F1" w:rsidRDefault="00BD62B7" w:rsidP="001A6DB6">
      <w:pPr>
        <w:pStyle w:val="ListParagraph"/>
        <w:tabs>
          <w:tab w:val="left" w:pos="7672"/>
        </w:tabs>
        <w:ind w:firstLine="360"/>
        <w:rPr>
          <w:ins w:id="6629" w:author="Elias De Moraes Fernandes" w:date="2016-03-15T20:31:00Z"/>
          <w:del w:id="6630" w:author="Elias De Moraes Fernandes" w:date="2016-07-06T16:10:00Z"/>
          <w:rFonts w:ascii="Arial" w:hAnsi="Arial" w:cs="Arial"/>
          <w:sz w:val="24"/>
          <w:lang w:val="pt-BR"/>
          <w:rPrChange w:id="6631" w:author="Elias de Moraes Fernandes" w:date="2016-07-07T10:33:00Z">
            <w:rPr>
              <w:ins w:id="6632" w:author="Elias De Moraes Fernandes" w:date="2016-03-15T20:31:00Z"/>
              <w:del w:id="6633" w:author="Elias De Moraes Fernandes" w:date="2016-07-06T16:10:00Z"/>
              <w:sz w:val="24"/>
              <w:lang w:val="pt-BR"/>
            </w:rPr>
          </w:rPrChange>
        </w:rPr>
      </w:pPr>
      <w:ins w:id="6634" w:author="Elias De Moraes Fernandes" w:date="2016-03-15T20:30:00Z">
        <w:del w:id="6635" w:author="Elias De Moraes Fernandes" w:date="2016-07-06T16:10:00Z">
          <w:r w:rsidRPr="00996951" w:rsidDel="005B27F1">
            <w:rPr>
              <w:rFonts w:ascii="Arial" w:hAnsi="Arial" w:cs="Arial"/>
              <w:sz w:val="24"/>
              <w:lang w:val="pt-BR"/>
              <w:rPrChange w:id="6636" w:author="Elias de Moraes Fernandes" w:date="2016-07-07T10:33:00Z">
                <w:rPr>
                  <w:sz w:val="24"/>
                  <w:lang w:val="pt-BR"/>
                </w:rPr>
              </w:rPrChange>
            </w:rPr>
            <w:delText>Borros[]</w:delText>
          </w:r>
        </w:del>
      </w:ins>
      <w:ins w:id="6637" w:author="Elias De Moraes Fernandes" w:date="2016-03-15T20:31:00Z">
        <w:del w:id="6638" w:author="Elias De Moraes Fernandes" w:date="2016-07-06T16:10:00Z">
          <w:r w:rsidRPr="00996951" w:rsidDel="005B27F1">
            <w:rPr>
              <w:rFonts w:ascii="Arial" w:hAnsi="Arial" w:cs="Arial"/>
              <w:sz w:val="24"/>
              <w:lang w:val="pt-BR"/>
              <w:rPrChange w:id="6639" w:author="Elias de Moraes Fernandes" w:date="2016-07-07T10:33:00Z">
                <w:rPr>
                  <w:sz w:val="24"/>
                  <w:lang w:val="pt-BR"/>
                </w:rPr>
              </w:rPrChange>
            </w:rPr>
            <w:delText xml:space="preserve"> borros;</w:delText>
          </w:r>
        </w:del>
      </w:ins>
    </w:p>
    <w:p w14:paraId="473C8CF0" w14:textId="31F5E841" w:rsidR="00BD62B7" w:rsidRPr="00996951" w:rsidDel="005B27F1" w:rsidRDefault="00BD62B7" w:rsidP="001A6DB6">
      <w:pPr>
        <w:pStyle w:val="ListParagraph"/>
        <w:tabs>
          <w:tab w:val="left" w:pos="7672"/>
        </w:tabs>
        <w:ind w:firstLine="360"/>
        <w:rPr>
          <w:del w:id="6640" w:author="Elias De Moraes Fernandes" w:date="2016-07-06T16:10:00Z"/>
          <w:rFonts w:ascii="Arial" w:hAnsi="Arial" w:cs="Arial"/>
          <w:sz w:val="24"/>
          <w:lang w:val="pt-BR"/>
          <w:rPrChange w:id="6641" w:author="Elias de Moraes Fernandes" w:date="2016-07-07T10:33:00Z">
            <w:rPr>
              <w:del w:id="6642" w:author="Elias De Moraes Fernandes" w:date="2016-07-06T16:10:00Z"/>
              <w:sz w:val="24"/>
              <w:lang w:val="pt-BR"/>
            </w:rPr>
          </w:rPrChange>
        </w:rPr>
      </w:pPr>
      <w:ins w:id="6643" w:author="Elias De Moraes Fernandes" w:date="2016-03-15T20:31:00Z">
        <w:del w:id="6644" w:author="Elias De Moraes Fernandes" w:date="2016-07-06T16:10:00Z">
          <w:r w:rsidRPr="00996951" w:rsidDel="005B27F1">
            <w:rPr>
              <w:rFonts w:ascii="Arial" w:hAnsi="Arial" w:cs="Arial"/>
              <w:sz w:val="24"/>
              <w:lang w:val="pt-BR"/>
              <w:rPrChange w:id="6645" w:author="Elias de Moraes Fernandes" w:date="2016-07-07T10:33:00Z">
                <w:rPr>
                  <w:sz w:val="24"/>
                  <w:lang w:val="pt-BR"/>
                </w:rPr>
              </w:rPrChange>
            </w:rPr>
            <w:delText>Carvao[] carvao;</w:delText>
          </w:r>
        </w:del>
      </w:ins>
    </w:p>
    <w:p w14:paraId="06B480C8" w14:textId="6CF37346" w:rsidR="001A6DB6" w:rsidRPr="00996951" w:rsidDel="005B27F1" w:rsidRDefault="001A6DB6" w:rsidP="001A6DB6">
      <w:pPr>
        <w:tabs>
          <w:tab w:val="left" w:pos="7672"/>
        </w:tabs>
        <w:ind w:left="720"/>
        <w:rPr>
          <w:del w:id="6646" w:author="Elias De Moraes Fernandes" w:date="2016-07-06T16:10:00Z"/>
          <w:rFonts w:ascii="Arial" w:hAnsi="Arial" w:cs="Arial"/>
          <w:sz w:val="24"/>
          <w:lang w:val="pt-BR"/>
          <w:rPrChange w:id="6647" w:author="Elias de Moraes Fernandes" w:date="2016-07-07T10:33:00Z">
            <w:rPr>
              <w:del w:id="6648" w:author="Elias De Moraes Fernandes" w:date="2016-07-06T16:10:00Z"/>
              <w:sz w:val="24"/>
              <w:lang w:val="pt-BR"/>
            </w:rPr>
          </w:rPrChange>
        </w:rPr>
      </w:pPr>
      <w:del w:id="6649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50" w:author="Elias de Moraes Fernandes" w:date="2016-07-07T10:33:00Z">
              <w:rPr>
                <w:sz w:val="24"/>
                <w:lang w:val="pt-BR"/>
              </w:rPr>
            </w:rPrChange>
          </w:rPr>
          <w:delText>Attackers (inheriting Player) public</w:delText>
        </w:r>
      </w:del>
    </w:p>
    <w:p w14:paraId="583E614F" w14:textId="529A2E4D" w:rsidR="001A6DB6" w:rsidRPr="00996951" w:rsidDel="005B27F1" w:rsidRDefault="001A6DB6" w:rsidP="0037699A">
      <w:pPr>
        <w:pStyle w:val="ListParagraph"/>
        <w:tabs>
          <w:tab w:val="left" w:pos="7672"/>
        </w:tabs>
        <w:ind w:firstLine="360"/>
        <w:rPr>
          <w:del w:id="6651" w:author="Elias De Moraes Fernandes" w:date="2016-07-06T16:10:00Z"/>
          <w:rFonts w:ascii="Arial" w:hAnsi="Arial" w:cs="Arial"/>
          <w:sz w:val="24"/>
          <w:lang w:val="pt-BR"/>
          <w:rPrChange w:id="6652" w:author="Elias de Moraes Fernandes" w:date="2016-07-07T10:33:00Z">
            <w:rPr>
              <w:del w:id="6653" w:author="Elias De Moraes Fernandes" w:date="2016-07-06T16:10:00Z"/>
              <w:sz w:val="24"/>
              <w:lang w:val="pt-BR"/>
            </w:rPr>
          </w:rPrChange>
        </w:rPr>
      </w:pPr>
      <w:del w:id="665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55" w:author="Elias de Moraes Fernandes" w:date="2016-07-07T10:33:00Z">
              <w:rPr>
                <w:sz w:val="24"/>
                <w:lang w:val="pt-BR"/>
              </w:rPr>
            </w:rPrChange>
          </w:rPr>
          <w:delText>int wave;</w:delText>
        </w:r>
      </w:del>
    </w:p>
    <w:p w14:paraId="14EC0F4A" w14:textId="7FEF3322" w:rsidR="0037699A" w:rsidRPr="00996951" w:rsidDel="005B27F1" w:rsidRDefault="0037699A" w:rsidP="0037699A">
      <w:pPr>
        <w:pStyle w:val="ListParagraph"/>
        <w:tabs>
          <w:tab w:val="left" w:pos="7672"/>
        </w:tabs>
        <w:ind w:firstLine="360"/>
        <w:rPr>
          <w:del w:id="6656" w:author="Elias De Moraes Fernandes" w:date="2016-07-06T16:10:00Z"/>
          <w:rFonts w:ascii="Arial" w:hAnsi="Arial" w:cs="Arial"/>
          <w:sz w:val="24"/>
          <w:lang w:val="pt-BR"/>
          <w:rPrChange w:id="6657" w:author="Elias de Moraes Fernandes" w:date="2016-07-07T10:33:00Z">
            <w:rPr>
              <w:del w:id="6658" w:author="Elias De Moraes Fernandes" w:date="2016-07-06T16:10:00Z"/>
              <w:sz w:val="24"/>
              <w:lang w:val="pt-BR"/>
            </w:rPr>
          </w:rPrChange>
        </w:rPr>
      </w:pPr>
    </w:p>
    <w:p w14:paraId="6C27FA20" w14:textId="28476C3C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6659" w:author="Elias De Moraes Fernandes" w:date="2016-07-06T16:10:00Z"/>
          <w:rFonts w:ascii="Arial" w:hAnsi="Arial" w:cs="Arial"/>
          <w:b/>
          <w:sz w:val="24"/>
          <w:lang w:val="pt-BR"/>
          <w:rPrChange w:id="6660" w:author="Elias de Moraes Fernandes" w:date="2016-07-07T10:33:00Z">
            <w:rPr>
              <w:del w:id="6661" w:author="Elias De Moraes Fernandes" w:date="2016-07-06T16:10:00Z"/>
              <w:b/>
              <w:sz w:val="24"/>
              <w:lang w:val="pt-BR"/>
            </w:rPr>
          </w:rPrChange>
        </w:rPr>
      </w:pPr>
      <w:del w:id="6662" w:author="Elias De Moraes Fernandes" w:date="2016-07-06T16:10:00Z">
        <w:r w:rsidRPr="00996951" w:rsidDel="005B27F1">
          <w:rPr>
            <w:rFonts w:ascii="Arial" w:hAnsi="Arial" w:cs="Arial"/>
            <w:b/>
            <w:sz w:val="24"/>
            <w:lang w:val="pt-BR"/>
            <w:rPrChange w:id="6663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-View  (UI UX/ Detection)</w:delText>
        </w:r>
      </w:del>
    </w:p>
    <w:p w14:paraId="54B38314" w14:textId="77A943C5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6664" w:author="Elias De Moraes Fernandes" w:date="2016-07-06T16:10:00Z"/>
          <w:rFonts w:ascii="Arial" w:hAnsi="Arial" w:cs="Arial"/>
          <w:b/>
          <w:sz w:val="24"/>
          <w:lang w:val="pt-BR"/>
          <w:rPrChange w:id="6665" w:author="Elias de Moraes Fernandes" w:date="2016-07-07T10:33:00Z">
            <w:rPr>
              <w:del w:id="6666" w:author="Elias De Moraes Fernandes" w:date="2016-07-06T16:10:00Z"/>
              <w:b/>
              <w:sz w:val="24"/>
              <w:lang w:val="pt-BR"/>
            </w:rPr>
          </w:rPrChange>
        </w:rPr>
      </w:pPr>
      <w:del w:id="6667" w:author="Elias De Moraes Fernandes" w:date="2016-07-06T16:10:00Z">
        <w:r w:rsidRPr="00996951" w:rsidDel="005B27F1">
          <w:rPr>
            <w:rFonts w:ascii="Arial" w:hAnsi="Arial" w:cs="Arial"/>
            <w:b/>
            <w:sz w:val="24"/>
            <w:lang w:val="pt-BR"/>
            <w:rPrChange w:id="6668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-Controller (Decision Action)</w:delText>
        </w:r>
      </w:del>
    </w:p>
    <w:p w14:paraId="05B86E03" w14:textId="0C2317EE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6669" w:author="Elias De Moraes Fernandes" w:date="2016-07-06T16:10:00Z"/>
          <w:rFonts w:ascii="Arial" w:hAnsi="Arial" w:cs="Arial"/>
          <w:sz w:val="24"/>
          <w:lang w:val="pt-BR"/>
          <w:rPrChange w:id="6670" w:author="Elias de Moraes Fernandes" w:date="2016-07-07T10:33:00Z">
            <w:rPr>
              <w:del w:id="6671" w:author="Elias De Moraes Fernandes" w:date="2016-07-06T16:10:00Z"/>
              <w:sz w:val="24"/>
              <w:lang w:val="pt-BR"/>
            </w:rPr>
          </w:rPrChange>
        </w:rPr>
      </w:pPr>
      <w:del w:id="6672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673" w:author="Elias de Moraes Fernandes" w:date="2016-07-07T10:33:00Z">
              <w:rPr>
                <w:sz w:val="24"/>
                <w:lang w:val="pt-BR"/>
              </w:rPr>
            </w:rPrChange>
          </w:rPr>
          <w:delText xml:space="preserve">Shredder()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74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67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76" w:author="Elias de Moraes Fernandes" w:date="2016-07-07T10:33:00Z">
              <w:rPr>
                <w:sz w:val="24"/>
                <w:lang w:val="pt-BR"/>
              </w:rPr>
            </w:rPrChange>
          </w:rPr>
          <w:delText>Deleta</w:delText>
        </w:r>
        <w:r w:rsidRPr="00996951" w:rsidDel="005B27F1">
          <w:rPr>
            <w:rFonts w:ascii="Arial" w:hAnsi="Arial" w:cs="Arial"/>
            <w:sz w:val="24"/>
            <w:lang w:val="pt-BR"/>
            <w:rPrChange w:id="66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78" w:author="Elias de Moraes Fernandes" w:date="2016-07-07T10:33:00Z">
              <w:rPr>
                <w:sz w:val="24"/>
                <w:lang w:val="pt-BR"/>
              </w:rPr>
            </w:rPrChange>
          </w:rPr>
          <w:delText>os</w:delText>
        </w:r>
        <w:r w:rsidRPr="00996951" w:rsidDel="005B27F1">
          <w:rPr>
            <w:rFonts w:ascii="Arial" w:hAnsi="Arial" w:cs="Arial"/>
            <w:sz w:val="24"/>
            <w:lang w:val="pt-BR"/>
            <w:rPrChange w:id="667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80" w:author="Elias de Moraes Fernandes" w:date="2016-07-07T10:33:00Z">
              <w:rPr>
                <w:sz w:val="24"/>
                <w:lang w:val="pt-BR"/>
              </w:rPr>
            </w:rPrChange>
          </w:rPr>
          <w:delText>items</w:delText>
        </w:r>
        <w:r w:rsidRPr="00996951" w:rsidDel="005B27F1">
          <w:rPr>
            <w:rFonts w:ascii="Arial" w:hAnsi="Arial" w:cs="Arial"/>
            <w:sz w:val="24"/>
            <w:lang w:val="en-CA"/>
            <w:rPrChange w:id="6681" w:author="Elias de Moraes Fernandes" w:date="2016-07-07T10:33:00Z">
              <w:rPr>
                <w:sz w:val="24"/>
                <w:lang w:val="en-CA"/>
              </w:rPr>
            </w:rPrChange>
          </w:rPr>
          <w:delText>/Personagens</w:delText>
        </w:r>
        <w:r w:rsidRPr="00996951" w:rsidDel="005B27F1">
          <w:rPr>
            <w:rFonts w:ascii="Arial" w:hAnsi="Arial" w:cs="Arial"/>
            <w:sz w:val="24"/>
            <w:lang w:val="pt-BR"/>
            <w:rPrChange w:id="66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que passam da tela atrav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83" w:author="Elias de Moraes Fernandes" w:date="2016-07-07T10:33:00Z">
              <w:rPr>
                <w:sz w:val="24"/>
                <w:lang w:val="pt-BR"/>
              </w:rPr>
            </w:rPrChange>
          </w:rPr>
          <w:delText>és</w:delText>
        </w:r>
        <w:r w:rsidRPr="00996951" w:rsidDel="005B27F1">
          <w:rPr>
            <w:rFonts w:ascii="Arial" w:hAnsi="Arial" w:cs="Arial"/>
            <w:sz w:val="24"/>
            <w:lang w:val="pt-BR"/>
            <w:rPrChange w:id="66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85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66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87" w:author="Elias de Moraes Fernandes" w:date="2016-07-07T10:33:00Z">
              <w:rPr>
                <w:sz w:val="24"/>
                <w:lang w:val="pt-BR"/>
              </w:rPr>
            </w:rPrChange>
          </w:rPr>
          <w:delText>OnTriggerEnter</w:delText>
        </w:r>
        <w:r w:rsidRPr="00996951" w:rsidDel="005B27F1">
          <w:rPr>
            <w:rFonts w:ascii="Arial" w:hAnsi="Arial" w:cs="Arial"/>
            <w:sz w:val="24"/>
            <w:lang w:val="pt-BR"/>
            <w:rPrChange w:id="6688" w:author="Elias de Moraes Fernandes" w:date="2016-07-07T10:33:00Z">
              <w:rPr>
                <w:sz w:val="24"/>
                <w:lang w:val="pt-BR"/>
              </w:rPr>
            </w:rPrChange>
          </w:rPr>
          <w:delText>2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89" w:author="Elias de Moraes Fernandes" w:date="2016-07-07T10:33:00Z">
              <w:rPr>
                <w:sz w:val="24"/>
                <w:lang w:val="pt-BR"/>
              </w:rPr>
            </w:rPrChange>
          </w:rPr>
          <w:delText>D().</w:delText>
        </w:r>
      </w:del>
    </w:p>
    <w:p w14:paraId="37557CB3" w14:textId="3AAC0791" w:rsidR="00BC5993" w:rsidRPr="00996951" w:rsidDel="005B27F1" w:rsidRDefault="001A6DB6" w:rsidP="00BC5993">
      <w:pPr>
        <w:pStyle w:val="ListParagraph"/>
        <w:tabs>
          <w:tab w:val="left" w:pos="7672"/>
        </w:tabs>
        <w:ind w:left="360" w:firstLine="360"/>
        <w:rPr>
          <w:del w:id="6690" w:author="Elias De Moraes Fernandes" w:date="2016-07-06T16:10:00Z"/>
          <w:rFonts w:ascii="Arial" w:hAnsi="Arial" w:cs="Arial"/>
          <w:sz w:val="24"/>
          <w:lang w:val="pt-BR"/>
          <w:rPrChange w:id="6691" w:author="Elias de Moraes Fernandes" w:date="2016-07-07T10:33:00Z">
            <w:rPr>
              <w:del w:id="6692" w:author="Elias De Moraes Fernandes" w:date="2016-07-06T16:10:00Z"/>
              <w:sz w:val="24"/>
              <w:lang w:val="pt-BR"/>
            </w:rPr>
          </w:rPrChange>
        </w:rPr>
      </w:pPr>
      <w:del w:id="6693" w:author="Elias De Moraes Fernandes" w:date="2016-07-06T16:10:00Z">
        <w:r w:rsidRPr="00996951" w:rsidDel="005B27F1">
          <w:rPr>
            <w:rFonts w:ascii="Arial" w:hAnsi="Arial" w:cs="Arial"/>
            <w:sz w:val="28"/>
            <w:szCs w:val="28"/>
            <w:lang w:val="pt-BR"/>
            <w:rPrChange w:id="6694" w:author="Elias de Moraes Fernandes" w:date="2016-07-07T10:33:00Z">
              <w:rPr>
                <w:sz w:val="28"/>
                <w:szCs w:val="28"/>
                <w:lang w:val="pt-BR"/>
              </w:rPr>
            </w:rPrChange>
          </w:rPr>
          <w:delText>Attacker.cs</w:delText>
        </w:r>
        <w:r w:rsidRPr="00996951" w:rsidDel="005B27F1">
          <w:rPr>
            <w:rFonts w:ascii="Arial" w:hAnsi="Arial" w:cs="Arial"/>
            <w:sz w:val="24"/>
            <w:lang w:val="pt-BR"/>
            <w:rPrChange w:id="669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9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69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Onde ser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698" w:author="Elias de Moraes Fernandes" w:date="2016-07-07T10:33:00Z">
              <w:rPr>
                <w:sz w:val="24"/>
                <w:lang w:val="pt-BR"/>
              </w:rPr>
            </w:rPrChange>
          </w:rPr>
          <w:delText>á</w:delText>
        </w:r>
        <w:r w:rsidRPr="00996951" w:rsidDel="005B27F1">
          <w:rPr>
            <w:rFonts w:ascii="Arial" w:hAnsi="Arial" w:cs="Arial"/>
            <w:sz w:val="24"/>
            <w:lang w:val="pt-BR"/>
            <w:rPrChange w:id="669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00" w:author="Elias de Moraes Fernandes" w:date="2016-07-07T10:33:00Z">
              <w:rPr>
                <w:sz w:val="24"/>
                <w:lang w:val="pt-BR"/>
              </w:rPr>
            </w:rPrChange>
          </w:rPr>
          <w:delText>instanciado</w:delText>
        </w:r>
        <w:r w:rsidRPr="00996951" w:rsidDel="005B27F1">
          <w:rPr>
            <w:rFonts w:ascii="Arial" w:hAnsi="Arial" w:cs="Arial"/>
            <w:sz w:val="24"/>
            <w:lang w:val="pt-BR"/>
            <w:rPrChange w:id="67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02" w:author="Elias de Moraes Fernandes" w:date="2016-07-07T10:33:00Z">
              <w:rPr>
                <w:sz w:val="24"/>
                <w:lang w:val="pt-BR"/>
              </w:rPr>
            </w:rPrChange>
          </w:rPr>
          <w:delText>(criado)</w:delText>
        </w:r>
        <w:r w:rsidRPr="00996951" w:rsidDel="005B27F1">
          <w:rPr>
            <w:rFonts w:ascii="Arial" w:hAnsi="Arial" w:cs="Arial"/>
            <w:sz w:val="24"/>
            <w:lang w:val="pt-BR"/>
            <w:rPrChange w:id="670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04" w:author="Elias de Moraes Fernandes" w:date="2016-07-07T10:33:00Z">
              <w:rPr>
                <w:sz w:val="24"/>
                <w:lang w:val="pt-BR"/>
              </w:rPr>
            </w:rPrChange>
          </w:rPr>
          <w:delText>novo</w:delText>
        </w:r>
        <w:r w:rsidRPr="00996951" w:rsidDel="005B27F1">
          <w:rPr>
            <w:rFonts w:ascii="Arial" w:hAnsi="Arial" w:cs="Arial"/>
            <w:sz w:val="24"/>
            <w:lang w:val="pt-BR"/>
            <w:rPrChange w:id="67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6706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6707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6708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09" w:author="Elias de Moraes Fernandes" w:date="2016-07-07T10:33:00Z">
              <w:rPr>
                <w:sz w:val="24"/>
                <w:lang w:val="pt-BR"/>
              </w:rPr>
            </w:rPrChange>
          </w:rPr>
          <w:delText>, fazer mover e atacar. Para atacar, precisa de um boolean "isAttacking", caso contr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10" w:author="Elias de Moraes Fernandes" w:date="2016-07-07T10:33:00Z">
              <w:rPr>
                <w:sz w:val="24"/>
                <w:lang w:val="pt-BR"/>
              </w:rPr>
            </w:rPrChange>
          </w:rPr>
          <w:delText>ário,</w:delText>
        </w:r>
        <w:r w:rsidRPr="00996951" w:rsidDel="005B27F1">
          <w:rPr>
            <w:rFonts w:ascii="Arial" w:hAnsi="Arial" w:cs="Arial"/>
            <w:sz w:val="24"/>
            <w:lang w:val="pt-BR"/>
            <w:rPrChange w:id="67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1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67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6714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6715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671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ficar no estado padr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18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5B27F1">
          <w:rPr>
            <w:rFonts w:ascii="Arial" w:hAnsi="Arial" w:cs="Arial"/>
            <w:sz w:val="24"/>
            <w:lang w:val="pt-BR"/>
            <w:rPrChange w:id="67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720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walking</w:delText>
        </w:r>
        <w:r w:rsidR="00BC5993" w:rsidRPr="00996951" w:rsidDel="005B27F1">
          <w:rPr>
            <w:rFonts w:ascii="Arial" w:hAnsi="Arial" w:cs="Arial"/>
            <w:sz w:val="24"/>
            <w:lang w:val="pt-BR"/>
            <w:rPrChange w:id="67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(andando)</w:delText>
        </w:r>
      </w:del>
    </w:p>
    <w:p w14:paraId="12877B8A" w14:textId="615E19B9" w:rsidR="0094333E" w:rsidRPr="00996951" w:rsidDel="005B27F1" w:rsidRDefault="00BC5993" w:rsidP="00B149B4">
      <w:pPr>
        <w:pStyle w:val="ListParagraph"/>
        <w:tabs>
          <w:tab w:val="left" w:pos="7672"/>
        </w:tabs>
        <w:ind w:left="360" w:firstLine="360"/>
        <w:rPr>
          <w:del w:id="6722" w:author="Elias De Moraes Fernandes" w:date="2016-07-06T16:10:00Z"/>
          <w:rFonts w:ascii="Arial" w:hAnsi="Arial" w:cs="Arial"/>
          <w:sz w:val="24"/>
          <w:lang w:val="pt-BR"/>
          <w:rPrChange w:id="6723" w:author="Elias de Moraes Fernandes" w:date="2016-07-07T10:33:00Z">
            <w:rPr>
              <w:del w:id="6724" w:author="Elias De Moraes Fernandes" w:date="2016-07-06T16:10:00Z"/>
              <w:sz w:val="24"/>
              <w:lang w:val="pt-BR"/>
            </w:rPr>
          </w:rPrChange>
        </w:rPr>
      </w:pPr>
      <w:del w:id="6725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26" w:author="Elias de Moraes Fernandes" w:date="2016-07-07T10:33:00Z">
              <w:rPr>
                <w:sz w:val="24"/>
                <w:lang w:val="pt-BR"/>
              </w:rPr>
            </w:rPrChange>
          </w:rPr>
          <w:delText>Vari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27" w:author="Elias de Moraes Fernandes" w:date="2016-07-07T10:33:00Z">
              <w:rPr>
                <w:sz w:val="24"/>
                <w:lang w:val="pt-BR"/>
              </w:rPr>
            </w:rPrChange>
          </w:rPr>
          <w:delText>áveis</w:delText>
        </w:r>
      </w:del>
    </w:p>
    <w:p w14:paraId="6AD7AEC5" w14:textId="720DAE30" w:rsidR="00BC5993" w:rsidRPr="00996951" w:rsidDel="005B27F1" w:rsidRDefault="00BC5993" w:rsidP="00BC5993">
      <w:pPr>
        <w:pStyle w:val="ListParagraph"/>
        <w:tabs>
          <w:tab w:val="left" w:pos="7672"/>
        </w:tabs>
        <w:ind w:firstLine="360"/>
        <w:rPr>
          <w:del w:id="6728" w:author="Elias De Moraes Fernandes" w:date="2016-07-06T16:10:00Z"/>
          <w:rFonts w:ascii="Arial" w:hAnsi="Arial" w:cs="Arial"/>
          <w:sz w:val="24"/>
          <w:lang w:val="pt-BR"/>
          <w:rPrChange w:id="6729" w:author="Elias de Moraes Fernandes" w:date="2016-07-07T10:33:00Z">
            <w:rPr>
              <w:del w:id="6730" w:author="Elias De Moraes Fernandes" w:date="2016-07-06T16:10:00Z"/>
              <w:sz w:val="24"/>
              <w:lang w:val="pt-BR"/>
            </w:rPr>
          </w:rPrChange>
        </w:rPr>
      </w:pPr>
      <w:del w:id="673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32" w:author="Elias de Moraes Fernandes" w:date="2016-07-07T10:33:00Z">
              <w:rPr>
                <w:sz w:val="24"/>
                <w:lang w:val="pt-BR"/>
              </w:rPr>
            </w:rPrChange>
          </w:rPr>
          <w:delText>public float currentSpeed</w:delText>
        </w:r>
      </w:del>
    </w:p>
    <w:p w14:paraId="2648B995" w14:textId="11E05B6E" w:rsidR="00BC5993" w:rsidRPr="00996951" w:rsidDel="005B27F1" w:rsidRDefault="00BC5993" w:rsidP="00BC5993">
      <w:pPr>
        <w:pStyle w:val="ListParagraph"/>
        <w:tabs>
          <w:tab w:val="left" w:pos="7672"/>
        </w:tabs>
        <w:ind w:firstLine="360"/>
        <w:rPr>
          <w:del w:id="6733" w:author="Elias De Moraes Fernandes" w:date="2016-07-06T16:10:00Z"/>
          <w:rFonts w:ascii="Arial" w:hAnsi="Arial" w:cs="Arial"/>
          <w:sz w:val="24"/>
          <w:lang w:val="pt-BR"/>
          <w:rPrChange w:id="6734" w:author="Elias de Moraes Fernandes" w:date="2016-07-07T10:33:00Z">
            <w:rPr>
              <w:del w:id="6735" w:author="Elias De Moraes Fernandes" w:date="2016-07-06T16:10:00Z"/>
              <w:sz w:val="24"/>
              <w:lang w:val="pt-BR"/>
            </w:rPr>
          </w:rPrChange>
        </w:rPr>
      </w:pPr>
      <w:del w:id="673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37" w:author="Elias de Moraes Fernandes" w:date="2016-07-07T10:33:00Z">
              <w:rPr>
                <w:sz w:val="24"/>
                <w:lang w:val="pt-BR"/>
              </w:rPr>
            </w:rPrChange>
          </w:rPr>
          <w:delText>private GameObject currentTarget</w:delText>
        </w:r>
      </w:del>
    </w:p>
    <w:p w14:paraId="3B607220" w14:textId="5C109476" w:rsidR="00BC5993" w:rsidRPr="00996951" w:rsidDel="005B27F1" w:rsidRDefault="00BC5993" w:rsidP="00BC5993">
      <w:pPr>
        <w:pStyle w:val="ListParagraph"/>
        <w:tabs>
          <w:tab w:val="left" w:pos="7672"/>
        </w:tabs>
        <w:ind w:firstLine="360"/>
        <w:rPr>
          <w:del w:id="6738" w:author="Elias De Moraes Fernandes" w:date="2016-07-06T16:10:00Z"/>
          <w:rFonts w:ascii="Arial" w:hAnsi="Arial" w:cs="Arial"/>
          <w:sz w:val="24"/>
          <w:lang w:val="pt-BR"/>
          <w:rPrChange w:id="6739" w:author="Elias de Moraes Fernandes" w:date="2016-07-07T10:33:00Z">
            <w:rPr>
              <w:del w:id="6740" w:author="Elias De Moraes Fernandes" w:date="2016-07-06T16:10:00Z"/>
              <w:sz w:val="24"/>
              <w:lang w:val="pt-BR"/>
            </w:rPr>
          </w:rPrChange>
        </w:rPr>
      </w:pPr>
      <w:del w:id="674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42" w:author="Elias de Moraes Fernandes" w:date="2016-07-07T10:33:00Z">
              <w:rPr>
                <w:sz w:val="24"/>
                <w:lang w:val="pt-BR"/>
              </w:rPr>
            </w:rPrChange>
          </w:rPr>
          <w:delText>private Animator animator</w:delText>
        </w:r>
      </w:del>
    </w:p>
    <w:p w14:paraId="19D9EC23" w14:textId="031C50C2" w:rsidR="001A6DB6" w:rsidRPr="00996951" w:rsidDel="005B27F1" w:rsidRDefault="001A6DB6" w:rsidP="00BC5993">
      <w:pPr>
        <w:pStyle w:val="ListParagraph"/>
        <w:tabs>
          <w:tab w:val="left" w:pos="7672"/>
        </w:tabs>
        <w:ind w:left="360" w:firstLine="360"/>
        <w:rPr>
          <w:del w:id="6743" w:author="Elias De Moraes Fernandes" w:date="2016-07-06T16:10:00Z"/>
          <w:rFonts w:ascii="Arial" w:hAnsi="Arial" w:cs="Arial"/>
          <w:sz w:val="24"/>
          <w:lang w:val="pt-BR"/>
          <w:rPrChange w:id="6744" w:author="Elias de Moraes Fernandes" w:date="2016-07-07T10:33:00Z">
            <w:rPr>
              <w:del w:id="6745" w:author="Elias De Moraes Fernandes" w:date="2016-07-06T16:10:00Z"/>
              <w:sz w:val="24"/>
              <w:lang w:val="pt-BR"/>
            </w:rPr>
          </w:rPrChange>
        </w:rPr>
      </w:pPr>
      <w:del w:id="674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47" w:author="Elias de Moraes Fernandes" w:date="2016-07-07T10:33:00Z">
              <w:rPr>
                <w:sz w:val="24"/>
                <w:lang w:val="pt-BR"/>
              </w:rPr>
            </w:rPrChange>
          </w:rPr>
          <w:delText>M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48" w:author="Elias de Moraes Fernandes" w:date="2016-07-07T10:33:00Z">
              <w:rPr>
                <w:sz w:val="24"/>
                <w:lang w:val="pt-BR"/>
              </w:rPr>
            </w:rPrChange>
          </w:rPr>
          <w:delText>étodos</w:delText>
        </w:r>
        <w:r w:rsidRPr="00996951" w:rsidDel="005B27F1">
          <w:rPr>
            <w:rFonts w:ascii="Arial" w:hAnsi="Arial" w:cs="Arial"/>
            <w:sz w:val="24"/>
            <w:lang w:val="pt-BR"/>
            <w:rPrChange w:id="674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50" w:author="Elias de Moraes Fernandes" w:date="2016-07-07T10:33:00Z">
              <w:rPr>
                <w:sz w:val="24"/>
                <w:lang w:val="pt-BR"/>
              </w:rPr>
            </w:rPrChange>
          </w:rPr>
          <w:delText>public</w:delText>
        </w:r>
        <w:r w:rsidRPr="00996951" w:rsidDel="005B27F1">
          <w:rPr>
            <w:rFonts w:ascii="Arial" w:hAnsi="Arial" w:cs="Arial"/>
            <w:sz w:val="24"/>
            <w:lang w:val="pt-BR"/>
            <w:rPrChange w:id="675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52" w:author="Elias de Moraes Fernandes" w:date="2016-07-07T10:33:00Z">
              <w:rPr>
                <w:sz w:val="24"/>
                <w:lang w:val="pt-BR"/>
              </w:rPr>
            </w:rPrChange>
          </w:rPr>
          <w:delText>void</w:delText>
        </w:r>
      </w:del>
    </w:p>
    <w:p w14:paraId="5844BE73" w14:textId="22ECFDF4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753" w:author="Elias De Moraes Fernandes" w:date="2016-07-06T16:10:00Z"/>
          <w:rFonts w:ascii="Arial" w:hAnsi="Arial" w:cs="Arial"/>
          <w:sz w:val="24"/>
          <w:lang w:val="pt-BR"/>
          <w:rPrChange w:id="6754" w:author="Elias de Moraes Fernandes" w:date="2016-07-07T10:33:00Z">
            <w:rPr>
              <w:del w:id="6755" w:author="Elias De Moraes Fernandes" w:date="2016-07-06T16:10:00Z"/>
              <w:sz w:val="24"/>
              <w:lang w:val="pt-BR"/>
            </w:rPr>
          </w:rPrChange>
        </w:rPr>
      </w:pPr>
      <w:del w:id="675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57" w:author="Elias de Moraes Fernandes" w:date="2016-07-07T10:33:00Z">
              <w:rPr>
                <w:sz w:val="24"/>
                <w:lang w:val="pt-BR"/>
              </w:rPr>
            </w:rPrChange>
          </w:rPr>
          <w:delText xml:space="preserve">Start()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58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75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60" w:author="Elias de Moraes Fernandes" w:date="2016-07-07T10:33:00Z">
              <w:rPr>
                <w:sz w:val="24"/>
                <w:lang w:val="pt-BR"/>
              </w:rPr>
            </w:rPrChange>
          </w:rPr>
          <w:delText>Encontra</w:delText>
        </w:r>
        <w:r w:rsidRPr="00996951" w:rsidDel="005B27F1">
          <w:rPr>
            <w:rFonts w:ascii="Arial" w:hAnsi="Arial" w:cs="Arial"/>
            <w:sz w:val="24"/>
            <w:lang w:val="pt-BR"/>
            <w:rPrChange w:id="676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6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676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64" w:author="Elias de Moraes Fernandes" w:date="2016-07-07T10:33:00Z">
              <w:rPr>
                <w:sz w:val="24"/>
                <w:lang w:val="pt-BR"/>
              </w:rPr>
            </w:rPrChange>
          </w:rPr>
          <w:delText>Animator</w:delText>
        </w:r>
        <w:r w:rsidRPr="00996951" w:rsidDel="005B27F1">
          <w:rPr>
            <w:rFonts w:ascii="Arial" w:hAnsi="Arial" w:cs="Arial"/>
            <w:sz w:val="24"/>
            <w:lang w:val="pt-BR"/>
            <w:rPrChange w:id="67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66" w:author="Elias de Moraes Fernandes" w:date="2016-07-07T10:33:00Z">
              <w:rPr>
                <w:sz w:val="24"/>
                <w:lang w:val="pt-BR"/>
              </w:rPr>
            </w:rPrChange>
          </w:rPr>
          <w:delText>(</w:delText>
        </w:r>
      </w:del>
      <w:del w:id="6767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6768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6769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70" w:author="Elias de Moraes Fernandes" w:date="2016-07-07T10:33:00Z">
              <w:rPr>
                <w:sz w:val="24"/>
                <w:lang w:val="pt-BR"/>
              </w:rPr>
            </w:rPrChange>
          </w:rPr>
          <w:delText>) com o GetComponent&lt;Animator&gt;()</w:delText>
        </w:r>
      </w:del>
    </w:p>
    <w:p w14:paraId="604B2368" w14:textId="22F87877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771" w:author="Elias De Moraes Fernandes" w:date="2016-07-06T16:10:00Z"/>
          <w:rFonts w:ascii="Arial" w:hAnsi="Arial" w:cs="Arial"/>
          <w:sz w:val="24"/>
          <w:lang w:val="pt-BR"/>
          <w:rPrChange w:id="6772" w:author="Elias de Moraes Fernandes" w:date="2016-07-07T10:33:00Z">
            <w:rPr>
              <w:del w:id="6773" w:author="Elias De Moraes Fernandes" w:date="2016-07-06T16:10:00Z"/>
              <w:sz w:val="24"/>
              <w:lang w:val="pt-BR"/>
            </w:rPr>
          </w:rPrChange>
        </w:rPr>
      </w:pPr>
      <w:del w:id="677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75" w:author="Elias de Moraes Fernandes" w:date="2016-07-07T10:33:00Z">
              <w:rPr>
                <w:sz w:val="24"/>
                <w:lang w:val="pt-BR"/>
              </w:rPr>
            </w:rPrChange>
          </w:rPr>
          <w:delText xml:space="preserve">Update()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7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7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78" w:author="Elias de Moraes Fernandes" w:date="2016-07-07T10:33:00Z">
              <w:rPr>
                <w:sz w:val="24"/>
                <w:lang w:val="pt-BR"/>
              </w:rPr>
            </w:rPrChange>
          </w:rPr>
          <w:delText>Faz</w:delText>
        </w:r>
        <w:r w:rsidRPr="00996951" w:rsidDel="005B27F1">
          <w:rPr>
            <w:rFonts w:ascii="Arial" w:hAnsi="Arial" w:cs="Arial"/>
            <w:sz w:val="24"/>
            <w:lang w:val="pt-BR"/>
            <w:rPrChange w:id="677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80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678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6782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6783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678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78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andar com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786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transform.Translate </w:delText>
        </w:r>
        <w:r w:rsidRPr="00996951" w:rsidDel="005B27F1">
          <w:rPr>
            <w:rFonts w:ascii="Arial" w:hAnsi="Arial" w:cs="Arial"/>
            <w:sz w:val="24"/>
            <w:lang w:val="pt-BR"/>
            <w:rPrChange w:id="6787" w:author="Elias de Moraes Fernandes" w:date="2016-07-07T10:33:00Z">
              <w:rPr>
                <w:sz w:val="24"/>
                <w:lang w:val="pt-BR"/>
              </w:rPr>
            </w:rPrChange>
          </w:rPr>
          <w:delText>a cada frame. Tem a condi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88" w:author="Elias de Moraes Fernandes" w:date="2016-07-07T10:33:00Z">
              <w:rPr>
                <w:sz w:val="24"/>
                <w:lang w:val="pt-BR"/>
              </w:rPr>
            </w:rPrChange>
          </w:rPr>
          <w:delText>ção</w:delText>
        </w:r>
        <w:r w:rsidRPr="00996951" w:rsidDel="005B27F1">
          <w:rPr>
            <w:rFonts w:ascii="Arial" w:hAnsi="Arial" w:cs="Arial"/>
            <w:sz w:val="24"/>
            <w:lang w:val="pt-BR"/>
            <w:rPrChange w:id="678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90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679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92" w:author="Elias de Moraes Fernandes" w:date="2016-07-07T10:33:00Z">
              <w:rPr>
                <w:sz w:val="24"/>
                <w:lang w:val="pt-BR"/>
              </w:rPr>
            </w:rPrChange>
          </w:rPr>
          <w:delText>ataque</w:delText>
        </w:r>
        <w:r w:rsidRPr="00996951" w:rsidDel="005B27F1">
          <w:rPr>
            <w:rFonts w:ascii="Arial" w:hAnsi="Arial" w:cs="Arial"/>
            <w:sz w:val="24"/>
            <w:lang w:val="pt-BR"/>
            <w:rPrChange w:id="679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94" w:author="Elias de Moraes Fernandes" w:date="2016-07-07T10:33:00Z">
              <w:rPr>
                <w:sz w:val="24"/>
                <w:lang w:val="pt-BR"/>
              </w:rPr>
            </w:rPrChange>
          </w:rPr>
          <w:delText>caso</w:delText>
        </w:r>
        <w:r w:rsidRPr="00996951" w:rsidDel="005B27F1">
          <w:rPr>
            <w:rFonts w:ascii="Arial" w:hAnsi="Arial" w:cs="Arial"/>
            <w:sz w:val="24"/>
            <w:lang w:val="pt-BR"/>
            <w:rPrChange w:id="679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96" w:author="Elias de Moraes Fernandes" w:date="2016-07-07T10:33:00Z">
              <w:rPr>
                <w:sz w:val="24"/>
                <w:lang w:val="pt-BR"/>
              </w:rPr>
            </w:rPrChange>
          </w:rPr>
          <w:delText>encontre</w:delText>
        </w:r>
        <w:r w:rsidRPr="00996951" w:rsidDel="005B27F1">
          <w:rPr>
            <w:rFonts w:ascii="Arial" w:hAnsi="Arial" w:cs="Arial"/>
            <w:sz w:val="24"/>
            <w:lang w:val="pt-BR"/>
            <w:rPrChange w:id="679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798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79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00" w:author="Elias de Moraes Fernandes" w:date="2016-07-07T10:33:00Z">
              <w:rPr>
                <w:sz w:val="24"/>
                <w:lang w:val="pt-BR"/>
              </w:rPr>
            </w:rPrChange>
          </w:rPr>
          <w:delText>alvo.</w:delText>
        </w:r>
      </w:del>
    </w:p>
    <w:p w14:paraId="3D9A409F" w14:textId="7B9826EA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801" w:author="Elias De Moraes Fernandes" w:date="2016-07-06T16:10:00Z"/>
          <w:rFonts w:ascii="Arial" w:hAnsi="Arial" w:cs="Arial"/>
          <w:sz w:val="24"/>
          <w:lang w:val="pt-BR"/>
          <w:rPrChange w:id="6802" w:author="Elias de Moraes Fernandes" w:date="2016-07-07T10:33:00Z">
            <w:rPr>
              <w:del w:id="6803" w:author="Elias De Moraes Fernandes" w:date="2016-07-06T16:10:00Z"/>
              <w:sz w:val="24"/>
              <w:lang w:val="pt-BR"/>
            </w:rPr>
          </w:rPrChange>
        </w:rPr>
      </w:pPr>
      <w:del w:id="680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8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SetSpeed()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0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80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08" w:author="Elias de Moraes Fernandes" w:date="2016-07-07T10:33:00Z">
              <w:rPr>
                <w:sz w:val="24"/>
                <w:lang w:val="pt-BR"/>
              </w:rPr>
            </w:rPrChange>
          </w:rPr>
          <w:delText>Alterar</w:delText>
        </w:r>
        <w:r w:rsidRPr="00996951" w:rsidDel="005B27F1">
          <w:rPr>
            <w:rFonts w:ascii="Arial" w:hAnsi="Arial" w:cs="Arial"/>
            <w:sz w:val="24"/>
            <w:lang w:val="pt-BR"/>
            <w:rPrChange w:id="68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10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5B27F1">
          <w:rPr>
            <w:rFonts w:ascii="Arial" w:hAnsi="Arial" w:cs="Arial"/>
            <w:sz w:val="24"/>
            <w:lang w:val="pt-BR"/>
            <w:rPrChange w:id="68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12" w:author="Elias de Moraes Fernandes" w:date="2016-07-07T10:33:00Z">
              <w:rPr>
                <w:sz w:val="24"/>
                <w:lang w:val="pt-BR"/>
              </w:rPr>
            </w:rPrChange>
          </w:rPr>
          <w:delText>v</w:delText>
        </w:r>
        <w:r w:rsidRPr="00996951" w:rsidDel="005B27F1">
          <w:rPr>
            <w:rFonts w:ascii="Arial" w:hAnsi="Arial" w:cs="Arial"/>
            <w:sz w:val="24"/>
            <w:lang w:val="pt-BR"/>
            <w:rPrChange w:id="68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elocidade do </w:delText>
        </w:r>
      </w:del>
      <w:del w:id="6814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6815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681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817" w:author="Elias de Moraes Fernandes" w:date="2016-07-07T10:33:00Z">
              <w:rPr>
                <w:sz w:val="24"/>
                <w:lang w:val="pt-BR"/>
              </w:rPr>
            </w:rPrChange>
          </w:rPr>
          <w:delText>. Vari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18" w:author="Elias de Moraes Fernandes" w:date="2016-07-07T10:33:00Z">
              <w:rPr>
                <w:sz w:val="24"/>
                <w:lang w:val="pt-BR"/>
              </w:rPr>
            </w:rPrChange>
          </w:rPr>
          <w:delText>ável</w:delText>
        </w:r>
        <w:r w:rsidRPr="00996951" w:rsidDel="005B27F1">
          <w:rPr>
            <w:rFonts w:ascii="Arial" w:hAnsi="Arial" w:cs="Arial"/>
            <w:sz w:val="24"/>
            <w:lang w:val="pt-BR"/>
            <w:rPrChange w:id="68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20" w:author="Elias de Moraes Fernandes" w:date="2016-07-07T10:33:00Z">
              <w:rPr>
                <w:sz w:val="24"/>
                <w:lang w:val="pt-BR"/>
              </w:rPr>
            </w:rPrChange>
          </w:rPr>
          <w:delText>privada.</w:delText>
        </w:r>
      </w:del>
    </w:p>
    <w:p w14:paraId="61ADE68E" w14:textId="2FB61343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821" w:author="Elias De Moraes Fernandes" w:date="2016-07-06T16:10:00Z"/>
          <w:rFonts w:ascii="Arial" w:hAnsi="Arial" w:cs="Arial"/>
          <w:sz w:val="24"/>
          <w:lang w:val="pt-BR"/>
          <w:rPrChange w:id="6822" w:author="Elias de Moraes Fernandes" w:date="2016-07-07T10:33:00Z">
            <w:rPr>
              <w:del w:id="6823" w:author="Elias De Moraes Fernandes" w:date="2016-07-06T16:10:00Z"/>
              <w:sz w:val="24"/>
              <w:lang w:val="pt-BR"/>
            </w:rPr>
          </w:rPrChange>
        </w:rPr>
      </w:pPr>
      <w:del w:id="6824" w:author="Elias De Moraes Fernandes" w:date="2016-07-06T16:10:00Z">
        <w:r w:rsidRPr="00996951" w:rsidDel="005B27F1">
          <w:rPr>
            <w:rFonts w:ascii="Arial" w:hAnsi="Arial" w:cs="Arial"/>
            <w:color w:val="9BBB59" w:themeColor="accent3"/>
            <w:sz w:val="24"/>
            <w:lang w:val="pt-BR"/>
            <w:rPrChange w:id="6825" w:author="Elias de Moraes Fernandes" w:date="2016-07-07T10:33:00Z">
              <w:rPr>
                <w:color w:val="9BBB59" w:themeColor="accent3"/>
                <w:sz w:val="24"/>
                <w:lang w:val="pt-BR"/>
              </w:rPr>
            </w:rPrChange>
          </w:rPr>
          <w:delText xml:space="preserve">StrikeCurrentTarget()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2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8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28" w:author="Elias de Moraes Fernandes" w:date="2016-07-07T10:33:00Z">
              <w:rPr>
                <w:sz w:val="24"/>
                <w:lang w:val="pt-BR"/>
              </w:rPr>
            </w:rPrChange>
          </w:rPr>
          <w:delText>Adicionar</w:delText>
        </w:r>
        <w:r w:rsidRPr="00996951" w:rsidDel="005B27F1">
          <w:rPr>
            <w:rFonts w:ascii="Arial" w:hAnsi="Arial" w:cs="Arial"/>
            <w:sz w:val="24"/>
            <w:lang w:val="pt-BR"/>
            <w:rPrChange w:id="682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30" w:author="Elias de Moraes Fernandes" w:date="2016-07-07T10:33:00Z">
              <w:rPr>
                <w:sz w:val="24"/>
                <w:lang w:val="pt-BR"/>
              </w:rPr>
            </w:rPrChange>
          </w:rPr>
          <w:delText>dano</w:delText>
        </w:r>
        <w:r w:rsidRPr="00996951" w:rsidDel="005B27F1">
          <w:rPr>
            <w:rFonts w:ascii="Arial" w:hAnsi="Arial" w:cs="Arial"/>
            <w:sz w:val="24"/>
            <w:lang w:val="pt-BR"/>
            <w:rPrChange w:id="68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32" w:author="Elias de Moraes Fernandes" w:date="2016-07-07T10:33:00Z">
              <w:rPr>
                <w:sz w:val="24"/>
                <w:lang w:val="pt-BR"/>
              </w:rPr>
            </w:rPrChange>
          </w:rPr>
          <w:delText>ao</w:delText>
        </w:r>
        <w:r w:rsidRPr="00996951" w:rsidDel="005B27F1">
          <w:rPr>
            <w:rFonts w:ascii="Arial" w:hAnsi="Arial" w:cs="Arial"/>
            <w:sz w:val="24"/>
            <w:lang w:val="pt-BR"/>
            <w:rPrChange w:id="68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34" w:author="Elias de Moraes Fernandes" w:date="2016-07-07T10:33:00Z">
              <w:rPr>
                <w:sz w:val="24"/>
                <w:lang w:val="pt-BR"/>
              </w:rPr>
            </w:rPrChange>
          </w:rPr>
          <w:delText>personagem</w:delText>
        </w:r>
        <w:r w:rsidRPr="00996951" w:rsidDel="005B27F1">
          <w:rPr>
            <w:rFonts w:ascii="Arial" w:hAnsi="Arial" w:cs="Arial"/>
            <w:sz w:val="24"/>
            <w:lang w:val="pt-BR"/>
            <w:rPrChange w:id="683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36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683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38" w:author="Elias de Moraes Fernandes" w:date="2016-07-07T10:33:00Z">
              <w:rPr>
                <w:sz w:val="24"/>
                <w:lang w:val="pt-BR"/>
              </w:rPr>
            </w:rPrChange>
          </w:rPr>
          <w:delText>jogo</w:delText>
        </w:r>
        <w:r w:rsidRPr="00996951" w:rsidDel="005B27F1">
          <w:rPr>
            <w:rFonts w:ascii="Arial" w:hAnsi="Arial" w:cs="Arial"/>
            <w:sz w:val="24"/>
            <w:lang w:val="pt-BR"/>
            <w:rPrChange w:id="68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40" w:author="Elias de Moraes Fernandes" w:date="2016-07-07T10:33:00Z">
              <w:rPr>
                <w:sz w:val="24"/>
                <w:lang w:val="pt-BR"/>
              </w:rPr>
            </w:rPrChange>
          </w:rPr>
          <w:delText>através</w:delText>
        </w:r>
        <w:r w:rsidRPr="00996951" w:rsidDel="005B27F1">
          <w:rPr>
            <w:rFonts w:ascii="Arial" w:hAnsi="Arial" w:cs="Arial"/>
            <w:sz w:val="24"/>
            <w:lang w:val="pt-BR"/>
            <w:rPrChange w:id="684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42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Pr="00996951" w:rsidDel="005B27F1">
          <w:rPr>
            <w:rFonts w:ascii="Arial" w:hAnsi="Arial" w:cs="Arial"/>
            <w:sz w:val="24"/>
            <w:lang w:val="pt-BR"/>
            <w:rPrChange w:id="684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44" w:author="Elias de Moraes Fernandes" w:date="2016-07-07T10:33:00Z">
              <w:rPr>
                <w:sz w:val="24"/>
                <w:lang w:val="pt-BR"/>
              </w:rPr>
            </w:rPrChange>
          </w:rPr>
          <w:delText>condição</w:delText>
        </w:r>
        <w:r w:rsidRPr="00996951" w:rsidDel="005B27F1">
          <w:rPr>
            <w:rFonts w:ascii="Arial" w:hAnsi="Arial" w:cs="Arial"/>
            <w:sz w:val="24"/>
            <w:lang w:val="pt-BR"/>
            <w:rPrChange w:id="684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46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currentTarget </w:delText>
        </w:r>
        <w:r w:rsidRPr="00996951" w:rsidDel="005B27F1">
          <w:rPr>
            <w:rFonts w:ascii="Arial" w:hAnsi="Arial" w:cs="Arial"/>
            <w:sz w:val="24"/>
            <w:lang w:val="pt-BR"/>
            <w:rPrChange w:id="6847" w:author="Elias de Moraes Fernandes" w:date="2016-07-07T10:33:00Z">
              <w:rPr>
                <w:sz w:val="24"/>
                <w:lang w:val="pt-BR"/>
              </w:rPr>
            </w:rPrChange>
          </w:rPr>
          <w:delText xml:space="preserve">e criar um objeto do tipo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48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Health</w:delText>
        </w:r>
        <w:r w:rsidRPr="00996951" w:rsidDel="005B27F1">
          <w:rPr>
            <w:rFonts w:ascii="Arial" w:hAnsi="Arial" w:cs="Arial"/>
            <w:sz w:val="24"/>
            <w:lang w:val="pt-BR"/>
            <w:rPrChange w:id="684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e adicionar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50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damage</w:delText>
        </w:r>
        <w:r w:rsidRPr="00996951" w:rsidDel="005B27F1">
          <w:rPr>
            <w:rFonts w:ascii="Arial" w:hAnsi="Arial" w:cs="Arial"/>
            <w:sz w:val="24"/>
            <w:lang w:val="pt-BR"/>
            <w:rPrChange w:id="685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nesse objeto.</w:delText>
        </w:r>
      </w:del>
    </w:p>
    <w:p w14:paraId="6772CAC6" w14:textId="287ED69A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852" w:author="Elias De Moraes Fernandes" w:date="2016-07-06T16:10:00Z"/>
          <w:rFonts w:ascii="Arial" w:hAnsi="Arial" w:cs="Arial"/>
          <w:sz w:val="24"/>
          <w:lang w:val="pt-BR"/>
          <w:rPrChange w:id="6853" w:author="Elias de Moraes Fernandes" w:date="2016-07-07T10:33:00Z">
            <w:rPr>
              <w:del w:id="6854" w:author="Elias De Moraes Fernandes" w:date="2016-07-06T16:10:00Z"/>
              <w:sz w:val="24"/>
              <w:lang w:val="pt-BR"/>
            </w:rPr>
          </w:rPrChange>
        </w:rPr>
      </w:pPr>
      <w:del w:id="6855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856" w:author="Elias de Moraes Fernandes" w:date="2016-07-07T10:33:00Z">
              <w:rPr>
                <w:sz w:val="24"/>
                <w:lang w:val="pt-BR"/>
              </w:rPr>
            </w:rPrChange>
          </w:rPr>
          <w:delText xml:space="preserve">Attack(GameObject obj)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57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85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59" w:author="Elias de Moraes Fernandes" w:date="2016-07-07T10:33:00Z">
              <w:rPr>
                <w:sz w:val="24"/>
                <w:lang w:val="pt-BR"/>
              </w:rPr>
            </w:rPrChange>
          </w:rPr>
          <w:delText>Recebe</w:delText>
        </w:r>
        <w:r w:rsidRPr="00996951" w:rsidDel="005B27F1">
          <w:rPr>
            <w:rFonts w:ascii="Arial" w:hAnsi="Arial" w:cs="Arial"/>
            <w:sz w:val="24"/>
            <w:lang w:val="pt-BR"/>
            <w:rPrChange w:id="686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61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8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63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GameObject</w:delText>
        </w:r>
        <w:r w:rsidRPr="00996951" w:rsidDel="005B27F1">
          <w:rPr>
            <w:rFonts w:ascii="Arial" w:hAnsi="Arial" w:cs="Arial"/>
            <w:sz w:val="24"/>
            <w:lang w:val="pt-BR"/>
            <w:rPrChange w:id="68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como par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65" w:author="Elias de Moraes Fernandes" w:date="2016-07-07T10:33:00Z">
              <w:rPr>
                <w:sz w:val="24"/>
                <w:lang w:val="pt-BR"/>
              </w:rPr>
            </w:rPrChange>
          </w:rPr>
          <w:delText>â</w:delText>
        </w:r>
        <w:r w:rsidRPr="00996951" w:rsidDel="005B27F1">
          <w:rPr>
            <w:rFonts w:ascii="Arial" w:hAnsi="Arial" w:cs="Arial"/>
            <w:sz w:val="24"/>
            <w:lang w:val="pt-BR"/>
            <w:rPrChange w:id="68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metro para atacar o mesmo. Atribui esse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67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GameObject</w:delText>
        </w:r>
        <w:r w:rsidRPr="00996951" w:rsidDel="005B27F1">
          <w:rPr>
            <w:rFonts w:ascii="Arial" w:hAnsi="Arial" w:cs="Arial"/>
            <w:sz w:val="24"/>
            <w:lang w:val="pt-BR"/>
            <w:rPrChange w:id="686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ao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6869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currentTarget</w:delText>
        </w:r>
        <w:r w:rsidRPr="00996951" w:rsidDel="005B27F1">
          <w:rPr>
            <w:rFonts w:ascii="Arial" w:hAnsi="Arial" w:cs="Arial"/>
            <w:sz w:val="24"/>
            <w:lang w:val="pt-BR"/>
            <w:rPrChange w:id="6870" w:author="Elias de Moraes Fernandes" w:date="2016-07-07T10:33:00Z">
              <w:rPr>
                <w:sz w:val="24"/>
                <w:lang w:val="pt-BR"/>
              </w:rPr>
            </w:rPrChange>
          </w:rPr>
          <w:delText>.</w:delText>
        </w:r>
      </w:del>
    </w:p>
    <w:p w14:paraId="39D9EB11" w14:textId="24FB9DDA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6871" w:author="Elias De Moraes Fernandes" w:date="2016-07-06T16:10:00Z"/>
          <w:rFonts w:ascii="Arial" w:hAnsi="Arial" w:cs="Arial"/>
          <w:sz w:val="24"/>
          <w:lang w:val="pt-BR"/>
          <w:rPrChange w:id="6872" w:author="Elias de Moraes Fernandes" w:date="2016-07-07T10:33:00Z">
            <w:rPr>
              <w:del w:id="6873" w:author="Elias De Moraes Fernandes" w:date="2016-07-06T16:10:00Z"/>
              <w:sz w:val="24"/>
              <w:lang w:val="pt-BR"/>
            </w:rPr>
          </w:rPrChange>
        </w:rPr>
      </w:pPr>
      <w:del w:id="687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875" w:author="Elias de Moraes Fernandes" w:date="2016-07-07T10:33:00Z">
              <w:rPr>
                <w:sz w:val="24"/>
                <w:lang w:val="pt-BR"/>
              </w:rPr>
            </w:rPrChange>
          </w:rPr>
          <w:delText xml:space="preserve">Spawner()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7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8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78" w:author="Elias de Moraes Fernandes" w:date="2016-07-07T10:33:00Z">
              <w:rPr>
                <w:sz w:val="24"/>
                <w:lang w:val="pt-BR"/>
              </w:rPr>
            </w:rPrChange>
          </w:rPr>
          <w:delText>métodos</w:delText>
        </w:r>
        <w:r w:rsidRPr="00996951" w:rsidDel="005B27F1">
          <w:rPr>
            <w:rFonts w:ascii="Arial" w:hAnsi="Arial" w:cs="Arial"/>
            <w:sz w:val="24"/>
            <w:lang w:val="pt-BR"/>
            <w:rPrChange w:id="687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80" w:author="Elias de Moraes Fernandes" w:date="2016-07-07T10:33:00Z">
              <w:rPr>
                <w:sz w:val="24"/>
                <w:lang w:val="pt-BR"/>
              </w:rPr>
            </w:rPrChange>
          </w:rPr>
          <w:delText>void</w:delText>
        </w:r>
      </w:del>
    </w:p>
    <w:p w14:paraId="781BBC8B" w14:textId="63E367BE" w:rsidR="001A6DB6" w:rsidRPr="00996951" w:rsidDel="005B27F1" w:rsidRDefault="001A6DB6" w:rsidP="001A6DB6">
      <w:pPr>
        <w:pStyle w:val="ListParagraph"/>
        <w:tabs>
          <w:tab w:val="left" w:pos="7672"/>
        </w:tabs>
        <w:ind w:left="1440" w:firstLine="360"/>
        <w:rPr>
          <w:del w:id="6881" w:author="Elias De Moraes Fernandes" w:date="2016-07-06T16:10:00Z"/>
          <w:rFonts w:ascii="Arial" w:hAnsi="Arial" w:cs="Arial"/>
          <w:sz w:val="24"/>
          <w:lang w:val="pt-BR"/>
          <w:rPrChange w:id="6882" w:author="Elias de Moraes Fernandes" w:date="2016-07-07T10:33:00Z">
            <w:rPr>
              <w:del w:id="6883" w:author="Elias De Moraes Fernandes" w:date="2016-07-06T16:10:00Z"/>
              <w:sz w:val="24"/>
              <w:lang w:val="pt-BR"/>
            </w:rPr>
          </w:rPrChange>
        </w:rPr>
      </w:pPr>
      <w:del w:id="688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885" w:author="Elias de Moraes Fernandes" w:date="2016-07-07T10:33:00Z">
              <w:rPr>
                <w:sz w:val="24"/>
                <w:lang w:val="pt-BR"/>
              </w:rPr>
            </w:rPrChange>
          </w:rPr>
          <w:delText xml:space="preserve">Update()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86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88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88" w:author="Elias de Moraes Fernandes" w:date="2016-07-07T10:33:00Z">
              <w:rPr>
                <w:sz w:val="24"/>
                <w:lang w:val="pt-BR"/>
              </w:rPr>
            </w:rPrChange>
          </w:rPr>
          <w:delText>Criar</w:delText>
        </w:r>
        <w:r w:rsidRPr="00996951" w:rsidDel="005B27F1">
          <w:rPr>
            <w:rFonts w:ascii="Arial" w:hAnsi="Arial" w:cs="Arial"/>
            <w:sz w:val="24"/>
            <w:lang w:val="pt-BR"/>
            <w:rPrChange w:id="688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90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89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92" w:author="Elias de Moraes Fernandes" w:date="2016-07-07T10:33:00Z">
              <w:rPr>
                <w:sz w:val="24"/>
                <w:lang w:val="pt-BR"/>
              </w:rPr>
            </w:rPrChange>
          </w:rPr>
          <w:delText>laco</w:delText>
        </w:r>
        <w:r w:rsidRPr="00996951" w:rsidDel="005B27F1">
          <w:rPr>
            <w:rFonts w:ascii="Arial" w:hAnsi="Arial" w:cs="Arial"/>
            <w:sz w:val="24"/>
            <w:lang w:val="pt-BR"/>
            <w:rPrChange w:id="689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94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689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96" w:author="Elias de Moraes Fernandes" w:date="2016-07-07T10:33:00Z">
              <w:rPr>
                <w:sz w:val="24"/>
                <w:lang w:val="pt-BR"/>
              </w:rPr>
            </w:rPrChange>
          </w:rPr>
          <w:delText>repetição</w:delText>
        </w:r>
        <w:r w:rsidRPr="00996951" w:rsidDel="005B27F1">
          <w:rPr>
            <w:rFonts w:ascii="Arial" w:hAnsi="Arial" w:cs="Arial"/>
            <w:sz w:val="24"/>
            <w:lang w:val="pt-BR"/>
            <w:rPrChange w:id="689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898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689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00" w:author="Elias de Moraes Fernandes" w:date="2016-07-07T10:33:00Z">
              <w:rPr>
                <w:sz w:val="24"/>
                <w:lang w:val="pt-BR"/>
              </w:rPr>
            </w:rPrChange>
          </w:rPr>
          <w:delText>todo</w:delText>
        </w:r>
        <w:r w:rsidRPr="00996951" w:rsidDel="005B27F1">
          <w:rPr>
            <w:rFonts w:ascii="Arial" w:hAnsi="Arial" w:cs="Arial"/>
            <w:sz w:val="24"/>
            <w:lang w:val="pt-BR"/>
            <w:rPrChange w:id="69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02" w:author="Elias de Moraes Fernandes" w:date="2016-07-07T10:33:00Z">
              <w:rPr>
                <w:sz w:val="24"/>
                <w:lang w:val="pt-BR"/>
              </w:rPr>
            </w:rPrChange>
          </w:rPr>
          <w:delText>personagem</w:delText>
        </w:r>
        <w:r w:rsidRPr="00996951" w:rsidDel="005B27F1">
          <w:rPr>
            <w:rFonts w:ascii="Arial" w:hAnsi="Arial" w:cs="Arial"/>
            <w:sz w:val="24"/>
            <w:lang w:val="pt-BR"/>
            <w:rPrChange w:id="690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04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69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06" w:author="Elias de Moraes Fernandes" w:date="2016-07-07T10:33:00Z">
              <w:rPr>
                <w:sz w:val="24"/>
                <w:lang w:val="pt-BR"/>
              </w:rPr>
            </w:rPrChange>
          </w:rPr>
          <w:delText>array</w:delText>
        </w:r>
        <w:r w:rsidRPr="00996951" w:rsidDel="005B27F1">
          <w:rPr>
            <w:rFonts w:ascii="Arial" w:hAnsi="Arial" w:cs="Arial"/>
            <w:sz w:val="24"/>
            <w:lang w:val="pt-BR"/>
            <w:rPrChange w:id="690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08" w:author="Elias de Moraes Fernandes" w:date="2016-07-07T10:33:00Z">
              <w:rPr>
                <w:sz w:val="24"/>
                <w:lang w:val="pt-BR"/>
              </w:rPr>
            </w:rPrChange>
          </w:rPr>
          <w:delText>que</w:delText>
        </w:r>
        <w:r w:rsidRPr="00996951" w:rsidDel="005B27F1">
          <w:rPr>
            <w:rFonts w:ascii="Arial" w:hAnsi="Arial" w:cs="Arial"/>
            <w:sz w:val="24"/>
            <w:lang w:val="pt-BR"/>
            <w:rPrChange w:id="69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10" w:author="Elias de Moraes Fernandes" w:date="2016-07-07T10:33:00Z">
              <w:rPr>
                <w:sz w:val="24"/>
                <w:lang w:val="pt-BR"/>
              </w:rPr>
            </w:rPrChange>
          </w:rPr>
          <w:delText>esta</w:delText>
        </w:r>
        <w:r w:rsidRPr="00996951" w:rsidDel="005B27F1">
          <w:rPr>
            <w:rFonts w:ascii="Arial" w:hAnsi="Arial" w:cs="Arial"/>
            <w:sz w:val="24"/>
            <w:lang w:val="pt-BR"/>
            <w:rPrChange w:id="69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12" w:author="Elias de Moraes Fernandes" w:date="2016-07-07T10:33:00Z">
              <w:rPr>
                <w:sz w:val="24"/>
                <w:lang w:val="pt-BR"/>
              </w:rPr>
            </w:rPrChange>
          </w:rPr>
          <w:delText>ativo</w:delText>
        </w:r>
        <w:r w:rsidRPr="00996951" w:rsidDel="005B27F1">
          <w:rPr>
            <w:rFonts w:ascii="Arial" w:hAnsi="Arial" w:cs="Arial"/>
            <w:sz w:val="24"/>
            <w:lang w:val="pt-BR"/>
            <w:rPrChange w:id="69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5B1D2ABD" w14:textId="4A8558D0" w:rsidR="001A6DB6" w:rsidRPr="00996951" w:rsidDel="005B27F1" w:rsidRDefault="001A6DB6" w:rsidP="001A6DB6">
      <w:pPr>
        <w:pStyle w:val="ListParagraph"/>
        <w:tabs>
          <w:tab w:val="left" w:pos="7672"/>
        </w:tabs>
        <w:ind w:left="1440" w:firstLine="360"/>
        <w:rPr>
          <w:del w:id="6914" w:author="Elias De Moraes Fernandes" w:date="2016-07-06T16:10:00Z"/>
          <w:rFonts w:ascii="Arial" w:hAnsi="Arial" w:cs="Arial"/>
          <w:sz w:val="24"/>
          <w:lang w:val="pt-BR"/>
          <w:rPrChange w:id="6915" w:author="Elias de Moraes Fernandes" w:date="2016-07-07T10:33:00Z">
            <w:rPr>
              <w:del w:id="6916" w:author="Elias De Moraes Fernandes" w:date="2016-07-06T16:10:00Z"/>
              <w:sz w:val="24"/>
              <w:lang w:val="pt-BR"/>
            </w:rPr>
          </w:rPrChange>
        </w:rPr>
      </w:pPr>
      <w:del w:id="6917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918" w:author="Elias de Moraes Fernandes" w:date="2016-07-07T10:33:00Z">
              <w:rPr>
                <w:sz w:val="24"/>
                <w:lang w:val="pt-BR"/>
              </w:rPr>
            </w:rPrChange>
          </w:rPr>
          <w:delText xml:space="preserve">Spawn()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19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92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21" w:author="Elias de Moraes Fernandes" w:date="2016-07-07T10:33:00Z">
              <w:rPr>
                <w:sz w:val="24"/>
                <w:lang w:val="pt-BR"/>
              </w:rPr>
            </w:rPrChange>
          </w:rPr>
          <w:delText>Instancia</w:delText>
        </w:r>
        <w:r w:rsidRPr="00996951" w:rsidDel="005B27F1">
          <w:rPr>
            <w:rFonts w:ascii="Arial" w:hAnsi="Arial" w:cs="Arial"/>
            <w:sz w:val="24"/>
            <w:lang w:val="pt-BR"/>
            <w:rPrChange w:id="692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23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92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25" w:author="Elias de Moraes Fernandes" w:date="2016-07-07T10:33:00Z">
              <w:rPr>
                <w:sz w:val="24"/>
                <w:lang w:val="pt-BR"/>
              </w:rPr>
            </w:rPrChange>
          </w:rPr>
          <w:delText>novo</w:delText>
        </w:r>
        <w:r w:rsidRPr="00996951" w:rsidDel="005B27F1">
          <w:rPr>
            <w:rFonts w:ascii="Arial" w:hAnsi="Arial" w:cs="Arial"/>
            <w:sz w:val="24"/>
            <w:lang w:val="pt-BR"/>
            <w:rPrChange w:id="69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27" w:author="Elias de Moraes Fernandes" w:date="2016-07-07T10:33:00Z">
              <w:rPr>
                <w:sz w:val="24"/>
                <w:lang w:val="pt-BR"/>
              </w:rPr>
            </w:rPrChange>
          </w:rPr>
          <w:delText>Objeto</w:delText>
        </w:r>
        <w:r w:rsidRPr="00996951" w:rsidDel="005B27F1">
          <w:rPr>
            <w:rFonts w:ascii="Arial" w:hAnsi="Arial" w:cs="Arial"/>
            <w:sz w:val="24"/>
            <w:lang w:val="pt-BR"/>
            <w:rPrChange w:id="692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29" w:author="Elias de Moraes Fernandes" w:date="2016-07-07T10:33:00Z">
              <w:rPr>
                <w:sz w:val="24"/>
                <w:lang w:val="pt-BR"/>
              </w:rPr>
            </w:rPrChange>
          </w:rPr>
          <w:delText>dentro</w:delText>
        </w:r>
        <w:r w:rsidRPr="00996951" w:rsidDel="005B27F1">
          <w:rPr>
            <w:rFonts w:ascii="Arial" w:hAnsi="Arial" w:cs="Arial"/>
            <w:sz w:val="24"/>
            <w:lang w:val="pt-BR"/>
            <w:rPrChange w:id="693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31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Pr="00996951" w:rsidDel="005B27F1">
          <w:rPr>
            <w:rFonts w:ascii="Arial" w:hAnsi="Arial" w:cs="Arial"/>
            <w:sz w:val="24"/>
            <w:lang w:val="pt-BR"/>
            <w:rPrChange w:id="69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33" w:author="Elias de Moraes Fernandes" w:date="2016-07-07T10:33:00Z">
              <w:rPr>
                <w:sz w:val="24"/>
                <w:lang w:val="pt-BR"/>
              </w:rPr>
            </w:rPrChange>
          </w:rPr>
          <w:delText>cena,</w:delText>
        </w:r>
        <w:r w:rsidRPr="00996951" w:rsidDel="005B27F1">
          <w:rPr>
            <w:rFonts w:ascii="Arial" w:hAnsi="Arial" w:cs="Arial"/>
            <w:sz w:val="24"/>
            <w:lang w:val="pt-BR"/>
            <w:rPrChange w:id="693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35" w:author="Elias de Moraes Fernandes" w:date="2016-07-07T10:33:00Z">
              <w:rPr>
                <w:sz w:val="24"/>
                <w:lang w:val="pt-BR"/>
              </w:rPr>
            </w:rPrChange>
          </w:rPr>
          <w:delText>nas</w:delText>
        </w:r>
        <w:r w:rsidRPr="00996951" w:rsidDel="005B27F1">
          <w:rPr>
            <w:rFonts w:ascii="Arial" w:hAnsi="Arial" w:cs="Arial"/>
            <w:sz w:val="24"/>
            <w:lang w:val="pt-BR"/>
            <w:rPrChange w:id="69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37" w:author="Elias de Moraes Fernandes" w:date="2016-07-07T10:33:00Z">
              <w:rPr>
                <w:sz w:val="24"/>
                <w:lang w:val="pt-BR"/>
              </w:rPr>
            </w:rPrChange>
          </w:rPr>
          <w:delText>posições</w:delText>
        </w:r>
        <w:r w:rsidRPr="00996951" w:rsidDel="005B27F1">
          <w:rPr>
            <w:rFonts w:ascii="Arial" w:hAnsi="Arial" w:cs="Arial"/>
            <w:sz w:val="24"/>
            <w:lang w:val="pt-BR"/>
            <w:rPrChange w:id="69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39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69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41" w:author="Elias de Moraes Fernandes" w:date="2016-07-07T10:33:00Z">
              <w:rPr>
                <w:sz w:val="24"/>
                <w:lang w:val="pt-BR"/>
              </w:rPr>
            </w:rPrChange>
          </w:rPr>
          <w:delText>cada</w:delText>
        </w:r>
        <w:r w:rsidRPr="00996951" w:rsidDel="005B27F1">
          <w:rPr>
            <w:rFonts w:ascii="Arial" w:hAnsi="Arial" w:cs="Arial"/>
            <w:sz w:val="24"/>
            <w:lang w:val="pt-BR"/>
            <w:rPrChange w:id="694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43" w:author="Elias de Moraes Fernandes" w:date="2016-07-07T10:33:00Z">
              <w:rPr>
                <w:sz w:val="24"/>
                <w:lang w:val="pt-BR"/>
              </w:rPr>
            </w:rPrChange>
          </w:rPr>
          <w:delText>um.</w:delText>
        </w:r>
        <w:r w:rsidRPr="00996951" w:rsidDel="005B27F1">
          <w:rPr>
            <w:rFonts w:ascii="Arial" w:hAnsi="Arial" w:cs="Arial"/>
            <w:sz w:val="24"/>
            <w:lang w:val="pt-BR"/>
            <w:rPrChange w:id="69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45" w:author="Elias de Moraes Fernandes" w:date="2016-07-07T10:33:00Z">
              <w:rPr>
                <w:sz w:val="24"/>
                <w:lang w:val="pt-BR"/>
              </w:rPr>
            </w:rPrChange>
          </w:rPr>
          <w:delText>Es</w:delText>
        </w:r>
        <w:r w:rsidRPr="00996951" w:rsidDel="005B27F1">
          <w:rPr>
            <w:rFonts w:ascii="Arial" w:hAnsi="Arial" w:cs="Arial"/>
            <w:sz w:val="24"/>
            <w:lang w:val="pt-BR"/>
            <w:rPrChange w:id="6946" w:author="Elias de Moraes Fernandes" w:date="2016-07-07T10:33:00Z">
              <w:rPr>
                <w:sz w:val="24"/>
                <w:lang w:val="pt-BR"/>
              </w:rPr>
            </w:rPrChange>
          </w:rPr>
          <w:delText>sa posi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47" w:author="Elias de Moraes Fernandes" w:date="2016-07-07T10:33:00Z">
              <w:rPr>
                <w:sz w:val="24"/>
                <w:lang w:val="pt-BR"/>
              </w:rPr>
            </w:rPrChange>
          </w:rPr>
          <w:delText>ção</w:delText>
        </w:r>
        <w:r w:rsidRPr="00996951" w:rsidDel="005B27F1">
          <w:rPr>
            <w:rFonts w:ascii="Arial" w:hAnsi="Arial" w:cs="Arial"/>
            <w:sz w:val="24"/>
            <w:lang w:val="pt-BR"/>
            <w:rPrChange w:id="69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49" w:author="Elias de Moraes Fernandes" w:date="2016-07-07T10:33:00Z">
              <w:rPr>
                <w:sz w:val="24"/>
                <w:lang w:val="pt-BR"/>
              </w:rPr>
            </w:rPrChange>
          </w:rPr>
          <w:delText>estará</w:delText>
        </w:r>
        <w:r w:rsidRPr="00996951" w:rsidDel="005B27F1">
          <w:rPr>
            <w:rFonts w:ascii="Arial" w:hAnsi="Arial" w:cs="Arial"/>
            <w:sz w:val="24"/>
            <w:lang w:val="pt-BR"/>
            <w:rPrChange w:id="69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51" w:author="Elias de Moraes Fernandes" w:date="2016-07-07T10:33:00Z">
              <w:rPr>
                <w:sz w:val="24"/>
                <w:lang w:val="pt-BR"/>
              </w:rPr>
            </w:rPrChange>
          </w:rPr>
          <w:delText>dentro</w:delText>
        </w:r>
        <w:r w:rsidRPr="00996951" w:rsidDel="005B27F1">
          <w:rPr>
            <w:rFonts w:ascii="Arial" w:hAnsi="Arial" w:cs="Arial"/>
            <w:sz w:val="24"/>
            <w:lang w:val="pt-BR"/>
            <w:rPrChange w:id="695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53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695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55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95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57" w:author="Elias de Moraes Fernandes" w:date="2016-07-07T10:33:00Z">
              <w:rPr>
                <w:sz w:val="24"/>
                <w:lang w:val="pt-BR"/>
              </w:rPr>
            </w:rPrChange>
          </w:rPr>
          <w:delText>prefab,</w:delText>
        </w:r>
        <w:r w:rsidRPr="00996951" w:rsidDel="005B27F1">
          <w:rPr>
            <w:rFonts w:ascii="Arial" w:hAnsi="Arial" w:cs="Arial"/>
            <w:sz w:val="24"/>
            <w:lang w:val="pt-BR"/>
            <w:rPrChange w:id="695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59" w:author="Elias de Moraes Fernandes" w:date="2016-07-07T10:33:00Z">
              <w:rPr>
                <w:sz w:val="24"/>
                <w:lang w:val="pt-BR"/>
              </w:rPr>
            </w:rPrChange>
          </w:rPr>
          <w:delText>sendo</w:delText>
        </w:r>
        <w:r w:rsidRPr="00996951" w:rsidDel="005B27F1">
          <w:rPr>
            <w:rFonts w:ascii="Arial" w:hAnsi="Arial" w:cs="Arial"/>
            <w:sz w:val="24"/>
            <w:lang w:val="pt-BR"/>
            <w:rPrChange w:id="696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61" w:author="Elias de Moraes Fernandes" w:date="2016-07-07T10:33:00Z">
              <w:rPr>
                <w:sz w:val="24"/>
                <w:lang w:val="pt-BR"/>
              </w:rPr>
            </w:rPrChange>
          </w:rPr>
          <w:delText>filho</w:delText>
        </w:r>
        <w:r w:rsidRPr="00996951" w:rsidDel="005B27F1">
          <w:rPr>
            <w:rFonts w:ascii="Arial" w:hAnsi="Arial" w:cs="Arial"/>
            <w:sz w:val="24"/>
            <w:lang w:val="pt-BR"/>
            <w:rPrChange w:id="69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63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69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65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69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67" w:author="Elias de Moraes Fernandes" w:date="2016-07-07T10:33:00Z">
              <w:rPr>
                <w:sz w:val="24"/>
                <w:lang w:val="pt-BR"/>
              </w:rPr>
            </w:rPrChange>
          </w:rPr>
          <w:delText>pai</w:delText>
        </w:r>
        <w:r w:rsidRPr="00996951" w:rsidDel="005B27F1">
          <w:rPr>
            <w:rFonts w:ascii="Arial" w:hAnsi="Arial" w:cs="Arial"/>
            <w:sz w:val="24"/>
            <w:lang w:val="pt-BR"/>
            <w:rPrChange w:id="696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69" w:author="Elias de Moraes Fernandes" w:date="2016-07-07T10:33:00Z">
              <w:rPr>
                <w:sz w:val="24"/>
                <w:lang w:val="pt-BR"/>
              </w:rPr>
            </w:rPrChange>
          </w:rPr>
          <w:delText>ou</w:delText>
        </w:r>
        <w:r w:rsidRPr="00996951" w:rsidDel="005B27F1">
          <w:rPr>
            <w:rFonts w:ascii="Arial" w:hAnsi="Arial" w:cs="Arial"/>
            <w:sz w:val="24"/>
            <w:lang w:val="pt-BR"/>
            <w:rPrChange w:id="697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71" w:author="Elias de Moraes Fernandes" w:date="2016-07-07T10:33:00Z">
              <w:rPr>
                <w:sz w:val="24"/>
                <w:lang w:val="pt-BR"/>
              </w:rPr>
            </w:rPrChange>
          </w:rPr>
          <w:delText>Attacker</w:delText>
        </w:r>
        <w:r w:rsidRPr="00996951" w:rsidDel="005B27F1">
          <w:rPr>
            <w:rFonts w:ascii="Arial" w:hAnsi="Arial" w:cs="Arial"/>
            <w:sz w:val="24"/>
            <w:lang w:val="pt-BR"/>
            <w:rPrChange w:id="69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73" w:author="Elias de Moraes Fernandes" w:date="2016-07-07T10:33:00Z">
              <w:rPr>
                <w:sz w:val="24"/>
                <w:lang w:val="pt-BR"/>
              </w:rPr>
            </w:rPrChange>
          </w:rPr>
          <w:delText>ou</w:delText>
        </w:r>
        <w:r w:rsidRPr="00996951" w:rsidDel="005B27F1">
          <w:rPr>
            <w:rFonts w:ascii="Arial" w:hAnsi="Arial" w:cs="Arial"/>
            <w:sz w:val="24"/>
            <w:lang w:val="pt-BR"/>
            <w:rPrChange w:id="69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75" w:author="Elias de Moraes Fernandes" w:date="2016-07-07T10:33:00Z">
              <w:rPr>
                <w:sz w:val="24"/>
                <w:lang w:val="pt-BR"/>
              </w:rPr>
            </w:rPrChange>
          </w:rPr>
          <w:delText>Player.</w:delText>
        </w:r>
      </w:del>
    </w:p>
    <w:p w14:paraId="08FD7373" w14:textId="1EF5E023" w:rsidR="001A6DB6" w:rsidRPr="00996951" w:rsidDel="005B27F1" w:rsidRDefault="001A6DB6" w:rsidP="001A6DB6">
      <w:pPr>
        <w:pStyle w:val="ListParagraph"/>
        <w:tabs>
          <w:tab w:val="left" w:pos="7672"/>
        </w:tabs>
        <w:ind w:left="1440" w:firstLine="360"/>
        <w:rPr>
          <w:del w:id="6976" w:author="Elias De Moraes Fernandes" w:date="2016-07-06T16:10:00Z"/>
          <w:rFonts w:ascii="Arial" w:hAnsi="Arial" w:cs="Arial"/>
          <w:sz w:val="24"/>
          <w:lang w:val="pt-BR"/>
          <w:rPrChange w:id="6977" w:author="Elias de Moraes Fernandes" w:date="2016-07-07T10:33:00Z">
            <w:rPr>
              <w:del w:id="6978" w:author="Elias De Moraes Fernandes" w:date="2016-07-06T16:10:00Z"/>
              <w:sz w:val="24"/>
              <w:lang w:val="pt-BR"/>
            </w:rPr>
          </w:rPrChange>
        </w:rPr>
      </w:pPr>
      <w:del w:id="6979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69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bool isTimeToSpawn()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81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69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83" w:author="Elias de Moraes Fernandes" w:date="2016-07-07T10:33:00Z">
              <w:rPr>
                <w:sz w:val="24"/>
                <w:lang w:val="pt-BR"/>
              </w:rPr>
            </w:rPrChange>
          </w:rPr>
          <w:delText>Serve</w:delText>
        </w:r>
        <w:r w:rsidRPr="00996951" w:rsidDel="005B27F1">
          <w:rPr>
            <w:rFonts w:ascii="Arial" w:hAnsi="Arial" w:cs="Arial"/>
            <w:sz w:val="24"/>
            <w:lang w:val="pt-BR"/>
            <w:rPrChange w:id="69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85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69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87" w:author="Elias de Moraes Fernandes" w:date="2016-07-07T10:33:00Z">
              <w:rPr>
                <w:sz w:val="24"/>
                <w:lang w:val="pt-BR"/>
              </w:rPr>
            </w:rPrChange>
          </w:rPr>
          <w:delText>condicional</w:delText>
        </w:r>
        <w:r w:rsidRPr="00996951" w:rsidDel="005B27F1">
          <w:rPr>
            <w:rFonts w:ascii="Arial" w:hAnsi="Arial" w:cs="Arial"/>
            <w:sz w:val="24"/>
            <w:lang w:val="pt-BR"/>
            <w:rPrChange w:id="698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89" w:author="Elias de Moraes Fernandes" w:date="2016-07-07T10:33:00Z">
              <w:rPr>
                <w:sz w:val="24"/>
                <w:lang w:val="pt-BR"/>
              </w:rPr>
            </w:rPrChange>
          </w:rPr>
          <w:delText>dentro</w:delText>
        </w:r>
        <w:r w:rsidRPr="00996951" w:rsidDel="005B27F1">
          <w:rPr>
            <w:rFonts w:ascii="Arial" w:hAnsi="Arial" w:cs="Arial"/>
            <w:sz w:val="24"/>
            <w:lang w:val="pt-BR"/>
            <w:rPrChange w:id="699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91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699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93" w:author="Elias de Moraes Fernandes" w:date="2016-07-07T10:33:00Z">
              <w:rPr>
                <w:sz w:val="24"/>
                <w:lang w:val="pt-BR"/>
              </w:rPr>
            </w:rPrChange>
          </w:rPr>
          <w:delText>Update()</w:delText>
        </w:r>
        <w:r w:rsidRPr="00996951" w:rsidDel="005B27F1">
          <w:rPr>
            <w:rFonts w:ascii="Arial" w:hAnsi="Arial" w:cs="Arial"/>
            <w:sz w:val="24"/>
            <w:lang w:val="pt-BR"/>
            <w:rPrChange w:id="69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95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69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97" w:author="Elias de Moraes Fernandes" w:date="2016-07-07T10:33:00Z">
              <w:rPr>
                <w:sz w:val="24"/>
                <w:lang w:val="pt-BR"/>
              </w:rPr>
            </w:rPrChange>
          </w:rPr>
          <w:delText>adicionar</w:delText>
        </w:r>
        <w:r w:rsidRPr="00996951" w:rsidDel="005B27F1">
          <w:rPr>
            <w:rFonts w:ascii="Arial" w:hAnsi="Arial" w:cs="Arial"/>
            <w:sz w:val="24"/>
            <w:lang w:val="pt-BR"/>
            <w:rPrChange w:id="69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6999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0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01" w:author="Elias de Moraes Fernandes" w:date="2016-07-07T10:33:00Z">
              <w:rPr>
                <w:sz w:val="24"/>
                <w:lang w:val="pt-BR"/>
              </w:rPr>
            </w:rPrChange>
          </w:rPr>
          <w:delText>novo</w:delText>
        </w:r>
        <w:r w:rsidRPr="00996951" w:rsidDel="005B27F1">
          <w:rPr>
            <w:rFonts w:ascii="Arial" w:hAnsi="Arial" w:cs="Arial"/>
            <w:sz w:val="24"/>
            <w:lang w:val="pt-BR"/>
            <w:rPrChange w:id="70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7003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7004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7005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na cena com GetComponent&lt;Attacker&gt;(). Primeiro verifica o n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07" w:author="Elias de Moraes Fernandes" w:date="2016-07-07T10:33:00Z">
              <w:rPr>
                <w:sz w:val="24"/>
                <w:lang w:val="pt-BR"/>
              </w:rPr>
            </w:rPrChange>
          </w:rPr>
          <w:delText>úmero</w:delText>
        </w:r>
        <w:r w:rsidRPr="00996951" w:rsidDel="005B27F1">
          <w:rPr>
            <w:rFonts w:ascii="Arial" w:hAnsi="Arial" w:cs="Arial"/>
            <w:sz w:val="24"/>
            <w:lang w:val="pt-BR"/>
            <w:rPrChange w:id="70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09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0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  <w:del w:id="7011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7012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7013" w:author="Elias De Moraes Fernandes" w:date="2016-07-06T16:09:00Z">
        <w:r w:rsidRPr="00996951" w:rsidDel="005C6DE9">
          <w:rPr>
            <w:rFonts w:ascii="Arial" w:hAnsi="Arial" w:cs="Arial"/>
            <w:sz w:val="24"/>
            <w:lang w:val="pt-BR"/>
            <w:rPrChange w:id="7014" w:author="Elias de Moraes Fernandes" w:date="2016-07-07T10:33:00Z">
              <w:rPr>
                <w:sz w:val="24"/>
                <w:lang w:val="pt-BR"/>
              </w:rPr>
            </w:rPrChange>
          </w:rPr>
          <w:delText>s</w:delText>
        </w:r>
      </w:del>
      <w:del w:id="7015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1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na cena e ent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17" w:author="Elias de Moraes Fernandes" w:date="2016-07-07T10:33:00Z">
              <w:rPr>
                <w:sz w:val="24"/>
                <w:lang w:val="pt-BR"/>
              </w:rPr>
            </w:rPrChange>
          </w:rPr>
          <w:delText>ão</w:delText>
        </w:r>
        <w:r w:rsidRPr="00996951" w:rsidDel="005B27F1">
          <w:rPr>
            <w:rFonts w:ascii="Arial" w:hAnsi="Arial" w:cs="Arial"/>
            <w:sz w:val="24"/>
            <w:lang w:val="pt-BR"/>
            <w:rPrChange w:id="701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19" w:author="Elias de Moraes Fernandes" w:date="2016-07-07T10:33:00Z">
              <w:rPr>
                <w:sz w:val="24"/>
                <w:lang w:val="pt-BR"/>
              </w:rPr>
            </w:rPrChange>
          </w:rPr>
          <w:delText>adiciona.</w:delText>
        </w:r>
      </w:del>
    </w:p>
    <w:p w14:paraId="7E42ADA2" w14:textId="59A46D63" w:rsidR="001A6DB6" w:rsidRPr="00996951" w:rsidDel="005B27F1" w:rsidRDefault="001A6DB6" w:rsidP="001A6DB6">
      <w:pPr>
        <w:pStyle w:val="ListParagraph"/>
        <w:tabs>
          <w:tab w:val="left" w:pos="7672"/>
        </w:tabs>
        <w:ind w:left="1440" w:firstLine="360"/>
        <w:rPr>
          <w:del w:id="7020" w:author="Elias De Moraes Fernandes" w:date="2016-07-06T16:10:00Z"/>
          <w:rFonts w:ascii="Arial" w:hAnsi="Arial" w:cs="Arial"/>
          <w:sz w:val="24"/>
          <w:lang w:val="pt-BR"/>
          <w:rPrChange w:id="7021" w:author="Elias de Moraes Fernandes" w:date="2016-07-07T10:33:00Z">
            <w:rPr>
              <w:del w:id="7022" w:author="Elias De Moraes Fernandes" w:date="2016-07-06T16:10:00Z"/>
              <w:sz w:val="24"/>
              <w:lang w:val="pt-BR"/>
            </w:rPr>
          </w:rPrChange>
        </w:rPr>
      </w:pPr>
    </w:p>
    <w:p w14:paraId="5F0C1C28" w14:textId="14056488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023" w:author="Elias De Moraes Fernandes" w:date="2016-07-06T16:10:00Z"/>
          <w:rFonts w:ascii="Arial" w:hAnsi="Arial" w:cs="Arial"/>
          <w:sz w:val="24"/>
          <w:lang w:val="pt-BR"/>
          <w:rPrChange w:id="7024" w:author="Elias de Moraes Fernandes" w:date="2016-07-07T10:33:00Z">
            <w:rPr>
              <w:del w:id="7025" w:author="Elias De Moraes Fernandes" w:date="2016-07-06T16:10:00Z"/>
              <w:sz w:val="24"/>
              <w:lang w:val="pt-BR"/>
            </w:rPr>
          </w:rPrChange>
        </w:rPr>
      </w:pPr>
    </w:p>
    <w:p w14:paraId="6EA1118E" w14:textId="493E82A6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026" w:author="Elias De Moraes Fernandes" w:date="2016-07-06T16:10:00Z"/>
          <w:rFonts w:ascii="Arial" w:hAnsi="Arial" w:cs="Arial"/>
          <w:sz w:val="24"/>
          <w:lang w:val="pt-BR"/>
          <w:rPrChange w:id="7027" w:author="Elias de Moraes Fernandes" w:date="2016-07-07T10:33:00Z">
            <w:rPr>
              <w:del w:id="7028" w:author="Elias De Moraes Fernandes" w:date="2016-07-06T16:10:00Z"/>
              <w:sz w:val="24"/>
              <w:lang w:val="pt-BR"/>
            </w:rPr>
          </w:rPrChange>
        </w:rPr>
      </w:pPr>
      <w:del w:id="7029" w:author="Elias De Moraes Fernandes" w:date="2016-07-06T16:10:00Z">
        <w:r w:rsidRPr="00996951" w:rsidDel="005B27F1">
          <w:rPr>
            <w:rFonts w:ascii="Arial" w:hAnsi="Arial" w:cs="Arial"/>
            <w:sz w:val="28"/>
            <w:lang w:val="pt-BR"/>
            <w:rPrChange w:id="7030" w:author="Elias de Moraes Fernandes" w:date="2016-07-07T10:33:00Z">
              <w:rPr>
                <w:sz w:val="28"/>
                <w:lang w:val="pt-BR"/>
              </w:rPr>
            </w:rPrChange>
          </w:rPr>
          <w:delText xml:space="preserve">Defender.cs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31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0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33" w:author="Elias de Moraes Fernandes" w:date="2016-07-07T10:33:00Z">
              <w:rPr>
                <w:sz w:val="24"/>
                <w:lang w:val="pt-BR"/>
              </w:rPr>
            </w:rPrChange>
          </w:rPr>
          <w:delText>Tratamento</w:delText>
        </w:r>
        <w:r w:rsidRPr="00996951" w:rsidDel="005B27F1">
          <w:rPr>
            <w:rFonts w:ascii="Arial" w:hAnsi="Arial" w:cs="Arial"/>
            <w:sz w:val="24"/>
            <w:lang w:val="pt-BR"/>
            <w:rPrChange w:id="703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35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0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37" w:author="Elias de Moraes Fernandes" w:date="2016-07-07T10:33:00Z">
              <w:rPr>
                <w:sz w:val="24"/>
                <w:lang w:val="pt-BR"/>
              </w:rPr>
            </w:rPrChange>
          </w:rPr>
          <w:delText>defesa</w:delText>
        </w:r>
        <w:r w:rsidRPr="00996951" w:rsidDel="005B27F1">
          <w:rPr>
            <w:rFonts w:ascii="Arial" w:hAnsi="Arial" w:cs="Arial"/>
            <w:sz w:val="24"/>
            <w:lang w:val="pt-BR"/>
            <w:rPrChange w:id="70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39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70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41" w:author="Elias de Moraes Fernandes" w:date="2016-07-07T10:33:00Z">
              <w:rPr>
                <w:sz w:val="24"/>
                <w:lang w:val="pt-BR"/>
              </w:rPr>
            </w:rPrChange>
          </w:rPr>
          <w:delText>personagem.</w:delText>
        </w:r>
      </w:del>
    </w:p>
    <w:p w14:paraId="6C4DEDB0" w14:textId="7E26E767" w:rsidR="003C7064" w:rsidRPr="00996951" w:rsidDel="005B27F1" w:rsidRDefault="003C7064" w:rsidP="001A6DB6">
      <w:pPr>
        <w:pStyle w:val="ListParagraph"/>
        <w:tabs>
          <w:tab w:val="left" w:pos="7672"/>
        </w:tabs>
        <w:ind w:left="360" w:firstLine="360"/>
        <w:rPr>
          <w:del w:id="7042" w:author="Elias De Moraes Fernandes" w:date="2016-07-06T16:10:00Z"/>
          <w:rFonts w:ascii="Arial" w:hAnsi="Arial" w:cs="Arial"/>
          <w:sz w:val="24"/>
          <w:lang w:val="pt-BR"/>
          <w:rPrChange w:id="7043" w:author="Elias de Moraes Fernandes" w:date="2016-07-07T10:33:00Z">
            <w:rPr>
              <w:del w:id="7044" w:author="Elias De Moraes Fernandes" w:date="2016-07-06T16:10:00Z"/>
              <w:sz w:val="24"/>
              <w:lang w:val="pt-BR"/>
            </w:rPr>
          </w:rPrChange>
        </w:rPr>
      </w:pPr>
      <w:del w:id="7045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46" w:author="Elias de Moraes Fernandes" w:date="2016-07-07T10:33:00Z">
              <w:rPr>
                <w:sz w:val="24"/>
                <w:lang w:val="pt-BR"/>
              </w:rPr>
            </w:rPrChange>
          </w:rPr>
          <w:delText>Vari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47" w:author="Elias de Moraes Fernandes" w:date="2016-07-07T10:33:00Z">
              <w:rPr>
                <w:sz w:val="24"/>
                <w:lang w:val="pt-BR"/>
              </w:rPr>
            </w:rPrChange>
          </w:rPr>
          <w:delText>áveis</w:delText>
        </w:r>
      </w:del>
    </w:p>
    <w:p w14:paraId="0BB02E99" w14:textId="35885719" w:rsidR="008076D1" w:rsidRPr="00996951" w:rsidDel="005B27F1" w:rsidRDefault="008076D1" w:rsidP="008076D1">
      <w:pPr>
        <w:pStyle w:val="ListParagraph"/>
        <w:tabs>
          <w:tab w:val="left" w:pos="7672"/>
        </w:tabs>
        <w:ind w:firstLine="360"/>
        <w:rPr>
          <w:del w:id="7048" w:author="Elias De Moraes Fernandes" w:date="2016-07-06T16:10:00Z"/>
          <w:rFonts w:ascii="Arial" w:hAnsi="Arial" w:cs="Arial"/>
          <w:sz w:val="24"/>
          <w:lang w:val="pt-BR"/>
          <w:rPrChange w:id="7049" w:author="Elias de Moraes Fernandes" w:date="2016-07-07T10:33:00Z">
            <w:rPr>
              <w:del w:id="7050" w:author="Elias De Moraes Fernandes" w:date="2016-07-06T16:10:00Z"/>
              <w:sz w:val="24"/>
              <w:lang w:val="pt-BR"/>
            </w:rPr>
          </w:rPrChange>
        </w:rPr>
      </w:pPr>
    </w:p>
    <w:p w14:paraId="13D0A929" w14:textId="017EA5DB" w:rsidR="003C7064" w:rsidRPr="00996951" w:rsidDel="005B27F1" w:rsidRDefault="008076D1" w:rsidP="001A6DB6">
      <w:pPr>
        <w:pStyle w:val="ListParagraph"/>
        <w:tabs>
          <w:tab w:val="left" w:pos="7672"/>
        </w:tabs>
        <w:ind w:left="360" w:firstLine="360"/>
        <w:rPr>
          <w:del w:id="7051" w:author="Elias De Moraes Fernandes" w:date="2016-07-06T16:10:00Z"/>
          <w:rFonts w:ascii="Arial" w:hAnsi="Arial" w:cs="Arial"/>
          <w:sz w:val="24"/>
          <w:lang w:val="pt-BR"/>
          <w:rPrChange w:id="7052" w:author="Elias de Moraes Fernandes" w:date="2016-07-07T10:33:00Z">
            <w:rPr>
              <w:del w:id="7053" w:author="Elias De Moraes Fernandes" w:date="2016-07-06T16:10:00Z"/>
              <w:sz w:val="24"/>
              <w:lang w:val="pt-BR"/>
            </w:rPr>
          </w:rPrChange>
        </w:rPr>
      </w:pPr>
      <w:del w:id="705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55" w:author="Elias de Moraes Fernandes" w:date="2016-07-07T10:33:00Z">
              <w:rPr>
                <w:sz w:val="24"/>
                <w:lang w:val="pt-BR"/>
              </w:rPr>
            </w:rPrChange>
          </w:rPr>
          <w:delText>M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56" w:author="Elias de Moraes Fernandes" w:date="2016-07-07T10:33:00Z">
              <w:rPr>
                <w:sz w:val="24"/>
                <w:lang w:val="pt-BR"/>
              </w:rPr>
            </w:rPrChange>
          </w:rPr>
          <w:delText>étodos</w:delText>
        </w:r>
      </w:del>
    </w:p>
    <w:p w14:paraId="342B6B6C" w14:textId="614B7698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057" w:author="Elias De Moraes Fernandes" w:date="2016-07-06T16:10:00Z"/>
          <w:rFonts w:ascii="Arial" w:hAnsi="Arial" w:cs="Arial"/>
          <w:sz w:val="24"/>
          <w:lang w:val="pt-BR"/>
          <w:rPrChange w:id="7058" w:author="Elias de Moraes Fernandes" w:date="2016-07-07T10:33:00Z">
            <w:rPr>
              <w:del w:id="7059" w:author="Elias De Moraes Fernandes" w:date="2016-07-06T16:10:00Z"/>
              <w:sz w:val="24"/>
              <w:lang w:val="pt-BR"/>
            </w:rPr>
          </w:rPrChange>
        </w:rPr>
      </w:pPr>
      <w:del w:id="7060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61" w:author="Elias de Moraes Fernandes" w:date="2016-07-07T10:33:00Z">
              <w:rPr>
                <w:sz w:val="24"/>
                <w:lang w:val="pt-BR"/>
              </w:rPr>
            </w:rPrChange>
          </w:rPr>
          <w:delText xml:space="preserve">SpawnDefender() - Instancia um novo personagem para o jogo. Pode ser tanto o personagem principal quanto </w:delText>
        </w:r>
      </w:del>
      <w:del w:id="7062" w:author="Elias De Moraes Fernandes" w:date="2016-07-06T16:07:00Z">
        <w:r w:rsidRPr="00996951" w:rsidDel="005C6DE9">
          <w:rPr>
            <w:rFonts w:ascii="Arial" w:hAnsi="Arial" w:cs="Arial"/>
            <w:sz w:val="24"/>
            <w:lang w:val="pt-BR"/>
            <w:rPrChange w:id="7063" w:author="Elias de Moraes Fernandes" w:date="2016-07-07T10:33:00Z">
              <w:rPr>
                <w:sz w:val="24"/>
                <w:lang w:val="pt-BR"/>
              </w:rPr>
            </w:rPrChange>
          </w:rPr>
          <w:delText>inimigo</w:delText>
        </w:r>
      </w:del>
      <w:del w:id="7064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65" w:author="Elias de Moraes Fernandes" w:date="2016-07-07T10:33:00Z">
              <w:rPr>
                <w:sz w:val="24"/>
                <w:lang w:val="pt-BR"/>
              </w:rPr>
            </w:rPrChange>
          </w:rPr>
          <w:delText>.</w:delText>
        </w:r>
      </w:del>
    </w:p>
    <w:p w14:paraId="00C4EB60" w14:textId="2F9BB335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066" w:author="Elias De Moraes Fernandes" w:date="2016-07-06T16:10:00Z"/>
          <w:rFonts w:ascii="Arial" w:hAnsi="Arial" w:cs="Arial"/>
          <w:sz w:val="24"/>
          <w:lang w:val="pt-BR"/>
          <w:rPrChange w:id="7067" w:author="Elias de Moraes Fernandes" w:date="2016-07-07T10:33:00Z">
            <w:rPr>
              <w:del w:id="7068" w:author="Elias De Moraes Fernandes" w:date="2016-07-06T16:10:00Z"/>
              <w:sz w:val="24"/>
              <w:lang w:val="pt-BR"/>
            </w:rPr>
          </w:rPrChange>
        </w:rPr>
      </w:pPr>
      <w:del w:id="7069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070" w:author="Elias de Moraes Fernandes" w:date="2016-07-07T10:33:00Z">
              <w:rPr>
                <w:sz w:val="24"/>
                <w:lang w:val="pt-BR"/>
              </w:rPr>
            </w:rPrChange>
          </w:rPr>
          <w:delText xml:space="preserve">GetBorrao(GameObject obj)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71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0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73" w:author="Elias de Moraes Fernandes" w:date="2016-07-07T10:33:00Z">
              <w:rPr>
                <w:sz w:val="24"/>
                <w:lang w:val="pt-BR"/>
              </w:rPr>
            </w:rPrChange>
          </w:rPr>
          <w:delText>Quando</w:delText>
        </w:r>
        <w:r w:rsidRPr="00996951" w:rsidDel="005B27F1">
          <w:rPr>
            <w:rFonts w:ascii="Arial" w:hAnsi="Arial" w:cs="Arial"/>
            <w:sz w:val="24"/>
            <w:lang w:val="pt-BR"/>
            <w:rPrChange w:id="70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75" w:author="Elias de Moraes Fernandes" w:date="2016-07-07T10:33:00Z">
              <w:rPr>
                <w:sz w:val="24"/>
                <w:lang w:val="pt-BR"/>
              </w:rPr>
            </w:rPrChange>
          </w:rPr>
          <w:delText>próximo</w:delText>
        </w:r>
        <w:r w:rsidRPr="00996951" w:rsidDel="005B27F1">
          <w:rPr>
            <w:rFonts w:ascii="Arial" w:hAnsi="Arial" w:cs="Arial"/>
            <w:sz w:val="24"/>
            <w:lang w:val="pt-BR"/>
            <w:rPrChange w:id="70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77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07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um objeto Borrao(), pegar o mesmo e ativar a o m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79" w:author="Elias de Moraes Fernandes" w:date="2016-07-07T10:33:00Z">
              <w:rPr>
                <w:sz w:val="24"/>
                <w:lang w:val="pt-BR"/>
              </w:rPr>
            </w:rPrChange>
          </w:rPr>
          <w:delText>étodo</w:delText>
        </w:r>
        <w:r w:rsidRPr="00996951" w:rsidDel="005B27F1">
          <w:rPr>
            <w:rFonts w:ascii="Arial" w:hAnsi="Arial" w:cs="Arial"/>
            <w:sz w:val="24"/>
            <w:lang w:val="pt-BR"/>
            <w:rPrChange w:id="70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81" w:author="Elias de Moraes Fernandes" w:date="2016-07-07T10:33:00Z">
              <w:rPr>
                <w:sz w:val="24"/>
                <w:lang w:val="pt-BR"/>
              </w:rPr>
            </w:rPrChange>
          </w:rPr>
          <w:delText>DefenderAtacking().</w:delText>
        </w:r>
        <w:r w:rsidRPr="00996951" w:rsidDel="005B27F1">
          <w:rPr>
            <w:rFonts w:ascii="Arial" w:hAnsi="Arial" w:cs="Arial"/>
            <w:sz w:val="24"/>
            <w:lang w:val="pt-BR"/>
            <w:rPrChange w:id="70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83" w:author="Elias de Moraes Fernandes" w:date="2016-07-07T10:33:00Z">
              <w:rPr>
                <w:sz w:val="24"/>
                <w:lang w:val="pt-BR"/>
              </w:rPr>
            </w:rPrChange>
          </w:rPr>
          <w:delText>Com</w:delText>
        </w:r>
        <w:r w:rsidRPr="00996951" w:rsidDel="005B27F1">
          <w:rPr>
            <w:rFonts w:ascii="Arial" w:hAnsi="Arial" w:cs="Arial"/>
            <w:sz w:val="24"/>
            <w:lang w:val="pt-BR"/>
            <w:rPrChange w:id="70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85" w:author="Elias de Moraes Fernandes" w:date="2016-07-07T10:33:00Z">
              <w:rPr>
                <w:sz w:val="24"/>
                <w:lang w:val="pt-BR"/>
              </w:rPr>
            </w:rPrChange>
          </w:rPr>
          <w:delText>isso,</w:delText>
        </w:r>
        <w:r w:rsidRPr="00996951" w:rsidDel="005B27F1">
          <w:rPr>
            <w:rFonts w:ascii="Arial" w:hAnsi="Arial" w:cs="Arial"/>
            <w:sz w:val="24"/>
            <w:lang w:val="pt-BR"/>
            <w:rPrChange w:id="70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87" w:author="Elias de Moraes Fernandes" w:date="2016-07-07T10:33:00Z">
              <w:rPr>
                <w:sz w:val="24"/>
                <w:lang w:val="pt-BR"/>
              </w:rPr>
            </w:rPrChange>
          </w:rPr>
          <w:delText>precisa</w:delText>
        </w:r>
        <w:r w:rsidRPr="00996951" w:rsidDel="005B27F1">
          <w:rPr>
            <w:rFonts w:ascii="Arial" w:hAnsi="Arial" w:cs="Arial"/>
            <w:sz w:val="24"/>
            <w:lang w:val="pt-BR"/>
            <w:rPrChange w:id="708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89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09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91" w:author="Elias de Moraes Fernandes" w:date="2016-07-07T10:33:00Z">
              <w:rPr>
                <w:sz w:val="24"/>
                <w:lang w:val="pt-BR"/>
              </w:rPr>
            </w:rPrChange>
          </w:rPr>
          <w:delText>uma</w:delText>
        </w:r>
        <w:r w:rsidRPr="00996951" w:rsidDel="005B27F1">
          <w:rPr>
            <w:rFonts w:ascii="Arial" w:hAnsi="Arial" w:cs="Arial"/>
            <w:sz w:val="24"/>
            <w:lang w:val="pt-BR"/>
            <w:rPrChange w:id="709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093" w:author="Elias de Moraes Fernandes" w:date="2016-07-07T10:33:00Z">
              <w:rPr>
                <w:sz w:val="24"/>
                <w:lang w:val="pt-BR"/>
              </w:rPr>
            </w:rPrChange>
          </w:rPr>
          <w:delText>direção</w:delText>
        </w:r>
        <w:r w:rsidRPr="00996951" w:rsidDel="005B27F1">
          <w:rPr>
            <w:rFonts w:ascii="Arial" w:hAnsi="Arial" w:cs="Arial"/>
            <w:sz w:val="24"/>
            <w:lang w:val="pt-BR"/>
            <w:rPrChange w:id="70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7095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transform.Translate </w:delText>
        </w:r>
        <w:r w:rsidRPr="00996951" w:rsidDel="005B27F1">
          <w:rPr>
            <w:rFonts w:ascii="Arial" w:hAnsi="Arial" w:cs="Arial"/>
            <w:sz w:val="24"/>
            <w:lang w:val="pt-BR"/>
            <w:rPrChange w:id="7096" w:author="Elias de Moraes Fernandes" w:date="2016-07-07T10:33:00Z">
              <w:rPr>
                <w:sz w:val="24"/>
                <w:lang w:val="pt-BR"/>
              </w:rPr>
            </w:rPrChange>
          </w:rPr>
          <w:delText>para poder atirar.</w:delText>
        </w:r>
      </w:del>
    </w:p>
    <w:p w14:paraId="1D866CE3" w14:textId="0336C73B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097" w:author="Elias De Moraes Fernandes" w:date="2016-07-06T16:10:00Z"/>
          <w:rFonts w:ascii="Arial" w:hAnsi="Arial" w:cs="Arial"/>
          <w:sz w:val="24"/>
          <w:lang w:val="pt-BR"/>
          <w:rPrChange w:id="7098" w:author="Elias de Moraes Fernandes" w:date="2016-07-07T10:33:00Z">
            <w:rPr>
              <w:del w:id="7099" w:author="Elias De Moraes Fernandes" w:date="2016-07-06T16:10:00Z"/>
              <w:sz w:val="24"/>
              <w:lang w:val="pt-BR"/>
            </w:rPr>
          </w:rPrChange>
        </w:rPr>
      </w:pPr>
      <w:del w:id="7100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101" w:author="Elias de Moraes Fernandes" w:date="2016-07-07T10:33:00Z">
              <w:rPr>
                <w:sz w:val="24"/>
                <w:lang w:val="pt-BR"/>
              </w:rPr>
            </w:rPrChange>
          </w:rPr>
          <w:delText xml:space="preserve">DefenderAtacking(GameObject obj)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02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10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04" w:author="Elias de Moraes Fernandes" w:date="2016-07-07T10:33:00Z">
              <w:rPr>
                <w:sz w:val="24"/>
                <w:lang w:val="pt-BR"/>
              </w:rPr>
            </w:rPrChange>
          </w:rPr>
          <w:delText>Recebe</w:delText>
        </w:r>
        <w:r w:rsidRPr="00996951" w:rsidDel="005B27F1">
          <w:rPr>
            <w:rFonts w:ascii="Arial" w:hAnsi="Arial" w:cs="Arial"/>
            <w:sz w:val="24"/>
            <w:lang w:val="pt-BR"/>
            <w:rPrChange w:id="710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06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10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08" w:author="Elias de Moraes Fernandes" w:date="2016-07-07T10:33:00Z">
              <w:rPr>
                <w:sz w:val="24"/>
                <w:lang w:val="pt-BR"/>
              </w:rPr>
            </w:rPrChange>
          </w:rPr>
          <w:delText>GameObject</w:delText>
        </w:r>
        <w:r w:rsidRPr="00996951" w:rsidDel="005B27F1">
          <w:rPr>
            <w:rFonts w:ascii="Arial" w:hAnsi="Arial" w:cs="Arial"/>
            <w:sz w:val="24"/>
            <w:lang w:val="pt-BR"/>
            <w:rPrChange w:id="710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10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71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12" w:author="Elias de Moraes Fernandes" w:date="2016-07-07T10:33:00Z">
              <w:rPr>
                <w:sz w:val="24"/>
                <w:lang w:val="pt-BR"/>
              </w:rPr>
            </w:rPrChange>
          </w:rPr>
          <w:delText>atirar</w:delText>
        </w:r>
        <w:r w:rsidRPr="00996951" w:rsidDel="005B27F1">
          <w:rPr>
            <w:rFonts w:ascii="Arial" w:hAnsi="Arial" w:cs="Arial"/>
            <w:sz w:val="24"/>
            <w:lang w:val="pt-BR"/>
            <w:rPrChange w:id="71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14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11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16" w:author="Elias de Moraes Fernandes" w:date="2016-07-07T10:33:00Z">
              <w:rPr>
                <w:sz w:val="24"/>
                <w:lang w:val="pt-BR"/>
              </w:rPr>
            </w:rPrChange>
          </w:rPr>
          <w:delText>objeto</w:delText>
        </w:r>
        <w:r w:rsidRPr="00996951" w:rsidDel="005B27F1">
          <w:rPr>
            <w:rFonts w:ascii="Arial" w:hAnsi="Arial" w:cs="Arial"/>
            <w:sz w:val="24"/>
            <w:lang w:val="pt-BR"/>
            <w:rPrChange w:id="71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18" w:author="Elias de Moraes Fernandes" w:date="2016-07-07T10:33:00Z">
              <w:rPr>
                <w:sz w:val="24"/>
                <w:lang w:val="pt-BR"/>
              </w:rPr>
            </w:rPrChange>
          </w:rPr>
          <w:delText>Borrao.</w:delText>
        </w:r>
        <w:r w:rsidRPr="00996951" w:rsidDel="005B27F1">
          <w:rPr>
            <w:rFonts w:ascii="Arial" w:hAnsi="Arial" w:cs="Arial"/>
            <w:sz w:val="24"/>
            <w:lang w:val="pt-BR"/>
            <w:rPrChange w:id="71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490BFDFB" w14:textId="2D25391D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120" w:author="Elias De Moraes Fernandes" w:date="2016-07-06T16:10:00Z"/>
          <w:rFonts w:ascii="Arial" w:hAnsi="Arial" w:cs="Arial"/>
          <w:sz w:val="24"/>
          <w:lang w:val="pt-BR"/>
          <w:rPrChange w:id="7121" w:author="Elias de Moraes Fernandes" w:date="2016-07-07T10:33:00Z">
            <w:rPr>
              <w:del w:id="7122" w:author="Elias De Moraes Fernandes" w:date="2016-07-06T16:10:00Z"/>
              <w:sz w:val="24"/>
              <w:lang w:val="pt-BR"/>
            </w:rPr>
          </w:rPrChange>
        </w:rPr>
      </w:pPr>
      <w:del w:id="7123" w:author="Elias De Moraes Fernandes" w:date="2016-07-06T16:10:00Z">
        <w:r w:rsidRPr="00996951" w:rsidDel="005B27F1">
          <w:rPr>
            <w:rFonts w:ascii="Arial" w:hAnsi="Arial" w:cs="Arial"/>
            <w:color w:val="9BBB59" w:themeColor="accent3"/>
            <w:sz w:val="24"/>
            <w:lang w:val="pt-BR"/>
            <w:rPrChange w:id="7124" w:author="Elias de Moraes Fernandes" w:date="2016-07-07T10:33:00Z">
              <w:rPr>
                <w:color w:val="9BBB59" w:themeColor="accent3"/>
                <w:sz w:val="24"/>
                <w:lang w:val="pt-BR"/>
              </w:rPr>
            </w:rPrChange>
          </w:rPr>
          <w:delText xml:space="preserve">StrikeCurrentTarget()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25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1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Adicionar dano ao personagem do jogo atrav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27" w:author="Elias de Moraes Fernandes" w:date="2016-07-07T10:33:00Z">
              <w:rPr>
                <w:sz w:val="24"/>
                <w:lang w:val="pt-BR"/>
              </w:rPr>
            </w:rPrChange>
          </w:rPr>
          <w:delText>és</w:delText>
        </w:r>
        <w:r w:rsidRPr="00996951" w:rsidDel="005B27F1">
          <w:rPr>
            <w:rFonts w:ascii="Arial" w:hAnsi="Arial" w:cs="Arial"/>
            <w:sz w:val="24"/>
            <w:lang w:val="pt-BR"/>
            <w:rPrChange w:id="712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29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Pr="00996951" w:rsidDel="005B27F1">
          <w:rPr>
            <w:rFonts w:ascii="Arial" w:hAnsi="Arial" w:cs="Arial"/>
            <w:sz w:val="24"/>
            <w:lang w:val="pt-BR"/>
            <w:rPrChange w:id="713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31" w:author="Elias de Moraes Fernandes" w:date="2016-07-07T10:33:00Z">
              <w:rPr>
                <w:sz w:val="24"/>
                <w:lang w:val="pt-BR"/>
              </w:rPr>
            </w:rPrChange>
          </w:rPr>
          <w:delText>condição</w:delText>
        </w:r>
        <w:r w:rsidRPr="00996951" w:rsidDel="005B27F1">
          <w:rPr>
            <w:rFonts w:ascii="Arial" w:hAnsi="Arial" w:cs="Arial"/>
            <w:sz w:val="24"/>
            <w:lang w:val="pt-BR"/>
            <w:rPrChange w:id="71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7133" w:author="Elias de Moraes Fernandes" w:date="2016-07-07T10:33:00Z">
              <w:rPr>
                <w:i/>
                <w:sz w:val="24"/>
                <w:lang w:val="pt-BR"/>
              </w:rPr>
            </w:rPrChange>
          </w:rPr>
          <w:delText xml:space="preserve">currentTarget </w:delText>
        </w:r>
        <w:r w:rsidRPr="00996951" w:rsidDel="005B27F1">
          <w:rPr>
            <w:rFonts w:ascii="Arial" w:hAnsi="Arial" w:cs="Arial"/>
            <w:sz w:val="24"/>
            <w:lang w:val="pt-BR"/>
            <w:rPrChange w:id="7134" w:author="Elias de Moraes Fernandes" w:date="2016-07-07T10:33:00Z">
              <w:rPr>
                <w:sz w:val="24"/>
                <w:lang w:val="pt-BR"/>
              </w:rPr>
            </w:rPrChange>
          </w:rPr>
          <w:delText xml:space="preserve">e criar um objeto do tipo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7135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Health</w:delText>
        </w:r>
        <w:r w:rsidRPr="00996951" w:rsidDel="005B27F1">
          <w:rPr>
            <w:rFonts w:ascii="Arial" w:hAnsi="Arial" w:cs="Arial"/>
            <w:sz w:val="24"/>
            <w:lang w:val="pt-BR"/>
            <w:rPrChange w:id="71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e adicionar damage nesse objeto</w:delText>
        </w:r>
      </w:del>
    </w:p>
    <w:p w14:paraId="6C1B7064" w14:textId="080CC8E2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137" w:author="Elias De Moraes Fernandes" w:date="2016-07-06T16:10:00Z"/>
          <w:rFonts w:ascii="Arial" w:hAnsi="Arial" w:cs="Arial"/>
          <w:sz w:val="24"/>
          <w:lang w:val="pt-BR"/>
          <w:rPrChange w:id="7138" w:author="Elias de Moraes Fernandes" w:date="2016-07-07T10:33:00Z">
            <w:rPr>
              <w:del w:id="7139" w:author="Elias De Moraes Fernandes" w:date="2016-07-06T16:10:00Z"/>
              <w:sz w:val="24"/>
              <w:lang w:val="pt-BR"/>
            </w:rPr>
          </w:rPrChange>
        </w:rPr>
      </w:pPr>
    </w:p>
    <w:p w14:paraId="73B3AB8E" w14:textId="08FD3E1A" w:rsidR="001A6DB6" w:rsidRPr="00996951" w:rsidDel="005B27F1" w:rsidRDefault="001A6DB6" w:rsidP="001A6DB6">
      <w:pPr>
        <w:pStyle w:val="ListParagraph"/>
        <w:tabs>
          <w:tab w:val="left" w:pos="7672"/>
        </w:tabs>
        <w:ind w:firstLine="360"/>
        <w:rPr>
          <w:del w:id="7140" w:author="Elias De Moraes Fernandes" w:date="2016-07-06T16:10:00Z"/>
          <w:rFonts w:ascii="Arial" w:hAnsi="Arial" w:cs="Arial"/>
          <w:sz w:val="24"/>
          <w:lang w:val="pt-BR"/>
          <w:rPrChange w:id="7141" w:author="Elias de Moraes Fernandes" w:date="2016-07-07T10:33:00Z">
            <w:rPr>
              <w:del w:id="7142" w:author="Elias De Moraes Fernandes" w:date="2016-07-06T16:10:00Z"/>
              <w:sz w:val="24"/>
              <w:lang w:val="pt-BR"/>
            </w:rPr>
          </w:rPrChange>
        </w:rPr>
      </w:pPr>
      <w:del w:id="7143" w:author="Elias De Moraes Fernandes" w:date="2016-07-06T16:10:00Z">
        <w:r w:rsidRPr="00996951" w:rsidDel="005B27F1">
          <w:rPr>
            <w:rFonts w:ascii="Arial" w:hAnsi="Arial" w:cs="Arial"/>
            <w:sz w:val="28"/>
            <w:lang w:val="pt-BR"/>
            <w:rPrChange w:id="7144" w:author="Elias de Moraes Fernandes" w:date="2016-07-07T10:33:00Z">
              <w:rPr>
                <w:sz w:val="28"/>
                <w:lang w:val="pt-BR"/>
              </w:rPr>
            </w:rPrChange>
          </w:rPr>
          <w:delText xml:space="preserve">PlayerPrefsManager.cs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45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14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47" w:author="Elias de Moraes Fernandes" w:date="2016-07-07T10:33:00Z">
              <w:rPr>
                <w:sz w:val="24"/>
                <w:lang w:val="pt-BR"/>
              </w:rPr>
            </w:rPrChange>
          </w:rPr>
          <w:delText>Vai</w:delText>
        </w:r>
        <w:r w:rsidRPr="00996951" w:rsidDel="005B27F1">
          <w:rPr>
            <w:rFonts w:ascii="Arial" w:hAnsi="Arial" w:cs="Arial"/>
            <w:sz w:val="24"/>
            <w:lang w:val="pt-BR"/>
            <w:rPrChange w:id="71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49" w:author="Elias de Moraes Fernandes" w:date="2016-07-07T10:33:00Z">
              <w:rPr>
                <w:sz w:val="24"/>
                <w:lang w:val="pt-BR"/>
              </w:rPr>
            </w:rPrChange>
          </w:rPr>
          <w:delText>tratar</w:delText>
        </w:r>
        <w:r w:rsidRPr="00996951" w:rsidDel="005B27F1">
          <w:rPr>
            <w:rFonts w:ascii="Arial" w:hAnsi="Arial" w:cs="Arial"/>
            <w:sz w:val="24"/>
            <w:lang w:val="pt-BR"/>
            <w:rPrChange w:id="71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51" w:author="Elias de Moraes Fernandes" w:date="2016-07-07T10:33:00Z">
              <w:rPr>
                <w:sz w:val="24"/>
                <w:lang w:val="pt-BR"/>
              </w:rPr>
            </w:rPrChange>
          </w:rPr>
          <w:delText>das</w:delText>
        </w:r>
        <w:r w:rsidRPr="00996951" w:rsidDel="005B27F1">
          <w:rPr>
            <w:rFonts w:ascii="Arial" w:hAnsi="Arial" w:cs="Arial"/>
            <w:sz w:val="24"/>
            <w:lang w:val="pt-BR"/>
            <w:rPrChange w:id="715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53" w:author="Elias de Moraes Fernandes" w:date="2016-07-07T10:33:00Z">
              <w:rPr>
                <w:sz w:val="24"/>
                <w:lang w:val="pt-BR"/>
              </w:rPr>
            </w:rPrChange>
          </w:rPr>
          <w:delText>opções</w:delText>
        </w:r>
        <w:r w:rsidRPr="00996951" w:rsidDel="005B27F1">
          <w:rPr>
            <w:rFonts w:ascii="Arial" w:hAnsi="Arial" w:cs="Arial"/>
            <w:sz w:val="24"/>
            <w:lang w:val="pt-BR"/>
            <w:rPrChange w:id="715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55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15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57" w:author="Elias de Moraes Fernandes" w:date="2016-07-07T10:33:00Z">
              <w:rPr>
                <w:sz w:val="24"/>
                <w:lang w:val="pt-BR"/>
              </w:rPr>
            </w:rPrChange>
          </w:rPr>
          <w:delText>jogo,</w:delText>
        </w:r>
        <w:r w:rsidRPr="00996951" w:rsidDel="005B27F1">
          <w:rPr>
            <w:rFonts w:ascii="Arial" w:hAnsi="Arial" w:cs="Arial"/>
            <w:sz w:val="24"/>
            <w:lang w:val="pt-BR"/>
            <w:rPrChange w:id="715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59" w:author="Elias de Moraes Fernandes" w:date="2016-07-07T10:33:00Z">
              <w:rPr>
                <w:sz w:val="24"/>
                <w:lang w:val="pt-BR"/>
              </w:rPr>
            </w:rPrChange>
          </w:rPr>
          <w:delText>tais</w:delText>
        </w:r>
        <w:r w:rsidRPr="00996951" w:rsidDel="005B27F1">
          <w:rPr>
            <w:rFonts w:ascii="Arial" w:hAnsi="Arial" w:cs="Arial"/>
            <w:sz w:val="24"/>
            <w:lang w:val="pt-BR"/>
            <w:rPrChange w:id="716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61" w:author="Elias de Moraes Fernandes" w:date="2016-07-07T10:33:00Z">
              <w:rPr>
                <w:sz w:val="24"/>
                <w:lang w:val="pt-BR"/>
              </w:rPr>
            </w:rPrChange>
          </w:rPr>
          <w:delText>como</w:delText>
        </w:r>
        <w:r w:rsidRPr="00996951" w:rsidDel="005B27F1">
          <w:rPr>
            <w:rFonts w:ascii="Arial" w:hAnsi="Arial" w:cs="Arial"/>
            <w:sz w:val="24"/>
            <w:lang w:val="pt-BR"/>
            <w:rPrChange w:id="71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63" w:author="Elias de Moraes Fernandes" w:date="2016-07-07T10:33:00Z">
              <w:rPr>
                <w:sz w:val="24"/>
                <w:lang w:val="pt-BR"/>
              </w:rPr>
            </w:rPrChange>
          </w:rPr>
          <w:delText>volume,</w:delText>
        </w:r>
        <w:r w:rsidRPr="00996951" w:rsidDel="005B27F1">
          <w:rPr>
            <w:rFonts w:ascii="Arial" w:hAnsi="Arial" w:cs="Arial"/>
            <w:sz w:val="24"/>
            <w:lang w:val="pt-BR"/>
            <w:rPrChange w:id="71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65" w:author="Elias de Moraes Fernandes" w:date="2016-07-07T10:33:00Z">
              <w:rPr>
                <w:sz w:val="24"/>
                <w:lang w:val="pt-BR"/>
              </w:rPr>
            </w:rPrChange>
          </w:rPr>
          <w:delText>nível</w:delText>
        </w:r>
        <w:r w:rsidRPr="00996951" w:rsidDel="005B27F1">
          <w:rPr>
            <w:rFonts w:ascii="Arial" w:hAnsi="Arial" w:cs="Arial"/>
            <w:sz w:val="24"/>
            <w:lang w:val="pt-BR"/>
            <w:rPrChange w:id="71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67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16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69" w:author="Elias de Moraes Fernandes" w:date="2016-07-07T10:33:00Z">
              <w:rPr>
                <w:sz w:val="24"/>
                <w:lang w:val="pt-BR"/>
              </w:rPr>
            </w:rPrChange>
          </w:rPr>
          <w:delText>dificuldade,</w:delText>
        </w:r>
        <w:r w:rsidRPr="00996951" w:rsidDel="005B27F1">
          <w:rPr>
            <w:rFonts w:ascii="Arial" w:hAnsi="Arial" w:cs="Arial"/>
            <w:sz w:val="24"/>
            <w:lang w:val="pt-BR"/>
            <w:rPrChange w:id="717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71" w:author="Elias de Moraes Fernandes" w:date="2016-07-07T10:33:00Z">
              <w:rPr>
                <w:sz w:val="24"/>
                <w:lang w:val="pt-BR"/>
              </w:rPr>
            </w:rPrChange>
          </w:rPr>
          <w:delText>desbloqueio</w:delText>
        </w:r>
        <w:r w:rsidRPr="00996951" w:rsidDel="005B27F1">
          <w:rPr>
            <w:rFonts w:ascii="Arial" w:hAnsi="Arial" w:cs="Arial"/>
            <w:sz w:val="24"/>
            <w:lang w:val="pt-BR"/>
            <w:rPrChange w:id="71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73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1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75" w:author="Elias de Moraes Fernandes" w:date="2016-07-07T10:33:00Z">
              <w:rPr>
                <w:sz w:val="24"/>
                <w:lang w:val="pt-BR"/>
              </w:rPr>
            </w:rPrChange>
          </w:rPr>
          <w:delText>novas</w:delText>
        </w:r>
        <w:r w:rsidRPr="00996951" w:rsidDel="005B27F1">
          <w:rPr>
            <w:rFonts w:ascii="Arial" w:hAnsi="Arial" w:cs="Arial"/>
            <w:sz w:val="24"/>
            <w:lang w:val="pt-BR"/>
            <w:rPrChange w:id="71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77" w:author="Elias de Moraes Fernandes" w:date="2016-07-07T10:33:00Z">
              <w:rPr>
                <w:sz w:val="24"/>
                <w:lang w:val="pt-BR"/>
              </w:rPr>
            </w:rPrChange>
          </w:rPr>
          <w:delText>fa</w:delText>
        </w:r>
        <w:r w:rsidRPr="00996951" w:rsidDel="005B27F1">
          <w:rPr>
            <w:rFonts w:ascii="Arial" w:hAnsi="Arial" w:cs="Arial"/>
            <w:sz w:val="24"/>
            <w:lang w:val="pt-BR"/>
            <w:rPrChange w:id="7178" w:author="Elias de Moraes Fernandes" w:date="2016-07-07T10:33:00Z">
              <w:rPr>
                <w:sz w:val="24"/>
                <w:lang w:val="pt-BR"/>
              </w:rPr>
            </w:rPrChange>
          </w:rPr>
          <w:delText>ses, Setar Recordes, Disponibilizar Novos Items</w:delText>
        </w:r>
      </w:del>
    </w:p>
    <w:p w14:paraId="4EC950E9" w14:textId="30711DBE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179" w:author="Elias De Moraes Fernandes" w:date="2016-07-06T16:10:00Z"/>
          <w:rFonts w:ascii="Arial" w:hAnsi="Arial" w:cs="Arial"/>
          <w:sz w:val="24"/>
          <w:lang w:val="pt-BR"/>
          <w:rPrChange w:id="7180" w:author="Elias de Moraes Fernandes" w:date="2016-07-07T10:33:00Z">
            <w:rPr>
              <w:del w:id="7181" w:author="Elias De Moraes Fernandes" w:date="2016-07-06T16:10:00Z"/>
              <w:sz w:val="24"/>
              <w:lang w:val="pt-BR"/>
            </w:rPr>
          </w:rPrChange>
        </w:rPr>
      </w:pPr>
      <w:del w:id="7182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183" w:author="Elias de Moraes Fernandes" w:date="2016-07-07T10:33:00Z">
              <w:rPr>
                <w:sz w:val="24"/>
                <w:lang w:val="pt-BR"/>
              </w:rPr>
            </w:rPrChange>
          </w:rPr>
          <w:delText xml:space="preserve">SetMasterVolume(float volume){}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84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18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86" w:author="Elias de Moraes Fernandes" w:date="2016-07-07T10:33:00Z">
              <w:rPr>
                <w:sz w:val="24"/>
                <w:lang w:val="pt-BR"/>
              </w:rPr>
            </w:rPrChange>
          </w:rPr>
          <w:delText>Alterar</w:delText>
        </w:r>
        <w:r w:rsidRPr="00996951" w:rsidDel="005B27F1">
          <w:rPr>
            <w:rFonts w:ascii="Arial" w:hAnsi="Arial" w:cs="Arial"/>
            <w:sz w:val="24"/>
            <w:lang w:val="pt-BR"/>
            <w:rPrChange w:id="718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88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18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90" w:author="Elias de Moraes Fernandes" w:date="2016-07-07T10:33:00Z">
              <w:rPr>
                <w:sz w:val="24"/>
                <w:lang w:val="pt-BR"/>
              </w:rPr>
            </w:rPrChange>
          </w:rPr>
          <w:delText>Volume</w:delText>
        </w:r>
        <w:r w:rsidRPr="00996951" w:rsidDel="005B27F1">
          <w:rPr>
            <w:rFonts w:ascii="Arial" w:hAnsi="Arial" w:cs="Arial"/>
            <w:sz w:val="24"/>
            <w:lang w:val="pt-BR"/>
            <w:rPrChange w:id="719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92" w:author="Elias de Moraes Fernandes" w:date="2016-07-07T10:33:00Z">
              <w:rPr>
                <w:sz w:val="24"/>
                <w:lang w:val="pt-BR"/>
              </w:rPr>
            </w:rPrChange>
          </w:rPr>
          <w:delText>conforme</w:delText>
        </w:r>
        <w:r w:rsidRPr="00996951" w:rsidDel="005B27F1">
          <w:rPr>
            <w:rFonts w:ascii="Arial" w:hAnsi="Arial" w:cs="Arial"/>
            <w:sz w:val="24"/>
            <w:lang w:val="pt-BR"/>
            <w:rPrChange w:id="719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94" w:author="Elias de Moraes Fernandes" w:date="2016-07-07T10:33:00Z">
              <w:rPr>
                <w:sz w:val="24"/>
                <w:lang w:val="pt-BR"/>
              </w:rPr>
            </w:rPrChange>
          </w:rPr>
          <w:delText>passado</w:delText>
        </w:r>
        <w:r w:rsidRPr="00996951" w:rsidDel="005B27F1">
          <w:rPr>
            <w:rFonts w:ascii="Arial" w:hAnsi="Arial" w:cs="Arial"/>
            <w:sz w:val="24"/>
            <w:lang w:val="pt-BR"/>
            <w:rPrChange w:id="719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96" w:author="Elias de Moraes Fernandes" w:date="2016-07-07T10:33:00Z">
              <w:rPr>
                <w:sz w:val="24"/>
                <w:lang w:val="pt-BR"/>
              </w:rPr>
            </w:rPrChange>
          </w:rPr>
          <w:delText>por</w:delText>
        </w:r>
        <w:r w:rsidRPr="00996951" w:rsidDel="005B27F1">
          <w:rPr>
            <w:rFonts w:ascii="Arial" w:hAnsi="Arial" w:cs="Arial"/>
            <w:sz w:val="24"/>
            <w:lang w:val="pt-BR"/>
            <w:rPrChange w:id="719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198" w:author="Elias de Moraes Fernandes" w:date="2016-07-07T10:33:00Z">
              <w:rPr>
                <w:sz w:val="24"/>
                <w:lang w:val="pt-BR"/>
              </w:rPr>
            </w:rPrChange>
          </w:rPr>
          <w:delText>parâmetro.</w:delText>
        </w:r>
        <w:r w:rsidRPr="00996951" w:rsidDel="005B27F1">
          <w:rPr>
            <w:rFonts w:ascii="Arial" w:hAnsi="Arial" w:cs="Arial"/>
            <w:sz w:val="24"/>
            <w:lang w:val="pt-BR"/>
            <w:rPrChange w:id="719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1C31CAE5" w14:textId="7E8EC23C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200" w:author="Elias De Moraes Fernandes" w:date="2016-07-06T16:10:00Z"/>
          <w:rFonts w:ascii="Arial" w:hAnsi="Arial" w:cs="Arial"/>
          <w:sz w:val="24"/>
          <w:lang w:val="pt-BR"/>
          <w:rPrChange w:id="7201" w:author="Elias de Moraes Fernandes" w:date="2016-07-07T10:33:00Z">
            <w:rPr>
              <w:del w:id="7202" w:author="Elias De Moraes Fernandes" w:date="2016-07-06T16:10:00Z"/>
              <w:sz w:val="24"/>
              <w:lang w:val="pt-BR"/>
            </w:rPr>
          </w:rPrChange>
        </w:rPr>
      </w:pPr>
      <w:del w:id="7203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2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GetMasterVolume(){}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05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2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07" w:author="Elias de Moraes Fernandes" w:date="2016-07-07T10:33:00Z">
              <w:rPr>
                <w:sz w:val="24"/>
                <w:lang w:val="pt-BR"/>
              </w:rPr>
            </w:rPrChange>
          </w:rPr>
          <w:delText>Retorna</w:delText>
        </w:r>
        <w:r w:rsidRPr="00996951" w:rsidDel="005B27F1">
          <w:rPr>
            <w:rFonts w:ascii="Arial" w:hAnsi="Arial" w:cs="Arial"/>
            <w:sz w:val="24"/>
            <w:lang w:val="pt-BR"/>
            <w:rPrChange w:id="720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09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21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11" w:author="Elias de Moraes Fernandes" w:date="2016-07-07T10:33:00Z">
              <w:rPr>
                <w:sz w:val="24"/>
                <w:lang w:val="pt-BR"/>
              </w:rPr>
            </w:rPrChange>
          </w:rPr>
          <w:delText>valor</w:delText>
        </w:r>
        <w:r w:rsidRPr="00996951" w:rsidDel="005B27F1">
          <w:rPr>
            <w:rFonts w:ascii="Arial" w:hAnsi="Arial" w:cs="Arial"/>
            <w:sz w:val="24"/>
            <w:lang w:val="pt-BR"/>
            <w:rPrChange w:id="721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13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Pr="00996951" w:rsidDel="005B27F1">
          <w:rPr>
            <w:rFonts w:ascii="Arial" w:hAnsi="Arial" w:cs="Arial"/>
            <w:sz w:val="24"/>
            <w:lang w:val="pt-BR"/>
            <w:rPrChange w:id="721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15" w:author="Elias de Moraes Fernandes" w:date="2016-07-07T10:33:00Z">
              <w:rPr>
                <w:sz w:val="24"/>
                <w:lang w:val="pt-BR"/>
              </w:rPr>
            </w:rPrChange>
          </w:rPr>
          <w:delText>const</w:delText>
        </w:r>
        <w:r w:rsidRPr="00996951" w:rsidDel="005B27F1">
          <w:rPr>
            <w:rFonts w:ascii="Arial" w:hAnsi="Arial" w:cs="Arial"/>
            <w:sz w:val="24"/>
            <w:lang w:val="pt-BR"/>
            <w:rPrChange w:id="721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17" w:author="Elias de Moraes Fernandes" w:date="2016-07-07T10:33:00Z">
              <w:rPr>
                <w:sz w:val="24"/>
                <w:lang w:val="pt-BR"/>
              </w:rPr>
            </w:rPrChange>
          </w:rPr>
          <w:delText>(constante)</w:delText>
        </w:r>
        <w:r w:rsidRPr="00996951" w:rsidDel="005B27F1">
          <w:rPr>
            <w:rFonts w:ascii="Arial" w:hAnsi="Arial" w:cs="Arial"/>
            <w:sz w:val="24"/>
            <w:lang w:val="pt-BR"/>
            <w:rPrChange w:id="721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19" w:author="Elias de Moraes Fernandes" w:date="2016-07-07T10:33:00Z">
              <w:rPr>
                <w:sz w:val="24"/>
                <w:lang w:val="pt-BR"/>
              </w:rPr>
            </w:rPrChange>
          </w:rPr>
          <w:delText>MASTER_VOLUME_KEY</w:delText>
        </w:r>
      </w:del>
    </w:p>
    <w:p w14:paraId="3D417B46" w14:textId="34AC00EE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220" w:author="Elias De Moraes Fernandes" w:date="2016-07-06T16:10:00Z"/>
          <w:rFonts w:ascii="Arial" w:hAnsi="Arial" w:cs="Arial"/>
          <w:sz w:val="24"/>
          <w:lang w:val="pt-BR"/>
          <w:rPrChange w:id="7221" w:author="Elias de Moraes Fernandes" w:date="2016-07-07T10:33:00Z">
            <w:rPr>
              <w:del w:id="7222" w:author="Elias De Moraes Fernandes" w:date="2016-07-06T16:10:00Z"/>
              <w:sz w:val="24"/>
              <w:lang w:val="pt-BR"/>
            </w:rPr>
          </w:rPrChange>
        </w:rPr>
      </w:pPr>
      <w:del w:id="7223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224" w:author="Elias de Moraes Fernandes" w:date="2016-07-07T10:33:00Z">
              <w:rPr>
                <w:sz w:val="24"/>
                <w:lang w:val="pt-BR"/>
              </w:rPr>
            </w:rPrChange>
          </w:rPr>
          <w:delText xml:space="preserve">UnlockLevel(int level){}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25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22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27" w:author="Elias de Moraes Fernandes" w:date="2016-07-07T10:33:00Z">
              <w:rPr>
                <w:sz w:val="24"/>
                <w:lang w:val="pt-BR"/>
              </w:rPr>
            </w:rPrChange>
          </w:rPr>
          <w:delText>Debloquear</w:delText>
        </w:r>
        <w:r w:rsidRPr="00996951" w:rsidDel="005B27F1">
          <w:rPr>
            <w:rFonts w:ascii="Arial" w:hAnsi="Arial" w:cs="Arial"/>
            <w:sz w:val="24"/>
            <w:lang w:val="pt-BR"/>
            <w:rPrChange w:id="722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29" w:author="Elias de Moraes Fernandes" w:date="2016-07-07T10:33:00Z">
              <w:rPr>
                <w:sz w:val="24"/>
                <w:lang w:val="pt-BR"/>
              </w:rPr>
            </w:rPrChange>
          </w:rPr>
          <w:delText>Nova</w:delText>
        </w:r>
        <w:r w:rsidRPr="00996951" w:rsidDel="005B27F1">
          <w:rPr>
            <w:rFonts w:ascii="Arial" w:hAnsi="Arial" w:cs="Arial"/>
            <w:sz w:val="24"/>
            <w:lang w:val="pt-BR"/>
            <w:rPrChange w:id="723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31" w:author="Elias de Moraes Fernandes" w:date="2016-07-07T10:33:00Z">
              <w:rPr>
                <w:sz w:val="24"/>
                <w:lang w:val="pt-BR"/>
              </w:rPr>
            </w:rPrChange>
          </w:rPr>
          <w:delText>fase</w:delText>
        </w:r>
        <w:r w:rsidRPr="00996951" w:rsidDel="005B27F1">
          <w:rPr>
            <w:rFonts w:ascii="Arial" w:hAnsi="Arial" w:cs="Arial"/>
            <w:sz w:val="24"/>
            <w:lang w:val="pt-BR"/>
            <w:rPrChange w:id="723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com base em um par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33" w:author="Elias de Moraes Fernandes" w:date="2016-07-07T10:33:00Z">
              <w:rPr>
                <w:sz w:val="24"/>
                <w:lang w:val="pt-BR"/>
              </w:rPr>
            </w:rPrChange>
          </w:rPr>
          <w:delText>âmetro</w:delText>
        </w:r>
        <w:r w:rsidRPr="00996951" w:rsidDel="005B27F1">
          <w:rPr>
            <w:rFonts w:ascii="Arial" w:hAnsi="Arial" w:cs="Arial"/>
            <w:sz w:val="24"/>
            <w:lang w:val="pt-BR"/>
            <w:rPrChange w:id="723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35" w:author="Elias de Moraes Fernandes" w:date="2016-07-07T10:33:00Z">
              <w:rPr>
                <w:sz w:val="24"/>
                <w:lang w:val="pt-BR"/>
              </w:rPr>
            </w:rPrChange>
          </w:rPr>
          <w:delText>passado.</w:delText>
        </w:r>
        <w:r w:rsidRPr="00996951" w:rsidDel="005B27F1">
          <w:rPr>
            <w:rFonts w:ascii="Arial" w:hAnsi="Arial" w:cs="Arial"/>
            <w:sz w:val="24"/>
            <w:lang w:val="pt-BR"/>
            <w:rPrChange w:id="723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37" w:author="Elias de Moraes Fernandes" w:date="2016-07-07T10:33:00Z">
              <w:rPr>
                <w:sz w:val="24"/>
                <w:lang w:val="pt-BR"/>
              </w:rPr>
            </w:rPrChange>
          </w:rPr>
          <w:delText>Primeiro</w:delText>
        </w:r>
        <w:r w:rsidRPr="00996951" w:rsidDel="005B27F1">
          <w:rPr>
            <w:rFonts w:ascii="Arial" w:hAnsi="Arial" w:cs="Arial"/>
            <w:sz w:val="24"/>
            <w:lang w:val="pt-BR"/>
            <w:rPrChange w:id="723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39" w:author="Elias de Moraes Fernandes" w:date="2016-07-07T10:33:00Z">
              <w:rPr>
                <w:sz w:val="24"/>
                <w:lang w:val="pt-BR"/>
              </w:rPr>
            </w:rPrChange>
          </w:rPr>
          <w:delText>verifica</w:delText>
        </w:r>
        <w:r w:rsidRPr="00996951" w:rsidDel="005B27F1">
          <w:rPr>
            <w:rFonts w:ascii="Arial" w:hAnsi="Arial" w:cs="Arial"/>
            <w:sz w:val="24"/>
            <w:lang w:val="pt-BR"/>
            <w:rPrChange w:id="724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41" w:author="Elias de Moraes Fernandes" w:date="2016-07-07T10:33:00Z">
              <w:rPr>
                <w:sz w:val="24"/>
                <w:lang w:val="pt-BR"/>
              </w:rPr>
            </w:rPrChange>
          </w:rPr>
          <w:delText>se</w:delText>
        </w:r>
        <w:r w:rsidRPr="00996951" w:rsidDel="005B27F1">
          <w:rPr>
            <w:rFonts w:ascii="Arial" w:hAnsi="Arial" w:cs="Arial"/>
            <w:sz w:val="24"/>
            <w:lang w:val="pt-BR"/>
            <w:rPrChange w:id="724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43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5B27F1">
          <w:rPr>
            <w:rFonts w:ascii="Arial" w:hAnsi="Arial" w:cs="Arial"/>
            <w:sz w:val="24"/>
            <w:lang w:val="pt-BR"/>
            <w:rPrChange w:id="724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45" w:author="Elias de Moraes Fernandes" w:date="2016-07-07T10:33:00Z">
              <w:rPr>
                <w:sz w:val="24"/>
                <w:lang w:val="pt-BR"/>
              </w:rPr>
            </w:rPrChange>
          </w:rPr>
          <w:delText>fase</w:delText>
        </w:r>
        <w:r w:rsidRPr="00996951" w:rsidDel="005B27F1">
          <w:rPr>
            <w:rFonts w:ascii="Arial" w:hAnsi="Arial" w:cs="Arial"/>
            <w:sz w:val="24"/>
            <w:lang w:val="pt-BR"/>
            <w:rPrChange w:id="724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47" w:author="Elias de Moraes Fernandes" w:date="2016-07-07T10:33:00Z">
              <w:rPr>
                <w:sz w:val="24"/>
                <w:lang w:val="pt-BR"/>
              </w:rPr>
            </w:rPrChange>
          </w:rPr>
          <w:delText>já</w:delText>
        </w:r>
        <w:r w:rsidRPr="00996951" w:rsidDel="005B27F1">
          <w:rPr>
            <w:rFonts w:ascii="Arial" w:hAnsi="Arial" w:cs="Arial"/>
            <w:sz w:val="24"/>
            <w:lang w:val="pt-BR"/>
            <w:rPrChange w:id="724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49" w:author="Elias de Moraes Fernandes" w:date="2016-07-07T10:33:00Z">
              <w:rPr>
                <w:sz w:val="24"/>
                <w:lang w:val="pt-BR"/>
              </w:rPr>
            </w:rPrChange>
          </w:rPr>
          <w:delText>não</w:delText>
        </w:r>
        <w:r w:rsidRPr="00996951" w:rsidDel="005B27F1">
          <w:rPr>
            <w:rFonts w:ascii="Arial" w:hAnsi="Arial" w:cs="Arial"/>
            <w:sz w:val="24"/>
            <w:lang w:val="pt-BR"/>
            <w:rPrChange w:id="725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51" w:author="Elias de Moraes Fernandes" w:date="2016-07-07T10:33:00Z">
              <w:rPr>
                <w:sz w:val="24"/>
                <w:lang w:val="pt-BR"/>
              </w:rPr>
            </w:rPrChange>
          </w:rPr>
          <w:delText>foi</w:delText>
        </w:r>
        <w:r w:rsidRPr="00996951" w:rsidDel="005B27F1">
          <w:rPr>
            <w:rFonts w:ascii="Arial" w:hAnsi="Arial" w:cs="Arial"/>
            <w:sz w:val="24"/>
            <w:lang w:val="pt-BR"/>
            <w:rPrChange w:id="725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53" w:author="Elias de Moraes Fernandes" w:date="2016-07-07T10:33:00Z">
              <w:rPr>
                <w:sz w:val="24"/>
                <w:lang w:val="pt-BR"/>
              </w:rPr>
            </w:rPrChange>
          </w:rPr>
          <w:delText>desbloqueada</w:delText>
        </w:r>
        <w:r w:rsidRPr="00996951" w:rsidDel="005B27F1">
          <w:rPr>
            <w:rFonts w:ascii="Arial" w:hAnsi="Arial" w:cs="Arial"/>
            <w:sz w:val="24"/>
            <w:lang w:val="pt-BR"/>
            <w:rPrChange w:id="725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i/>
            <w:sz w:val="24"/>
            <w:lang w:val="pt-BR"/>
            <w:rPrChange w:id="7255" w:author="Elias de Moraes Fernandes" w:date="2016-07-07T10:33:00Z">
              <w:rPr>
                <w:i/>
                <w:sz w:val="24"/>
                <w:lang w:val="pt-BR"/>
              </w:rPr>
            </w:rPrChange>
          </w:rPr>
          <w:delText>isLevelUnlocked(){}</w:delText>
        </w:r>
        <w:r w:rsidRPr="00996951" w:rsidDel="005B27F1">
          <w:rPr>
            <w:rFonts w:ascii="Arial" w:hAnsi="Arial" w:cs="Arial"/>
            <w:sz w:val="24"/>
            <w:lang w:val="pt-BR"/>
            <w:rPrChange w:id="7256" w:author="Elias de Moraes Fernandes" w:date="2016-07-07T10:33:00Z">
              <w:rPr>
                <w:sz w:val="24"/>
                <w:lang w:val="pt-BR"/>
              </w:rPr>
            </w:rPrChange>
          </w:rPr>
          <w:delText xml:space="preserve">, ou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57" w:author="Elias de Moraes Fernandes" w:date="2016-07-07T10:33:00Z">
              <w:rPr>
                <w:sz w:val="24"/>
                <w:lang w:val="pt-BR"/>
              </w:rPr>
            </w:rPrChange>
          </w:rPr>
          <w:delText>é</w:delText>
        </w:r>
        <w:r w:rsidRPr="00996951" w:rsidDel="005B27F1">
          <w:rPr>
            <w:rFonts w:ascii="Arial" w:hAnsi="Arial" w:cs="Arial"/>
            <w:sz w:val="24"/>
            <w:lang w:val="pt-BR"/>
            <w:rPrChange w:id="725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59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26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61" w:author="Elias de Moraes Fernandes" w:date="2016-07-07T10:33:00Z">
              <w:rPr>
                <w:sz w:val="24"/>
                <w:lang w:val="pt-BR"/>
              </w:rPr>
            </w:rPrChange>
          </w:rPr>
          <w:delText>valor</w:delText>
        </w:r>
        <w:r w:rsidRPr="00996951" w:rsidDel="005B27F1">
          <w:rPr>
            <w:rFonts w:ascii="Arial" w:hAnsi="Arial" w:cs="Arial"/>
            <w:sz w:val="24"/>
            <w:lang w:val="pt-BR"/>
            <w:rPrChange w:id="726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63" w:author="Elias de Moraes Fernandes" w:date="2016-07-07T10:33:00Z">
              <w:rPr>
                <w:sz w:val="24"/>
                <w:lang w:val="pt-BR"/>
              </w:rPr>
            </w:rPrChange>
          </w:rPr>
          <w:delText>falso</w:delText>
        </w:r>
        <w:r w:rsidRPr="00996951" w:rsidDel="005B27F1">
          <w:rPr>
            <w:rFonts w:ascii="Arial" w:hAnsi="Arial" w:cs="Arial"/>
            <w:sz w:val="24"/>
            <w:lang w:val="pt-BR"/>
            <w:rPrChange w:id="726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65" w:author="Elias de Moraes Fernandes" w:date="2016-07-07T10:33:00Z">
              <w:rPr>
                <w:sz w:val="24"/>
                <w:lang w:val="pt-BR"/>
              </w:rPr>
            </w:rPrChange>
          </w:rPr>
          <w:delText>(negativo,</w:delText>
        </w:r>
        <w:r w:rsidRPr="00996951" w:rsidDel="005B27F1">
          <w:rPr>
            <w:rFonts w:ascii="Arial" w:hAnsi="Arial" w:cs="Arial"/>
            <w:sz w:val="24"/>
            <w:lang w:val="pt-BR"/>
            <w:rPrChange w:id="726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67" w:author="Elias de Moraes Fernandes" w:date="2016-07-07T10:33:00Z">
              <w:rPr>
                <w:sz w:val="24"/>
                <w:lang w:val="pt-BR"/>
              </w:rPr>
            </w:rPrChange>
          </w:rPr>
          <w:delText>muito</w:delText>
        </w:r>
        <w:r w:rsidRPr="00996951" w:rsidDel="005B27F1">
          <w:rPr>
            <w:rFonts w:ascii="Arial" w:hAnsi="Arial" w:cs="Arial"/>
            <w:sz w:val="24"/>
            <w:lang w:val="pt-BR"/>
            <w:rPrChange w:id="726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69" w:author="Elias de Moraes Fernandes" w:date="2016-07-07T10:33:00Z">
              <w:rPr>
                <w:sz w:val="24"/>
                <w:lang w:val="pt-BR"/>
              </w:rPr>
            </w:rPrChange>
          </w:rPr>
          <w:delText>alto)</w:delText>
        </w:r>
        <w:r w:rsidRPr="00996951" w:rsidDel="005B27F1">
          <w:rPr>
            <w:rFonts w:ascii="Arial" w:hAnsi="Arial" w:cs="Arial"/>
            <w:sz w:val="24"/>
            <w:lang w:val="pt-BR"/>
            <w:rPrChange w:id="727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71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5B27F1">
          <w:rPr>
            <w:rFonts w:ascii="Arial" w:hAnsi="Arial" w:cs="Arial"/>
            <w:sz w:val="24"/>
            <w:lang w:val="pt-BR"/>
            <w:rPrChange w:id="727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73" w:author="Elias de Moraes Fernandes" w:date="2016-07-07T10:33:00Z">
              <w:rPr>
                <w:sz w:val="24"/>
                <w:lang w:val="pt-BR"/>
              </w:rPr>
            </w:rPrChange>
          </w:rPr>
          <w:delText>caso</w:delText>
        </w:r>
        <w:r w:rsidRPr="00996951" w:rsidDel="005B27F1">
          <w:rPr>
            <w:rFonts w:ascii="Arial" w:hAnsi="Arial" w:cs="Arial"/>
            <w:sz w:val="24"/>
            <w:lang w:val="pt-BR"/>
            <w:rPrChange w:id="72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75" w:author="Elias de Moraes Fernandes" w:date="2016-07-07T10:33:00Z">
              <w:rPr>
                <w:sz w:val="24"/>
                <w:lang w:val="pt-BR"/>
              </w:rPr>
            </w:rPrChange>
          </w:rPr>
          <w:delText>for,</w:delText>
        </w:r>
        <w:r w:rsidRPr="00996951" w:rsidDel="005B27F1">
          <w:rPr>
            <w:rFonts w:ascii="Arial" w:hAnsi="Arial" w:cs="Arial"/>
            <w:sz w:val="24"/>
            <w:lang w:val="pt-BR"/>
            <w:rPrChange w:id="72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77" w:author="Elias de Moraes Fernandes" w:date="2016-07-07T10:33:00Z">
              <w:rPr>
                <w:sz w:val="24"/>
                <w:lang w:val="pt-BR"/>
              </w:rPr>
            </w:rPrChange>
          </w:rPr>
          <w:delText>pega</w:delText>
        </w:r>
        <w:r w:rsidRPr="00996951" w:rsidDel="005B27F1">
          <w:rPr>
            <w:rFonts w:ascii="Arial" w:hAnsi="Arial" w:cs="Arial"/>
            <w:sz w:val="24"/>
            <w:lang w:val="pt-BR"/>
            <w:rPrChange w:id="727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79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2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81" w:author="Elias de Moraes Fernandes" w:date="2016-07-07T10:33:00Z">
              <w:rPr>
                <w:sz w:val="24"/>
                <w:lang w:val="pt-BR"/>
              </w:rPr>
            </w:rPrChange>
          </w:rPr>
          <w:delText>erro</w:delText>
        </w:r>
        <w:r w:rsidRPr="00996951" w:rsidDel="005B27F1">
          <w:rPr>
            <w:rFonts w:ascii="Arial" w:hAnsi="Arial" w:cs="Arial"/>
            <w:sz w:val="24"/>
            <w:lang w:val="pt-BR"/>
            <w:rPrChange w:id="72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83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5B27F1">
          <w:rPr>
            <w:rFonts w:ascii="Arial" w:hAnsi="Arial" w:cs="Arial"/>
            <w:sz w:val="24"/>
            <w:lang w:val="pt-BR"/>
            <w:rPrChange w:id="72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85" w:author="Elias de Moraes Fernandes" w:date="2016-07-07T10:33:00Z">
              <w:rPr>
                <w:sz w:val="24"/>
                <w:lang w:val="pt-BR"/>
              </w:rPr>
            </w:rPrChange>
          </w:rPr>
          <w:delText>retorna</w:delText>
        </w:r>
        <w:r w:rsidRPr="00996951" w:rsidDel="005B27F1">
          <w:rPr>
            <w:rFonts w:ascii="Arial" w:hAnsi="Arial" w:cs="Arial"/>
            <w:sz w:val="24"/>
            <w:lang w:val="pt-BR"/>
            <w:rPrChange w:id="72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87" w:author="Elias de Moraes Fernandes" w:date="2016-07-07T10:33:00Z">
              <w:rPr>
                <w:sz w:val="24"/>
                <w:lang w:val="pt-BR"/>
              </w:rPr>
            </w:rPrChange>
          </w:rPr>
          <w:delText>falso.</w:delText>
        </w:r>
      </w:del>
    </w:p>
    <w:p w14:paraId="1422FC3B" w14:textId="02825C02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288" w:author="Elias De Moraes Fernandes" w:date="2016-07-06T16:10:00Z"/>
          <w:rFonts w:ascii="Arial" w:hAnsi="Arial" w:cs="Arial"/>
          <w:sz w:val="24"/>
          <w:lang w:val="pt-BR"/>
          <w:rPrChange w:id="7289" w:author="Elias de Moraes Fernandes" w:date="2016-07-07T10:33:00Z">
            <w:rPr>
              <w:del w:id="7290" w:author="Elias De Moraes Fernandes" w:date="2016-07-06T16:10:00Z"/>
              <w:sz w:val="24"/>
              <w:lang w:val="pt-BR"/>
            </w:rPr>
          </w:rPrChange>
        </w:rPr>
      </w:pPr>
      <w:del w:id="729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292" w:author="Elias de Moraes Fernandes" w:date="2016-07-07T10:33:00Z">
              <w:rPr>
                <w:sz w:val="24"/>
                <w:lang w:val="pt-BR"/>
              </w:rPr>
            </w:rPrChange>
          </w:rPr>
          <w:delText xml:space="preserve">bool isLevelUnlocked(){}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93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2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95" w:author="Elias de Moraes Fernandes" w:date="2016-07-07T10:33:00Z">
              <w:rPr>
                <w:sz w:val="24"/>
                <w:lang w:val="pt-BR"/>
              </w:rPr>
            </w:rPrChange>
          </w:rPr>
          <w:delText>Retorna</w:delText>
        </w:r>
        <w:r w:rsidRPr="00996951" w:rsidDel="005B27F1">
          <w:rPr>
            <w:rFonts w:ascii="Arial" w:hAnsi="Arial" w:cs="Arial"/>
            <w:sz w:val="24"/>
            <w:lang w:val="pt-BR"/>
            <w:rPrChange w:id="72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97" w:author="Elias de Moraes Fernandes" w:date="2016-07-07T10:33:00Z">
              <w:rPr>
                <w:sz w:val="24"/>
                <w:lang w:val="pt-BR"/>
              </w:rPr>
            </w:rPrChange>
          </w:rPr>
          <w:delText>verdadeiro</w:delText>
        </w:r>
        <w:r w:rsidRPr="00996951" w:rsidDel="005B27F1">
          <w:rPr>
            <w:rFonts w:ascii="Arial" w:hAnsi="Arial" w:cs="Arial"/>
            <w:sz w:val="24"/>
            <w:lang w:val="pt-BR"/>
            <w:rPrChange w:id="72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299" w:author="Elias de Moraes Fernandes" w:date="2016-07-07T10:33:00Z">
              <w:rPr>
                <w:sz w:val="24"/>
                <w:lang w:val="pt-BR"/>
              </w:rPr>
            </w:rPrChange>
          </w:rPr>
          <w:delText>ou</w:delText>
        </w:r>
        <w:r w:rsidRPr="00996951" w:rsidDel="005B27F1">
          <w:rPr>
            <w:rFonts w:ascii="Arial" w:hAnsi="Arial" w:cs="Arial"/>
            <w:sz w:val="24"/>
            <w:lang w:val="pt-BR"/>
            <w:rPrChange w:id="73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01" w:author="Elias de Moraes Fernandes" w:date="2016-07-07T10:33:00Z">
              <w:rPr>
                <w:sz w:val="24"/>
                <w:lang w:val="pt-BR"/>
              </w:rPr>
            </w:rPrChange>
          </w:rPr>
          <w:delText>falso</w:delText>
        </w:r>
        <w:r w:rsidRPr="00996951" w:rsidDel="005B27F1">
          <w:rPr>
            <w:rFonts w:ascii="Arial" w:hAnsi="Arial" w:cs="Arial"/>
            <w:sz w:val="24"/>
            <w:lang w:val="pt-BR"/>
            <w:rPrChange w:id="73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03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73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05" w:author="Elias de Moraes Fernandes" w:date="2016-07-07T10:33:00Z">
              <w:rPr>
                <w:sz w:val="24"/>
                <w:lang w:val="pt-BR"/>
              </w:rPr>
            </w:rPrChange>
          </w:rPr>
          <w:delText>ver</w:delText>
        </w:r>
        <w:r w:rsidRPr="00996951" w:rsidDel="005B27F1">
          <w:rPr>
            <w:rFonts w:ascii="Arial" w:hAnsi="Arial" w:cs="Arial"/>
            <w:sz w:val="24"/>
            <w:lang w:val="pt-BR"/>
            <w:rPrChange w:id="73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se uma fase esta desbloqueada. Caso encontre erro, pega o mesmo e retorna falso.</w:delText>
        </w:r>
      </w:del>
    </w:p>
    <w:p w14:paraId="1D332812" w14:textId="5E1065D5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307" w:author="Elias De Moraes Fernandes" w:date="2016-07-06T16:10:00Z"/>
          <w:rFonts w:ascii="Arial" w:hAnsi="Arial" w:cs="Arial"/>
          <w:sz w:val="24"/>
          <w:lang w:val="pt-BR"/>
          <w:rPrChange w:id="7308" w:author="Elias de Moraes Fernandes" w:date="2016-07-07T10:33:00Z">
            <w:rPr>
              <w:del w:id="7309" w:author="Elias De Moraes Fernandes" w:date="2016-07-06T16:10:00Z"/>
              <w:sz w:val="24"/>
              <w:lang w:val="pt-BR"/>
            </w:rPr>
          </w:rPrChange>
        </w:rPr>
      </w:pPr>
      <w:del w:id="7310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3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SetDifficulty(int difficulty){}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12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3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14" w:author="Elias de Moraes Fernandes" w:date="2016-07-07T10:33:00Z">
              <w:rPr>
                <w:sz w:val="24"/>
                <w:lang w:val="pt-BR"/>
              </w:rPr>
            </w:rPrChange>
          </w:rPr>
          <w:delText>Altera</w:delText>
        </w:r>
        <w:r w:rsidRPr="00996951" w:rsidDel="005B27F1">
          <w:rPr>
            <w:rFonts w:ascii="Arial" w:hAnsi="Arial" w:cs="Arial"/>
            <w:sz w:val="24"/>
            <w:lang w:val="pt-BR"/>
            <w:rPrChange w:id="731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16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5B27F1">
          <w:rPr>
            <w:rFonts w:ascii="Arial" w:hAnsi="Arial" w:cs="Arial"/>
            <w:sz w:val="24"/>
            <w:lang w:val="pt-BR"/>
            <w:rPrChange w:id="73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18" w:author="Elias de Moraes Fernandes" w:date="2016-07-07T10:33:00Z">
              <w:rPr>
                <w:sz w:val="24"/>
                <w:lang w:val="pt-BR"/>
              </w:rPr>
            </w:rPrChange>
          </w:rPr>
          <w:delText>dificuldade</w:delText>
        </w:r>
        <w:r w:rsidRPr="00996951" w:rsidDel="005B27F1">
          <w:rPr>
            <w:rFonts w:ascii="Arial" w:hAnsi="Arial" w:cs="Arial"/>
            <w:sz w:val="24"/>
            <w:lang w:val="pt-BR"/>
            <w:rPrChange w:id="73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20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73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22" w:author="Elias de Moraes Fernandes" w:date="2016-07-07T10:33:00Z">
              <w:rPr>
                <w:sz w:val="24"/>
                <w:lang w:val="pt-BR"/>
              </w:rPr>
            </w:rPrChange>
          </w:rPr>
          <w:delText>Jogo</w:delText>
        </w:r>
      </w:del>
    </w:p>
    <w:p w14:paraId="4E94FCB3" w14:textId="361F838F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323" w:author="Elias De Moraes Fernandes" w:date="2016-07-06T16:10:00Z"/>
          <w:rFonts w:ascii="Arial" w:hAnsi="Arial" w:cs="Arial"/>
          <w:sz w:val="24"/>
          <w:lang w:val="pt-BR"/>
          <w:rPrChange w:id="7324" w:author="Elias de Moraes Fernandes" w:date="2016-07-07T10:33:00Z">
            <w:rPr>
              <w:del w:id="7325" w:author="Elias De Moraes Fernandes" w:date="2016-07-06T16:10:00Z"/>
              <w:sz w:val="24"/>
              <w:lang w:val="pt-BR"/>
            </w:rPr>
          </w:rPrChange>
        </w:rPr>
      </w:pPr>
      <w:del w:id="732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3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GetDifficulty(){}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28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32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30" w:author="Elias de Moraes Fernandes" w:date="2016-07-07T10:33:00Z">
              <w:rPr>
                <w:sz w:val="24"/>
                <w:lang w:val="pt-BR"/>
              </w:rPr>
            </w:rPrChange>
          </w:rPr>
          <w:delText>Retorna</w:delText>
        </w:r>
        <w:r w:rsidRPr="00996951" w:rsidDel="005B27F1">
          <w:rPr>
            <w:rFonts w:ascii="Arial" w:hAnsi="Arial" w:cs="Arial"/>
            <w:sz w:val="24"/>
            <w:lang w:val="pt-BR"/>
            <w:rPrChange w:id="73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3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33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34" w:author="Elias de Moraes Fernandes" w:date="2016-07-07T10:33:00Z">
              <w:rPr>
                <w:sz w:val="24"/>
                <w:lang w:val="pt-BR"/>
              </w:rPr>
            </w:rPrChange>
          </w:rPr>
          <w:delText>valor</w:delText>
        </w:r>
        <w:r w:rsidRPr="00996951" w:rsidDel="005B27F1">
          <w:rPr>
            <w:rFonts w:ascii="Arial" w:hAnsi="Arial" w:cs="Arial"/>
            <w:sz w:val="24"/>
            <w:lang w:val="pt-BR"/>
            <w:rPrChange w:id="733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36" w:author="Elias de Moraes Fernandes" w:date="2016-07-07T10:33:00Z">
              <w:rPr>
                <w:sz w:val="24"/>
                <w:lang w:val="pt-BR"/>
              </w:rPr>
            </w:rPrChange>
          </w:rPr>
          <w:delText>da</w:delText>
        </w:r>
        <w:r w:rsidRPr="00996951" w:rsidDel="005B27F1">
          <w:rPr>
            <w:rFonts w:ascii="Arial" w:hAnsi="Arial" w:cs="Arial"/>
            <w:sz w:val="24"/>
            <w:lang w:val="pt-BR"/>
            <w:rPrChange w:id="733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38" w:author="Elias de Moraes Fernandes" w:date="2016-07-07T10:33:00Z">
              <w:rPr>
                <w:sz w:val="24"/>
                <w:lang w:val="pt-BR"/>
              </w:rPr>
            </w:rPrChange>
          </w:rPr>
          <w:delText>const</w:delText>
        </w:r>
        <w:r w:rsidRPr="00996951" w:rsidDel="005B27F1">
          <w:rPr>
            <w:rFonts w:ascii="Arial" w:hAnsi="Arial" w:cs="Arial"/>
            <w:sz w:val="24"/>
            <w:lang w:val="pt-BR"/>
            <w:rPrChange w:id="73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40" w:author="Elias de Moraes Fernandes" w:date="2016-07-07T10:33:00Z">
              <w:rPr>
                <w:sz w:val="24"/>
                <w:lang w:val="pt-BR"/>
              </w:rPr>
            </w:rPrChange>
          </w:rPr>
          <w:delText>DIFFICULTY_KEY</w:delText>
        </w:r>
      </w:del>
    </w:p>
    <w:p w14:paraId="44AF47C7" w14:textId="7206D3FF" w:rsidR="001A6DB6" w:rsidRPr="00996951" w:rsidDel="005B27F1" w:rsidRDefault="001A6DB6" w:rsidP="001A6DB6">
      <w:pPr>
        <w:pStyle w:val="ListParagraph"/>
        <w:tabs>
          <w:tab w:val="left" w:pos="7672"/>
        </w:tabs>
        <w:ind w:left="1080" w:firstLine="360"/>
        <w:rPr>
          <w:del w:id="7341" w:author="Elias De Moraes Fernandes" w:date="2016-07-06T16:10:00Z"/>
          <w:rFonts w:ascii="Arial" w:hAnsi="Arial" w:cs="Arial"/>
          <w:sz w:val="24"/>
          <w:lang w:val="pt-BR"/>
          <w:rPrChange w:id="7342" w:author="Elias de Moraes Fernandes" w:date="2016-07-07T10:33:00Z">
            <w:rPr>
              <w:del w:id="7343" w:author="Elias De Moraes Fernandes" w:date="2016-07-06T16:10:00Z"/>
              <w:sz w:val="24"/>
              <w:lang w:val="pt-BR"/>
            </w:rPr>
          </w:rPrChange>
        </w:rPr>
      </w:pPr>
    </w:p>
    <w:p w14:paraId="13617496" w14:textId="4BE72642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7344" w:author="Elias De Moraes Fernandes" w:date="2016-07-06T16:10:00Z"/>
          <w:rFonts w:ascii="Arial" w:hAnsi="Arial" w:cs="Arial"/>
          <w:sz w:val="24"/>
          <w:lang w:val="pt-BR"/>
          <w:rPrChange w:id="7345" w:author="Elias de Moraes Fernandes" w:date="2016-07-07T10:33:00Z">
            <w:rPr>
              <w:del w:id="7346" w:author="Elias De Moraes Fernandes" w:date="2016-07-06T16:10:00Z"/>
              <w:sz w:val="24"/>
              <w:lang w:val="pt-BR"/>
            </w:rPr>
          </w:rPrChange>
        </w:rPr>
      </w:pPr>
      <w:del w:id="7347" w:author="Elias De Moraes Fernandes" w:date="2016-07-06T16:10:00Z">
        <w:r w:rsidRPr="00996951" w:rsidDel="005B27F1">
          <w:rPr>
            <w:rFonts w:ascii="Arial" w:hAnsi="Arial" w:cs="Arial"/>
            <w:sz w:val="28"/>
            <w:lang w:val="pt-BR"/>
            <w:rPrChange w:id="7348" w:author="Elias de Moraes Fernandes" w:date="2016-07-07T10:33:00Z">
              <w:rPr>
                <w:sz w:val="28"/>
                <w:lang w:val="pt-BR"/>
              </w:rPr>
            </w:rPrChange>
          </w:rPr>
          <w:delText>MusicManager.cs</w:delText>
        </w:r>
        <w:r w:rsidRPr="00996951" w:rsidDel="005B27F1">
          <w:rPr>
            <w:rFonts w:ascii="Arial" w:hAnsi="Arial" w:cs="Arial"/>
            <w:b/>
            <w:sz w:val="28"/>
            <w:lang w:val="pt-BR"/>
            <w:rPrChange w:id="7349" w:author="Elias de Moraes Fernandes" w:date="2016-07-07T10:33:00Z">
              <w:rPr>
                <w:b/>
                <w:sz w:val="28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b/>
            <w:sz w:val="28"/>
            <w:lang w:val="pt-BR"/>
            <w:rPrChange w:id="7350" w:author="Elias de Moraes Fernandes" w:date="2016-07-07T10:33:00Z">
              <w:rPr>
                <w:b/>
                <w:sz w:val="28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b/>
            <w:sz w:val="28"/>
            <w:lang w:val="pt-BR"/>
            <w:rPrChange w:id="7351" w:author="Elias de Moraes Fernandes" w:date="2016-07-07T10:33:00Z">
              <w:rPr>
                <w:b/>
                <w:sz w:val="28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sz w:val="24"/>
            <w:lang w:val="pt-BR"/>
            <w:rPrChange w:id="7352" w:author="Elias de Moraes Fernandes" w:date="2016-07-07T10:33:00Z">
              <w:rPr>
                <w:sz w:val="24"/>
                <w:lang w:val="pt-BR"/>
              </w:rPr>
            </w:rPrChange>
          </w:rPr>
          <w:delText>Gerencia as musicas para todo o Jogo: Desde o SplashScreen ate a passagem por diferentes fases do jogo.</w:delText>
        </w:r>
      </w:del>
    </w:p>
    <w:p w14:paraId="1CC2696C" w14:textId="7DB38BE3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7353" w:author="Elias De Moraes Fernandes" w:date="2016-07-06T16:10:00Z"/>
          <w:rFonts w:ascii="Arial" w:hAnsi="Arial" w:cs="Arial"/>
          <w:b/>
          <w:sz w:val="24"/>
          <w:lang w:val="pt-BR"/>
          <w:rPrChange w:id="7354" w:author="Elias de Moraes Fernandes" w:date="2016-07-07T10:33:00Z">
            <w:rPr>
              <w:del w:id="7355" w:author="Elias De Moraes Fernandes" w:date="2016-07-06T16:10:00Z"/>
              <w:b/>
              <w:sz w:val="24"/>
              <w:lang w:val="pt-BR"/>
            </w:rPr>
          </w:rPrChange>
        </w:rPr>
      </w:pPr>
      <w:del w:id="7356" w:author="Elias De Moraes Fernandes" w:date="2016-07-06T16:10:00Z">
        <w:r w:rsidRPr="00996951" w:rsidDel="005B27F1">
          <w:rPr>
            <w:rFonts w:ascii="Arial" w:hAnsi="Arial" w:cs="Arial"/>
            <w:b/>
            <w:sz w:val="24"/>
            <w:lang w:val="pt-BR"/>
            <w:rPrChange w:id="7357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Vari</w:delText>
        </w:r>
        <w:r w:rsidRPr="00996951" w:rsidDel="005B27F1">
          <w:rPr>
            <w:rFonts w:ascii="Arial" w:eastAsia="Calibri" w:hAnsi="Arial" w:cs="Arial"/>
            <w:b/>
            <w:sz w:val="24"/>
            <w:lang w:val="pt-BR"/>
            <w:rPrChange w:id="7358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áveis</w:delText>
        </w:r>
      </w:del>
    </w:p>
    <w:p w14:paraId="69532049" w14:textId="1C7C6ED5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359" w:author="Elias De Moraes Fernandes" w:date="2016-07-06T16:10:00Z"/>
          <w:rFonts w:ascii="Arial" w:hAnsi="Arial" w:cs="Arial"/>
          <w:sz w:val="24"/>
          <w:lang w:val="pt-BR"/>
          <w:rPrChange w:id="7360" w:author="Elias de Moraes Fernandes" w:date="2016-07-07T10:33:00Z">
            <w:rPr>
              <w:del w:id="7361" w:author="Elias De Moraes Fernandes" w:date="2016-07-06T16:10:00Z"/>
              <w:sz w:val="24"/>
              <w:lang w:val="pt-BR"/>
            </w:rPr>
          </w:rPrChange>
        </w:rPr>
      </w:pPr>
      <w:del w:id="7362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363" w:author="Elias de Moraes Fernandes" w:date="2016-07-07T10:33:00Z">
              <w:rPr>
                <w:sz w:val="24"/>
                <w:lang w:val="pt-BR"/>
              </w:rPr>
            </w:rPrChange>
          </w:rPr>
          <w:delText>public AudioClip</w:delText>
        </w:r>
        <w:r w:rsidRPr="00996951" w:rsidDel="005B27F1">
          <w:rPr>
            <w:rFonts w:ascii="Arial" w:hAnsi="Arial" w:cs="Arial"/>
            <w:sz w:val="24"/>
            <w:lang w:val="en-CA"/>
            <w:rPrChange w:id="7364" w:author="Elias de Moraes Fernandes" w:date="2016-07-07T10:33:00Z">
              <w:rPr>
                <w:sz w:val="24"/>
                <w:lang w:val="en-CA"/>
              </w:rPr>
            </w:rPrChange>
          </w:rPr>
          <w:delText>[]</w:delText>
        </w:r>
        <w:r w:rsidRPr="00996951" w:rsidDel="005B27F1">
          <w:rPr>
            <w:rFonts w:ascii="Arial" w:hAnsi="Arial" w:cs="Arial"/>
            <w:sz w:val="24"/>
            <w:lang w:val="pt-BR"/>
            <w:rPrChange w:id="73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levelMusicChangeArray</w:delText>
        </w:r>
      </w:del>
    </w:p>
    <w:p w14:paraId="350A785F" w14:textId="6A48DE7E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366" w:author="Elias De Moraes Fernandes" w:date="2016-07-06T16:10:00Z"/>
          <w:rFonts w:ascii="Arial" w:hAnsi="Arial" w:cs="Arial"/>
          <w:sz w:val="24"/>
          <w:lang w:val="pt-BR"/>
          <w:rPrChange w:id="7367" w:author="Elias de Moraes Fernandes" w:date="2016-07-07T10:33:00Z">
            <w:rPr>
              <w:del w:id="7368" w:author="Elias De Moraes Fernandes" w:date="2016-07-06T16:10:00Z"/>
              <w:sz w:val="24"/>
              <w:lang w:val="pt-BR"/>
            </w:rPr>
          </w:rPrChange>
        </w:rPr>
      </w:pPr>
      <w:del w:id="7369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370" w:author="Elias de Moraes Fernandes" w:date="2016-07-07T10:33:00Z">
              <w:rPr>
                <w:sz w:val="24"/>
                <w:lang w:val="pt-BR"/>
              </w:rPr>
            </w:rPrChange>
          </w:rPr>
          <w:delText>private AudioSource audioSource</w:delText>
        </w:r>
      </w:del>
    </w:p>
    <w:p w14:paraId="6DB8A4E8" w14:textId="0D69CB9F" w:rsidR="001A6DB6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7371" w:author="Elias De Moraes Fernandes" w:date="2016-07-06T16:10:00Z"/>
          <w:rFonts w:ascii="Arial" w:hAnsi="Arial" w:cs="Arial"/>
          <w:sz w:val="24"/>
          <w:lang w:val="pt-BR"/>
          <w:rPrChange w:id="7372" w:author="Elias de Moraes Fernandes" w:date="2016-07-07T10:33:00Z">
            <w:rPr>
              <w:del w:id="7373" w:author="Elias De Moraes Fernandes" w:date="2016-07-06T16:10:00Z"/>
              <w:sz w:val="24"/>
              <w:lang w:val="pt-BR"/>
            </w:rPr>
          </w:rPrChange>
        </w:rPr>
      </w:pPr>
      <w:del w:id="7374" w:author="Elias De Moraes Fernandes" w:date="2016-07-06T16:10:00Z">
        <w:r w:rsidRPr="00996951" w:rsidDel="005B27F1">
          <w:rPr>
            <w:rFonts w:ascii="Arial" w:hAnsi="Arial" w:cs="Arial"/>
            <w:b/>
            <w:sz w:val="24"/>
            <w:lang w:val="pt-BR"/>
            <w:rPrChange w:id="7375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M</w:delText>
        </w:r>
        <w:r w:rsidRPr="00996951" w:rsidDel="005B27F1">
          <w:rPr>
            <w:rFonts w:ascii="Arial" w:eastAsia="Calibri" w:hAnsi="Arial" w:cs="Arial"/>
            <w:b/>
            <w:sz w:val="24"/>
            <w:lang w:val="pt-BR"/>
            <w:rPrChange w:id="7376" w:author="Elias de Moraes Fernandes" w:date="2016-07-07T10:33:00Z">
              <w:rPr>
                <w:b/>
                <w:sz w:val="24"/>
                <w:lang w:val="pt-BR"/>
              </w:rPr>
            </w:rPrChange>
          </w:rPr>
          <w:delText>étodos</w:delText>
        </w:r>
        <w:r w:rsidRPr="00996951" w:rsidDel="005B27F1">
          <w:rPr>
            <w:rFonts w:ascii="Arial" w:hAnsi="Arial" w:cs="Arial"/>
            <w:sz w:val="24"/>
            <w:lang w:val="pt-BR"/>
            <w:rPrChange w:id="737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public</w:delText>
        </w:r>
      </w:del>
    </w:p>
    <w:p w14:paraId="5F9B54A9" w14:textId="2EB55D9E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378" w:author="Elias De Moraes Fernandes" w:date="2016-07-06T16:10:00Z"/>
          <w:rFonts w:ascii="Arial" w:hAnsi="Arial" w:cs="Arial"/>
          <w:sz w:val="24"/>
          <w:lang w:val="pt-BR"/>
          <w:rPrChange w:id="7379" w:author="Elias de Moraes Fernandes" w:date="2016-07-07T10:33:00Z">
            <w:rPr>
              <w:del w:id="7380" w:author="Elias De Moraes Fernandes" w:date="2016-07-06T16:10:00Z"/>
              <w:sz w:val="24"/>
              <w:lang w:val="pt-BR"/>
            </w:rPr>
          </w:rPrChange>
        </w:rPr>
      </w:pPr>
      <w:del w:id="7381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3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void Awake(){}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83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3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85" w:author="Elias de Moraes Fernandes" w:date="2016-07-07T10:33:00Z">
              <w:rPr>
                <w:sz w:val="24"/>
                <w:lang w:val="pt-BR"/>
              </w:rPr>
            </w:rPrChange>
          </w:rPr>
          <w:delText>Metodo</w:delText>
        </w:r>
        <w:r w:rsidRPr="00996951" w:rsidDel="005B27F1">
          <w:rPr>
            <w:rFonts w:ascii="Arial" w:hAnsi="Arial" w:cs="Arial"/>
            <w:sz w:val="24"/>
            <w:lang w:val="pt-BR"/>
            <w:rPrChange w:id="73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87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738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89" w:author="Elias de Moraes Fernandes" w:date="2016-07-07T10:33:00Z">
              <w:rPr>
                <w:sz w:val="24"/>
                <w:lang w:val="pt-BR"/>
              </w:rPr>
            </w:rPrChange>
          </w:rPr>
          <w:delText>não</w:delText>
        </w:r>
        <w:r w:rsidRPr="00996951" w:rsidDel="005B27F1">
          <w:rPr>
            <w:rFonts w:ascii="Arial" w:hAnsi="Arial" w:cs="Arial"/>
            <w:sz w:val="24"/>
            <w:lang w:val="pt-BR"/>
            <w:rPrChange w:id="739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91" w:author="Elias de Moraes Fernandes" w:date="2016-07-07T10:33:00Z">
              <w:rPr>
                <w:sz w:val="24"/>
                <w:lang w:val="pt-BR"/>
              </w:rPr>
            </w:rPrChange>
          </w:rPr>
          <w:delText>destruir</w:delText>
        </w:r>
        <w:r w:rsidRPr="00996951" w:rsidDel="005B27F1">
          <w:rPr>
            <w:rFonts w:ascii="Arial" w:hAnsi="Arial" w:cs="Arial"/>
            <w:sz w:val="24"/>
            <w:lang w:val="pt-BR"/>
            <w:rPrChange w:id="739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93" w:author="Elias de Moraes Fernandes" w:date="2016-07-07T10:33:00Z">
              <w:rPr>
                <w:sz w:val="24"/>
                <w:lang w:val="pt-BR"/>
              </w:rPr>
            </w:rPrChange>
          </w:rPr>
          <w:delText>(acabar)</w:delText>
        </w:r>
        <w:r w:rsidRPr="00996951" w:rsidDel="005B27F1">
          <w:rPr>
            <w:rFonts w:ascii="Arial" w:hAnsi="Arial" w:cs="Arial"/>
            <w:sz w:val="24"/>
            <w:lang w:val="pt-BR"/>
            <w:rPrChange w:id="739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95" w:author="Elias de Moraes Fernandes" w:date="2016-07-07T10:33:00Z">
              <w:rPr>
                <w:sz w:val="24"/>
                <w:lang w:val="pt-BR"/>
              </w:rPr>
            </w:rPrChange>
          </w:rPr>
          <w:delText>a</w:delText>
        </w:r>
        <w:r w:rsidRPr="00996951" w:rsidDel="005B27F1">
          <w:rPr>
            <w:rFonts w:ascii="Arial" w:hAnsi="Arial" w:cs="Arial"/>
            <w:sz w:val="24"/>
            <w:lang w:val="pt-BR"/>
            <w:rPrChange w:id="739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97" w:author="Elias de Moraes Fernandes" w:date="2016-07-07T10:33:00Z">
              <w:rPr>
                <w:sz w:val="24"/>
                <w:lang w:val="pt-BR"/>
              </w:rPr>
            </w:rPrChange>
          </w:rPr>
          <w:delText>musica</w:delText>
        </w:r>
        <w:r w:rsidRPr="00996951" w:rsidDel="005B27F1">
          <w:rPr>
            <w:rFonts w:ascii="Arial" w:hAnsi="Arial" w:cs="Arial"/>
            <w:sz w:val="24"/>
            <w:lang w:val="pt-BR"/>
            <w:rPrChange w:id="739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399" w:author="Elias de Moraes Fernandes" w:date="2016-07-07T10:33:00Z">
              <w:rPr>
                <w:sz w:val="24"/>
                <w:lang w:val="pt-BR"/>
              </w:rPr>
            </w:rPrChange>
          </w:rPr>
          <w:delText>enquanto</w:delText>
        </w:r>
        <w:r w:rsidRPr="00996951" w:rsidDel="005B27F1">
          <w:rPr>
            <w:rFonts w:ascii="Arial" w:hAnsi="Arial" w:cs="Arial"/>
            <w:sz w:val="24"/>
            <w:lang w:val="pt-BR"/>
            <w:rPrChange w:id="740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01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40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03" w:author="Elias de Moraes Fernandes" w:date="2016-07-07T10:33:00Z">
              <w:rPr>
                <w:sz w:val="24"/>
                <w:lang w:val="pt-BR"/>
              </w:rPr>
            </w:rPrChange>
          </w:rPr>
          <w:delText>jogador</w:delText>
        </w:r>
        <w:r w:rsidRPr="00996951" w:rsidDel="005B27F1">
          <w:rPr>
            <w:rFonts w:ascii="Arial" w:hAnsi="Arial" w:cs="Arial"/>
            <w:sz w:val="24"/>
            <w:lang w:val="pt-BR"/>
            <w:rPrChange w:id="740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05" w:author="Elias de Moraes Fernandes" w:date="2016-07-07T10:33:00Z">
              <w:rPr>
                <w:sz w:val="24"/>
                <w:lang w:val="pt-BR"/>
              </w:rPr>
            </w:rPrChange>
          </w:rPr>
          <w:delText>estiver</w:delText>
        </w:r>
        <w:r w:rsidRPr="00996951" w:rsidDel="005B27F1">
          <w:rPr>
            <w:rFonts w:ascii="Arial" w:hAnsi="Arial" w:cs="Arial"/>
            <w:sz w:val="24"/>
            <w:lang w:val="pt-BR"/>
            <w:rPrChange w:id="740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ativo usando o DontDestroyOnLoad(gameobject).</w:delText>
        </w:r>
      </w:del>
    </w:p>
    <w:p w14:paraId="650BC550" w14:textId="5557C9A7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407" w:author="Elias De Moraes Fernandes" w:date="2016-07-06T16:10:00Z"/>
          <w:rFonts w:ascii="Arial" w:hAnsi="Arial" w:cs="Arial"/>
          <w:sz w:val="24"/>
          <w:lang w:val="pt-BR"/>
          <w:rPrChange w:id="7408" w:author="Elias de Moraes Fernandes" w:date="2016-07-07T10:33:00Z">
            <w:rPr>
              <w:del w:id="7409" w:author="Elias De Moraes Fernandes" w:date="2016-07-06T16:10:00Z"/>
              <w:sz w:val="24"/>
              <w:lang w:val="pt-BR"/>
            </w:rPr>
          </w:rPrChange>
        </w:rPr>
      </w:pPr>
      <w:del w:id="7410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411" w:author="Elias de Moraes Fernandes" w:date="2016-07-07T10:33:00Z">
              <w:rPr>
                <w:sz w:val="24"/>
                <w:lang w:val="pt-BR"/>
              </w:rPr>
            </w:rPrChange>
          </w:rPr>
          <w:delText xml:space="preserve">Void Start(){}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12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41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14" w:author="Elias de Moraes Fernandes" w:date="2016-07-07T10:33:00Z">
              <w:rPr>
                <w:sz w:val="24"/>
                <w:lang w:val="pt-BR"/>
              </w:rPr>
            </w:rPrChange>
          </w:rPr>
          <w:delText>Inicia</w:delText>
        </w:r>
        <w:r w:rsidRPr="00996951" w:rsidDel="005B27F1">
          <w:rPr>
            <w:rFonts w:ascii="Arial" w:hAnsi="Arial" w:cs="Arial"/>
            <w:sz w:val="24"/>
            <w:lang w:val="pt-BR"/>
            <w:rPrChange w:id="741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16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41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18" w:author="Elias de Moraes Fernandes" w:date="2016-07-07T10:33:00Z">
              <w:rPr>
                <w:sz w:val="24"/>
                <w:lang w:val="pt-BR"/>
              </w:rPr>
            </w:rPrChange>
          </w:rPr>
          <w:delText>AudioSource,</w:delText>
        </w:r>
        <w:r w:rsidRPr="00996951" w:rsidDel="005B27F1">
          <w:rPr>
            <w:rFonts w:ascii="Arial" w:hAnsi="Arial" w:cs="Arial"/>
            <w:sz w:val="24"/>
            <w:lang w:val="pt-BR"/>
            <w:rPrChange w:id="741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20" w:author="Elias de Moraes Fernandes" w:date="2016-07-07T10:33:00Z">
              <w:rPr>
                <w:sz w:val="24"/>
                <w:lang w:val="pt-BR"/>
              </w:rPr>
            </w:rPrChange>
          </w:rPr>
          <w:delText>pegando</w:delText>
        </w:r>
        <w:r w:rsidRPr="00996951" w:rsidDel="005B27F1">
          <w:rPr>
            <w:rFonts w:ascii="Arial" w:hAnsi="Arial" w:cs="Arial"/>
            <w:sz w:val="24"/>
            <w:lang w:val="pt-BR"/>
            <w:rPrChange w:id="742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22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42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24" w:author="Elias de Moraes Fernandes" w:date="2016-07-07T10:33:00Z">
              <w:rPr>
                <w:sz w:val="24"/>
                <w:lang w:val="pt-BR"/>
              </w:rPr>
            </w:rPrChange>
          </w:rPr>
          <w:delText>componente&lt;AudioSource&gt;()</w:delText>
        </w:r>
        <w:r w:rsidRPr="00996951" w:rsidDel="005B27F1">
          <w:rPr>
            <w:rFonts w:ascii="Arial" w:hAnsi="Arial" w:cs="Arial"/>
            <w:sz w:val="24"/>
            <w:lang w:val="pt-BR"/>
            <w:rPrChange w:id="742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26" w:author="Elias de Moraes Fernandes" w:date="2016-07-07T10:33:00Z">
              <w:rPr>
                <w:sz w:val="24"/>
                <w:lang w:val="pt-BR"/>
              </w:rPr>
            </w:rPrChange>
          </w:rPr>
          <w:delText>e</w:delText>
        </w:r>
        <w:r w:rsidRPr="00996951" w:rsidDel="005B27F1">
          <w:rPr>
            <w:rFonts w:ascii="Arial" w:hAnsi="Arial" w:cs="Arial"/>
            <w:sz w:val="24"/>
            <w:lang w:val="pt-BR"/>
            <w:rPrChange w:id="742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28" w:author="Elias de Moraes Fernandes" w:date="2016-07-07T10:33:00Z">
              <w:rPr>
                <w:sz w:val="24"/>
                <w:lang w:val="pt-BR"/>
              </w:rPr>
            </w:rPrChange>
          </w:rPr>
          <w:delText>seta</w:delText>
        </w:r>
        <w:r w:rsidRPr="00996951" w:rsidDel="005B27F1">
          <w:rPr>
            <w:rFonts w:ascii="Arial" w:hAnsi="Arial" w:cs="Arial"/>
            <w:sz w:val="24"/>
            <w:lang w:val="pt-BR"/>
            <w:rPrChange w:id="742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30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43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32" w:author="Elias de Moraes Fernandes" w:date="2016-07-07T10:33:00Z">
              <w:rPr>
                <w:sz w:val="24"/>
                <w:lang w:val="pt-BR"/>
              </w:rPr>
            </w:rPrChange>
          </w:rPr>
          <w:delText>volume.</w:delText>
        </w:r>
      </w:del>
    </w:p>
    <w:p w14:paraId="0F9D79D0" w14:textId="63BE8C7E" w:rsidR="001A6DB6" w:rsidRPr="00996951" w:rsidDel="005B27F1" w:rsidRDefault="001A6DB6" w:rsidP="001A6DB6">
      <w:pPr>
        <w:pStyle w:val="ListParagraph"/>
        <w:tabs>
          <w:tab w:val="left" w:pos="7672"/>
        </w:tabs>
        <w:ind w:left="360" w:firstLine="360"/>
        <w:rPr>
          <w:del w:id="7433" w:author="Elias De Moraes Fernandes" w:date="2016-07-06T16:10:00Z"/>
          <w:rFonts w:ascii="Arial" w:hAnsi="Arial" w:cs="Arial"/>
          <w:sz w:val="24"/>
          <w:lang w:val="pt-BR"/>
          <w:rPrChange w:id="7434" w:author="Elias de Moraes Fernandes" w:date="2016-07-07T10:33:00Z">
            <w:rPr>
              <w:del w:id="7435" w:author="Elias De Moraes Fernandes" w:date="2016-07-06T16:10:00Z"/>
              <w:sz w:val="24"/>
              <w:lang w:val="pt-BR"/>
            </w:rPr>
          </w:rPrChange>
        </w:rPr>
      </w:pPr>
      <w:del w:id="7436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437" w:author="Elias de Moraes Fernandes" w:date="2016-07-07T10:33:00Z">
              <w:rPr>
                <w:sz w:val="24"/>
                <w:lang w:val="pt-BR"/>
              </w:rPr>
            </w:rPrChange>
          </w:rPr>
          <w:delText xml:space="preserve">void OnLevelWasLoaded(int level){}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38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43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40" w:author="Elias de Moraes Fernandes" w:date="2016-07-07T10:33:00Z">
              <w:rPr>
                <w:sz w:val="24"/>
                <w:lang w:val="pt-BR"/>
              </w:rPr>
            </w:rPrChange>
          </w:rPr>
          <w:delText>Instancia</w:delText>
        </w:r>
        <w:r w:rsidRPr="00996951" w:rsidDel="005B27F1">
          <w:rPr>
            <w:rFonts w:ascii="Arial" w:hAnsi="Arial" w:cs="Arial"/>
            <w:sz w:val="24"/>
            <w:lang w:val="pt-BR"/>
            <w:rPrChange w:id="744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42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44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44" w:author="Elias de Moraes Fernandes" w:date="2016-07-07T10:33:00Z">
              <w:rPr>
                <w:sz w:val="24"/>
                <w:lang w:val="pt-BR"/>
              </w:rPr>
            </w:rPrChange>
          </w:rPr>
          <w:delText>AudioClip</w:delText>
        </w:r>
        <w:r w:rsidRPr="00996951" w:rsidDel="005B27F1">
          <w:rPr>
            <w:rFonts w:ascii="Arial" w:hAnsi="Arial" w:cs="Arial"/>
            <w:sz w:val="24"/>
            <w:lang w:val="pt-BR"/>
            <w:rPrChange w:id="744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46" w:author="Elias de Moraes Fernandes" w:date="2016-07-07T10:33:00Z">
              <w:rPr>
                <w:sz w:val="24"/>
                <w:lang w:val="pt-BR"/>
              </w:rPr>
            </w:rPrChange>
          </w:rPr>
          <w:delText>com</w:delText>
        </w:r>
        <w:r w:rsidRPr="00996951" w:rsidDel="005B27F1">
          <w:rPr>
            <w:rFonts w:ascii="Arial" w:hAnsi="Arial" w:cs="Arial"/>
            <w:sz w:val="24"/>
            <w:lang w:val="pt-BR"/>
            <w:rPrChange w:id="744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48" w:author="Elias de Moraes Fernandes" w:date="2016-07-07T10:33:00Z">
              <w:rPr>
                <w:sz w:val="24"/>
                <w:lang w:val="pt-BR"/>
              </w:rPr>
            </w:rPrChange>
          </w:rPr>
          <w:delText>um</w:delText>
        </w:r>
        <w:r w:rsidRPr="00996951" w:rsidDel="005B27F1">
          <w:rPr>
            <w:rFonts w:ascii="Arial" w:hAnsi="Arial" w:cs="Arial"/>
            <w:sz w:val="24"/>
            <w:lang w:val="pt-BR"/>
            <w:rPrChange w:id="744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50" w:author="Elias de Moraes Fernandes" w:date="2016-07-07T10:33:00Z">
              <w:rPr>
                <w:sz w:val="24"/>
                <w:lang w:val="pt-BR"/>
              </w:rPr>
            </w:rPrChange>
          </w:rPr>
          <w:delText>array</w:delText>
        </w:r>
        <w:r w:rsidRPr="00996951" w:rsidDel="005B27F1">
          <w:rPr>
            <w:rFonts w:ascii="Arial" w:hAnsi="Arial" w:cs="Arial"/>
            <w:sz w:val="24"/>
            <w:lang w:val="pt-BR"/>
            <w:rPrChange w:id="745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52" w:author="Elias de Moraes Fernandes" w:date="2016-07-07T10:33:00Z">
              <w:rPr>
                <w:sz w:val="24"/>
                <w:lang w:val="pt-BR"/>
              </w:rPr>
            </w:rPrChange>
          </w:rPr>
          <w:delText>de</w:delText>
        </w:r>
        <w:r w:rsidRPr="00996951" w:rsidDel="005B27F1">
          <w:rPr>
            <w:rFonts w:ascii="Arial" w:hAnsi="Arial" w:cs="Arial"/>
            <w:sz w:val="24"/>
            <w:lang w:val="pt-BR"/>
            <w:rPrChange w:id="745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54" w:author="Elias de Moraes Fernandes" w:date="2016-07-07T10:33:00Z">
              <w:rPr>
                <w:sz w:val="24"/>
                <w:lang w:val="pt-BR"/>
              </w:rPr>
            </w:rPrChange>
          </w:rPr>
          <w:delText>musicas</w:delText>
        </w:r>
        <w:r w:rsidRPr="00996951" w:rsidDel="005B27F1">
          <w:rPr>
            <w:rFonts w:ascii="Arial" w:hAnsi="Arial" w:cs="Arial"/>
            <w:sz w:val="24"/>
            <w:lang w:val="pt-BR"/>
            <w:rPrChange w:id="745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56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745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58" w:author="Elias de Moraes Fernandes" w:date="2016-07-07T10:33:00Z">
              <w:rPr>
                <w:sz w:val="24"/>
                <w:lang w:val="pt-BR"/>
              </w:rPr>
            </w:rPrChange>
          </w:rPr>
          <w:delText>cada</w:delText>
        </w:r>
        <w:r w:rsidRPr="00996951" w:rsidDel="005B27F1">
          <w:rPr>
            <w:rFonts w:ascii="Arial" w:hAnsi="Arial" w:cs="Arial"/>
            <w:sz w:val="24"/>
            <w:lang w:val="pt-BR"/>
            <w:rPrChange w:id="7459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60" w:author="Elias de Moraes Fernandes" w:date="2016-07-07T10:33:00Z">
              <w:rPr>
                <w:sz w:val="24"/>
                <w:lang w:val="pt-BR"/>
              </w:rPr>
            </w:rPrChange>
          </w:rPr>
          <w:delText>fase</w:delText>
        </w:r>
        <w:r w:rsidRPr="00996951" w:rsidDel="005B27F1">
          <w:rPr>
            <w:rFonts w:ascii="Arial" w:hAnsi="Arial" w:cs="Arial"/>
            <w:sz w:val="24"/>
            <w:lang w:val="pt-BR"/>
            <w:rPrChange w:id="7461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62" w:author="Elias de Moraes Fernandes" w:date="2016-07-07T10:33:00Z">
              <w:rPr>
                <w:sz w:val="24"/>
                <w:lang w:val="pt-BR"/>
              </w:rPr>
            </w:rPrChange>
          </w:rPr>
          <w:delText>ou</w:delText>
        </w:r>
        <w:r w:rsidRPr="00996951" w:rsidDel="005B27F1">
          <w:rPr>
            <w:rFonts w:ascii="Arial" w:hAnsi="Arial" w:cs="Arial"/>
            <w:sz w:val="24"/>
            <w:lang w:val="pt-BR"/>
            <w:rPrChange w:id="7463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64" w:author="Elias de Moraes Fernandes" w:date="2016-07-07T10:33:00Z">
              <w:rPr>
                <w:sz w:val="24"/>
                <w:lang w:val="pt-BR"/>
              </w:rPr>
            </w:rPrChange>
          </w:rPr>
          <w:delText>operação</w:delText>
        </w:r>
        <w:r w:rsidRPr="00996951" w:rsidDel="005B27F1">
          <w:rPr>
            <w:rFonts w:ascii="Arial" w:hAnsi="Arial" w:cs="Arial"/>
            <w:sz w:val="24"/>
            <w:lang w:val="pt-BR"/>
            <w:rPrChange w:id="7465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66" w:author="Elias de Moraes Fernandes" w:date="2016-07-07T10:33:00Z">
              <w:rPr>
                <w:sz w:val="24"/>
                <w:lang w:val="pt-BR"/>
              </w:rPr>
            </w:rPrChange>
          </w:rPr>
          <w:delText>do</w:delText>
        </w:r>
        <w:r w:rsidRPr="00996951" w:rsidDel="005B27F1">
          <w:rPr>
            <w:rFonts w:ascii="Arial" w:hAnsi="Arial" w:cs="Arial"/>
            <w:sz w:val="24"/>
            <w:lang w:val="pt-BR"/>
            <w:rPrChange w:id="7467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68" w:author="Elias de Moraes Fernandes" w:date="2016-07-07T10:33:00Z">
              <w:rPr>
                <w:sz w:val="24"/>
                <w:lang w:val="pt-BR"/>
              </w:rPr>
            </w:rPrChange>
          </w:rPr>
          <w:delText>Jog</w:delText>
        </w:r>
        <w:r w:rsidRPr="00996951" w:rsidDel="005B27F1">
          <w:rPr>
            <w:rFonts w:ascii="Arial" w:hAnsi="Arial" w:cs="Arial"/>
            <w:sz w:val="24"/>
            <w:lang w:val="pt-BR"/>
            <w:rPrChange w:id="7469" w:author="Elias de Moraes Fernandes" w:date="2016-07-07T10:33:00Z">
              <w:rPr>
                <w:sz w:val="24"/>
                <w:lang w:val="pt-BR"/>
              </w:rPr>
            </w:rPrChange>
          </w:rPr>
          <w:delText>o. Verifica se existe musica anexa e coloca para tocar em loop de acordo com a fase.</w:delText>
        </w:r>
      </w:del>
    </w:p>
    <w:p w14:paraId="078423F1" w14:textId="22DFF499" w:rsidR="005E6EDF" w:rsidRPr="00996951" w:rsidDel="005B27F1" w:rsidRDefault="001A6DB6" w:rsidP="001A6DB6">
      <w:pPr>
        <w:pStyle w:val="ListParagraph"/>
        <w:tabs>
          <w:tab w:val="left" w:pos="7672"/>
        </w:tabs>
        <w:ind w:left="0" w:firstLine="360"/>
        <w:rPr>
          <w:del w:id="7470" w:author="Elias De Moraes Fernandes" w:date="2016-07-06T16:10:00Z"/>
          <w:rFonts w:ascii="Arial" w:hAnsi="Arial" w:cs="Arial"/>
          <w:sz w:val="24"/>
          <w:lang w:val="pt-BR"/>
          <w:rPrChange w:id="7471" w:author="Elias de Moraes Fernandes" w:date="2016-07-07T10:33:00Z">
            <w:rPr>
              <w:del w:id="7472" w:author="Elias De Moraes Fernandes" w:date="2016-07-06T16:10:00Z"/>
              <w:sz w:val="24"/>
              <w:lang w:val="pt-BR"/>
            </w:rPr>
          </w:rPrChange>
        </w:rPr>
      </w:pPr>
      <w:del w:id="7473" w:author="Elias De Moraes Fernandes" w:date="2016-07-06T16:10:00Z">
        <w:r w:rsidRPr="00996951" w:rsidDel="005B27F1">
          <w:rPr>
            <w:rFonts w:ascii="Arial" w:hAnsi="Arial" w:cs="Arial"/>
            <w:sz w:val="24"/>
            <w:lang w:val="pt-BR"/>
            <w:rPrChange w:id="7474" w:author="Elias de Moraes Fernandes" w:date="2016-07-07T10:33:00Z">
              <w:rPr>
                <w:sz w:val="24"/>
                <w:lang w:val="pt-BR"/>
              </w:rPr>
            </w:rPrChange>
          </w:rPr>
          <w:delText xml:space="preserve">void SetVolume(float volume){}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75" w:author="Elias de Moraes Fernandes" w:date="2016-07-07T10:33:00Z">
              <w:rPr>
                <w:sz w:val="24"/>
                <w:lang w:val="pt-BR"/>
              </w:rPr>
            </w:rPrChange>
          </w:rPr>
          <w:delText>–</w:delText>
        </w:r>
        <w:r w:rsidRPr="00996951" w:rsidDel="005B27F1">
          <w:rPr>
            <w:rFonts w:ascii="Arial" w:hAnsi="Arial" w:cs="Arial"/>
            <w:sz w:val="24"/>
            <w:lang w:val="pt-BR"/>
            <w:rPrChange w:id="747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77" w:author="Elias de Moraes Fernandes" w:date="2016-07-07T10:33:00Z">
              <w:rPr>
                <w:sz w:val="24"/>
                <w:lang w:val="pt-BR"/>
              </w:rPr>
            </w:rPrChange>
          </w:rPr>
          <w:delText>Seta</w:delText>
        </w:r>
        <w:r w:rsidRPr="00996951" w:rsidDel="005B27F1">
          <w:rPr>
            <w:rFonts w:ascii="Arial" w:hAnsi="Arial" w:cs="Arial"/>
            <w:sz w:val="24"/>
            <w:lang w:val="pt-BR"/>
            <w:rPrChange w:id="747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79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48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81" w:author="Elias de Moraes Fernandes" w:date="2016-07-07T10:33:00Z">
              <w:rPr>
                <w:sz w:val="24"/>
                <w:lang w:val="pt-BR"/>
              </w:rPr>
            </w:rPrChange>
          </w:rPr>
          <w:delText>volume</w:delText>
        </w:r>
        <w:r w:rsidRPr="00996951" w:rsidDel="005B27F1">
          <w:rPr>
            <w:rFonts w:ascii="Arial" w:hAnsi="Arial" w:cs="Arial"/>
            <w:sz w:val="24"/>
            <w:lang w:val="pt-BR"/>
            <w:rPrChange w:id="7482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83" w:author="Elias de Moraes Fernandes" w:date="2016-07-07T10:33:00Z">
              <w:rPr>
                <w:sz w:val="24"/>
                <w:lang w:val="pt-BR"/>
              </w:rPr>
            </w:rPrChange>
          </w:rPr>
          <w:delText>inicial</w:delText>
        </w:r>
        <w:r w:rsidRPr="00996951" w:rsidDel="005B27F1">
          <w:rPr>
            <w:rFonts w:ascii="Arial" w:hAnsi="Arial" w:cs="Arial"/>
            <w:sz w:val="24"/>
            <w:lang w:val="pt-BR"/>
            <w:rPrChange w:id="7484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85" w:author="Elias de Moraes Fernandes" w:date="2016-07-07T10:33:00Z">
              <w:rPr>
                <w:sz w:val="24"/>
                <w:lang w:val="pt-BR"/>
              </w:rPr>
            </w:rPrChange>
          </w:rPr>
          <w:delText>para</w:delText>
        </w:r>
        <w:r w:rsidRPr="00996951" w:rsidDel="005B27F1">
          <w:rPr>
            <w:rFonts w:ascii="Arial" w:hAnsi="Arial" w:cs="Arial"/>
            <w:sz w:val="24"/>
            <w:lang w:val="pt-BR"/>
            <w:rPrChange w:id="7486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87" w:author="Elias de Moraes Fernandes" w:date="2016-07-07T10:33:00Z">
              <w:rPr>
                <w:sz w:val="24"/>
                <w:lang w:val="pt-BR"/>
              </w:rPr>
            </w:rPrChange>
          </w:rPr>
          <w:delText>o</w:delText>
        </w:r>
        <w:r w:rsidRPr="00996951" w:rsidDel="005B27F1">
          <w:rPr>
            <w:rFonts w:ascii="Arial" w:hAnsi="Arial" w:cs="Arial"/>
            <w:sz w:val="24"/>
            <w:lang w:val="pt-BR"/>
            <w:rPrChange w:id="7488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eastAsia="Calibri" w:hAnsi="Arial" w:cs="Arial"/>
            <w:sz w:val="24"/>
            <w:lang w:val="pt-BR"/>
            <w:rPrChange w:id="7489" w:author="Elias de Moraes Fernandes" w:date="2016-07-07T10:33:00Z">
              <w:rPr>
                <w:sz w:val="24"/>
                <w:lang w:val="pt-BR"/>
              </w:rPr>
            </w:rPrChange>
          </w:rPr>
          <w:delText>audioSource.</w:delText>
        </w:r>
        <w:r w:rsidRPr="00996951" w:rsidDel="005B27F1">
          <w:rPr>
            <w:rFonts w:ascii="Arial" w:hAnsi="Arial" w:cs="Arial"/>
            <w:sz w:val="24"/>
            <w:lang w:val="pt-BR"/>
            <w:rPrChange w:id="7490" w:author="Elias de Moraes Fernandes" w:date="2016-07-07T10:33:00Z">
              <w:rPr>
                <w:sz w:val="24"/>
                <w:lang w:val="pt-BR"/>
              </w:rPr>
            </w:rPrChange>
          </w:rPr>
          <w:delText xml:space="preserve"> </w:delText>
        </w:r>
        <w:r w:rsidRPr="00996951" w:rsidDel="005B27F1">
          <w:rPr>
            <w:rFonts w:ascii="Arial" w:hAnsi="Arial" w:cs="Arial"/>
            <w:sz w:val="24"/>
            <w:lang w:val="pt-BR"/>
            <w:rPrChange w:id="7491" w:author="Elias de Moraes Fernandes" w:date="2016-07-07T10:33:00Z">
              <w:rPr>
                <w:sz w:val="24"/>
                <w:lang w:val="pt-BR"/>
              </w:rPr>
            </w:rPrChange>
          </w:rPr>
          <w:tab/>
        </w:r>
      </w:del>
    </w:p>
    <w:p w14:paraId="79D557FA" w14:textId="442190CB" w:rsidR="005E6EDF" w:rsidRPr="00996951" w:rsidDel="00A472A8" w:rsidRDefault="005E6EDF" w:rsidP="0077658F">
      <w:pPr>
        <w:ind w:firstLine="360"/>
        <w:rPr>
          <w:del w:id="7492" w:author="Elias de Moraes Fernandes" w:date="2016-07-07T12:02:00Z"/>
          <w:rFonts w:ascii="Arial" w:hAnsi="Arial" w:cs="Arial"/>
          <w:b/>
          <w:sz w:val="36"/>
          <w:lang w:val="pt-BR"/>
          <w:rPrChange w:id="7493" w:author="Elias de Moraes Fernandes" w:date="2016-07-07T10:33:00Z">
            <w:rPr>
              <w:del w:id="7494" w:author="Elias de Moraes Fernandes" w:date="2016-07-07T12:02:00Z"/>
              <w:b/>
              <w:sz w:val="36"/>
              <w:lang w:val="pt-BR"/>
            </w:rPr>
          </w:rPrChange>
        </w:rPr>
      </w:pPr>
      <w:del w:id="7495" w:author="Elias de Moraes Fernandes" w:date="2016-07-07T12:02:00Z">
        <w:r w:rsidRPr="00996951" w:rsidDel="00A472A8">
          <w:rPr>
            <w:rFonts w:ascii="Arial" w:hAnsi="Arial" w:cs="Arial"/>
            <w:b/>
            <w:sz w:val="36"/>
            <w:lang w:val="pt-BR"/>
            <w:rPrChange w:id="7496" w:author="Elias de Moraes Fernandes" w:date="2016-07-07T10:33:00Z">
              <w:rPr>
                <w:b/>
                <w:sz w:val="36"/>
                <w:lang w:val="pt-BR"/>
              </w:rPr>
            </w:rPrChange>
          </w:rPr>
          <w:br w:type="page"/>
        </w:r>
      </w:del>
    </w:p>
    <w:p w14:paraId="089D1459" w14:textId="43AB4BE8" w:rsidR="005E6EDF" w:rsidRPr="00996951" w:rsidDel="00DA24D0" w:rsidRDefault="005E6EDF" w:rsidP="00A472A8">
      <w:pPr>
        <w:ind w:firstLine="360"/>
        <w:rPr>
          <w:del w:id="7497" w:author="Elias De Moraes Fernandes" w:date="2016-05-02T16:24:00Z"/>
          <w:rFonts w:ascii="Arial" w:hAnsi="Arial" w:cs="Arial"/>
          <w:b/>
          <w:sz w:val="40"/>
          <w:lang w:val="pt-BR"/>
          <w:rPrChange w:id="7498" w:author="Elias de Moraes Fernandes" w:date="2016-07-07T10:33:00Z">
            <w:rPr>
              <w:del w:id="7499" w:author="Elias De Moraes Fernandes" w:date="2016-05-02T16:24:00Z"/>
              <w:b/>
              <w:sz w:val="40"/>
              <w:lang w:val="pt-BR"/>
            </w:rPr>
          </w:rPrChange>
        </w:rPr>
        <w:pPrChange w:id="7500" w:author="Elias de Moraes Fernandes" w:date="2016-07-07T12:02:00Z">
          <w:pPr>
            <w:pStyle w:val="ListParagraph"/>
            <w:numPr>
              <w:numId w:val="1"/>
            </w:numPr>
            <w:tabs>
              <w:tab w:val="left" w:pos="567"/>
            </w:tabs>
            <w:ind w:left="360" w:hanging="360"/>
            <w:outlineLvl w:val="0"/>
          </w:pPr>
        </w:pPrChange>
      </w:pPr>
      <w:bookmarkStart w:id="7501" w:name="_Toc442190689"/>
      <w:del w:id="7502" w:author="Elias De Moraes Fernandes" w:date="2016-05-02T16:24:00Z">
        <w:r w:rsidRPr="00996951" w:rsidDel="00DA24D0">
          <w:rPr>
            <w:rFonts w:ascii="Arial" w:hAnsi="Arial" w:cs="Arial"/>
            <w:b/>
            <w:sz w:val="36"/>
            <w:lang w:val="pt-BR"/>
            <w:rPrChange w:id="7503" w:author="Elias de Moraes Fernandes" w:date="2016-07-07T10:33:00Z">
              <w:rPr>
                <w:b/>
                <w:sz w:val="40"/>
                <w:lang w:val="pt-BR"/>
              </w:rPr>
            </w:rPrChange>
          </w:rPr>
          <w:delText>Cronograma</w:delText>
        </w:r>
        <w:bookmarkEnd w:id="7501"/>
      </w:del>
    </w:p>
    <w:p w14:paraId="0D225DFF" w14:textId="5ABFB2B8" w:rsidR="005E6EDF" w:rsidRPr="00996951" w:rsidDel="00DA24D0" w:rsidRDefault="005E6EDF">
      <w:pPr>
        <w:pStyle w:val="ListParagraph"/>
        <w:numPr>
          <w:ilvl w:val="0"/>
          <w:numId w:val="1"/>
        </w:numPr>
        <w:tabs>
          <w:tab w:val="left" w:pos="567"/>
          <w:tab w:val="left" w:pos="7672"/>
        </w:tabs>
        <w:outlineLvl w:val="0"/>
        <w:rPr>
          <w:del w:id="7504" w:author="Elias De Moraes Fernandes" w:date="2016-05-02T16:24:00Z"/>
          <w:rFonts w:ascii="Arial" w:hAnsi="Arial" w:cs="Arial"/>
          <w:sz w:val="28"/>
          <w:lang w:val="pt-BR"/>
          <w:rPrChange w:id="7505" w:author="Elias de Moraes Fernandes" w:date="2016-07-07T10:33:00Z">
            <w:rPr>
              <w:del w:id="7506" w:author="Elias De Moraes Fernandes" w:date="2016-05-02T16:24:00Z"/>
              <w:sz w:val="28"/>
              <w:lang w:val="pt-BR"/>
            </w:rPr>
          </w:rPrChange>
        </w:rPr>
        <w:pPrChange w:id="7507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2A32485" w14:textId="137E401A" w:rsidR="0091226E" w:rsidRPr="00996951" w:rsidDel="00DA24D0" w:rsidRDefault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del w:id="7508" w:author="Elias De Moraes Fernandes" w:date="2016-05-02T16:24:00Z"/>
          <w:rFonts w:ascii="Arial" w:hAnsi="Arial" w:cs="Arial"/>
          <w:lang w:val="pt-BR"/>
          <w:rPrChange w:id="7509" w:author="Elias de Moraes Fernandes" w:date="2016-07-07T10:33:00Z">
            <w:rPr>
              <w:del w:id="7510" w:author="Elias De Moraes Fernandes" w:date="2016-05-02T16:24:00Z"/>
              <w:lang w:val="pt-BR"/>
            </w:rPr>
          </w:rPrChange>
        </w:rPr>
        <w:pPrChange w:id="7511" w:author="Elias De Moraes Fernandes" w:date="2016-03-16T12:5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512" w:author="Elias De Moraes Fernandes" w:date="2016-05-02T16:24:00Z">
        <w:r w:rsidRPr="00996951" w:rsidDel="00DA24D0">
          <w:rPr>
            <w:rFonts w:ascii="Arial" w:hAnsi="Arial" w:cs="Arial"/>
            <w:lang w:val="pt-BR"/>
            <w:rPrChange w:id="7513" w:author="Elias de Moraes Fernandes" w:date="2016-07-07T10:33:00Z">
              <w:rPr>
                <w:lang w:val="pt-BR"/>
              </w:rPr>
            </w:rPrChange>
          </w:rPr>
          <w:delText xml:space="preserve">- </w:delText>
        </w:r>
        <w:r w:rsidR="005E6150" w:rsidRPr="00996951" w:rsidDel="00DA24D0">
          <w:rPr>
            <w:rFonts w:ascii="Arial" w:hAnsi="Arial" w:cs="Arial"/>
            <w:lang w:val="pt-BR"/>
            <w:rPrChange w:id="7514" w:author="Elias de Moraes Fernandes" w:date="2016-07-07T10:33:00Z">
              <w:rPr>
                <w:lang w:val="pt-BR"/>
              </w:rPr>
            </w:rPrChange>
          </w:rPr>
          <w:delText xml:space="preserve">Cronograma Resumido </w:delText>
        </w:r>
      </w:del>
    </w:p>
    <w:tbl>
      <w:tblPr>
        <w:tblStyle w:val="TableGrid"/>
        <w:tblW w:w="5256" w:type="pct"/>
        <w:tblInd w:w="-34" w:type="dxa"/>
        <w:tblLayout w:type="fixed"/>
        <w:tblLook w:val="04A0" w:firstRow="1" w:lastRow="0" w:firstColumn="1" w:lastColumn="0" w:noHBand="0" w:noVBand="1"/>
        <w:tblPrChange w:id="7515" w:author="Elias De Moraes Fernandes" w:date="2016-05-02T15:46:00Z">
          <w:tblPr>
            <w:tblStyle w:val="TableGrid"/>
            <w:tblW w:w="5089" w:type="pct"/>
            <w:tblLook w:val="04A0" w:firstRow="1" w:lastRow="0" w:firstColumn="1" w:lastColumn="0" w:noHBand="0" w:noVBand="1"/>
          </w:tblPr>
        </w:tblPrChange>
      </w:tblPr>
      <w:tblGrid>
        <w:gridCol w:w="2743"/>
        <w:gridCol w:w="337"/>
        <w:gridCol w:w="340"/>
        <w:gridCol w:w="337"/>
        <w:gridCol w:w="354"/>
        <w:gridCol w:w="321"/>
        <w:gridCol w:w="334"/>
        <w:gridCol w:w="336"/>
        <w:gridCol w:w="336"/>
        <w:gridCol w:w="336"/>
        <w:gridCol w:w="336"/>
        <w:gridCol w:w="336"/>
        <w:gridCol w:w="336"/>
        <w:gridCol w:w="306"/>
        <w:gridCol w:w="284"/>
        <w:gridCol w:w="418"/>
        <w:gridCol w:w="336"/>
        <w:gridCol w:w="1940"/>
        <w:tblGridChange w:id="7516">
          <w:tblGrid>
            <w:gridCol w:w="2372"/>
            <w:gridCol w:w="337"/>
            <w:gridCol w:w="337"/>
            <w:gridCol w:w="340"/>
            <w:gridCol w:w="337"/>
            <w:gridCol w:w="94"/>
            <w:gridCol w:w="245"/>
            <w:gridCol w:w="15"/>
            <w:gridCol w:w="321"/>
            <w:gridCol w:w="334"/>
            <w:gridCol w:w="336"/>
            <w:gridCol w:w="157"/>
            <w:gridCol w:w="179"/>
            <w:gridCol w:w="336"/>
            <w:gridCol w:w="336"/>
            <w:gridCol w:w="336"/>
            <w:gridCol w:w="221"/>
            <w:gridCol w:w="115"/>
            <w:gridCol w:w="336"/>
            <w:gridCol w:w="254"/>
            <w:gridCol w:w="82"/>
            <w:gridCol w:w="336"/>
            <w:gridCol w:w="285"/>
            <w:gridCol w:w="51"/>
            <w:gridCol w:w="1940"/>
          </w:tblGrid>
        </w:tblGridChange>
      </w:tblGrid>
      <w:tr w:rsidR="00322642" w:rsidRPr="00996951" w:rsidDel="00DA24D0" w14:paraId="630E5837" w14:textId="37C5CF73" w:rsidTr="00593C0C">
        <w:trPr>
          <w:gridAfter w:val="1"/>
          <w:wAfter w:w="1940" w:type="dxa"/>
          <w:trHeight w:val="288"/>
          <w:del w:id="7517" w:author="Elias De Moraes Fernandes" w:date="2016-05-02T16:24:00Z"/>
          <w:trPrChange w:id="7518" w:author="Elias De Moraes Fernandes" w:date="2016-05-02T15:46:00Z">
            <w:trPr>
              <w:gridAfter w:val="1"/>
              <w:wAfter w:w="1705" w:type="dxa"/>
              <w:trHeight w:val="288"/>
            </w:trPr>
          </w:trPrChange>
        </w:trPr>
        <w:tc>
          <w:tcPr>
            <w:tcW w:w="2743" w:type="dxa"/>
            <w:tcPrChange w:id="7519" w:author="Elias De Moraes Fernandes" w:date="2016-05-02T15:46:00Z">
              <w:tcPr>
                <w:tcW w:w="2372" w:type="dxa"/>
              </w:tcPr>
            </w:tcPrChange>
          </w:tcPr>
          <w:p w14:paraId="702D8ED1" w14:textId="06EBE879" w:rsidR="00322642" w:rsidRPr="00996951" w:rsidDel="00DA24D0" w:rsidRDefault="00322642" w:rsidP="00483240">
            <w:pPr>
              <w:spacing w:line="360" w:lineRule="auto"/>
              <w:rPr>
                <w:del w:id="7520" w:author="Elias De Moraes Fernandes" w:date="2016-05-02T16:24:00Z"/>
                <w:rFonts w:ascii="Arial" w:hAnsi="Arial" w:cs="Arial"/>
                <w:b/>
                <w:rPrChange w:id="7521" w:author="Elias de Moraes Fernandes" w:date="2016-07-07T10:33:00Z">
                  <w:rPr>
                    <w:del w:id="7522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368" w:type="dxa"/>
            <w:gridSpan w:val="4"/>
            <w:tcPrChange w:id="7523" w:author="Elias De Moraes Fernandes" w:date="2016-05-02T15:46:00Z">
              <w:tcPr>
                <w:tcW w:w="1445" w:type="dxa"/>
                <w:gridSpan w:val="5"/>
              </w:tcPr>
            </w:tcPrChange>
          </w:tcPr>
          <w:p w14:paraId="1ECCCCA2" w14:textId="23422E85" w:rsidR="00322642" w:rsidRPr="00996951" w:rsidDel="00DA24D0" w:rsidRDefault="00322642" w:rsidP="00483240">
            <w:pPr>
              <w:spacing w:line="360" w:lineRule="auto"/>
              <w:jc w:val="center"/>
              <w:rPr>
                <w:del w:id="7524" w:author="Elias De Moraes Fernandes" w:date="2016-05-02T16:24:00Z"/>
                <w:rFonts w:ascii="Arial" w:hAnsi="Arial" w:cs="Arial"/>
                <w:b/>
                <w:rPrChange w:id="7525" w:author="Elias de Moraes Fernandes" w:date="2016-07-07T10:33:00Z">
                  <w:rPr>
                    <w:del w:id="7526" w:author="Elias De Moraes Fernandes" w:date="2016-05-02T16:24:00Z"/>
                    <w:rFonts w:cs="Arial"/>
                    <w:b/>
                  </w:rPr>
                </w:rPrChange>
              </w:rPr>
            </w:pPr>
            <w:del w:id="7527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528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Dezembro</w:delText>
              </w:r>
            </w:del>
          </w:p>
        </w:tc>
        <w:tc>
          <w:tcPr>
            <w:tcW w:w="1327" w:type="dxa"/>
            <w:gridSpan w:val="4"/>
            <w:tcPrChange w:id="7529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31D31B20" w14:textId="3CFF5F83" w:rsidR="00322642" w:rsidRPr="00996951" w:rsidDel="00DA24D0" w:rsidRDefault="00322642" w:rsidP="00483240">
            <w:pPr>
              <w:spacing w:line="360" w:lineRule="auto"/>
              <w:jc w:val="center"/>
              <w:rPr>
                <w:del w:id="7530" w:author="Elias De Moraes Fernandes" w:date="2016-05-02T16:24:00Z"/>
                <w:rFonts w:ascii="Arial" w:hAnsi="Arial" w:cs="Arial"/>
                <w:b/>
                <w:rPrChange w:id="7531" w:author="Elias de Moraes Fernandes" w:date="2016-07-07T10:33:00Z">
                  <w:rPr>
                    <w:del w:id="7532" w:author="Elias De Moraes Fernandes" w:date="2016-05-02T16:24:00Z"/>
                    <w:rFonts w:cs="Arial"/>
                    <w:b/>
                  </w:rPr>
                </w:rPrChange>
              </w:rPr>
            </w:pPr>
            <w:del w:id="7533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534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Janeiro</w:delText>
              </w:r>
            </w:del>
          </w:p>
        </w:tc>
        <w:tc>
          <w:tcPr>
            <w:tcW w:w="1344" w:type="dxa"/>
            <w:gridSpan w:val="4"/>
            <w:tcPrChange w:id="7535" w:author="Elias De Moraes Fernandes" w:date="2016-05-02T15:46:00Z">
              <w:tcPr>
                <w:tcW w:w="1408" w:type="dxa"/>
                <w:gridSpan w:val="5"/>
              </w:tcPr>
            </w:tcPrChange>
          </w:tcPr>
          <w:p w14:paraId="0AC45DEA" w14:textId="2BFFEB19" w:rsidR="00322642" w:rsidRPr="00996951" w:rsidDel="00DA24D0" w:rsidRDefault="00322642" w:rsidP="00483240">
            <w:pPr>
              <w:spacing w:line="360" w:lineRule="auto"/>
              <w:jc w:val="center"/>
              <w:rPr>
                <w:del w:id="7536" w:author="Elias De Moraes Fernandes" w:date="2016-05-02T16:24:00Z"/>
                <w:rFonts w:ascii="Arial" w:hAnsi="Arial" w:cs="Arial"/>
                <w:b/>
                <w:rPrChange w:id="7537" w:author="Elias de Moraes Fernandes" w:date="2016-07-07T10:33:00Z">
                  <w:rPr>
                    <w:del w:id="7538" w:author="Elias De Moraes Fernandes" w:date="2016-05-02T16:24:00Z"/>
                    <w:rFonts w:cs="Arial"/>
                    <w:b/>
                  </w:rPr>
                </w:rPrChange>
              </w:rPr>
            </w:pPr>
            <w:del w:id="7539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540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Fevereiro</w:delText>
              </w:r>
            </w:del>
          </w:p>
        </w:tc>
        <w:tc>
          <w:tcPr>
            <w:tcW w:w="1344" w:type="dxa"/>
            <w:gridSpan w:val="4"/>
            <w:tcPrChange w:id="7541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2A5391D5" w14:textId="13EAF500" w:rsidR="00322642" w:rsidRPr="00996951" w:rsidDel="00DA24D0" w:rsidRDefault="00322642" w:rsidP="00483240">
            <w:pPr>
              <w:spacing w:line="360" w:lineRule="auto"/>
              <w:jc w:val="center"/>
              <w:rPr>
                <w:del w:id="7542" w:author="Elias De Moraes Fernandes" w:date="2016-05-02T16:24:00Z"/>
                <w:rFonts w:ascii="Arial" w:hAnsi="Arial" w:cs="Arial"/>
                <w:b/>
                <w:rPrChange w:id="7543" w:author="Elias de Moraes Fernandes" w:date="2016-07-07T10:33:00Z">
                  <w:rPr>
                    <w:del w:id="7544" w:author="Elias De Moraes Fernandes" w:date="2016-05-02T16:24:00Z"/>
                    <w:rFonts w:cs="Arial"/>
                    <w:b/>
                  </w:rPr>
                </w:rPrChange>
              </w:rPr>
            </w:pPr>
            <w:del w:id="7545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546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Março</w:delText>
              </w:r>
            </w:del>
          </w:p>
        </w:tc>
      </w:tr>
      <w:tr w:rsidR="004D63EB" w:rsidRPr="00996951" w:rsidDel="00DA24D0" w14:paraId="20B7A804" w14:textId="1533BC22" w:rsidTr="00593C0C">
        <w:tblPrEx>
          <w:tblPrExChange w:id="754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11"/>
          <w:del w:id="7548" w:author="Elias De Moraes Fernandes" w:date="2016-05-02T16:24:00Z"/>
          <w:trPrChange w:id="7549" w:author="Elias De Moraes Fernandes" w:date="2016-05-02T15:46:00Z">
            <w:trPr>
              <w:trHeight w:val="311"/>
            </w:trPr>
          </w:trPrChange>
        </w:trPr>
        <w:tc>
          <w:tcPr>
            <w:tcW w:w="2743" w:type="dxa"/>
            <w:tcPrChange w:id="7550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85B2CE4" w14:textId="32583B4E" w:rsidR="00322642" w:rsidRPr="00996951" w:rsidDel="00DA24D0" w:rsidRDefault="00322642" w:rsidP="00483240">
            <w:pPr>
              <w:spacing w:line="360" w:lineRule="auto"/>
              <w:rPr>
                <w:del w:id="7551" w:author="Elias De Moraes Fernandes" w:date="2016-05-02T16:24:00Z"/>
                <w:rFonts w:ascii="Arial" w:hAnsi="Arial" w:cs="Arial"/>
                <w:rPrChange w:id="7552" w:author="Elias de Moraes Fernandes" w:date="2016-07-07T10:33:00Z">
                  <w:rPr>
                    <w:del w:id="7553" w:author="Elias De Moraes Fernandes" w:date="2016-05-02T16:24:00Z"/>
                    <w:rFonts w:cs="Arial"/>
                  </w:rPr>
                </w:rPrChange>
              </w:rPr>
            </w:pPr>
            <w:del w:id="7554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555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Tarefa/Semana</w:delText>
              </w:r>
            </w:del>
          </w:p>
        </w:tc>
        <w:tc>
          <w:tcPr>
            <w:tcW w:w="337" w:type="dxa"/>
            <w:tcPrChange w:id="7556" w:author="Elias De Moraes Fernandes" w:date="2016-05-02T15:46:00Z">
              <w:tcPr>
                <w:tcW w:w="337" w:type="dxa"/>
              </w:tcPr>
            </w:tcPrChange>
          </w:tcPr>
          <w:p w14:paraId="1CD60AC9" w14:textId="7DE7DAFA" w:rsidR="00322642" w:rsidRPr="00996951" w:rsidDel="00DA24D0" w:rsidRDefault="00322642" w:rsidP="00483240">
            <w:pPr>
              <w:spacing w:line="360" w:lineRule="auto"/>
              <w:rPr>
                <w:del w:id="7557" w:author="Elias De Moraes Fernandes" w:date="2016-05-02T16:24:00Z"/>
                <w:rFonts w:ascii="Arial" w:hAnsi="Arial" w:cs="Arial"/>
                <w:rPrChange w:id="7558" w:author="Elias de Moraes Fernandes" w:date="2016-07-07T10:33:00Z">
                  <w:rPr>
                    <w:del w:id="7559" w:author="Elias De Moraes Fernandes" w:date="2016-05-02T16:24:00Z"/>
                    <w:rFonts w:cs="Arial"/>
                  </w:rPr>
                </w:rPrChange>
              </w:rPr>
            </w:pPr>
            <w:del w:id="7560" w:author="Elias De Moraes Fernandes" w:date="2016-05-02T16:24:00Z">
              <w:r w:rsidRPr="00996951" w:rsidDel="00DA24D0">
                <w:rPr>
                  <w:rFonts w:ascii="Arial" w:hAnsi="Arial" w:cs="Arial"/>
                  <w:rPrChange w:id="7561" w:author="Elias de Moraes Fernandes" w:date="2016-07-07T10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40" w:type="dxa"/>
            <w:tcPrChange w:id="7562" w:author="Elias De Moraes Fernandes" w:date="2016-05-02T15:46:00Z">
              <w:tcPr>
                <w:tcW w:w="340" w:type="dxa"/>
              </w:tcPr>
            </w:tcPrChange>
          </w:tcPr>
          <w:p w14:paraId="5A688055" w14:textId="42C89923" w:rsidR="00322642" w:rsidRPr="00996951" w:rsidDel="00DA24D0" w:rsidRDefault="00322642" w:rsidP="00483240">
            <w:pPr>
              <w:spacing w:line="360" w:lineRule="auto"/>
              <w:rPr>
                <w:del w:id="7563" w:author="Elias De Moraes Fernandes" w:date="2016-05-02T16:24:00Z"/>
                <w:rFonts w:ascii="Arial" w:hAnsi="Arial" w:cs="Arial"/>
                <w:rPrChange w:id="7564" w:author="Elias de Moraes Fernandes" w:date="2016-07-07T10:33:00Z">
                  <w:rPr>
                    <w:del w:id="7565" w:author="Elias De Moraes Fernandes" w:date="2016-05-02T16:24:00Z"/>
                    <w:rFonts w:cs="Arial"/>
                  </w:rPr>
                </w:rPrChange>
              </w:rPr>
            </w:pPr>
            <w:del w:id="7566" w:author="Elias De Moraes Fernandes" w:date="2016-05-02T16:24:00Z">
              <w:r w:rsidRPr="00996951" w:rsidDel="00DA24D0">
                <w:rPr>
                  <w:rFonts w:ascii="Arial" w:hAnsi="Arial" w:cs="Arial"/>
                  <w:rPrChange w:id="7567" w:author="Elias de Moraes Fernandes" w:date="2016-07-07T10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7" w:type="dxa"/>
            <w:tcPrChange w:id="7568" w:author="Elias De Moraes Fernandes" w:date="2016-05-02T15:46:00Z">
              <w:tcPr>
                <w:tcW w:w="337" w:type="dxa"/>
              </w:tcPr>
            </w:tcPrChange>
          </w:tcPr>
          <w:p w14:paraId="7610295F" w14:textId="24A7B858" w:rsidR="00322642" w:rsidRPr="00996951" w:rsidDel="00DA24D0" w:rsidRDefault="00322642" w:rsidP="00483240">
            <w:pPr>
              <w:spacing w:line="360" w:lineRule="auto"/>
              <w:rPr>
                <w:del w:id="7569" w:author="Elias De Moraes Fernandes" w:date="2016-05-02T16:24:00Z"/>
                <w:rFonts w:ascii="Arial" w:hAnsi="Arial" w:cs="Arial"/>
                <w:rPrChange w:id="7570" w:author="Elias de Moraes Fernandes" w:date="2016-07-07T10:33:00Z">
                  <w:rPr>
                    <w:del w:id="7571" w:author="Elias De Moraes Fernandes" w:date="2016-05-02T16:24:00Z"/>
                    <w:rFonts w:cs="Arial"/>
                  </w:rPr>
                </w:rPrChange>
              </w:rPr>
            </w:pPr>
            <w:del w:id="7572" w:author="Elias De Moraes Fernandes" w:date="2016-05-02T16:24:00Z">
              <w:r w:rsidRPr="00996951" w:rsidDel="00DA24D0">
                <w:rPr>
                  <w:rFonts w:ascii="Arial" w:hAnsi="Arial" w:cs="Arial"/>
                  <w:rPrChange w:id="7573" w:author="Elias de Moraes Fernandes" w:date="2016-07-07T10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54" w:type="dxa"/>
            <w:tcPrChange w:id="7574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65102250" w14:textId="5157DFA2" w:rsidR="00322642" w:rsidRPr="00996951" w:rsidDel="00DA24D0" w:rsidRDefault="00322642" w:rsidP="00483240">
            <w:pPr>
              <w:spacing w:line="360" w:lineRule="auto"/>
              <w:rPr>
                <w:del w:id="7575" w:author="Elias De Moraes Fernandes" w:date="2016-05-02T16:24:00Z"/>
                <w:rFonts w:ascii="Arial" w:hAnsi="Arial" w:cs="Arial"/>
                <w:rPrChange w:id="7576" w:author="Elias de Moraes Fernandes" w:date="2016-07-07T10:33:00Z">
                  <w:rPr>
                    <w:del w:id="7577" w:author="Elias De Moraes Fernandes" w:date="2016-05-02T16:24:00Z"/>
                    <w:rFonts w:cs="Arial"/>
                  </w:rPr>
                </w:rPrChange>
              </w:rPr>
            </w:pPr>
            <w:del w:id="7578" w:author="Elias De Moraes Fernandes" w:date="2016-05-02T16:24:00Z">
              <w:r w:rsidRPr="00996951" w:rsidDel="00DA24D0">
                <w:rPr>
                  <w:rFonts w:ascii="Arial" w:hAnsi="Arial" w:cs="Arial"/>
                  <w:rPrChange w:id="7579" w:author="Elias de Moraes Fernandes" w:date="2016-07-07T10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21" w:type="dxa"/>
            <w:tcPrChange w:id="7580" w:author="Elias De Moraes Fernandes" w:date="2016-05-02T15:46:00Z">
              <w:tcPr>
                <w:tcW w:w="321" w:type="dxa"/>
              </w:tcPr>
            </w:tcPrChange>
          </w:tcPr>
          <w:p w14:paraId="37013A32" w14:textId="332B379F" w:rsidR="00322642" w:rsidRPr="00996951" w:rsidDel="00DA24D0" w:rsidRDefault="00322642" w:rsidP="00483240">
            <w:pPr>
              <w:spacing w:line="360" w:lineRule="auto"/>
              <w:rPr>
                <w:del w:id="7581" w:author="Elias De Moraes Fernandes" w:date="2016-05-02T16:24:00Z"/>
                <w:rFonts w:ascii="Arial" w:hAnsi="Arial" w:cs="Arial"/>
                <w:rPrChange w:id="7582" w:author="Elias de Moraes Fernandes" w:date="2016-07-07T10:33:00Z">
                  <w:rPr>
                    <w:del w:id="7583" w:author="Elias De Moraes Fernandes" w:date="2016-05-02T16:24:00Z"/>
                    <w:rFonts w:cs="Arial"/>
                  </w:rPr>
                </w:rPrChange>
              </w:rPr>
            </w:pPr>
            <w:del w:id="7584" w:author="Elias De Moraes Fernandes" w:date="2016-05-02T16:24:00Z">
              <w:r w:rsidRPr="00996951" w:rsidDel="00DA24D0">
                <w:rPr>
                  <w:rFonts w:ascii="Arial" w:hAnsi="Arial" w:cs="Arial"/>
                  <w:rPrChange w:id="7585" w:author="Elias de Moraes Fernandes" w:date="2016-07-07T10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4" w:type="dxa"/>
            <w:tcPrChange w:id="7586" w:author="Elias De Moraes Fernandes" w:date="2016-05-02T15:46:00Z">
              <w:tcPr>
                <w:tcW w:w="334" w:type="dxa"/>
              </w:tcPr>
            </w:tcPrChange>
          </w:tcPr>
          <w:p w14:paraId="45224F8E" w14:textId="1C01AC93" w:rsidR="00322642" w:rsidRPr="00996951" w:rsidDel="00DA24D0" w:rsidRDefault="00322642" w:rsidP="00483240">
            <w:pPr>
              <w:spacing w:line="360" w:lineRule="auto"/>
              <w:rPr>
                <w:del w:id="7587" w:author="Elias De Moraes Fernandes" w:date="2016-05-02T16:24:00Z"/>
                <w:rFonts w:ascii="Arial" w:hAnsi="Arial" w:cs="Arial"/>
                <w:rPrChange w:id="7588" w:author="Elias de Moraes Fernandes" w:date="2016-07-07T10:33:00Z">
                  <w:rPr>
                    <w:del w:id="7589" w:author="Elias De Moraes Fernandes" w:date="2016-05-02T16:24:00Z"/>
                    <w:rFonts w:cs="Arial"/>
                  </w:rPr>
                </w:rPrChange>
              </w:rPr>
            </w:pPr>
            <w:del w:id="7590" w:author="Elias De Moraes Fernandes" w:date="2016-05-02T16:24:00Z">
              <w:r w:rsidRPr="00996951" w:rsidDel="00DA24D0">
                <w:rPr>
                  <w:rFonts w:ascii="Arial" w:hAnsi="Arial" w:cs="Arial"/>
                  <w:rPrChange w:id="7591" w:author="Elias de Moraes Fernandes" w:date="2016-07-07T10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7592" w:author="Elias De Moraes Fernandes" w:date="2016-05-02T15:46:00Z">
              <w:tcPr>
                <w:tcW w:w="336" w:type="dxa"/>
              </w:tcPr>
            </w:tcPrChange>
          </w:tcPr>
          <w:p w14:paraId="5052C7B0" w14:textId="074646C4" w:rsidR="00322642" w:rsidRPr="00996951" w:rsidDel="00DA24D0" w:rsidRDefault="00322642" w:rsidP="00483240">
            <w:pPr>
              <w:spacing w:line="360" w:lineRule="auto"/>
              <w:rPr>
                <w:del w:id="7593" w:author="Elias De Moraes Fernandes" w:date="2016-05-02T16:24:00Z"/>
                <w:rFonts w:ascii="Arial" w:hAnsi="Arial" w:cs="Arial"/>
                <w:rPrChange w:id="7594" w:author="Elias de Moraes Fernandes" w:date="2016-07-07T10:33:00Z">
                  <w:rPr>
                    <w:del w:id="7595" w:author="Elias De Moraes Fernandes" w:date="2016-05-02T16:24:00Z"/>
                    <w:rFonts w:cs="Arial"/>
                  </w:rPr>
                </w:rPrChange>
              </w:rPr>
            </w:pPr>
            <w:del w:id="7596" w:author="Elias De Moraes Fernandes" w:date="2016-05-02T16:24:00Z">
              <w:r w:rsidRPr="00996951" w:rsidDel="00DA24D0">
                <w:rPr>
                  <w:rFonts w:ascii="Arial" w:hAnsi="Arial" w:cs="Arial"/>
                  <w:rPrChange w:id="7597" w:author="Elias de Moraes Fernandes" w:date="2016-07-07T10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759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2C38142" w14:textId="2E158BFF" w:rsidR="00322642" w:rsidRPr="00996951" w:rsidDel="00DA24D0" w:rsidRDefault="00322642" w:rsidP="00483240">
            <w:pPr>
              <w:spacing w:line="360" w:lineRule="auto"/>
              <w:rPr>
                <w:del w:id="7599" w:author="Elias De Moraes Fernandes" w:date="2016-05-02T16:24:00Z"/>
                <w:rFonts w:ascii="Arial" w:hAnsi="Arial" w:cs="Arial"/>
                <w:rPrChange w:id="7600" w:author="Elias de Moraes Fernandes" w:date="2016-07-07T10:33:00Z">
                  <w:rPr>
                    <w:del w:id="7601" w:author="Elias De Moraes Fernandes" w:date="2016-05-02T16:24:00Z"/>
                    <w:rFonts w:cs="Arial"/>
                  </w:rPr>
                </w:rPrChange>
              </w:rPr>
            </w:pPr>
            <w:del w:id="7602" w:author="Elias De Moraes Fernandes" w:date="2016-05-02T16:24:00Z">
              <w:r w:rsidRPr="00996951" w:rsidDel="00DA24D0">
                <w:rPr>
                  <w:rFonts w:ascii="Arial" w:hAnsi="Arial" w:cs="Arial"/>
                  <w:rPrChange w:id="7603" w:author="Elias de Moraes Fernandes" w:date="2016-07-07T10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36" w:type="dxa"/>
            <w:tcPrChange w:id="7604" w:author="Elias De Moraes Fernandes" w:date="2016-05-02T15:46:00Z">
              <w:tcPr>
                <w:tcW w:w="336" w:type="dxa"/>
              </w:tcPr>
            </w:tcPrChange>
          </w:tcPr>
          <w:p w14:paraId="71427E0A" w14:textId="0BA8715C" w:rsidR="00322642" w:rsidRPr="00996951" w:rsidDel="00DA24D0" w:rsidRDefault="00322642" w:rsidP="00483240">
            <w:pPr>
              <w:spacing w:line="360" w:lineRule="auto"/>
              <w:rPr>
                <w:del w:id="7605" w:author="Elias De Moraes Fernandes" w:date="2016-05-02T16:24:00Z"/>
                <w:rFonts w:ascii="Arial" w:hAnsi="Arial" w:cs="Arial"/>
                <w:rPrChange w:id="7606" w:author="Elias de Moraes Fernandes" w:date="2016-07-07T10:33:00Z">
                  <w:rPr>
                    <w:del w:id="7607" w:author="Elias De Moraes Fernandes" w:date="2016-05-02T16:24:00Z"/>
                    <w:rFonts w:cs="Arial"/>
                  </w:rPr>
                </w:rPrChange>
              </w:rPr>
            </w:pPr>
            <w:del w:id="7608" w:author="Elias De Moraes Fernandes" w:date="2016-05-02T16:24:00Z">
              <w:r w:rsidRPr="00996951" w:rsidDel="00DA24D0">
                <w:rPr>
                  <w:rFonts w:ascii="Arial" w:hAnsi="Arial" w:cs="Arial"/>
                  <w:rPrChange w:id="7609" w:author="Elias de Moraes Fernandes" w:date="2016-07-07T10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6" w:type="dxa"/>
            <w:tcPrChange w:id="7610" w:author="Elias De Moraes Fernandes" w:date="2016-05-02T15:46:00Z">
              <w:tcPr>
                <w:tcW w:w="336" w:type="dxa"/>
              </w:tcPr>
            </w:tcPrChange>
          </w:tcPr>
          <w:p w14:paraId="1EEA4743" w14:textId="581180FB" w:rsidR="00322642" w:rsidRPr="00996951" w:rsidDel="00DA24D0" w:rsidRDefault="00322642" w:rsidP="00483240">
            <w:pPr>
              <w:spacing w:line="360" w:lineRule="auto"/>
              <w:rPr>
                <w:del w:id="7611" w:author="Elias De Moraes Fernandes" w:date="2016-05-02T16:24:00Z"/>
                <w:rFonts w:ascii="Arial" w:hAnsi="Arial" w:cs="Arial"/>
                <w:rPrChange w:id="7612" w:author="Elias de Moraes Fernandes" w:date="2016-07-07T10:33:00Z">
                  <w:rPr>
                    <w:del w:id="7613" w:author="Elias De Moraes Fernandes" w:date="2016-05-02T16:24:00Z"/>
                    <w:rFonts w:cs="Arial"/>
                  </w:rPr>
                </w:rPrChange>
              </w:rPr>
            </w:pPr>
            <w:del w:id="7614" w:author="Elias De Moraes Fernandes" w:date="2016-05-02T16:24:00Z">
              <w:r w:rsidRPr="00996951" w:rsidDel="00DA24D0">
                <w:rPr>
                  <w:rFonts w:ascii="Arial" w:hAnsi="Arial" w:cs="Arial"/>
                  <w:rPrChange w:id="7615" w:author="Elias de Moraes Fernandes" w:date="2016-07-07T10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7616" w:author="Elias De Moraes Fernandes" w:date="2016-05-02T15:46:00Z">
              <w:tcPr>
                <w:tcW w:w="336" w:type="dxa"/>
              </w:tcPr>
            </w:tcPrChange>
          </w:tcPr>
          <w:p w14:paraId="1CBC921C" w14:textId="328DFD9E" w:rsidR="00322642" w:rsidRPr="00996951" w:rsidDel="00DA24D0" w:rsidRDefault="00322642" w:rsidP="00483240">
            <w:pPr>
              <w:spacing w:line="360" w:lineRule="auto"/>
              <w:rPr>
                <w:del w:id="7617" w:author="Elias De Moraes Fernandes" w:date="2016-05-02T16:24:00Z"/>
                <w:rFonts w:ascii="Arial" w:hAnsi="Arial" w:cs="Arial"/>
                <w:rPrChange w:id="7618" w:author="Elias de Moraes Fernandes" w:date="2016-07-07T10:33:00Z">
                  <w:rPr>
                    <w:del w:id="7619" w:author="Elias De Moraes Fernandes" w:date="2016-05-02T16:24:00Z"/>
                    <w:rFonts w:cs="Arial"/>
                  </w:rPr>
                </w:rPrChange>
              </w:rPr>
            </w:pPr>
            <w:del w:id="7620" w:author="Elias De Moraes Fernandes" w:date="2016-05-02T16:24:00Z">
              <w:r w:rsidRPr="00996951" w:rsidDel="00DA24D0">
                <w:rPr>
                  <w:rFonts w:ascii="Arial" w:hAnsi="Arial" w:cs="Arial"/>
                  <w:rPrChange w:id="7621" w:author="Elias de Moraes Fernandes" w:date="2016-07-07T10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762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93DFB91" w14:textId="0C476779" w:rsidR="00322642" w:rsidRPr="00996951" w:rsidDel="00DA24D0" w:rsidRDefault="00322642" w:rsidP="00483240">
            <w:pPr>
              <w:spacing w:line="360" w:lineRule="auto"/>
              <w:rPr>
                <w:del w:id="7623" w:author="Elias De Moraes Fernandes" w:date="2016-05-02T16:24:00Z"/>
                <w:rFonts w:ascii="Arial" w:hAnsi="Arial" w:cs="Arial"/>
                <w:rPrChange w:id="7624" w:author="Elias de Moraes Fernandes" w:date="2016-07-07T10:33:00Z">
                  <w:rPr>
                    <w:del w:id="7625" w:author="Elias De Moraes Fernandes" w:date="2016-05-02T16:24:00Z"/>
                    <w:rFonts w:cs="Arial"/>
                  </w:rPr>
                </w:rPrChange>
              </w:rPr>
            </w:pPr>
            <w:del w:id="7626" w:author="Elias De Moraes Fernandes" w:date="2016-05-02T16:24:00Z">
              <w:r w:rsidRPr="00996951" w:rsidDel="00DA24D0">
                <w:rPr>
                  <w:rFonts w:ascii="Arial" w:hAnsi="Arial" w:cs="Arial"/>
                  <w:rPrChange w:id="7627" w:author="Elias de Moraes Fernandes" w:date="2016-07-07T10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06" w:type="dxa"/>
            <w:tcPrChange w:id="7628" w:author="Elias De Moraes Fernandes" w:date="2016-05-02T15:46:00Z">
              <w:tcPr>
                <w:tcW w:w="336" w:type="dxa"/>
              </w:tcPr>
            </w:tcPrChange>
          </w:tcPr>
          <w:p w14:paraId="29E8906A" w14:textId="2A5954F7" w:rsidR="00322642" w:rsidRPr="00996951" w:rsidDel="00DA24D0" w:rsidRDefault="00322642" w:rsidP="00483240">
            <w:pPr>
              <w:spacing w:line="360" w:lineRule="auto"/>
              <w:rPr>
                <w:del w:id="7629" w:author="Elias De Moraes Fernandes" w:date="2016-05-02T16:24:00Z"/>
                <w:rFonts w:ascii="Arial" w:hAnsi="Arial" w:cs="Arial"/>
                <w:rPrChange w:id="7630" w:author="Elias de Moraes Fernandes" w:date="2016-07-07T10:33:00Z">
                  <w:rPr>
                    <w:del w:id="7631" w:author="Elias De Moraes Fernandes" w:date="2016-05-02T16:24:00Z"/>
                    <w:rFonts w:cs="Arial"/>
                  </w:rPr>
                </w:rPrChange>
              </w:rPr>
            </w:pPr>
            <w:del w:id="7632" w:author="Elias De Moraes Fernandes" w:date="2016-05-02T16:24:00Z">
              <w:r w:rsidRPr="00996951" w:rsidDel="00DA24D0">
                <w:rPr>
                  <w:rFonts w:ascii="Arial" w:hAnsi="Arial" w:cs="Arial"/>
                  <w:rPrChange w:id="7633" w:author="Elias de Moraes Fernandes" w:date="2016-07-07T10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284" w:type="dxa"/>
            <w:tcPrChange w:id="7634" w:author="Elias De Moraes Fernandes" w:date="2016-05-02T15:46:00Z">
              <w:tcPr>
                <w:tcW w:w="254" w:type="dxa"/>
              </w:tcPr>
            </w:tcPrChange>
          </w:tcPr>
          <w:p w14:paraId="59F908D3" w14:textId="401D5090" w:rsidR="00322642" w:rsidRPr="00996951" w:rsidDel="00DA24D0" w:rsidRDefault="00322642" w:rsidP="00483240">
            <w:pPr>
              <w:spacing w:line="360" w:lineRule="auto"/>
              <w:rPr>
                <w:del w:id="7635" w:author="Elias De Moraes Fernandes" w:date="2016-05-02T16:24:00Z"/>
                <w:rFonts w:ascii="Arial" w:hAnsi="Arial" w:cs="Arial"/>
                <w:rPrChange w:id="7636" w:author="Elias de Moraes Fernandes" w:date="2016-07-07T10:33:00Z">
                  <w:rPr>
                    <w:del w:id="7637" w:author="Elias De Moraes Fernandes" w:date="2016-05-02T16:24:00Z"/>
                    <w:rFonts w:cs="Arial"/>
                  </w:rPr>
                </w:rPrChange>
              </w:rPr>
            </w:pPr>
            <w:del w:id="7638" w:author="Elias De Moraes Fernandes" w:date="2016-05-02T16:24:00Z">
              <w:r w:rsidRPr="00996951" w:rsidDel="00DA24D0">
                <w:rPr>
                  <w:rFonts w:ascii="Arial" w:hAnsi="Arial" w:cs="Arial"/>
                  <w:rPrChange w:id="7639" w:author="Elias de Moraes Fernandes" w:date="2016-07-07T10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418" w:type="dxa"/>
            <w:tcPrChange w:id="7640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41D46A15" w14:textId="3FA86D11" w:rsidR="00322642" w:rsidRPr="00996951" w:rsidDel="00DA24D0" w:rsidRDefault="00322642" w:rsidP="00483240">
            <w:pPr>
              <w:spacing w:line="360" w:lineRule="auto"/>
              <w:rPr>
                <w:del w:id="7641" w:author="Elias De Moraes Fernandes" w:date="2016-05-02T16:24:00Z"/>
                <w:rFonts w:ascii="Arial" w:hAnsi="Arial" w:cs="Arial"/>
                <w:rPrChange w:id="7642" w:author="Elias de Moraes Fernandes" w:date="2016-07-07T10:33:00Z">
                  <w:rPr>
                    <w:del w:id="7643" w:author="Elias De Moraes Fernandes" w:date="2016-05-02T16:24:00Z"/>
                    <w:rFonts w:cs="Arial"/>
                  </w:rPr>
                </w:rPrChange>
              </w:rPr>
            </w:pPr>
            <w:del w:id="7644" w:author="Elias De Moraes Fernandes" w:date="2016-05-02T16:24:00Z">
              <w:r w:rsidRPr="00996951" w:rsidDel="00DA24D0">
                <w:rPr>
                  <w:rFonts w:ascii="Arial" w:hAnsi="Arial" w:cs="Arial"/>
                  <w:rPrChange w:id="7645" w:author="Elias de Moraes Fernandes" w:date="2016-07-07T10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764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682E5" w14:textId="3B6D0D54" w:rsidR="00322642" w:rsidRPr="00996951" w:rsidDel="00DA24D0" w:rsidRDefault="00322642" w:rsidP="00483240">
            <w:pPr>
              <w:spacing w:line="360" w:lineRule="auto"/>
              <w:rPr>
                <w:del w:id="7647" w:author="Elias De Moraes Fernandes" w:date="2016-05-02T16:24:00Z"/>
                <w:rFonts w:ascii="Arial" w:hAnsi="Arial" w:cs="Arial"/>
                <w:rPrChange w:id="7648" w:author="Elias de Moraes Fernandes" w:date="2016-07-07T10:33:00Z">
                  <w:rPr>
                    <w:del w:id="7649" w:author="Elias De Moraes Fernandes" w:date="2016-05-02T16:24:00Z"/>
                    <w:rFonts w:cs="Arial"/>
                  </w:rPr>
                </w:rPrChange>
              </w:rPr>
            </w:pPr>
            <w:del w:id="7650" w:author="Elias De Moraes Fernandes" w:date="2016-05-02T16:24:00Z">
              <w:r w:rsidRPr="00996951" w:rsidDel="00DA24D0">
                <w:rPr>
                  <w:rFonts w:ascii="Arial" w:hAnsi="Arial" w:cs="Arial"/>
                  <w:rPrChange w:id="7651" w:author="Elias de Moraes Fernandes" w:date="2016-07-07T10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1940" w:type="dxa"/>
            <w:tcPrChange w:id="7652" w:author="Elias De Moraes Fernandes" w:date="2016-05-02T15:46:00Z">
              <w:tcPr>
                <w:tcW w:w="1940" w:type="dxa"/>
              </w:tcPr>
            </w:tcPrChange>
          </w:tcPr>
          <w:p w14:paraId="680847CE" w14:textId="61A5156C" w:rsidR="00322642" w:rsidRPr="00996951" w:rsidDel="00DA24D0" w:rsidRDefault="00322642" w:rsidP="00483240">
            <w:pPr>
              <w:spacing w:line="360" w:lineRule="auto"/>
              <w:rPr>
                <w:del w:id="7653" w:author="Elias De Moraes Fernandes" w:date="2016-05-02T16:24:00Z"/>
                <w:rFonts w:ascii="Arial" w:hAnsi="Arial" w:cs="Arial"/>
                <w:b/>
                <w:rPrChange w:id="7654" w:author="Elias de Moraes Fernandes" w:date="2016-07-07T10:33:00Z">
                  <w:rPr>
                    <w:del w:id="7655" w:author="Elias De Moraes Fernandes" w:date="2016-05-02T16:24:00Z"/>
                    <w:rFonts w:cs="Arial"/>
                    <w:b/>
                  </w:rPr>
                </w:rPrChange>
              </w:rPr>
            </w:pPr>
            <w:del w:id="7656" w:author="Elias De Moraes Fernandes" w:date="2016-05-02T16:24:00Z">
              <w:r w:rsidRPr="00996951" w:rsidDel="00DA24D0">
                <w:rPr>
                  <w:rFonts w:ascii="Arial" w:hAnsi="Arial" w:cs="Arial"/>
                  <w:b/>
                  <w:rPrChange w:id="7657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Progresso</w:delText>
              </w:r>
            </w:del>
          </w:p>
        </w:tc>
      </w:tr>
      <w:tr w:rsidR="004D63EB" w:rsidRPr="00996951" w:rsidDel="00DA24D0" w14:paraId="478E6075" w14:textId="3D4D7749" w:rsidTr="00593C0C">
        <w:tblPrEx>
          <w:tblPrExChange w:id="7658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55"/>
          <w:del w:id="7659" w:author="Elias De Moraes Fernandes" w:date="2016-05-02T16:24:00Z"/>
          <w:trPrChange w:id="7660" w:author="Elias De Moraes Fernandes" w:date="2016-05-02T15:46:00Z">
            <w:trPr>
              <w:trHeight w:val="455"/>
            </w:trPr>
          </w:trPrChange>
        </w:trPr>
        <w:tc>
          <w:tcPr>
            <w:tcW w:w="2743" w:type="dxa"/>
            <w:tcPrChange w:id="7661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0B576CC" w14:textId="7CC52D67" w:rsidR="00322642" w:rsidRPr="00996951" w:rsidDel="00DA24D0" w:rsidRDefault="00322642" w:rsidP="00483240">
            <w:pPr>
              <w:pStyle w:val="CronogramaParagrafo"/>
              <w:rPr>
                <w:del w:id="7662" w:author="Elias De Moraes Fernandes" w:date="2016-05-02T16:24:00Z"/>
                <w:rFonts w:ascii="Arial" w:hAnsi="Arial"/>
                <w:rPrChange w:id="7663" w:author="Elias de Moraes Fernandes" w:date="2016-07-07T10:33:00Z">
                  <w:rPr>
                    <w:del w:id="7664" w:author="Elias De Moraes Fernandes" w:date="2016-05-02T16:24:00Z"/>
                  </w:rPr>
                </w:rPrChange>
              </w:rPr>
            </w:pPr>
            <w:del w:id="7665" w:author="Elias De Moraes Fernandes" w:date="2016-05-02T16:24:00Z">
              <w:r w:rsidRPr="00996951" w:rsidDel="00DA24D0">
                <w:rPr>
                  <w:rFonts w:ascii="Arial" w:hAnsi="Arial"/>
                  <w:rPrChange w:id="7666" w:author="Elias de Moraes Fernandes" w:date="2016-07-07T10:33:00Z">
                    <w:rPr/>
                  </w:rPrChange>
                </w:rPr>
                <w:delText>Escrever o GDD</w:delText>
              </w:r>
            </w:del>
          </w:p>
        </w:tc>
        <w:tc>
          <w:tcPr>
            <w:tcW w:w="337" w:type="dxa"/>
            <w:tcPrChange w:id="7667" w:author="Elias De Moraes Fernandes" w:date="2016-05-02T15:46:00Z">
              <w:tcPr>
                <w:tcW w:w="337" w:type="dxa"/>
              </w:tcPr>
            </w:tcPrChange>
          </w:tcPr>
          <w:p w14:paraId="0C9B45AE" w14:textId="336BCC71" w:rsidR="00322642" w:rsidRPr="00996951" w:rsidDel="00DA24D0" w:rsidRDefault="00322642" w:rsidP="00483240">
            <w:pPr>
              <w:spacing w:line="360" w:lineRule="auto"/>
              <w:rPr>
                <w:del w:id="7668" w:author="Elias De Moraes Fernandes" w:date="2016-05-02T16:24:00Z"/>
                <w:rFonts w:ascii="Arial" w:hAnsi="Arial" w:cs="Arial"/>
                <w:rPrChange w:id="7669" w:author="Elias de Moraes Fernandes" w:date="2016-07-07T10:33:00Z">
                  <w:rPr>
                    <w:del w:id="76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7671" w:author="Elias De Moraes Fernandes" w:date="2016-05-02T15:46:00Z">
              <w:tcPr>
                <w:tcW w:w="340" w:type="dxa"/>
              </w:tcPr>
            </w:tcPrChange>
          </w:tcPr>
          <w:p w14:paraId="3BCCE852" w14:textId="498EE6FD" w:rsidR="00322642" w:rsidRPr="00996951" w:rsidDel="00DA24D0" w:rsidRDefault="00322642" w:rsidP="00483240">
            <w:pPr>
              <w:spacing w:line="360" w:lineRule="auto"/>
              <w:rPr>
                <w:del w:id="7672" w:author="Elias De Moraes Fernandes" w:date="2016-05-02T16:24:00Z"/>
                <w:rFonts w:ascii="Arial" w:hAnsi="Arial" w:cs="Arial"/>
                <w:rPrChange w:id="7673" w:author="Elias de Moraes Fernandes" w:date="2016-07-07T10:33:00Z">
                  <w:rPr>
                    <w:del w:id="7674" w:author="Elias De Moraes Fernandes" w:date="2016-05-02T16:24:00Z"/>
                    <w:rFonts w:cs="Arial"/>
                  </w:rPr>
                </w:rPrChange>
              </w:rPr>
            </w:pPr>
            <w:del w:id="7675" w:author="Elias De Moraes Fernandes" w:date="2016-05-02T16:24:00Z">
              <w:r w:rsidRPr="00996951" w:rsidDel="00DA24D0">
                <w:rPr>
                  <w:rFonts w:ascii="Arial" w:hAnsi="Arial" w:cs="Arial"/>
                  <w:rPrChange w:id="7676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7" w:type="dxa"/>
            <w:tcPrChange w:id="7677" w:author="Elias De Moraes Fernandes" w:date="2016-05-02T15:46:00Z">
              <w:tcPr>
                <w:tcW w:w="337" w:type="dxa"/>
              </w:tcPr>
            </w:tcPrChange>
          </w:tcPr>
          <w:p w14:paraId="3EF96FE6" w14:textId="0A404CE2" w:rsidR="00322642" w:rsidRPr="00996951" w:rsidDel="00DA24D0" w:rsidRDefault="00322642" w:rsidP="00483240">
            <w:pPr>
              <w:spacing w:line="360" w:lineRule="auto"/>
              <w:rPr>
                <w:del w:id="7678" w:author="Elias De Moraes Fernandes" w:date="2016-05-02T16:24:00Z"/>
                <w:rFonts w:ascii="Arial" w:hAnsi="Arial" w:cs="Arial"/>
                <w:rPrChange w:id="7679" w:author="Elias de Moraes Fernandes" w:date="2016-07-07T10:33:00Z">
                  <w:rPr>
                    <w:del w:id="76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7681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246A9CB" w14:textId="5FD22CD4" w:rsidR="00322642" w:rsidRPr="00996951" w:rsidDel="00DA24D0" w:rsidRDefault="00322642" w:rsidP="00483240">
            <w:pPr>
              <w:spacing w:line="360" w:lineRule="auto"/>
              <w:rPr>
                <w:del w:id="7682" w:author="Elias De Moraes Fernandes" w:date="2016-05-02T16:24:00Z"/>
                <w:rFonts w:ascii="Arial" w:hAnsi="Arial" w:cs="Arial"/>
                <w:rPrChange w:id="7683" w:author="Elias de Moraes Fernandes" w:date="2016-07-07T10:33:00Z">
                  <w:rPr>
                    <w:del w:id="7684" w:author="Elias De Moraes Fernandes" w:date="2016-05-02T16:24:00Z"/>
                    <w:rFonts w:cs="Arial"/>
                  </w:rPr>
                </w:rPrChange>
              </w:rPr>
            </w:pPr>
            <w:del w:id="7685" w:author="Elias De Moraes Fernandes" w:date="2016-05-02T16:24:00Z">
              <w:r w:rsidRPr="00996951" w:rsidDel="00DA24D0">
                <w:rPr>
                  <w:rFonts w:ascii="Arial" w:hAnsi="Arial" w:cs="Arial"/>
                  <w:rPrChange w:id="7686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21" w:type="dxa"/>
            <w:tcPrChange w:id="7687" w:author="Elias De Moraes Fernandes" w:date="2016-05-02T15:46:00Z">
              <w:tcPr>
                <w:tcW w:w="321" w:type="dxa"/>
              </w:tcPr>
            </w:tcPrChange>
          </w:tcPr>
          <w:p w14:paraId="6BEC7F0D" w14:textId="1D0E99BC" w:rsidR="00322642" w:rsidRPr="00996951" w:rsidDel="00DA24D0" w:rsidRDefault="00322642" w:rsidP="00483240">
            <w:pPr>
              <w:spacing w:line="360" w:lineRule="auto"/>
              <w:rPr>
                <w:del w:id="7688" w:author="Elias De Moraes Fernandes" w:date="2016-05-02T16:24:00Z"/>
                <w:rFonts w:ascii="Arial" w:hAnsi="Arial" w:cs="Arial"/>
                <w:rPrChange w:id="7689" w:author="Elias de Moraes Fernandes" w:date="2016-07-07T10:33:00Z">
                  <w:rPr>
                    <w:del w:id="7690" w:author="Elias De Moraes Fernandes" w:date="2016-05-02T16:24:00Z"/>
                    <w:rFonts w:cs="Arial"/>
                  </w:rPr>
                </w:rPrChange>
              </w:rPr>
            </w:pPr>
            <w:del w:id="7691" w:author="Elias De Moraes Fernandes" w:date="2016-05-02T16:24:00Z">
              <w:r w:rsidRPr="00996951" w:rsidDel="00DA24D0">
                <w:rPr>
                  <w:rFonts w:ascii="Arial" w:hAnsi="Arial" w:cs="Arial"/>
                  <w:rPrChange w:id="7692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4" w:type="dxa"/>
            <w:tcPrChange w:id="7693" w:author="Elias De Moraes Fernandes" w:date="2016-05-02T15:46:00Z">
              <w:tcPr>
                <w:tcW w:w="334" w:type="dxa"/>
              </w:tcPr>
            </w:tcPrChange>
          </w:tcPr>
          <w:p w14:paraId="6AD2F94D" w14:textId="542C772B" w:rsidR="00322642" w:rsidRPr="00996951" w:rsidDel="00DA24D0" w:rsidRDefault="00322642" w:rsidP="00483240">
            <w:pPr>
              <w:spacing w:line="360" w:lineRule="auto"/>
              <w:rPr>
                <w:del w:id="7694" w:author="Elias De Moraes Fernandes" w:date="2016-05-02T16:24:00Z"/>
                <w:rFonts w:ascii="Arial" w:hAnsi="Arial" w:cs="Arial"/>
                <w:rPrChange w:id="7695" w:author="Elias de Moraes Fernandes" w:date="2016-07-07T10:33:00Z">
                  <w:rPr>
                    <w:del w:id="769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697" w:author="Elias De Moraes Fernandes" w:date="2016-05-02T15:46:00Z">
              <w:tcPr>
                <w:tcW w:w="336" w:type="dxa"/>
              </w:tcPr>
            </w:tcPrChange>
          </w:tcPr>
          <w:p w14:paraId="3AB2FF2D" w14:textId="48E49D76" w:rsidR="00322642" w:rsidRPr="00996951" w:rsidDel="00DA24D0" w:rsidRDefault="00322642" w:rsidP="00483240">
            <w:pPr>
              <w:spacing w:line="360" w:lineRule="auto"/>
              <w:rPr>
                <w:del w:id="7698" w:author="Elias De Moraes Fernandes" w:date="2016-05-02T16:24:00Z"/>
                <w:rFonts w:ascii="Arial" w:hAnsi="Arial" w:cs="Arial"/>
                <w:rPrChange w:id="7699" w:author="Elias de Moraes Fernandes" w:date="2016-07-07T10:33:00Z">
                  <w:rPr>
                    <w:del w:id="7700" w:author="Elias De Moraes Fernandes" w:date="2016-05-02T16:24:00Z"/>
                    <w:rFonts w:cs="Arial"/>
                  </w:rPr>
                </w:rPrChange>
              </w:rPr>
            </w:pPr>
            <w:del w:id="7701" w:author="Elias De Moraes Fernandes" w:date="2016-05-02T16:24:00Z">
              <w:r w:rsidRPr="00996951" w:rsidDel="00DA24D0">
                <w:rPr>
                  <w:rFonts w:ascii="Arial" w:hAnsi="Arial" w:cs="Arial"/>
                  <w:rPrChange w:id="7702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70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FF43317" w14:textId="270239F5" w:rsidR="00322642" w:rsidRPr="00996951" w:rsidDel="00DA24D0" w:rsidRDefault="00322642" w:rsidP="00483240">
            <w:pPr>
              <w:spacing w:line="360" w:lineRule="auto"/>
              <w:rPr>
                <w:del w:id="7704" w:author="Elias De Moraes Fernandes" w:date="2016-05-02T16:24:00Z"/>
                <w:rFonts w:ascii="Arial" w:hAnsi="Arial" w:cs="Arial"/>
                <w:rPrChange w:id="7705" w:author="Elias de Moraes Fernandes" w:date="2016-07-07T10:33:00Z">
                  <w:rPr>
                    <w:del w:id="7706" w:author="Elias De Moraes Fernandes" w:date="2016-05-02T16:24:00Z"/>
                    <w:rFonts w:cs="Arial"/>
                  </w:rPr>
                </w:rPrChange>
              </w:rPr>
            </w:pPr>
            <w:del w:id="7707" w:author="Elias De Moraes Fernandes" w:date="2016-05-02T16:24:00Z">
              <w:r w:rsidRPr="00996951" w:rsidDel="00DA24D0">
                <w:rPr>
                  <w:rFonts w:ascii="Arial" w:hAnsi="Arial" w:cs="Arial"/>
                  <w:rPrChange w:id="7708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709" w:author="Elias De Moraes Fernandes" w:date="2016-05-02T15:46:00Z">
              <w:tcPr>
                <w:tcW w:w="336" w:type="dxa"/>
              </w:tcPr>
            </w:tcPrChange>
          </w:tcPr>
          <w:p w14:paraId="56590013" w14:textId="1B763A28" w:rsidR="00322642" w:rsidRPr="00996951" w:rsidDel="00DA24D0" w:rsidRDefault="00322642" w:rsidP="00483240">
            <w:pPr>
              <w:spacing w:line="360" w:lineRule="auto"/>
              <w:rPr>
                <w:del w:id="7710" w:author="Elias De Moraes Fernandes" w:date="2016-05-02T16:24:00Z"/>
                <w:rFonts w:ascii="Arial" w:hAnsi="Arial" w:cs="Arial"/>
                <w:rPrChange w:id="7711" w:author="Elias de Moraes Fernandes" w:date="2016-07-07T10:33:00Z">
                  <w:rPr>
                    <w:del w:id="7712" w:author="Elias De Moraes Fernandes" w:date="2016-05-02T16:24:00Z"/>
                    <w:rFonts w:cs="Arial"/>
                  </w:rPr>
                </w:rPrChange>
              </w:rPr>
            </w:pPr>
            <w:del w:id="7713" w:author="Elias De Moraes Fernandes" w:date="2016-05-02T16:24:00Z">
              <w:r w:rsidRPr="00996951" w:rsidDel="00DA24D0">
                <w:rPr>
                  <w:rFonts w:ascii="Arial" w:hAnsi="Arial" w:cs="Arial"/>
                  <w:rPrChange w:id="7714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715" w:author="Elias De Moraes Fernandes" w:date="2016-05-02T15:46:00Z">
              <w:tcPr>
                <w:tcW w:w="336" w:type="dxa"/>
              </w:tcPr>
            </w:tcPrChange>
          </w:tcPr>
          <w:p w14:paraId="2F64C985" w14:textId="21A1D551" w:rsidR="00322642" w:rsidRPr="00996951" w:rsidDel="00DA24D0" w:rsidRDefault="00322642" w:rsidP="00483240">
            <w:pPr>
              <w:spacing w:line="360" w:lineRule="auto"/>
              <w:rPr>
                <w:del w:id="7716" w:author="Elias De Moraes Fernandes" w:date="2016-05-02T16:24:00Z"/>
                <w:rFonts w:ascii="Arial" w:hAnsi="Arial" w:cs="Arial"/>
                <w:rPrChange w:id="7717" w:author="Elias de Moraes Fernandes" w:date="2016-07-07T10:33:00Z">
                  <w:rPr>
                    <w:del w:id="771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719" w:author="Elias De Moraes Fernandes" w:date="2016-05-02T15:46:00Z">
              <w:tcPr>
                <w:tcW w:w="336" w:type="dxa"/>
              </w:tcPr>
            </w:tcPrChange>
          </w:tcPr>
          <w:p w14:paraId="4893CD61" w14:textId="7494792F" w:rsidR="00322642" w:rsidRPr="00996951" w:rsidDel="00DA24D0" w:rsidRDefault="00322642" w:rsidP="00483240">
            <w:pPr>
              <w:spacing w:line="360" w:lineRule="auto"/>
              <w:rPr>
                <w:del w:id="7720" w:author="Elias De Moraes Fernandes" w:date="2016-05-02T16:24:00Z"/>
                <w:rFonts w:ascii="Arial" w:hAnsi="Arial" w:cs="Arial"/>
                <w:rPrChange w:id="7721" w:author="Elias de Moraes Fernandes" w:date="2016-07-07T10:33:00Z">
                  <w:rPr>
                    <w:del w:id="7722" w:author="Elias De Moraes Fernandes" w:date="2016-05-02T16:24:00Z"/>
                    <w:rFonts w:cs="Arial"/>
                  </w:rPr>
                </w:rPrChange>
              </w:rPr>
            </w:pPr>
            <w:del w:id="7723" w:author="Elias De Moraes Fernandes" w:date="2016-05-02T16:24:00Z">
              <w:r w:rsidRPr="00996951" w:rsidDel="00DA24D0">
                <w:rPr>
                  <w:rFonts w:ascii="Arial" w:hAnsi="Arial" w:cs="Arial"/>
                  <w:rPrChange w:id="7724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72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93AE8D0" w14:textId="7EF9FE7A" w:rsidR="00322642" w:rsidRPr="00996951" w:rsidDel="00DA24D0" w:rsidRDefault="00322642" w:rsidP="00483240">
            <w:pPr>
              <w:spacing w:line="360" w:lineRule="auto"/>
              <w:rPr>
                <w:del w:id="7726" w:author="Elias De Moraes Fernandes" w:date="2016-05-02T16:24:00Z"/>
                <w:rFonts w:ascii="Arial" w:hAnsi="Arial" w:cs="Arial"/>
                <w:rPrChange w:id="7727" w:author="Elias de Moraes Fernandes" w:date="2016-07-07T10:33:00Z">
                  <w:rPr>
                    <w:del w:id="77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7729" w:author="Elias De Moraes Fernandes" w:date="2016-05-02T15:46:00Z">
              <w:tcPr>
                <w:tcW w:w="336" w:type="dxa"/>
              </w:tcPr>
            </w:tcPrChange>
          </w:tcPr>
          <w:p w14:paraId="140266F4" w14:textId="5BB52230" w:rsidR="00322642" w:rsidRPr="00996951" w:rsidDel="00DA24D0" w:rsidRDefault="00322642" w:rsidP="00483240">
            <w:pPr>
              <w:spacing w:line="360" w:lineRule="auto"/>
              <w:rPr>
                <w:del w:id="7730" w:author="Elias De Moraes Fernandes" w:date="2016-05-02T16:24:00Z"/>
                <w:rFonts w:ascii="Arial" w:hAnsi="Arial" w:cs="Arial"/>
                <w:rPrChange w:id="7731" w:author="Elias de Moraes Fernandes" w:date="2016-07-07T10:33:00Z">
                  <w:rPr>
                    <w:del w:id="77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7733" w:author="Elias De Moraes Fernandes" w:date="2016-05-02T15:46:00Z">
              <w:tcPr>
                <w:tcW w:w="254" w:type="dxa"/>
              </w:tcPr>
            </w:tcPrChange>
          </w:tcPr>
          <w:p w14:paraId="3B346DFE" w14:textId="4EED79E2" w:rsidR="00322642" w:rsidRPr="00996951" w:rsidDel="00DA24D0" w:rsidRDefault="00322642" w:rsidP="00483240">
            <w:pPr>
              <w:spacing w:line="360" w:lineRule="auto"/>
              <w:rPr>
                <w:del w:id="7734" w:author="Elias De Moraes Fernandes" w:date="2016-05-02T16:24:00Z"/>
                <w:rFonts w:ascii="Arial" w:hAnsi="Arial" w:cs="Arial"/>
                <w:rPrChange w:id="7735" w:author="Elias de Moraes Fernandes" w:date="2016-07-07T10:33:00Z">
                  <w:rPr>
                    <w:del w:id="77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773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56C6A76" w14:textId="7A9B3C8D" w:rsidR="00322642" w:rsidRPr="00996951" w:rsidDel="00DA24D0" w:rsidRDefault="00322642" w:rsidP="00483240">
            <w:pPr>
              <w:spacing w:line="360" w:lineRule="auto"/>
              <w:rPr>
                <w:del w:id="7738" w:author="Elias De Moraes Fernandes" w:date="2016-05-02T16:24:00Z"/>
                <w:rFonts w:ascii="Arial" w:hAnsi="Arial" w:cs="Arial"/>
                <w:rPrChange w:id="7739" w:author="Elias de Moraes Fernandes" w:date="2016-07-07T10:33:00Z">
                  <w:rPr>
                    <w:del w:id="77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74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B3D0BC2" w14:textId="306ED5C0" w:rsidR="00322642" w:rsidRPr="00996951" w:rsidDel="00DA24D0" w:rsidRDefault="00322642" w:rsidP="00483240">
            <w:pPr>
              <w:spacing w:line="360" w:lineRule="auto"/>
              <w:rPr>
                <w:del w:id="7742" w:author="Elias De Moraes Fernandes" w:date="2016-05-02T16:24:00Z"/>
                <w:rFonts w:ascii="Arial" w:hAnsi="Arial" w:cs="Arial"/>
                <w:rPrChange w:id="7743" w:author="Elias de Moraes Fernandes" w:date="2016-07-07T10:33:00Z">
                  <w:rPr>
                    <w:del w:id="77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7745" w:author="Elias De Moraes Fernandes" w:date="2016-05-02T15:46:00Z">
              <w:tcPr>
                <w:tcW w:w="1940" w:type="dxa"/>
              </w:tcPr>
            </w:tcPrChange>
          </w:tcPr>
          <w:p w14:paraId="3FF8D19E" w14:textId="1ABF708C" w:rsidR="00322642" w:rsidRPr="00996951" w:rsidDel="00DA24D0" w:rsidRDefault="00322642">
            <w:pPr>
              <w:spacing w:line="360" w:lineRule="auto"/>
              <w:rPr>
                <w:del w:id="7746" w:author="Elias De Moraes Fernandes" w:date="2016-05-02T16:24:00Z"/>
                <w:rFonts w:ascii="Arial" w:hAnsi="Arial" w:cs="Arial"/>
                <w:rPrChange w:id="7747" w:author="Elias de Moraes Fernandes" w:date="2016-07-07T10:33:00Z">
                  <w:rPr>
                    <w:del w:id="7748" w:author="Elias De Moraes Fernandes" w:date="2016-05-02T16:24:00Z"/>
                    <w:rFonts w:cs="Arial"/>
                  </w:rPr>
                </w:rPrChange>
              </w:rPr>
            </w:pPr>
            <w:del w:id="7749" w:author="Elias De Moraes Fernandes" w:date="2016-05-02T16:24:00Z">
              <w:r w:rsidRPr="00996951" w:rsidDel="00DA24D0">
                <w:rPr>
                  <w:rFonts w:ascii="Arial" w:hAnsi="Arial" w:cs="Arial"/>
                  <w:rPrChange w:id="7750" w:author="Elias de Moraes Fernandes" w:date="2016-07-07T10:33:00Z">
                    <w:rPr>
                      <w:rFonts w:cs="Arial"/>
                    </w:rPr>
                  </w:rPrChange>
                </w:rPr>
                <w:delText xml:space="preserve">Completo </w:delText>
              </w:r>
              <w:r w:rsidRPr="00996951" w:rsidDel="00DA24D0">
                <w:rPr>
                  <w:rFonts w:ascii="Arial" w:hAnsi="Arial" w:cs="Arial"/>
                  <w:b/>
                  <w:rPrChange w:id="7751" w:author="Elias de Moraes Fernandes" w:date="2016-07-07T10:33:00Z">
                    <w:rPr>
                      <w:rFonts w:cs="Arial"/>
                      <w:b/>
                    </w:rPr>
                  </w:rPrChange>
                </w:rPr>
                <w:delText>v1.1</w:delText>
              </w:r>
            </w:del>
          </w:p>
        </w:tc>
      </w:tr>
      <w:tr w:rsidR="00184DFD" w:rsidRPr="00996951" w:rsidDel="00DA24D0" w14:paraId="697B9774" w14:textId="407FDB3F" w:rsidTr="00593C0C">
        <w:tblPrEx>
          <w:tblPrExChange w:id="775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79"/>
          <w:del w:id="7753" w:author="Elias De Moraes Fernandes" w:date="2016-05-02T16:24:00Z"/>
          <w:trPrChange w:id="7754" w:author="Elias De Moraes Fernandes" w:date="2016-05-02T15:46:00Z">
            <w:trPr>
              <w:trHeight w:val="521"/>
            </w:trPr>
          </w:trPrChange>
        </w:trPr>
        <w:tc>
          <w:tcPr>
            <w:tcW w:w="2743" w:type="dxa"/>
            <w:tcPrChange w:id="7755" w:author="Elias De Moraes Fernandes" w:date="2016-05-02T15:46:00Z">
              <w:tcPr>
                <w:tcW w:w="2708" w:type="dxa"/>
                <w:gridSpan w:val="2"/>
              </w:tcPr>
            </w:tcPrChange>
          </w:tcPr>
          <w:p w14:paraId="3C173BF9" w14:textId="10BC7A78" w:rsidR="00322642" w:rsidRPr="00996951" w:rsidDel="00DA24D0" w:rsidRDefault="004D63EB">
            <w:pPr>
              <w:pStyle w:val="CronogramaParagrafo"/>
              <w:rPr>
                <w:del w:id="7756" w:author="Elias De Moraes Fernandes" w:date="2016-05-02T16:24:00Z"/>
                <w:rFonts w:ascii="Arial" w:hAnsi="Arial"/>
                <w:rPrChange w:id="7757" w:author="Elias de Moraes Fernandes" w:date="2016-07-07T10:33:00Z">
                  <w:rPr>
                    <w:del w:id="7758" w:author="Elias De Moraes Fernandes" w:date="2016-05-02T16:24:00Z"/>
                  </w:rPr>
                </w:rPrChange>
              </w:rPr>
            </w:pPr>
            <w:ins w:id="7759" w:author="Elias De Moraes Fernandes" w:date="2016-03-16T13:08:00Z">
              <w:del w:id="7760" w:author="Elias De Moraes Fernandes" w:date="2016-05-02T16:24:00Z">
                <w:r w:rsidRPr="00996951" w:rsidDel="00DA24D0">
                  <w:rPr>
                    <w:rFonts w:ascii="Arial" w:hAnsi="Arial"/>
                    <w:rPrChange w:id="7761" w:author="Elias de Moraes Fernandes" w:date="2016-07-07T10:33:00Z">
                      <w:rPr/>
                    </w:rPrChange>
                  </w:rPr>
                  <w:delText>Escrever Proposta TCC</w:delText>
                </w:r>
              </w:del>
            </w:ins>
            <w:del w:id="7762" w:author="Elias De Moraes Fernandes" w:date="2016-05-02T16:24:00Z">
              <w:r w:rsidR="00322642" w:rsidRPr="00996951" w:rsidDel="00DA24D0">
                <w:rPr>
                  <w:rFonts w:ascii="Arial" w:hAnsi="Arial"/>
                  <w:rPrChange w:id="7763" w:author="Elias de Moraes Fernandes" w:date="2016-07-07T10:33:00Z">
                    <w:rPr/>
                  </w:rPrChange>
                </w:rPr>
                <w:delText>Apresentar GDD</w:delText>
              </w:r>
            </w:del>
          </w:p>
        </w:tc>
        <w:tc>
          <w:tcPr>
            <w:tcW w:w="337" w:type="dxa"/>
            <w:tcPrChange w:id="7764" w:author="Elias De Moraes Fernandes" w:date="2016-05-02T15:46:00Z">
              <w:tcPr>
                <w:tcW w:w="337" w:type="dxa"/>
              </w:tcPr>
            </w:tcPrChange>
          </w:tcPr>
          <w:p w14:paraId="6264A6A2" w14:textId="29B31228" w:rsidR="00322642" w:rsidRPr="00996951" w:rsidDel="00DA24D0" w:rsidRDefault="00322642" w:rsidP="00483240">
            <w:pPr>
              <w:spacing w:line="360" w:lineRule="auto"/>
              <w:rPr>
                <w:del w:id="7765" w:author="Elias De Moraes Fernandes" w:date="2016-05-02T16:24:00Z"/>
                <w:rFonts w:ascii="Arial" w:hAnsi="Arial" w:cs="Arial"/>
                <w:rPrChange w:id="7766" w:author="Elias de Moraes Fernandes" w:date="2016-07-07T10:33:00Z">
                  <w:rPr>
                    <w:del w:id="77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7768" w:author="Elias De Moraes Fernandes" w:date="2016-05-02T15:46:00Z">
              <w:tcPr>
                <w:tcW w:w="340" w:type="dxa"/>
              </w:tcPr>
            </w:tcPrChange>
          </w:tcPr>
          <w:p w14:paraId="4A597343" w14:textId="55CC43B9" w:rsidR="00322642" w:rsidRPr="00996951" w:rsidDel="00DA24D0" w:rsidRDefault="00322642" w:rsidP="00483240">
            <w:pPr>
              <w:spacing w:line="360" w:lineRule="auto"/>
              <w:rPr>
                <w:del w:id="7769" w:author="Elias De Moraes Fernandes" w:date="2016-05-02T16:24:00Z"/>
                <w:rFonts w:ascii="Arial" w:hAnsi="Arial" w:cs="Arial"/>
                <w:rPrChange w:id="7770" w:author="Elias de Moraes Fernandes" w:date="2016-07-07T10:33:00Z">
                  <w:rPr>
                    <w:del w:id="777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7772" w:author="Elias De Moraes Fernandes" w:date="2016-05-02T15:46:00Z">
              <w:tcPr>
                <w:tcW w:w="337" w:type="dxa"/>
              </w:tcPr>
            </w:tcPrChange>
          </w:tcPr>
          <w:p w14:paraId="64A7A615" w14:textId="184EFD15" w:rsidR="00322642" w:rsidRPr="00996951" w:rsidDel="00DA24D0" w:rsidRDefault="00322642" w:rsidP="00483240">
            <w:pPr>
              <w:spacing w:line="360" w:lineRule="auto"/>
              <w:rPr>
                <w:del w:id="7773" w:author="Elias De Moraes Fernandes" w:date="2016-05-02T16:24:00Z"/>
                <w:rFonts w:ascii="Arial" w:hAnsi="Arial" w:cs="Arial"/>
                <w:rPrChange w:id="7774" w:author="Elias de Moraes Fernandes" w:date="2016-07-07T10:33:00Z">
                  <w:rPr>
                    <w:del w:id="77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7776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0E9B5E2E" w14:textId="73663C85" w:rsidR="00322642" w:rsidRPr="00996951" w:rsidDel="00DA24D0" w:rsidRDefault="004D63EB" w:rsidP="00483240">
            <w:pPr>
              <w:spacing w:line="360" w:lineRule="auto"/>
              <w:rPr>
                <w:del w:id="7777" w:author="Elias De Moraes Fernandes" w:date="2016-05-02T16:24:00Z"/>
                <w:rFonts w:ascii="Arial" w:hAnsi="Arial" w:cs="Arial"/>
                <w:rPrChange w:id="7778" w:author="Elias de Moraes Fernandes" w:date="2016-07-07T10:33:00Z">
                  <w:rPr>
                    <w:del w:id="7779" w:author="Elias De Moraes Fernandes" w:date="2016-05-02T16:24:00Z"/>
                    <w:rFonts w:cs="Arial"/>
                  </w:rPr>
                </w:rPrChange>
              </w:rPr>
            </w:pPr>
            <w:ins w:id="7780" w:author="Elias De Moraes Fernandes" w:date="2016-03-16T13:08:00Z">
              <w:del w:id="7781" w:author="Elias De Moraes Fernandes" w:date="2016-05-02T16:24:00Z">
                <w:r w:rsidRPr="00996951" w:rsidDel="00DA24D0">
                  <w:rPr>
                    <w:rFonts w:ascii="Arial" w:hAnsi="Arial" w:cs="Arial"/>
                    <w:rPrChange w:id="778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21" w:type="dxa"/>
            <w:tcPrChange w:id="778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978C96C" w14:textId="3401E65F" w:rsidR="00322642" w:rsidRPr="00996951" w:rsidDel="00DA24D0" w:rsidRDefault="004D63EB" w:rsidP="00483240">
            <w:pPr>
              <w:spacing w:line="360" w:lineRule="auto"/>
              <w:rPr>
                <w:del w:id="7784" w:author="Elias De Moraes Fernandes" w:date="2016-05-02T16:24:00Z"/>
                <w:rFonts w:ascii="Arial" w:hAnsi="Arial" w:cs="Arial"/>
                <w:rPrChange w:id="7785" w:author="Elias de Moraes Fernandes" w:date="2016-07-07T10:33:00Z">
                  <w:rPr>
                    <w:del w:id="7786" w:author="Elias De Moraes Fernandes" w:date="2016-05-02T16:24:00Z"/>
                    <w:rFonts w:cs="Arial"/>
                  </w:rPr>
                </w:rPrChange>
              </w:rPr>
            </w:pPr>
            <w:ins w:id="7787" w:author="Elias De Moraes Fernandes" w:date="2016-03-16T13:08:00Z">
              <w:del w:id="7788" w:author="Elias De Moraes Fernandes" w:date="2016-05-02T16:24:00Z">
                <w:r w:rsidRPr="00996951" w:rsidDel="00DA24D0">
                  <w:rPr>
                    <w:rFonts w:ascii="Arial" w:hAnsi="Arial" w:cs="Arial"/>
                    <w:rPrChange w:id="7789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4" w:type="dxa"/>
            <w:tcPrChange w:id="7790" w:author="Elias De Moraes Fernandes" w:date="2016-05-02T15:46:00Z">
              <w:tcPr>
                <w:tcW w:w="334" w:type="dxa"/>
              </w:tcPr>
            </w:tcPrChange>
          </w:tcPr>
          <w:p w14:paraId="29D435B6" w14:textId="47EF9417" w:rsidR="00322642" w:rsidRPr="00996951" w:rsidDel="00DA24D0" w:rsidRDefault="00322642" w:rsidP="00483240">
            <w:pPr>
              <w:spacing w:line="360" w:lineRule="auto"/>
              <w:rPr>
                <w:del w:id="7791" w:author="Elias De Moraes Fernandes" w:date="2016-05-02T16:24:00Z"/>
                <w:rFonts w:ascii="Arial" w:hAnsi="Arial" w:cs="Arial"/>
                <w:rPrChange w:id="7792" w:author="Elias de Moraes Fernandes" w:date="2016-07-07T10:33:00Z">
                  <w:rPr>
                    <w:del w:id="779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794" w:author="Elias De Moraes Fernandes" w:date="2016-05-02T15:46:00Z">
              <w:tcPr>
                <w:tcW w:w="336" w:type="dxa"/>
              </w:tcPr>
            </w:tcPrChange>
          </w:tcPr>
          <w:p w14:paraId="4D1D5C29" w14:textId="4D111E6E" w:rsidR="00322642" w:rsidRPr="00996951" w:rsidDel="00DA24D0" w:rsidRDefault="00322642" w:rsidP="00483240">
            <w:pPr>
              <w:spacing w:line="360" w:lineRule="auto"/>
              <w:rPr>
                <w:del w:id="7795" w:author="Elias De Moraes Fernandes" w:date="2016-05-02T16:24:00Z"/>
                <w:rFonts w:ascii="Arial" w:hAnsi="Arial" w:cs="Arial"/>
                <w:rPrChange w:id="7796" w:author="Elias de Moraes Fernandes" w:date="2016-07-07T10:33:00Z">
                  <w:rPr>
                    <w:del w:id="77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79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A6570F3" w14:textId="58BFC55B" w:rsidR="00322642" w:rsidRPr="00996951" w:rsidDel="00DA24D0" w:rsidRDefault="004D63EB" w:rsidP="00483240">
            <w:pPr>
              <w:spacing w:line="360" w:lineRule="auto"/>
              <w:rPr>
                <w:del w:id="7799" w:author="Elias De Moraes Fernandes" w:date="2016-05-02T16:24:00Z"/>
                <w:rFonts w:ascii="Arial" w:hAnsi="Arial" w:cs="Arial"/>
                <w:rPrChange w:id="7800" w:author="Elias de Moraes Fernandes" w:date="2016-07-07T10:33:00Z">
                  <w:rPr>
                    <w:del w:id="7801" w:author="Elias De Moraes Fernandes" w:date="2016-05-02T16:24:00Z"/>
                    <w:rFonts w:cs="Arial"/>
                  </w:rPr>
                </w:rPrChange>
              </w:rPr>
            </w:pPr>
            <w:ins w:id="7802" w:author="Elias De Moraes Fernandes" w:date="2016-03-16T13:08:00Z">
              <w:del w:id="7803" w:author="Elias De Moraes Fernandes" w:date="2016-05-02T16:24:00Z">
                <w:r w:rsidRPr="00996951" w:rsidDel="00DA24D0">
                  <w:rPr>
                    <w:rFonts w:ascii="Arial" w:hAnsi="Arial" w:cs="Arial"/>
                    <w:rPrChange w:id="780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805" w:author="Elias De Moraes Fernandes" w:date="2016-05-02T15:46:00Z">
              <w:tcPr>
                <w:tcW w:w="336" w:type="dxa"/>
              </w:tcPr>
            </w:tcPrChange>
          </w:tcPr>
          <w:p w14:paraId="20AB153D" w14:textId="23667DA1" w:rsidR="00322642" w:rsidRPr="00996951" w:rsidDel="00DA24D0" w:rsidRDefault="004D63EB" w:rsidP="00483240">
            <w:pPr>
              <w:spacing w:line="360" w:lineRule="auto"/>
              <w:rPr>
                <w:del w:id="7806" w:author="Elias De Moraes Fernandes" w:date="2016-05-02T16:24:00Z"/>
                <w:rFonts w:ascii="Arial" w:hAnsi="Arial" w:cs="Arial"/>
                <w:rPrChange w:id="7807" w:author="Elias de Moraes Fernandes" w:date="2016-07-07T10:33:00Z">
                  <w:rPr>
                    <w:del w:id="7808" w:author="Elias De Moraes Fernandes" w:date="2016-05-02T16:24:00Z"/>
                    <w:rFonts w:cs="Arial"/>
                  </w:rPr>
                </w:rPrChange>
              </w:rPr>
            </w:pPr>
            <w:ins w:id="7809" w:author="Elias De Moraes Fernandes" w:date="2016-03-16T13:08:00Z">
              <w:del w:id="7810" w:author="Elias De Moraes Fernandes" w:date="2016-05-02T16:24:00Z">
                <w:r w:rsidRPr="00996951" w:rsidDel="00DA24D0">
                  <w:rPr>
                    <w:rFonts w:ascii="Arial" w:hAnsi="Arial" w:cs="Arial"/>
                    <w:rPrChange w:id="7811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812" w:author="Elias De Moraes Fernandes" w:date="2016-05-02T15:46:00Z">
              <w:tcPr>
                <w:tcW w:w="336" w:type="dxa"/>
              </w:tcPr>
            </w:tcPrChange>
          </w:tcPr>
          <w:p w14:paraId="5E5A7B7B" w14:textId="2B06DA7A" w:rsidR="00322642" w:rsidRPr="00996951" w:rsidDel="00DA24D0" w:rsidRDefault="004D63EB" w:rsidP="00483240">
            <w:pPr>
              <w:spacing w:line="360" w:lineRule="auto"/>
              <w:rPr>
                <w:del w:id="7813" w:author="Elias De Moraes Fernandes" w:date="2016-05-02T16:24:00Z"/>
                <w:rFonts w:ascii="Arial" w:hAnsi="Arial" w:cs="Arial"/>
                <w:rPrChange w:id="7814" w:author="Elias de Moraes Fernandes" w:date="2016-07-07T10:33:00Z">
                  <w:rPr>
                    <w:del w:id="7815" w:author="Elias De Moraes Fernandes" w:date="2016-05-02T16:24:00Z"/>
                    <w:rFonts w:cs="Arial"/>
                  </w:rPr>
                </w:rPrChange>
              </w:rPr>
            </w:pPr>
            <w:ins w:id="7816" w:author="Elias De Moraes Fernandes" w:date="2016-03-16T13:08:00Z">
              <w:del w:id="7817" w:author="Elias De Moraes Fernandes" w:date="2016-05-02T16:24:00Z">
                <w:r w:rsidRPr="00996951" w:rsidDel="00DA24D0">
                  <w:rPr>
                    <w:rFonts w:ascii="Arial" w:hAnsi="Arial" w:cs="Arial"/>
                    <w:rPrChange w:id="7818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819" w:author="Elias De Moraes Fernandes" w:date="2016-05-02T15:46:00Z">
              <w:tcPr>
                <w:tcW w:w="336" w:type="dxa"/>
              </w:tcPr>
            </w:tcPrChange>
          </w:tcPr>
          <w:p w14:paraId="504011F9" w14:textId="0FC4B176" w:rsidR="00322642" w:rsidRPr="00996951" w:rsidDel="00DA24D0" w:rsidRDefault="004D63EB" w:rsidP="00483240">
            <w:pPr>
              <w:spacing w:line="360" w:lineRule="auto"/>
              <w:rPr>
                <w:del w:id="7820" w:author="Elias De Moraes Fernandes" w:date="2016-05-02T16:24:00Z"/>
                <w:rFonts w:ascii="Arial" w:hAnsi="Arial" w:cs="Arial"/>
                <w:rPrChange w:id="7821" w:author="Elias de Moraes Fernandes" w:date="2016-07-07T10:33:00Z">
                  <w:rPr>
                    <w:del w:id="7822" w:author="Elias De Moraes Fernandes" w:date="2016-05-02T16:24:00Z"/>
                    <w:rFonts w:cs="Arial"/>
                  </w:rPr>
                </w:rPrChange>
              </w:rPr>
            </w:pPr>
            <w:ins w:id="7823" w:author="Elias De Moraes Fernandes" w:date="2016-03-16T13:08:00Z">
              <w:del w:id="7824" w:author="Elias De Moraes Fernandes" w:date="2016-05-02T16:24:00Z">
                <w:r w:rsidRPr="00996951" w:rsidDel="00DA24D0">
                  <w:rPr>
                    <w:rFonts w:ascii="Arial" w:hAnsi="Arial" w:cs="Arial"/>
                    <w:rPrChange w:id="7825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82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FE53B3" w14:textId="1ECE7483" w:rsidR="00322642" w:rsidRPr="00996951" w:rsidDel="00DA24D0" w:rsidRDefault="004D63EB" w:rsidP="00483240">
            <w:pPr>
              <w:spacing w:line="360" w:lineRule="auto"/>
              <w:rPr>
                <w:del w:id="7827" w:author="Elias De Moraes Fernandes" w:date="2016-05-02T16:24:00Z"/>
                <w:rFonts w:ascii="Arial" w:hAnsi="Arial" w:cs="Arial"/>
                <w:rPrChange w:id="7828" w:author="Elias de Moraes Fernandes" w:date="2016-07-07T10:33:00Z">
                  <w:rPr>
                    <w:del w:id="7829" w:author="Elias De Moraes Fernandes" w:date="2016-05-02T16:24:00Z"/>
                    <w:rFonts w:cs="Arial"/>
                  </w:rPr>
                </w:rPrChange>
              </w:rPr>
            </w:pPr>
            <w:ins w:id="7830" w:author="Elias De Moraes Fernandes" w:date="2016-03-16T13:08:00Z">
              <w:del w:id="7831" w:author="Elias De Moraes Fernandes" w:date="2016-05-02T16:24:00Z">
                <w:r w:rsidRPr="00996951" w:rsidDel="00DA24D0">
                  <w:rPr>
                    <w:rFonts w:ascii="Arial" w:hAnsi="Arial" w:cs="Arial"/>
                    <w:rPrChange w:id="783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7833" w:author="Elias De Moraes Fernandes" w:date="2016-05-02T15:46:00Z">
              <w:tcPr>
                <w:tcW w:w="336" w:type="dxa"/>
              </w:tcPr>
            </w:tcPrChange>
          </w:tcPr>
          <w:p w14:paraId="6BDDD67D" w14:textId="6F39B885" w:rsidR="00322642" w:rsidRPr="00996951" w:rsidDel="00DA24D0" w:rsidRDefault="004D63EB" w:rsidP="00483240">
            <w:pPr>
              <w:spacing w:line="360" w:lineRule="auto"/>
              <w:rPr>
                <w:del w:id="7834" w:author="Elias De Moraes Fernandes" w:date="2016-05-02T16:24:00Z"/>
                <w:rFonts w:ascii="Arial" w:hAnsi="Arial" w:cs="Arial"/>
                <w:rPrChange w:id="7835" w:author="Elias de Moraes Fernandes" w:date="2016-07-07T10:33:00Z">
                  <w:rPr>
                    <w:del w:id="7836" w:author="Elias De Moraes Fernandes" w:date="2016-05-02T16:24:00Z"/>
                    <w:rFonts w:cs="Arial"/>
                  </w:rPr>
                </w:rPrChange>
              </w:rPr>
            </w:pPr>
            <w:ins w:id="7837" w:author="Elias De Moraes Fernandes" w:date="2016-03-16T13:08:00Z">
              <w:del w:id="7838" w:author="Elias De Moraes Fernandes" w:date="2016-05-02T16:24:00Z">
                <w:r w:rsidRPr="00996951" w:rsidDel="00DA24D0">
                  <w:rPr>
                    <w:rFonts w:ascii="Arial" w:hAnsi="Arial" w:cs="Arial"/>
                    <w:rPrChange w:id="7839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784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7A58CB" w14:textId="0FF40C54" w:rsidR="00322642" w:rsidRPr="00996951" w:rsidDel="00DA24D0" w:rsidRDefault="004D63EB" w:rsidP="00483240">
            <w:pPr>
              <w:spacing w:line="360" w:lineRule="auto"/>
              <w:rPr>
                <w:del w:id="7841" w:author="Elias De Moraes Fernandes" w:date="2016-05-02T16:24:00Z"/>
                <w:rFonts w:ascii="Arial" w:hAnsi="Arial" w:cs="Arial"/>
                <w:rPrChange w:id="7842" w:author="Elias de Moraes Fernandes" w:date="2016-07-07T10:33:00Z">
                  <w:rPr>
                    <w:del w:id="7843" w:author="Elias De Moraes Fernandes" w:date="2016-05-02T16:24:00Z"/>
                    <w:rFonts w:cs="Arial"/>
                  </w:rPr>
                </w:rPrChange>
              </w:rPr>
            </w:pPr>
            <w:ins w:id="7844" w:author="Elias De Moraes Fernandes" w:date="2016-03-16T13:08:00Z">
              <w:del w:id="7845" w:author="Elias De Moraes Fernandes" w:date="2016-05-02T16:24:00Z">
                <w:r w:rsidRPr="00996951" w:rsidDel="00DA24D0">
                  <w:rPr>
                    <w:rFonts w:ascii="Arial" w:hAnsi="Arial" w:cs="Arial"/>
                    <w:rPrChange w:id="7846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7847" w:author="Elias De Moraes Fernandes" w:date="2016-05-02T15:46:00Z">
              <w:tcPr>
                <w:tcW w:w="336" w:type="dxa"/>
              </w:tcPr>
            </w:tcPrChange>
          </w:tcPr>
          <w:p w14:paraId="48AD466D" w14:textId="5D751EA4" w:rsidR="00322642" w:rsidRPr="00996951" w:rsidDel="00DA24D0" w:rsidRDefault="004D63EB" w:rsidP="00483240">
            <w:pPr>
              <w:spacing w:line="360" w:lineRule="auto"/>
              <w:rPr>
                <w:del w:id="7848" w:author="Elias De Moraes Fernandes" w:date="2016-05-02T16:24:00Z"/>
                <w:rFonts w:ascii="Arial" w:hAnsi="Arial" w:cs="Arial"/>
                <w:rPrChange w:id="7849" w:author="Elias de Moraes Fernandes" w:date="2016-07-07T10:33:00Z">
                  <w:rPr>
                    <w:del w:id="7850" w:author="Elias De Moraes Fernandes" w:date="2016-05-02T16:24:00Z"/>
                    <w:rFonts w:cs="Arial"/>
                  </w:rPr>
                </w:rPrChange>
              </w:rPr>
            </w:pPr>
            <w:ins w:id="7851" w:author="Elias De Moraes Fernandes" w:date="2016-03-16T13:08:00Z">
              <w:del w:id="7852" w:author="Elias De Moraes Fernandes" w:date="2016-05-02T16:24:00Z">
                <w:r w:rsidRPr="00996951" w:rsidDel="00DA24D0">
                  <w:rPr>
                    <w:rFonts w:ascii="Arial" w:hAnsi="Arial" w:cs="Arial"/>
                    <w:rPrChange w:id="7853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85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A73A5E7" w14:textId="40B31965" w:rsidR="00322642" w:rsidRPr="00996951" w:rsidDel="00DA24D0" w:rsidRDefault="004D63EB" w:rsidP="00483240">
            <w:pPr>
              <w:spacing w:line="360" w:lineRule="auto"/>
              <w:rPr>
                <w:del w:id="7855" w:author="Elias De Moraes Fernandes" w:date="2016-05-02T16:24:00Z"/>
                <w:rFonts w:ascii="Arial" w:hAnsi="Arial" w:cs="Arial"/>
                <w:rPrChange w:id="7856" w:author="Elias de Moraes Fernandes" w:date="2016-07-07T10:33:00Z">
                  <w:rPr>
                    <w:del w:id="7857" w:author="Elias De Moraes Fernandes" w:date="2016-05-02T16:24:00Z"/>
                    <w:rFonts w:cs="Arial"/>
                  </w:rPr>
                </w:rPrChange>
              </w:rPr>
            </w:pPr>
            <w:ins w:id="7858" w:author="Elias De Moraes Fernandes" w:date="2016-03-16T13:08:00Z">
              <w:del w:id="7859" w:author="Elias De Moraes Fernandes" w:date="2016-05-02T16:24:00Z">
                <w:r w:rsidRPr="00996951" w:rsidDel="00DA24D0">
                  <w:rPr>
                    <w:rFonts w:ascii="Arial" w:hAnsi="Arial" w:cs="Arial"/>
                    <w:rPrChange w:id="7860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7861" w:author="Elias De Moraes Fernandes" w:date="2016-05-02T15:46:00Z">
              <w:tcPr>
                <w:tcW w:w="1940" w:type="dxa"/>
              </w:tcPr>
            </w:tcPrChange>
          </w:tcPr>
          <w:p w14:paraId="01B074C0" w14:textId="77923ECB" w:rsidR="00322642" w:rsidRPr="00996951" w:rsidDel="00DA24D0" w:rsidRDefault="004D63EB">
            <w:pPr>
              <w:spacing w:line="360" w:lineRule="auto"/>
              <w:rPr>
                <w:del w:id="7862" w:author="Elias De Moraes Fernandes" w:date="2016-05-02T16:24:00Z"/>
                <w:rFonts w:ascii="Arial" w:hAnsi="Arial" w:cs="Arial"/>
                <w:rPrChange w:id="7863" w:author="Elias de Moraes Fernandes" w:date="2016-07-07T10:33:00Z">
                  <w:rPr>
                    <w:del w:id="7864" w:author="Elias De Moraes Fernandes" w:date="2016-05-02T16:24:00Z"/>
                    <w:rFonts w:cs="Arial"/>
                  </w:rPr>
                </w:rPrChange>
              </w:rPr>
            </w:pPr>
            <w:ins w:id="7865" w:author="Elias De Moraes Fernandes" w:date="2016-03-16T13:08:00Z">
              <w:del w:id="7866" w:author="Elias De Moraes Fernandes" w:date="2016-05-02T16:24:00Z">
                <w:r w:rsidRPr="00996951" w:rsidDel="00DA24D0">
                  <w:rPr>
                    <w:rFonts w:ascii="Arial" w:hAnsi="Arial" w:cs="Arial"/>
                    <w:rPrChange w:id="7867" w:author="Elias de Moraes Fernandes" w:date="2016-07-07T10:33:00Z">
                      <w:rPr>
                        <w:rFonts w:cs="Arial"/>
                      </w:rPr>
                    </w:rPrChange>
                  </w:rPr>
                  <w:delText>Completo (v</w:delText>
                </w:r>
              </w:del>
              <w:del w:id="7868" w:author="Elias De Moraes Fernandes" w:date="2016-05-02T15:11:00Z">
                <w:r w:rsidRPr="00996951" w:rsidDel="00755CC9">
                  <w:rPr>
                    <w:rFonts w:ascii="Arial" w:hAnsi="Arial" w:cs="Arial"/>
                    <w:rPrChange w:id="7869" w:author="Elias de Moraes Fernandes" w:date="2016-07-07T10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  <w:del w:id="7870" w:author="Elias De Moraes Fernandes" w:date="2016-05-02T16:24:00Z">
                <w:r w:rsidRPr="00996951" w:rsidDel="00DA24D0">
                  <w:rPr>
                    <w:rFonts w:ascii="Arial" w:hAnsi="Arial" w:cs="Arial"/>
                    <w:rPrChange w:id="7871" w:author="Elias de Moraes Fernandes" w:date="2016-07-07T10:33:00Z">
                      <w:rPr>
                        <w:rFonts w:cs="Arial"/>
                      </w:rPr>
                    </w:rPrChange>
                  </w:rPr>
                  <w:delText>.0)</w:delText>
                </w:r>
              </w:del>
            </w:ins>
            <w:del w:id="7872" w:author="Elias De Moraes Fernandes" w:date="2016-05-02T16:24:00Z">
              <w:r w:rsidR="00322642" w:rsidRPr="00996951" w:rsidDel="00DA24D0">
                <w:rPr>
                  <w:rFonts w:ascii="Arial" w:hAnsi="Arial" w:cs="Arial"/>
                  <w:rPrChange w:id="7873" w:author="Elias de Moraes Fernandes" w:date="2016-07-07T10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4D63EB" w:rsidRPr="00996951" w:rsidDel="00DA24D0" w14:paraId="0118D36F" w14:textId="202E0406" w:rsidTr="00593C0C">
        <w:tblPrEx>
          <w:tblPrExChange w:id="787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7875" w:author="Elias De Moraes Fernandes" w:date="2016-05-02T16:24:00Z"/>
          <w:trPrChange w:id="7876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7877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6E35B4" w14:textId="2733B940" w:rsidR="004D63EB" w:rsidRPr="00996951" w:rsidDel="00DA24D0" w:rsidRDefault="004D63EB">
            <w:pPr>
              <w:pStyle w:val="CronogramaParagrafo"/>
              <w:rPr>
                <w:del w:id="7878" w:author="Elias De Moraes Fernandes" w:date="2016-05-02T16:24:00Z"/>
                <w:rFonts w:ascii="Arial" w:hAnsi="Arial"/>
                <w:rPrChange w:id="7879" w:author="Elias de Moraes Fernandes" w:date="2016-07-07T10:33:00Z">
                  <w:rPr>
                    <w:del w:id="7880" w:author="Elias De Moraes Fernandes" w:date="2016-05-02T16:24:00Z"/>
                  </w:rPr>
                </w:rPrChange>
              </w:rPr>
            </w:pPr>
            <w:ins w:id="7881" w:author="Elias De Moraes Fernandes" w:date="2016-03-16T13:08:00Z">
              <w:del w:id="7882" w:author="Elias De Moraes Fernandes" w:date="2016-05-02T16:24:00Z">
                <w:r w:rsidRPr="00996951" w:rsidDel="00DA24D0">
                  <w:rPr>
                    <w:rFonts w:ascii="Arial" w:hAnsi="Arial"/>
                    <w:rPrChange w:id="7883" w:author="Elias de Moraes Fernandes" w:date="2016-07-07T10:33:00Z">
                      <w:rPr/>
                    </w:rPrChange>
                  </w:rPr>
                  <w:delText>Alterar GDD</w:delText>
                </w:r>
              </w:del>
            </w:ins>
            <w:del w:id="7884" w:author="Elias De Moraes Fernandes" w:date="2016-05-02T16:24:00Z">
              <w:r w:rsidRPr="00996951" w:rsidDel="00DA24D0">
                <w:rPr>
                  <w:rFonts w:ascii="Arial" w:hAnsi="Arial"/>
                  <w:rPrChange w:id="7885" w:author="Elias de Moraes Fernandes" w:date="2016-07-07T10:33:00Z">
                    <w:rPr/>
                  </w:rPrChange>
                </w:rPr>
                <w:delText>Selecionar/desenhar a arte dos personagens</w:delText>
              </w:r>
            </w:del>
          </w:p>
        </w:tc>
        <w:tc>
          <w:tcPr>
            <w:tcW w:w="337" w:type="dxa"/>
            <w:tcPrChange w:id="7886" w:author="Elias De Moraes Fernandes" w:date="2016-05-02T15:46:00Z">
              <w:tcPr>
                <w:tcW w:w="337" w:type="dxa"/>
              </w:tcPr>
            </w:tcPrChange>
          </w:tcPr>
          <w:p w14:paraId="300F0ED6" w14:textId="06569010" w:rsidR="004D63EB" w:rsidRPr="00996951" w:rsidDel="00DA24D0" w:rsidRDefault="004D63EB" w:rsidP="00483240">
            <w:pPr>
              <w:spacing w:line="360" w:lineRule="auto"/>
              <w:rPr>
                <w:del w:id="7887" w:author="Elias De Moraes Fernandes" w:date="2016-05-02T16:24:00Z"/>
                <w:rFonts w:ascii="Arial" w:hAnsi="Arial" w:cs="Arial"/>
                <w:rPrChange w:id="7888" w:author="Elias de Moraes Fernandes" w:date="2016-07-07T10:33:00Z">
                  <w:rPr>
                    <w:del w:id="788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7890" w:author="Elias De Moraes Fernandes" w:date="2016-05-02T15:46:00Z">
              <w:tcPr>
                <w:tcW w:w="340" w:type="dxa"/>
              </w:tcPr>
            </w:tcPrChange>
          </w:tcPr>
          <w:p w14:paraId="4CB8F66B" w14:textId="41E1780D" w:rsidR="004D63EB" w:rsidRPr="00996951" w:rsidDel="00DA24D0" w:rsidRDefault="004D63EB" w:rsidP="00483240">
            <w:pPr>
              <w:spacing w:line="360" w:lineRule="auto"/>
              <w:rPr>
                <w:del w:id="7891" w:author="Elias De Moraes Fernandes" w:date="2016-05-02T16:24:00Z"/>
                <w:rFonts w:ascii="Arial" w:hAnsi="Arial" w:cs="Arial"/>
                <w:rPrChange w:id="7892" w:author="Elias de Moraes Fernandes" w:date="2016-07-07T10:33:00Z">
                  <w:rPr>
                    <w:del w:id="789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7894" w:author="Elias De Moraes Fernandes" w:date="2016-05-02T15:46:00Z">
              <w:tcPr>
                <w:tcW w:w="337" w:type="dxa"/>
              </w:tcPr>
            </w:tcPrChange>
          </w:tcPr>
          <w:p w14:paraId="6ED23611" w14:textId="01C75415" w:rsidR="004D63EB" w:rsidRPr="00996951" w:rsidDel="00DA24D0" w:rsidRDefault="004D63EB" w:rsidP="00483240">
            <w:pPr>
              <w:spacing w:line="360" w:lineRule="auto"/>
              <w:rPr>
                <w:del w:id="7895" w:author="Elias De Moraes Fernandes" w:date="2016-05-02T16:24:00Z"/>
                <w:rFonts w:ascii="Arial" w:hAnsi="Arial" w:cs="Arial"/>
                <w:rPrChange w:id="7896" w:author="Elias de Moraes Fernandes" w:date="2016-07-07T10:33:00Z">
                  <w:rPr>
                    <w:del w:id="78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789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11712A28" w14:textId="56F1566F" w:rsidR="004D63EB" w:rsidRPr="00996951" w:rsidDel="00DA24D0" w:rsidRDefault="004D63EB" w:rsidP="00483240">
            <w:pPr>
              <w:spacing w:line="360" w:lineRule="auto"/>
              <w:rPr>
                <w:del w:id="7899" w:author="Elias De Moraes Fernandes" w:date="2016-05-02T16:24:00Z"/>
                <w:rFonts w:ascii="Arial" w:hAnsi="Arial" w:cs="Arial"/>
                <w:rPrChange w:id="7900" w:author="Elias de Moraes Fernandes" w:date="2016-07-07T10:33:00Z">
                  <w:rPr>
                    <w:del w:id="790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7902" w:author="Elias De Moraes Fernandes" w:date="2016-05-02T15:46:00Z">
              <w:tcPr>
                <w:tcW w:w="321" w:type="dxa"/>
              </w:tcPr>
            </w:tcPrChange>
          </w:tcPr>
          <w:p w14:paraId="3D6AFD4C" w14:textId="038DD1FF" w:rsidR="004D63EB" w:rsidRPr="00996951" w:rsidDel="00DA24D0" w:rsidRDefault="004D63EB" w:rsidP="00483240">
            <w:pPr>
              <w:spacing w:line="360" w:lineRule="auto"/>
              <w:rPr>
                <w:del w:id="7903" w:author="Elias De Moraes Fernandes" w:date="2016-05-02T16:24:00Z"/>
                <w:rFonts w:ascii="Arial" w:hAnsi="Arial" w:cs="Arial"/>
                <w:rPrChange w:id="7904" w:author="Elias de Moraes Fernandes" w:date="2016-07-07T10:33:00Z">
                  <w:rPr>
                    <w:del w:id="79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7906" w:author="Elias De Moraes Fernandes" w:date="2016-05-02T15:46:00Z">
              <w:tcPr>
                <w:tcW w:w="334" w:type="dxa"/>
              </w:tcPr>
            </w:tcPrChange>
          </w:tcPr>
          <w:p w14:paraId="4C84325D" w14:textId="72BDDCCE" w:rsidR="004D63EB" w:rsidRPr="00996951" w:rsidDel="00DA24D0" w:rsidRDefault="004D63EB" w:rsidP="00483240">
            <w:pPr>
              <w:spacing w:line="360" w:lineRule="auto"/>
              <w:rPr>
                <w:del w:id="7907" w:author="Elias De Moraes Fernandes" w:date="2016-05-02T16:24:00Z"/>
                <w:rFonts w:ascii="Arial" w:hAnsi="Arial" w:cs="Arial"/>
                <w:rPrChange w:id="7908" w:author="Elias de Moraes Fernandes" w:date="2016-07-07T10:33:00Z">
                  <w:rPr>
                    <w:del w:id="79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910" w:author="Elias De Moraes Fernandes" w:date="2016-05-02T15:46:00Z">
              <w:tcPr>
                <w:tcW w:w="336" w:type="dxa"/>
              </w:tcPr>
            </w:tcPrChange>
          </w:tcPr>
          <w:p w14:paraId="068CE6E4" w14:textId="78CCBB60" w:rsidR="004D63EB" w:rsidRPr="00996951" w:rsidDel="00DA24D0" w:rsidRDefault="004D63EB" w:rsidP="00483240">
            <w:pPr>
              <w:spacing w:line="360" w:lineRule="auto"/>
              <w:rPr>
                <w:del w:id="7911" w:author="Elias De Moraes Fernandes" w:date="2016-05-02T16:24:00Z"/>
                <w:rFonts w:ascii="Arial" w:hAnsi="Arial" w:cs="Arial"/>
                <w:rPrChange w:id="7912" w:author="Elias de Moraes Fernandes" w:date="2016-07-07T10:33:00Z">
                  <w:rPr>
                    <w:del w:id="79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91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68268C8" w14:textId="613D4B7B" w:rsidR="004D63EB" w:rsidRPr="00996951" w:rsidDel="00DA24D0" w:rsidRDefault="004D63EB" w:rsidP="00483240">
            <w:pPr>
              <w:spacing w:line="360" w:lineRule="auto"/>
              <w:rPr>
                <w:del w:id="7915" w:author="Elias De Moraes Fernandes" w:date="2016-05-02T16:24:00Z"/>
                <w:rFonts w:ascii="Arial" w:hAnsi="Arial" w:cs="Arial"/>
                <w:rPrChange w:id="7916" w:author="Elias de Moraes Fernandes" w:date="2016-07-07T10:33:00Z">
                  <w:rPr>
                    <w:del w:id="79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7918" w:author="Elias De Moraes Fernandes" w:date="2016-05-02T15:46:00Z">
              <w:tcPr>
                <w:tcW w:w="336" w:type="dxa"/>
              </w:tcPr>
            </w:tcPrChange>
          </w:tcPr>
          <w:p w14:paraId="33FAA416" w14:textId="07064E0B" w:rsidR="004D63EB" w:rsidRPr="00996951" w:rsidDel="00DA24D0" w:rsidRDefault="004D63EB" w:rsidP="00483240">
            <w:pPr>
              <w:spacing w:line="360" w:lineRule="auto"/>
              <w:rPr>
                <w:del w:id="7919" w:author="Elias De Moraes Fernandes" w:date="2016-05-02T16:24:00Z"/>
                <w:rFonts w:ascii="Arial" w:hAnsi="Arial" w:cs="Arial"/>
                <w:rPrChange w:id="7920" w:author="Elias de Moraes Fernandes" w:date="2016-07-07T10:33:00Z">
                  <w:rPr>
                    <w:del w:id="7921" w:author="Elias De Moraes Fernandes" w:date="2016-05-02T16:24:00Z"/>
                    <w:rFonts w:cs="Arial"/>
                  </w:rPr>
                </w:rPrChange>
              </w:rPr>
            </w:pPr>
            <w:ins w:id="7922" w:author="Elias De Moraes Fernandes" w:date="2016-03-16T13:08:00Z">
              <w:del w:id="7923" w:author="Elias De Moraes Fernandes" w:date="2016-05-02T16:24:00Z">
                <w:r w:rsidRPr="00996951" w:rsidDel="00DA24D0">
                  <w:rPr>
                    <w:rFonts w:ascii="Arial" w:hAnsi="Arial" w:cs="Arial"/>
                    <w:rPrChange w:id="792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7925" w:author="Elias De Moraes Fernandes" w:date="2016-05-02T16:24:00Z">
              <w:r w:rsidRPr="00996951" w:rsidDel="00DA24D0">
                <w:rPr>
                  <w:rFonts w:ascii="Arial" w:hAnsi="Arial" w:cs="Arial"/>
                  <w:rPrChange w:id="7926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927" w:author="Elias De Moraes Fernandes" w:date="2016-05-02T15:46:00Z">
              <w:tcPr>
                <w:tcW w:w="336" w:type="dxa"/>
              </w:tcPr>
            </w:tcPrChange>
          </w:tcPr>
          <w:p w14:paraId="3175BB42" w14:textId="6C79791F" w:rsidR="004D63EB" w:rsidRPr="00996951" w:rsidDel="00DA24D0" w:rsidRDefault="004D63EB" w:rsidP="00483240">
            <w:pPr>
              <w:spacing w:line="360" w:lineRule="auto"/>
              <w:rPr>
                <w:del w:id="7928" w:author="Elias De Moraes Fernandes" w:date="2016-05-02T16:24:00Z"/>
                <w:rFonts w:ascii="Arial" w:hAnsi="Arial" w:cs="Arial"/>
                <w:rPrChange w:id="7929" w:author="Elias de Moraes Fernandes" w:date="2016-07-07T10:33:00Z">
                  <w:rPr>
                    <w:del w:id="7930" w:author="Elias De Moraes Fernandes" w:date="2016-05-02T16:24:00Z"/>
                    <w:rFonts w:cs="Arial"/>
                  </w:rPr>
                </w:rPrChange>
              </w:rPr>
            </w:pPr>
            <w:del w:id="7931" w:author="Elias De Moraes Fernandes" w:date="2016-05-02T16:24:00Z">
              <w:r w:rsidRPr="00996951" w:rsidDel="00DA24D0">
                <w:rPr>
                  <w:rFonts w:ascii="Arial" w:hAnsi="Arial" w:cs="Arial"/>
                  <w:rPrChange w:id="7932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933" w:author="Elias De Moraes Fernandes" w:date="2016-05-02T15:46:00Z">
              <w:tcPr>
                <w:tcW w:w="336" w:type="dxa"/>
              </w:tcPr>
            </w:tcPrChange>
          </w:tcPr>
          <w:p w14:paraId="0C9D8F99" w14:textId="2BFD641F" w:rsidR="004D63EB" w:rsidRPr="00996951" w:rsidDel="00DA24D0" w:rsidRDefault="004D63EB" w:rsidP="00483240">
            <w:pPr>
              <w:spacing w:line="360" w:lineRule="auto"/>
              <w:rPr>
                <w:del w:id="7934" w:author="Elias De Moraes Fernandes" w:date="2016-05-02T16:24:00Z"/>
                <w:rFonts w:ascii="Arial" w:hAnsi="Arial" w:cs="Arial"/>
                <w:rPrChange w:id="7935" w:author="Elias de Moraes Fernandes" w:date="2016-07-07T10:33:00Z">
                  <w:rPr>
                    <w:del w:id="7936" w:author="Elias De Moraes Fernandes" w:date="2016-05-02T16:24:00Z"/>
                    <w:rFonts w:cs="Arial"/>
                  </w:rPr>
                </w:rPrChange>
              </w:rPr>
            </w:pPr>
            <w:del w:id="7937" w:author="Elias De Moraes Fernandes" w:date="2016-05-02T16:24:00Z">
              <w:r w:rsidRPr="00996951" w:rsidDel="00DA24D0">
                <w:rPr>
                  <w:rFonts w:ascii="Arial" w:hAnsi="Arial" w:cs="Arial"/>
                  <w:rPrChange w:id="7938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793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9A920A" w14:textId="2C60C562" w:rsidR="004D63EB" w:rsidRPr="00996951" w:rsidDel="00DA24D0" w:rsidRDefault="004D63EB" w:rsidP="00483240">
            <w:pPr>
              <w:spacing w:line="360" w:lineRule="auto"/>
              <w:rPr>
                <w:del w:id="7940" w:author="Elias De Moraes Fernandes" w:date="2016-05-02T16:24:00Z"/>
                <w:rFonts w:ascii="Arial" w:hAnsi="Arial" w:cs="Arial"/>
                <w:rPrChange w:id="7941" w:author="Elias de Moraes Fernandes" w:date="2016-07-07T10:33:00Z">
                  <w:rPr>
                    <w:del w:id="7942" w:author="Elias De Moraes Fernandes" w:date="2016-05-02T16:24:00Z"/>
                    <w:rFonts w:cs="Arial"/>
                  </w:rPr>
                </w:rPrChange>
              </w:rPr>
            </w:pPr>
            <w:ins w:id="7943" w:author="Elias De Moraes Fernandes" w:date="2016-03-16T13:08:00Z">
              <w:del w:id="7944" w:author="Elias De Moraes Fernandes" w:date="2016-05-02T16:24:00Z">
                <w:r w:rsidRPr="00996951" w:rsidDel="00DA24D0">
                  <w:rPr>
                    <w:rFonts w:ascii="Arial" w:hAnsi="Arial" w:cs="Arial"/>
                    <w:rPrChange w:id="7945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7946" w:author="Elias De Moraes Fernandes" w:date="2016-05-02T16:24:00Z">
              <w:r w:rsidRPr="00996951" w:rsidDel="00DA24D0">
                <w:rPr>
                  <w:rFonts w:ascii="Arial" w:hAnsi="Arial" w:cs="Arial"/>
                  <w:rPrChange w:id="7947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7948" w:author="Elias De Moraes Fernandes" w:date="2016-05-02T15:46:00Z">
              <w:tcPr>
                <w:tcW w:w="336" w:type="dxa"/>
              </w:tcPr>
            </w:tcPrChange>
          </w:tcPr>
          <w:p w14:paraId="2BE1389D" w14:textId="17810012" w:rsidR="004D63EB" w:rsidRPr="00996951" w:rsidDel="00DA24D0" w:rsidRDefault="004D63EB" w:rsidP="00483240">
            <w:pPr>
              <w:spacing w:line="360" w:lineRule="auto"/>
              <w:rPr>
                <w:del w:id="7949" w:author="Elias De Moraes Fernandes" w:date="2016-05-02T16:24:00Z"/>
                <w:rFonts w:ascii="Arial" w:hAnsi="Arial" w:cs="Arial"/>
                <w:rPrChange w:id="7950" w:author="Elias de Moraes Fernandes" w:date="2016-07-07T10:33:00Z">
                  <w:rPr>
                    <w:del w:id="79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7952" w:author="Elias De Moraes Fernandes" w:date="2016-05-02T15:46:00Z">
              <w:tcPr>
                <w:tcW w:w="254" w:type="dxa"/>
              </w:tcPr>
            </w:tcPrChange>
          </w:tcPr>
          <w:p w14:paraId="7A45B49A" w14:textId="4AEC603F" w:rsidR="004D63EB" w:rsidRPr="00996951" w:rsidDel="00DA24D0" w:rsidRDefault="004D63EB" w:rsidP="00483240">
            <w:pPr>
              <w:spacing w:line="360" w:lineRule="auto"/>
              <w:rPr>
                <w:del w:id="7953" w:author="Elias De Moraes Fernandes" w:date="2016-05-02T16:24:00Z"/>
                <w:rFonts w:ascii="Arial" w:hAnsi="Arial" w:cs="Arial"/>
                <w:rPrChange w:id="7954" w:author="Elias de Moraes Fernandes" w:date="2016-07-07T10:33:00Z">
                  <w:rPr>
                    <w:del w:id="79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7956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F2E626B" w14:textId="368FC06F" w:rsidR="004D63EB" w:rsidRPr="00996951" w:rsidDel="00DA24D0" w:rsidRDefault="004D63EB" w:rsidP="00483240">
            <w:pPr>
              <w:spacing w:line="360" w:lineRule="auto"/>
              <w:rPr>
                <w:del w:id="7957" w:author="Elias De Moraes Fernandes" w:date="2016-05-02T16:24:00Z"/>
                <w:rFonts w:ascii="Arial" w:hAnsi="Arial" w:cs="Arial"/>
                <w:rPrChange w:id="7958" w:author="Elias de Moraes Fernandes" w:date="2016-07-07T10:33:00Z">
                  <w:rPr>
                    <w:del w:id="7959" w:author="Elias De Moraes Fernandes" w:date="2016-05-02T16:24:00Z"/>
                    <w:rFonts w:cs="Arial"/>
                  </w:rPr>
                </w:rPrChange>
              </w:rPr>
            </w:pPr>
            <w:ins w:id="7960" w:author="Elias De Moraes Fernandes" w:date="2016-03-16T13:08:00Z">
              <w:del w:id="7961" w:author="Elias De Moraes Fernandes" w:date="2016-05-02T16:24:00Z">
                <w:r w:rsidRPr="00996951" w:rsidDel="00DA24D0">
                  <w:rPr>
                    <w:rFonts w:ascii="Arial" w:hAnsi="Arial" w:cs="Arial"/>
                    <w:rPrChange w:id="796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796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182810F" w14:textId="43D63A11" w:rsidR="004D63EB" w:rsidRPr="00996951" w:rsidDel="00DA24D0" w:rsidRDefault="004D63EB" w:rsidP="00483240">
            <w:pPr>
              <w:spacing w:line="360" w:lineRule="auto"/>
              <w:rPr>
                <w:del w:id="7964" w:author="Elias De Moraes Fernandes" w:date="2016-05-02T16:24:00Z"/>
                <w:rFonts w:ascii="Arial" w:hAnsi="Arial" w:cs="Arial"/>
                <w:rPrChange w:id="7965" w:author="Elias de Moraes Fernandes" w:date="2016-07-07T10:33:00Z">
                  <w:rPr>
                    <w:del w:id="796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7967" w:author="Elias De Moraes Fernandes" w:date="2016-05-02T15:46:00Z">
              <w:tcPr>
                <w:tcW w:w="1940" w:type="dxa"/>
              </w:tcPr>
            </w:tcPrChange>
          </w:tcPr>
          <w:p w14:paraId="569DDC49" w14:textId="223D2E82" w:rsidR="004D63EB" w:rsidRPr="00996951" w:rsidDel="00DA24D0" w:rsidRDefault="004D63EB">
            <w:pPr>
              <w:spacing w:line="360" w:lineRule="auto"/>
              <w:rPr>
                <w:del w:id="7968" w:author="Elias De Moraes Fernandes" w:date="2016-05-02T16:24:00Z"/>
                <w:rFonts w:ascii="Arial" w:hAnsi="Arial" w:cs="Arial"/>
                <w:rPrChange w:id="7969" w:author="Elias de Moraes Fernandes" w:date="2016-07-07T10:33:00Z">
                  <w:rPr>
                    <w:del w:id="7970" w:author="Elias De Moraes Fernandes" w:date="2016-05-02T16:24:00Z"/>
                    <w:rFonts w:cs="Arial"/>
                  </w:rPr>
                </w:rPrChange>
              </w:rPr>
            </w:pPr>
            <w:ins w:id="7971" w:author="Elias De Moraes Fernandes" w:date="2016-03-16T13:08:00Z">
              <w:del w:id="7972" w:author="Elias De Moraes Fernandes" w:date="2016-05-02T16:24:00Z">
                <w:r w:rsidRPr="00996951" w:rsidDel="00DA24D0">
                  <w:rPr>
                    <w:rFonts w:ascii="Arial" w:hAnsi="Arial" w:cs="Arial"/>
                    <w:rPrChange w:id="7973" w:author="Elias de Moraes Fernandes" w:date="2016-07-07T10:33:00Z">
                      <w:rPr>
                        <w:rFonts w:cs="Arial"/>
                      </w:rPr>
                    </w:rPrChange>
                  </w:rPr>
                  <w:delText>Completo (</w:delText>
                </w:r>
                <w:r w:rsidRPr="00996951" w:rsidDel="00DA24D0">
                  <w:rPr>
                    <w:rFonts w:ascii="Arial" w:hAnsi="Arial" w:cs="Arial"/>
                    <w:b/>
                    <w:rPrChange w:id="7974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v2.0)</w:delText>
                </w:r>
              </w:del>
            </w:ins>
            <w:del w:id="7975" w:author="Elias De Moraes Fernandes" w:date="2016-05-02T16:24:00Z">
              <w:r w:rsidRPr="00996951" w:rsidDel="00DA24D0">
                <w:rPr>
                  <w:rFonts w:ascii="Arial" w:hAnsi="Arial" w:cs="Arial"/>
                  <w:rPrChange w:id="7976" w:author="Elias de Moraes Fernandes" w:date="2016-07-07T10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996951" w:rsidDel="00DA24D0" w14:paraId="64B50703" w14:textId="28697F91" w:rsidTr="00593C0C">
        <w:tblPrEx>
          <w:tblPrExChange w:id="797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7978" w:author="Elias De Moraes Fernandes" w:date="2016-05-02T16:24:00Z"/>
          <w:trPrChange w:id="7979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7980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07406EB" w14:textId="64DFD607" w:rsidR="004D63EB" w:rsidRPr="00996951" w:rsidDel="00DA24D0" w:rsidRDefault="004D63EB" w:rsidP="00483240">
            <w:pPr>
              <w:pStyle w:val="CronogramaParagrafo"/>
              <w:rPr>
                <w:del w:id="7981" w:author="Elias De Moraes Fernandes" w:date="2016-05-02T16:24:00Z"/>
                <w:rFonts w:ascii="Arial" w:hAnsi="Arial"/>
                <w:rPrChange w:id="7982" w:author="Elias de Moraes Fernandes" w:date="2016-07-07T10:33:00Z">
                  <w:rPr>
                    <w:del w:id="7983" w:author="Elias De Moraes Fernandes" w:date="2016-05-02T16:24:00Z"/>
                  </w:rPr>
                </w:rPrChange>
              </w:rPr>
            </w:pPr>
            <w:ins w:id="7984" w:author="Elias De Moraes Fernandes" w:date="2016-03-16T13:08:00Z">
              <w:del w:id="7985" w:author="Elias De Moraes Fernandes" w:date="2016-05-02T16:24:00Z">
                <w:r w:rsidRPr="00996951" w:rsidDel="00DA24D0">
                  <w:rPr>
                    <w:rFonts w:ascii="Arial" w:hAnsi="Arial"/>
                    <w:rPrChange w:id="7986" w:author="Elias de Moraes Fernandes" w:date="2016-07-07T10:33:00Z">
                      <w:rPr/>
                    </w:rPrChange>
                  </w:rPr>
                  <w:delText>Desenhar /Refinar a arte dos personagens</w:delText>
                </w:r>
              </w:del>
            </w:ins>
            <w:del w:id="7987" w:author="Elias De Moraes Fernandes" w:date="2016-05-02T16:24:00Z">
              <w:r w:rsidRPr="00996951" w:rsidDel="00DA24D0">
                <w:rPr>
                  <w:rFonts w:ascii="Arial" w:hAnsi="Arial"/>
                  <w:rPrChange w:id="7988" w:author="Elias de Moraes Fernandes" w:date="2016-07-07T10:33:00Z">
                    <w:rPr/>
                  </w:rPrChange>
                </w:rPr>
                <w:delText>Selecionar/desenhar a arte dos cenários</w:delText>
              </w:r>
            </w:del>
          </w:p>
        </w:tc>
        <w:tc>
          <w:tcPr>
            <w:tcW w:w="337" w:type="dxa"/>
            <w:tcPrChange w:id="7989" w:author="Elias De Moraes Fernandes" w:date="2016-05-02T15:46:00Z">
              <w:tcPr>
                <w:tcW w:w="337" w:type="dxa"/>
              </w:tcPr>
            </w:tcPrChange>
          </w:tcPr>
          <w:p w14:paraId="6E3A24AF" w14:textId="7A22B11E" w:rsidR="004D63EB" w:rsidRPr="00996951" w:rsidDel="00DA24D0" w:rsidRDefault="004D63EB" w:rsidP="00483240">
            <w:pPr>
              <w:spacing w:line="360" w:lineRule="auto"/>
              <w:rPr>
                <w:del w:id="7990" w:author="Elias De Moraes Fernandes" w:date="2016-05-02T16:24:00Z"/>
                <w:rFonts w:ascii="Arial" w:hAnsi="Arial" w:cs="Arial"/>
                <w:rPrChange w:id="7991" w:author="Elias de Moraes Fernandes" w:date="2016-07-07T10:33:00Z">
                  <w:rPr>
                    <w:del w:id="79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7993" w:author="Elias De Moraes Fernandes" w:date="2016-05-02T15:46:00Z">
              <w:tcPr>
                <w:tcW w:w="340" w:type="dxa"/>
              </w:tcPr>
            </w:tcPrChange>
          </w:tcPr>
          <w:p w14:paraId="479E4592" w14:textId="1FF1BF4A" w:rsidR="004D63EB" w:rsidRPr="00996951" w:rsidDel="00DA24D0" w:rsidRDefault="004D63EB" w:rsidP="00483240">
            <w:pPr>
              <w:spacing w:line="360" w:lineRule="auto"/>
              <w:rPr>
                <w:del w:id="7994" w:author="Elias De Moraes Fernandes" w:date="2016-05-02T16:24:00Z"/>
                <w:rFonts w:ascii="Arial" w:hAnsi="Arial" w:cs="Arial"/>
                <w:rPrChange w:id="7995" w:author="Elias de Moraes Fernandes" w:date="2016-07-07T10:33:00Z">
                  <w:rPr>
                    <w:del w:id="799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7997" w:author="Elias De Moraes Fernandes" w:date="2016-05-02T15:46:00Z">
              <w:tcPr>
                <w:tcW w:w="337" w:type="dxa"/>
              </w:tcPr>
            </w:tcPrChange>
          </w:tcPr>
          <w:p w14:paraId="1DDFDB2A" w14:textId="1844493C" w:rsidR="004D63EB" w:rsidRPr="00996951" w:rsidDel="00DA24D0" w:rsidRDefault="004D63EB" w:rsidP="00483240">
            <w:pPr>
              <w:spacing w:line="360" w:lineRule="auto"/>
              <w:rPr>
                <w:del w:id="7998" w:author="Elias De Moraes Fernandes" w:date="2016-05-02T16:24:00Z"/>
                <w:rFonts w:ascii="Arial" w:hAnsi="Arial" w:cs="Arial"/>
                <w:rPrChange w:id="7999" w:author="Elias de Moraes Fernandes" w:date="2016-07-07T10:33:00Z">
                  <w:rPr>
                    <w:del w:id="80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001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FE7AE07" w14:textId="0EBA43FD" w:rsidR="004D63EB" w:rsidRPr="00996951" w:rsidDel="00DA24D0" w:rsidRDefault="004D63EB" w:rsidP="00483240">
            <w:pPr>
              <w:spacing w:line="360" w:lineRule="auto"/>
              <w:rPr>
                <w:del w:id="8002" w:author="Elias De Moraes Fernandes" w:date="2016-05-02T16:24:00Z"/>
                <w:rFonts w:ascii="Arial" w:hAnsi="Arial" w:cs="Arial"/>
                <w:rPrChange w:id="8003" w:author="Elias de Moraes Fernandes" w:date="2016-07-07T10:33:00Z">
                  <w:rPr>
                    <w:del w:id="80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005" w:author="Elias De Moraes Fernandes" w:date="2016-05-02T15:46:00Z">
              <w:tcPr>
                <w:tcW w:w="321" w:type="dxa"/>
              </w:tcPr>
            </w:tcPrChange>
          </w:tcPr>
          <w:p w14:paraId="660C1F3A" w14:textId="1ACEF570" w:rsidR="004D63EB" w:rsidRPr="00996951" w:rsidDel="00DA24D0" w:rsidRDefault="004D63EB" w:rsidP="00483240">
            <w:pPr>
              <w:spacing w:line="360" w:lineRule="auto"/>
              <w:rPr>
                <w:del w:id="8006" w:author="Elias De Moraes Fernandes" w:date="2016-05-02T16:24:00Z"/>
                <w:rFonts w:ascii="Arial" w:hAnsi="Arial" w:cs="Arial"/>
                <w:rPrChange w:id="8007" w:author="Elias de Moraes Fernandes" w:date="2016-07-07T10:33:00Z">
                  <w:rPr>
                    <w:del w:id="80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009" w:author="Elias De Moraes Fernandes" w:date="2016-05-02T15:46:00Z">
              <w:tcPr>
                <w:tcW w:w="334" w:type="dxa"/>
              </w:tcPr>
            </w:tcPrChange>
          </w:tcPr>
          <w:p w14:paraId="7A16E85B" w14:textId="10AA89D4" w:rsidR="004D63EB" w:rsidRPr="00996951" w:rsidDel="00DA24D0" w:rsidRDefault="004D63EB" w:rsidP="00483240">
            <w:pPr>
              <w:spacing w:line="360" w:lineRule="auto"/>
              <w:rPr>
                <w:del w:id="8010" w:author="Elias De Moraes Fernandes" w:date="2016-05-02T16:24:00Z"/>
                <w:rFonts w:ascii="Arial" w:hAnsi="Arial" w:cs="Arial"/>
                <w:rPrChange w:id="8011" w:author="Elias de Moraes Fernandes" w:date="2016-07-07T10:33:00Z">
                  <w:rPr>
                    <w:del w:id="80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013" w:author="Elias De Moraes Fernandes" w:date="2016-05-02T15:46:00Z">
              <w:tcPr>
                <w:tcW w:w="336" w:type="dxa"/>
              </w:tcPr>
            </w:tcPrChange>
          </w:tcPr>
          <w:p w14:paraId="5BDCE7AA" w14:textId="79765012" w:rsidR="004D63EB" w:rsidRPr="00996951" w:rsidDel="00DA24D0" w:rsidRDefault="004D63EB" w:rsidP="00483240">
            <w:pPr>
              <w:spacing w:line="360" w:lineRule="auto"/>
              <w:rPr>
                <w:del w:id="8014" w:author="Elias De Moraes Fernandes" w:date="2016-05-02T16:24:00Z"/>
                <w:rFonts w:ascii="Arial" w:hAnsi="Arial" w:cs="Arial"/>
                <w:rPrChange w:id="8015" w:author="Elias de Moraes Fernandes" w:date="2016-07-07T10:33:00Z">
                  <w:rPr>
                    <w:del w:id="80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01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B0414B" w14:textId="4AEABC5F" w:rsidR="004D63EB" w:rsidRPr="00996951" w:rsidDel="00DA24D0" w:rsidRDefault="004D63EB" w:rsidP="00483240">
            <w:pPr>
              <w:spacing w:line="360" w:lineRule="auto"/>
              <w:rPr>
                <w:del w:id="8018" w:author="Elias De Moraes Fernandes" w:date="2016-05-02T16:24:00Z"/>
                <w:rFonts w:ascii="Arial" w:hAnsi="Arial" w:cs="Arial"/>
                <w:rPrChange w:id="8019" w:author="Elias de Moraes Fernandes" w:date="2016-07-07T10:33:00Z">
                  <w:rPr>
                    <w:del w:id="80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021" w:author="Elias De Moraes Fernandes" w:date="2016-05-02T15:46:00Z">
              <w:tcPr>
                <w:tcW w:w="336" w:type="dxa"/>
              </w:tcPr>
            </w:tcPrChange>
          </w:tcPr>
          <w:p w14:paraId="38C5C099" w14:textId="5E545116" w:rsidR="004D63EB" w:rsidRPr="00996951" w:rsidDel="00DA24D0" w:rsidRDefault="004D63EB" w:rsidP="00483240">
            <w:pPr>
              <w:spacing w:line="360" w:lineRule="auto"/>
              <w:rPr>
                <w:del w:id="8022" w:author="Elias De Moraes Fernandes" w:date="2016-05-02T16:24:00Z"/>
                <w:rFonts w:ascii="Arial" w:hAnsi="Arial" w:cs="Arial"/>
                <w:rPrChange w:id="8023" w:author="Elias de Moraes Fernandes" w:date="2016-07-07T10:33:00Z">
                  <w:rPr>
                    <w:del w:id="8024" w:author="Elias De Moraes Fernandes" w:date="2016-05-02T16:24:00Z"/>
                    <w:rFonts w:cs="Arial"/>
                  </w:rPr>
                </w:rPrChange>
              </w:rPr>
            </w:pPr>
            <w:ins w:id="8025" w:author="Elias De Moraes Fernandes" w:date="2016-03-16T13:08:00Z">
              <w:del w:id="8026" w:author="Elias De Moraes Fernandes" w:date="2016-05-02T16:24:00Z">
                <w:r w:rsidRPr="00996951" w:rsidDel="00DA24D0">
                  <w:rPr>
                    <w:rFonts w:ascii="Arial" w:hAnsi="Arial" w:cs="Arial"/>
                    <w:rPrChange w:id="8027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028" w:author="Elias De Moraes Fernandes" w:date="2016-05-02T15:46:00Z">
              <w:tcPr>
                <w:tcW w:w="336" w:type="dxa"/>
              </w:tcPr>
            </w:tcPrChange>
          </w:tcPr>
          <w:p w14:paraId="157A8C12" w14:textId="3E273E98" w:rsidR="004D63EB" w:rsidRPr="00996951" w:rsidDel="00DA24D0" w:rsidRDefault="004D63EB" w:rsidP="00483240">
            <w:pPr>
              <w:spacing w:line="360" w:lineRule="auto"/>
              <w:rPr>
                <w:del w:id="8029" w:author="Elias De Moraes Fernandes" w:date="2016-05-02T16:24:00Z"/>
                <w:rFonts w:ascii="Arial" w:hAnsi="Arial" w:cs="Arial"/>
                <w:rPrChange w:id="8030" w:author="Elias de Moraes Fernandes" w:date="2016-07-07T10:33:00Z">
                  <w:rPr>
                    <w:del w:id="8031" w:author="Elias De Moraes Fernandes" w:date="2016-05-02T16:24:00Z"/>
                    <w:rFonts w:cs="Arial"/>
                  </w:rPr>
                </w:rPrChange>
              </w:rPr>
            </w:pPr>
            <w:ins w:id="8032" w:author="Elias De Moraes Fernandes" w:date="2016-03-16T13:08:00Z">
              <w:del w:id="8033" w:author="Elias De Moraes Fernandes" w:date="2016-05-02T16:24:00Z">
                <w:r w:rsidRPr="00996951" w:rsidDel="00DA24D0">
                  <w:rPr>
                    <w:rFonts w:ascii="Arial" w:hAnsi="Arial" w:cs="Arial"/>
                    <w:rPrChange w:id="803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035" w:author="Elias De Moraes Fernandes" w:date="2016-05-02T16:24:00Z">
              <w:r w:rsidRPr="00996951" w:rsidDel="00DA24D0">
                <w:rPr>
                  <w:rFonts w:ascii="Arial" w:hAnsi="Arial" w:cs="Arial"/>
                  <w:rPrChange w:id="8036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8037" w:author="Elias De Moraes Fernandes" w:date="2016-05-02T15:46:00Z">
              <w:tcPr>
                <w:tcW w:w="336" w:type="dxa"/>
              </w:tcPr>
            </w:tcPrChange>
          </w:tcPr>
          <w:p w14:paraId="195C43E4" w14:textId="55549AF3" w:rsidR="004D63EB" w:rsidRPr="00996951" w:rsidDel="00DA24D0" w:rsidRDefault="004D63EB" w:rsidP="00483240">
            <w:pPr>
              <w:spacing w:line="360" w:lineRule="auto"/>
              <w:rPr>
                <w:del w:id="8038" w:author="Elias De Moraes Fernandes" w:date="2016-05-02T16:24:00Z"/>
                <w:rFonts w:ascii="Arial" w:hAnsi="Arial" w:cs="Arial"/>
                <w:rPrChange w:id="8039" w:author="Elias de Moraes Fernandes" w:date="2016-07-07T10:33:00Z">
                  <w:rPr>
                    <w:del w:id="8040" w:author="Elias De Moraes Fernandes" w:date="2016-05-02T16:24:00Z"/>
                    <w:rFonts w:cs="Arial"/>
                  </w:rPr>
                </w:rPrChange>
              </w:rPr>
            </w:pPr>
            <w:ins w:id="8041" w:author="Elias De Moraes Fernandes" w:date="2016-03-16T13:08:00Z">
              <w:del w:id="8042" w:author="Elias De Moraes Fernandes" w:date="2016-05-02T16:24:00Z">
                <w:r w:rsidRPr="00996951" w:rsidDel="00DA24D0">
                  <w:rPr>
                    <w:rFonts w:ascii="Arial" w:hAnsi="Arial" w:cs="Arial"/>
                    <w:rPrChange w:id="8043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044" w:author="Elias De Moraes Fernandes" w:date="2016-05-02T16:24:00Z">
              <w:r w:rsidRPr="00996951" w:rsidDel="00DA24D0">
                <w:rPr>
                  <w:rFonts w:ascii="Arial" w:hAnsi="Arial" w:cs="Arial"/>
                  <w:rPrChange w:id="8045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804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3A541E5" w14:textId="6713A14A" w:rsidR="004D63EB" w:rsidRPr="00996951" w:rsidDel="00DA24D0" w:rsidRDefault="004D63EB" w:rsidP="00483240">
            <w:pPr>
              <w:spacing w:line="360" w:lineRule="auto"/>
              <w:rPr>
                <w:del w:id="8047" w:author="Elias De Moraes Fernandes" w:date="2016-05-02T16:24:00Z"/>
                <w:rFonts w:ascii="Arial" w:hAnsi="Arial" w:cs="Arial"/>
                <w:rPrChange w:id="8048" w:author="Elias de Moraes Fernandes" w:date="2016-07-07T10:33:00Z">
                  <w:rPr>
                    <w:del w:id="8049" w:author="Elias De Moraes Fernandes" w:date="2016-05-02T16:24:00Z"/>
                    <w:rFonts w:cs="Arial"/>
                  </w:rPr>
                </w:rPrChange>
              </w:rPr>
            </w:pPr>
            <w:ins w:id="8050" w:author="Elias De Moraes Fernandes" w:date="2016-03-16T13:08:00Z">
              <w:del w:id="8051" w:author="Elias De Moraes Fernandes" w:date="2016-05-02T16:24:00Z">
                <w:r w:rsidRPr="00996951" w:rsidDel="00DA24D0">
                  <w:rPr>
                    <w:rFonts w:ascii="Arial" w:hAnsi="Arial" w:cs="Arial"/>
                    <w:rPrChange w:id="805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053" w:author="Elias De Moraes Fernandes" w:date="2016-05-02T16:24:00Z">
              <w:r w:rsidRPr="00996951" w:rsidDel="00DA24D0">
                <w:rPr>
                  <w:rFonts w:ascii="Arial" w:hAnsi="Arial" w:cs="Arial"/>
                  <w:rPrChange w:id="8054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8055" w:author="Elias De Moraes Fernandes" w:date="2016-05-02T15:46:00Z">
              <w:tcPr>
                <w:tcW w:w="336" w:type="dxa"/>
              </w:tcPr>
            </w:tcPrChange>
          </w:tcPr>
          <w:p w14:paraId="75DDAD47" w14:textId="018B5F89" w:rsidR="004D63EB" w:rsidRPr="00996951" w:rsidDel="00DA24D0" w:rsidRDefault="004D63EB" w:rsidP="00483240">
            <w:pPr>
              <w:spacing w:line="360" w:lineRule="auto"/>
              <w:rPr>
                <w:del w:id="8056" w:author="Elias De Moraes Fernandes" w:date="2016-05-02T16:24:00Z"/>
                <w:rFonts w:ascii="Arial" w:hAnsi="Arial" w:cs="Arial"/>
                <w:rPrChange w:id="8057" w:author="Elias de Moraes Fernandes" w:date="2016-07-07T10:33:00Z">
                  <w:rPr>
                    <w:del w:id="8058" w:author="Elias De Moraes Fernandes" w:date="2016-05-02T16:24:00Z"/>
                    <w:rFonts w:cs="Arial"/>
                  </w:rPr>
                </w:rPrChange>
              </w:rPr>
            </w:pPr>
            <w:ins w:id="8059" w:author="Elias De Moraes Fernandes" w:date="2016-03-16T13:08:00Z">
              <w:del w:id="8060" w:author="Elias De Moraes Fernandes" w:date="2016-05-02T16:24:00Z">
                <w:r w:rsidRPr="00996951" w:rsidDel="00DA24D0">
                  <w:rPr>
                    <w:rFonts w:ascii="Arial" w:hAnsi="Arial" w:cs="Arial"/>
                    <w:rPrChange w:id="8061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062" w:author="Elias De Moraes Fernandes" w:date="2016-05-02T16:24:00Z">
              <w:r w:rsidRPr="00996951" w:rsidDel="00DA24D0">
                <w:rPr>
                  <w:rFonts w:ascii="Arial" w:hAnsi="Arial" w:cs="Arial"/>
                  <w:rPrChange w:id="8063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8064" w:author="Elias De Moraes Fernandes" w:date="2016-05-02T15:46:00Z">
              <w:tcPr>
                <w:tcW w:w="254" w:type="dxa"/>
              </w:tcPr>
            </w:tcPrChange>
          </w:tcPr>
          <w:p w14:paraId="544D7ABF" w14:textId="60927309" w:rsidR="004D63EB" w:rsidRPr="00996951" w:rsidDel="00DA24D0" w:rsidRDefault="004D63EB" w:rsidP="00483240">
            <w:pPr>
              <w:spacing w:line="360" w:lineRule="auto"/>
              <w:rPr>
                <w:del w:id="8065" w:author="Elias De Moraes Fernandes" w:date="2016-05-02T16:24:00Z"/>
                <w:rFonts w:ascii="Arial" w:hAnsi="Arial" w:cs="Arial"/>
                <w:rPrChange w:id="8066" w:author="Elias de Moraes Fernandes" w:date="2016-07-07T10:33:00Z">
                  <w:rPr>
                    <w:del w:id="8067" w:author="Elias De Moraes Fernandes" w:date="2016-05-02T16:24:00Z"/>
                    <w:rFonts w:cs="Arial"/>
                  </w:rPr>
                </w:rPrChange>
              </w:rPr>
            </w:pPr>
            <w:ins w:id="8068" w:author="Elias De Moraes Fernandes" w:date="2016-03-16T13:08:00Z">
              <w:del w:id="8069" w:author="Elias De Moraes Fernandes" w:date="2016-05-02T16:24:00Z">
                <w:r w:rsidRPr="00996951" w:rsidDel="00DA24D0">
                  <w:rPr>
                    <w:rFonts w:ascii="Arial" w:hAnsi="Arial" w:cs="Arial"/>
                    <w:rPrChange w:id="8070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8071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B6AD844" w14:textId="6D53F9A8" w:rsidR="004D63EB" w:rsidRPr="00996951" w:rsidDel="00DA24D0" w:rsidRDefault="004D63EB" w:rsidP="00483240">
            <w:pPr>
              <w:spacing w:line="360" w:lineRule="auto"/>
              <w:rPr>
                <w:del w:id="8072" w:author="Elias De Moraes Fernandes" w:date="2016-05-02T16:24:00Z"/>
                <w:rFonts w:ascii="Arial" w:hAnsi="Arial" w:cs="Arial"/>
                <w:rPrChange w:id="8073" w:author="Elias de Moraes Fernandes" w:date="2016-07-07T10:33:00Z">
                  <w:rPr>
                    <w:del w:id="807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07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76B3E" w14:textId="499D969F" w:rsidR="004D63EB" w:rsidRPr="00996951" w:rsidDel="00DA24D0" w:rsidRDefault="004D63EB" w:rsidP="00483240">
            <w:pPr>
              <w:spacing w:line="360" w:lineRule="auto"/>
              <w:rPr>
                <w:del w:id="8076" w:author="Elias De Moraes Fernandes" w:date="2016-05-02T16:24:00Z"/>
                <w:rFonts w:ascii="Arial" w:hAnsi="Arial" w:cs="Arial"/>
                <w:rPrChange w:id="8077" w:author="Elias de Moraes Fernandes" w:date="2016-07-07T10:33:00Z">
                  <w:rPr>
                    <w:del w:id="807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8079" w:author="Elias De Moraes Fernandes" w:date="2016-05-02T15:46:00Z">
              <w:tcPr>
                <w:tcW w:w="1940" w:type="dxa"/>
              </w:tcPr>
            </w:tcPrChange>
          </w:tcPr>
          <w:p w14:paraId="0AD9E864" w14:textId="753FB757" w:rsidR="004D63EB" w:rsidRPr="00996951" w:rsidDel="00DA24D0" w:rsidRDefault="004D63EB" w:rsidP="00483240">
            <w:pPr>
              <w:spacing w:line="360" w:lineRule="auto"/>
              <w:rPr>
                <w:del w:id="8080" w:author="Elias De Moraes Fernandes" w:date="2016-05-02T16:24:00Z"/>
                <w:rFonts w:ascii="Arial" w:hAnsi="Arial" w:cs="Arial"/>
                <w:rPrChange w:id="8081" w:author="Elias de Moraes Fernandes" w:date="2016-07-07T10:33:00Z">
                  <w:rPr>
                    <w:del w:id="8082" w:author="Elias De Moraes Fernandes" w:date="2016-05-02T16:24:00Z"/>
                    <w:rFonts w:cs="Arial"/>
                  </w:rPr>
                </w:rPrChange>
              </w:rPr>
            </w:pPr>
            <w:ins w:id="8083" w:author="Elias De Moraes Fernandes" w:date="2016-03-16T13:08:00Z">
              <w:del w:id="8084" w:author="Elias De Moraes Fernandes" w:date="2016-05-02T16:24:00Z">
                <w:r w:rsidRPr="00996951" w:rsidDel="00DA24D0">
                  <w:rPr>
                    <w:rFonts w:ascii="Arial" w:hAnsi="Arial" w:cs="Arial"/>
                    <w:rPrChange w:id="8085" w:author="Elias de Moraes Fernandes" w:date="2016-07-07T10:33:00Z">
                      <w:rPr>
                        <w:rFonts w:cs="Arial"/>
                      </w:rPr>
                    </w:rPrChange>
                  </w:rPr>
                  <w:delText>Completo</w:delText>
                </w:r>
              </w:del>
            </w:ins>
            <w:del w:id="8086" w:author="Elias De Moraes Fernandes" w:date="2016-05-02T16:24:00Z">
              <w:r w:rsidRPr="00996951" w:rsidDel="00DA24D0">
                <w:rPr>
                  <w:rFonts w:ascii="Arial" w:hAnsi="Arial" w:cs="Arial"/>
                  <w:rPrChange w:id="8087" w:author="Elias de Moraes Fernandes" w:date="2016-07-07T10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996951" w:rsidDel="00DA24D0" w14:paraId="48E3D95E" w14:textId="0ED54E69" w:rsidTr="00593C0C">
        <w:tblPrEx>
          <w:tblPrExChange w:id="8088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8089" w:author="Elias De Moraes Fernandes" w:date="2016-05-02T16:24:00Z"/>
          <w:trPrChange w:id="8090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8091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0FDAF142" w14:textId="42040757" w:rsidR="004D63EB" w:rsidRPr="00996951" w:rsidDel="00DA24D0" w:rsidRDefault="004D63EB" w:rsidP="00483240">
            <w:pPr>
              <w:pStyle w:val="CronogramaParagrafo"/>
              <w:rPr>
                <w:del w:id="8092" w:author="Elias De Moraes Fernandes" w:date="2016-05-02T16:24:00Z"/>
                <w:rFonts w:ascii="Arial" w:hAnsi="Arial"/>
                <w:rPrChange w:id="8093" w:author="Elias de Moraes Fernandes" w:date="2016-07-07T10:33:00Z">
                  <w:rPr>
                    <w:del w:id="8094" w:author="Elias De Moraes Fernandes" w:date="2016-05-02T16:24:00Z"/>
                  </w:rPr>
                </w:rPrChange>
              </w:rPr>
            </w:pPr>
            <w:ins w:id="8095" w:author="Elias De Moraes Fernandes" w:date="2016-03-16T13:08:00Z">
              <w:del w:id="8096" w:author="Elias De Moraes Fernandes" w:date="2016-05-02T16:24:00Z">
                <w:r w:rsidRPr="00996951" w:rsidDel="00DA24D0">
                  <w:rPr>
                    <w:rFonts w:ascii="Arial" w:hAnsi="Arial"/>
                    <w:rPrChange w:id="8097" w:author="Elias de Moraes Fernandes" w:date="2016-07-07T10:33:00Z">
                      <w:rPr/>
                    </w:rPrChange>
                  </w:rPr>
                  <w:delText>Selecionar/desenhar a arte dos cenários</w:delText>
                </w:r>
              </w:del>
            </w:ins>
            <w:del w:id="8098" w:author="Elias De Moraes Fernandes" w:date="2016-05-02T16:24:00Z">
              <w:r w:rsidRPr="00996951" w:rsidDel="00DA24D0">
                <w:rPr>
                  <w:rFonts w:ascii="Arial" w:hAnsi="Arial"/>
                  <w:rPrChange w:id="8099" w:author="Elias de Moraes Fernandes" w:date="2016-07-07T10:33:00Z">
                    <w:rPr/>
                  </w:rPrChange>
                </w:rPr>
                <w:delText>Desenvolver o sistema de controle do jogador</w:delText>
              </w:r>
            </w:del>
          </w:p>
        </w:tc>
        <w:tc>
          <w:tcPr>
            <w:tcW w:w="337" w:type="dxa"/>
            <w:tcPrChange w:id="8100" w:author="Elias De Moraes Fernandes" w:date="2016-05-02T15:46:00Z">
              <w:tcPr>
                <w:tcW w:w="337" w:type="dxa"/>
              </w:tcPr>
            </w:tcPrChange>
          </w:tcPr>
          <w:p w14:paraId="5D662B6B" w14:textId="2F9A7125" w:rsidR="004D63EB" w:rsidRPr="00996951" w:rsidDel="00DA24D0" w:rsidRDefault="004D63EB" w:rsidP="00483240">
            <w:pPr>
              <w:spacing w:line="360" w:lineRule="auto"/>
              <w:rPr>
                <w:del w:id="8101" w:author="Elias De Moraes Fernandes" w:date="2016-05-02T16:24:00Z"/>
                <w:rFonts w:ascii="Arial" w:hAnsi="Arial" w:cs="Arial"/>
                <w:rPrChange w:id="8102" w:author="Elias de Moraes Fernandes" w:date="2016-07-07T10:33:00Z">
                  <w:rPr>
                    <w:del w:id="810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104" w:author="Elias De Moraes Fernandes" w:date="2016-05-02T15:46:00Z">
              <w:tcPr>
                <w:tcW w:w="340" w:type="dxa"/>
              </w:tcPr>
            </w:tcPrChange>
          </w:tcPr>
          <w:p w14:paraId="339C9BC9" w14:textId="52F3586E" w:rsidR="004D63EB" w:rsidRPr="00996951" w:rsidDel="00DA24D0" w:rsidRDefault="004D63EB" w:rsidP="00483240">
            <w:pPr>
              <w:spacing w:line="360" w:lineRule="auto"/>
              <w:rPr>
                <w:del w:id="8105" w:author="Elias De Moraes Fernandes" w:date="2016-05-02T16:24:00Z"/>
                <w:rFonts w:ascii="Arial" w:hAnsi="Arial" w:cs="Arial"/>
                <w:rPrChange w:id="8106" w:author="Elias de Moraes Fernandes" w:date="2016-07-07T10:33:00Z">
                  <w:rPr>
                    <w:del w:id="81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108" w:author="Elias De Moraes Fernandes" w:date="2016-05-02T15:46:00Z">
              <w:tcPr>
                <w:tcW w:w="337" w:type="dxa"/>
              </w:tcPr>
            </w:tcPrChange>
          </w:tcPr>
          <w:p w14:paraId="1A1147C9" w14:textId="5C945272" w:rsidR="004D63EB" w:rsidRPr="00996951" w:rsidDel="00DA24D0" w:rsidRDefault="004D63EB" w:rsidP="00483240">
            <w:pPr>
              <w:spacing w:line="360" w:lineRule="auto"/>
              <w:rPr>
                <w:del w:id="8109" w:author="Elias De Moraes Fernandes" w:date="2016-05-02T16:24:00Z"/>
                <w:rFonts w:ascii="Arial" w:hAnsi="Arial" w:cs="Arial"/>
                <w:rPrChange w:id="8110" w:author="Elias de Moraes Fernandes" w:date="2016-07-07T10:33:00Z">
                  <w:rPr>
                    <w:del w:id="81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112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3FBB4BA" w14:textId="412BBB20" w:rsidR="004D63EB" w:rsidRPr="00996951" w:rsidDel="00DA24D0" w:rsidRDefault="004D63EB" w:rsidP="00483240">
            <w:pPr>
              <w:spacing w:line="360" w:lineRule="auto"/>
              <w:rPr>
                <w:del w:id="8113" w:author="Elias De Moraes Fernandes" w:date="2016-05-02T16:24:00Z"/>
                <w:rFonts w:ascii="Arial" w:hAnsi="Arial" w:cs="Arial"/>
                <w:rPrChange w:id="8114" w:author="Elias de Moraes Fernandes" w:date="2016-07-07T10:33:00Z">
                  <w:rPr>
                    <w:del w:id="81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116" w:author="Elias De Moraes Fernandes" w:date="2016-05-02T15:46:00Z">
              <w:tcPr>
                <w:tcW w:w="321" w:type="dxa"/>
              </w:tcPr>
            </w:tcPrChange>
          </w:tcPr>
          <w:p w14:paraId="0A50FAB9" w14:textId="45B6A10D" w:rsidR="004D63EB" w:rsidRPr="00996951" w:rsidDel="00DA24D0" w:rsidRDefault="004D63EB" w:rsidP="00483240">
            <w:pPr>
              <w:spacing w:line="360" w:lineRule="auto"/>
              <w:rPr>
                <w:del w:id="8117" w:author="Elias De Moraes Fernandes" w:date="2016-05-02T16:24:00Z"/>
                <w:rFonts w:ascii="Arial" w:hAnsi="Arial" w:cs="Arial"/>
                <w:rPrChange w:id="8118" w:author="Elias de Moraes Fernandes" w:date="2016-07-07T10:33:00Z">
                  <w:rPr>
                    <w:del w:id="81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120" w:author="Elias De Moraes Fernandes" w:date="2016-05-02T15:46:00Z">
              <w:tcPr>
                <w:tcW w:w="334" w:type="dxa"/>
              </w:tcPr>
            </w:tcPrChange>
          </w:tcPr>
          <w:p w14:paraId="5FAF32B1" w14:textId="0A4D552E" w:rsidR="004D63EB" w:rsidRPr="00996951" w:rsidDel="00DA24D0" w:rsidRDefault="004D63EB" w:rsidP="00483240">
            <w:pPr>
              <w:spacing w:line="360" w:lineRule="auto"/>
              <w:rPr>
                <w:del w:id="8121" w:author="Elias De Moraes Fernandes" w:date="2016-05-02T16:24:00Z"/>
                <w:rFonts w:ascii="Arial" w:hAnsi="Arial" w:cs="Arial"/>
                <w:rPrChange w:id="8122" w:author="Elias de Moraes Fernandes" w:date="2016-07-07T10:33:00Z">
                  <w:rPr>
                    <w:del w:id="81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124" w:author="Elias De Moraes Fernandes" w:date="2016-05-02T15:46:00Z">
              <w:tcPr>
                <w:tcW w:w="336" w:type="dxa"/>
              </w:tcPr>
            </w:tcPrChange>
          </w:tcPr>
          <w:p w14:paraId="5F38A5F0" w14:textId="53C976F0" w:rsidR="004D63EB" w:rsidRPr="00996951" w:rsidDel="00DA24D0" w:rsidRDefault="004D63EB" w:rsidP="00483240">
            <w:pPr>
              <w:spacing w:line="360" w:lineRule="auto"/>
              <w:rPr>
                <w:del w:id="8125" w:author="Elias De Moraes Fernandes" w:date="2016-05-02T16:24:00Z"/>
                <w:rFonts w:ascii="Arial" w:hAnsi="Arial" w:cs="Arial"/>
                <w:rPrChange w:id="8126" w:author="Elias de Moraes Fernandes" w:date="2016-07-07T10:33:00Z">
                  <w:rPr>
                    <w:del w:id="81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12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B42C8C6" w14:textId="72E4BBFD" w:rsidR="004D63EB" w:rsidRPr="00996951" w:rsidDel="00DA24D0" w:rsidRDefault="004D63EB" w:rsidP="00483240">
            <w:pPr>
              <w:spacing w:line="360" w:lineRule="auto"/>
              <w:rPr>
                <w:del w:id="8129" w:author="Elias De Moraes Fernandes" w:date="2016-05-02T16:24:00Z"/>
                <w:rFonts w:ascii="Arial" w:hAnsi="Arial" w:cs="Arial"/>
                <w:rPrChange w:id="8130" w:author="Elias de Moraes Fernandes" w:date="2016-07-07T10:33:00Z">
                  <w:rPr>
                    <w:del w:id="81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132" w:author="Elias De Moraes Fernandes" w:date="2016-05-02T15:46:00Z">
              <w:tcPr>
                <w:tcW w:w="336" w:type="dxa"/>
              </w:tcPr>
            </w:tcPrChange>
          </w:tcPr>
          <w:p w14:paraId="6C1D0C93" w14:textId="4C0CBAD7" w:rsidR="004D63EB" w:rsidRPr="00996951" w:rsidDel="00DA24D0" w:rsidRDefault="004D63EB" w:rsidP="00483240">
            <w:pPr>
              <w:spacing w:line="360" w:lineRule="auto"/>
              <w:rPr>
                <w:del w:id="8133" w:author="Elias De Moraes Fernandes" w:date="2016-05-02T16:24:00Z"/>
                <w:rFonts w:ascii="Arial" w:hAnsi="Arial" w:cs="Arial"/>
                <w:rPrChange w:id="8134" w:author="Elias de Moraes Fernandes" w:date="2016-07-07T10:33:00Z">
                  <w:rPr>
                    <w:del w:id="81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136" w:author="Elias De Moraes Fernandes" w:date="2016-05-02T15:46:00Z">
              <w:tcPr>
                <w:tcW w:w="336" w:type="dxa"/>
              </w:tcPr>
            </w:tcPrChange>
          </w:tcPr>
          <w:p w14:paraId="31784988" w14:textId="0EBC31B1" w:rsidR="004D63EB" w:rsidRPr="00996951" w:rsidDel="00DA24D0" w:rsidRDefault="004D63EB" w:rsidP="00483240">
            <w:pPr>
              <w:spacing w:line="360" w:lineRule="auto"/>
              <w:rPr>
                <w:del w:id="8137" w:author="Elias De Moraes Fernandes" w:date="2016-05-02T16:24:00Z"/>
                <w:rFonts w:ascii="Arial" w:hAnsi="Arial" w:cs="Arial"/>
                <w:rPrChange w:id="8138" w:author="Elias de Moraes Fernandes" w:date="2016-07-07T10:33:00Z">
                  <w:rPr>
                    <w:del w:id="8139" w:author="Elias De Moraes Fernandes" w:date="2016-05-02T16:24:00Z"/>
                    <w:rFonts w:cs="Arial"/>
                  </w:rPr>
                </w:rPrChange>
              </w:rPr>
            </w:pPr>
            <w:ins w:id="8140" w:author="Elias De Moraes Fernandes" w:date="2016-03-16T13:08:00Z">
              <w:del w:id="8141" w:author="Elias De Moraes Fernandes" w:date="2016-05-02T16:24:00Z">
                <w:r w:rsidRPr="00996951" w:rsidDel="00DA24D0">
                  <w:rPr>
                    <w:rFonts w:ascii="Arial" w:hAnsi="Arial" w:cs="Arial"/>
                    <w:rPrChange w:id="814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143" w:author="Elias De Moraes Fernandes" w:date="2016-05-02T15:46:00Z">
              <w:tcPr>
                <w:tcW w:w="336" w:type="dxa"/>
              </w:tcPr>
            </w:tcPrChange>
          </w:tcPr>
          <w:p w14:paraId="6EA9B00F" w14:textId="64CAF923" w:rsidR="004D63EB" w:rsidRPr="00996951" w:rsidDel="00DA24D0" w:rsidRDefault="004D63EB" w:rsidP="00483240">
            <w:pPr>
              <w:spacing w:line="360" w:lineRule="auto"/>
              <w:rPr>
                <w:del w:id="8144" w:author="Elias De Moraes Fernandes" w:date="2016-05-02T16:24:00Z"/>
                <w:rFonts w:ascii="Arial" w:hAnsi="Arial" w:cs="Arial"/>
                <w:rPrChange w:id="8145" w:author="Elias de Moraes Fernandes" w:date="2016-07-07T10:33:00Z">
                  <w:rPr>
                    <w:del w:id="81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14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ED41E7D" w14:textId="68A78204" w:rsidR="004D63EB" w:rsidRPr="00996951" w:rsidDel="00DA24D0" w:rsidRDefault="004D63EB" w:rsidP="00483240">
            <w:pPr>
              <w:spacing w:line="360" w:lineRule="auto"/>
              <w:rPr>
                <w:del w:id="8148" w:author="Elias De Moraes Fernandes" w:date="2016-05-02T16:24:00Z"/>
                <w:rFonts w:ascii="Arial" w:hAnsi="Arial" w:cs="Arial"/>
                <w:rPrChange w:id="8149" w:author="Elias de Moraes Fernandes" w:date="2016-07-07T10:33:00Z">
                  <w:rPr>
                    <w:del w:id="8150" w:author="Elias De Moraes Fernandes" w:date="2016-05-02T16:24:00Z"/>
                    <w:rFonts w:cs="Arial"/>
                  </w:rPr>
                </w:rPrChange>
              </w:rPr>
            </w:pPr>
            <w:ins w:id="8151" w:author="Elias De Moraes Fernandes" w:date="2016-03-16T13:08:00Z">
              <w:del w:id="8152" w:author="Elias De Moraes Fernandes" w:date="2016-05-02T16:24:00Z">
                <w:r w:rsidRPr="00996951" w:rsidDel="00DA24D0">
                  <w:rPr>
                    <w:rFonts w:ascii="Arial" w:hAnsi="Arial" w:cs="Arial"/>
                    <w:rPrChange w:id="8153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8154" w:author="Elias De Moraes Fernandes" w:date="2016-05-02T15:46:00Z">
              <w:tcPr>
                <w:tcW w:w="336" w:type="dxa"/>
              </w:tcPr>
            </w:tcPrChange>
          </w:tcPr>
          <w:p w14:paraId="2AA2A91B" w14:textId="47D5CB01" w:rsidR="004D63EB" w:rsidRPr="00996951" w:rsidDel="00DA24D0" w:rsidRDefault="004D63EB" w:rsidP="00483240">
            <w:pPr>
              <w:spacing w:line="360" w:lineRule="auto"/>
              <w:rPr>
                <w:del w:id="8155" w:author="Elias De Moraes Fernandes" w:date="2016-05-02T16:24:00Z"/>
                <w:rFonts w:ascii="Arial" w:hAnsi="Arial" w:cs="Arial"/>
                <w:rPrChange w:id="8156" w:author="Elias de Moraes Fernandes" w:date="2016-07-07T10:33:00Z">
                  <w:rPr>
                    <w:del w:id="8157" w:author="Elias De Moraes Fernandes" w:date="2016-05-02T16:24:00Z"/>
                    <w:rFonts w:cs="Arial"/>
                  </w:rPr>
                </w:rPrChange>
              </w:rPr>
            </w:pPr>
            <w:del w:id="8158" w:author="Elias De Moraes Fernandes" w:date="2016-05-02T16:24:00Z">
              <w:r w:rsidRPr="00996951" w:rsidDel="00DA24D0">
                <w:rPr>
                  <w:rFonts w:ascii="Arial" w:hAnsi="Arial" w:cs="Arial"/>
                  <w:rPrChange w:id="8159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8160" w:author="Elias De Moraes Fernandes" w:date="2016-05-02T15:46:00Z">
              <w:tcPr>
                <w:tcW w:w="254" w:type="dxa"/>
              </w:tcPr>
            </w:tcPrChange>
          </w:tcPr>
          <w:p w14:paraId="3D3E48DA" w14:textId="19509E9E" w:rsidR="004D63EB" w:rsidRPr="00996951" w:rsidDel="00DA24D0" w:rsidRDefault="004D63EB" w:rsidP="00483240">
            <w:pPr>
              <w:spacing w:line="360" w:lineRule="auto"/>
              <w:rPr>
                <w:del w:id="8161" w:author="Elias De Moraes Fernandes" w:date="2016-05-02T16:24:00Z"/>
                <w:rFonts w:ascii="Arial" w:hAnsi="Arial" w:cs="Arial"/>
                <w:rPrChange w:id="8162" w:author="Elias de Moraes Fernandes" w:date="2016-07-07T10:33:00Z">
                  <w:rPr>
                    <w:del w:id="8163" w:author="Elias De Moraes Fernandes" w:date="2016-05-02T16:24:00Z"/>
                    <w:rFonts w:cs="Arial"/>
                  </w:rPr>
                </w:rPrChange>
              </w:rPr>
            </w:pPr>
            <w:ins w:id="8164" w:author="Elias De Moraes Fernandes" w:date="2016-03-16T13:08:00Z">
              <w:del w:id="8165" w:author="Elias De Moraes Fernandes" w:date="2016-05-02T16:24:00Z">
                <w:r w:rsidRPr="00996951" w:rsidDel="00DA24D0">
                  <w:rPr>
                    <w:rFonts w:ascii="Arial" w:hAnsi="Arial" w:cs="Arial"/>
                    <w:rPrChange w:id="8166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167" w:author="Elias De Moraes Fernandes" w:date="2016-05-02T16:24:00Z">
              <w:r w:rsidRPr="00996951" w:rsidDel="00DA24D0">
                <w:rPr>
                  <w:rFonts w:ascii="Arial" w:hAnsi="Arial" w:cs="Arial"/>
                  <w:rPrChange w:id="8168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8169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197D9715" w14:textId="287144B1" w:rsidR="004D63EB" w:rsidRPr="00996951" w:rsidDel="00DA24D0" w:rsidRDefault="004D63EB" w:rsidP="00483240">
            <w:pPr>
              <w:spacing w:line="360" w:lineRule="auto"/>
              <w:rPr>
                <w:del w:id="8170" w:author="Elias De Moraes Fernandes" w:date="2016-05-02T16:24:00Z"/>
                <w:rFonts w:ascii="Arial" w:hAnsi="Arial" w:cs="Arial"/>
                <w:rPrChange w:id="8171" w:author="Elias de Moraes Fernandes" w:date="2016-07-07T10:33:00Z">
                  <w:rPr>
                    <w:del w:id="8172" w:author="Elias De Moraes Fernandes" w:date="2016-05-02T16:24:00Z"/>
                    <w:rFonts w:cs="Arial"/>
                  </w:rPr>
                </w:rPrChange>
              </w:rPr>
            </w:pPr>
            <w:ins w:id="8173" w:author="Elias De Moraes Fernandes" w:date="2016-03-16T13:08:00Z">
              <w:del w:id="8174" w:author="Elias De Moraes Fernandes" w:date="2016-05-02T16:24:00Z">
                <w:r w:rsidRPr="00996951" w:rsidDel="00DA24D0">
                  <w:rPr>
                    <w:rFonts w:ascii="Arial" w:hAnsi="Arial" w:cs="Arial"/>
                    <w:rPrChange w:id="8175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17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219C9D7" w14:textId="67D49386" w:rsidR="004D63EB" w:rsidRPr="00996951" w:rsidDel="00DA24D0" w:rsidRDefault="004D63EB" w:rsidP="00483240">
            <w:pPr>
              <w:spacing w:line="360" w:lineRule="auto"/>
              <w:rPr>
                <w:del w:id="8177" w:author="Elias De Moraes Fernandes" w:date="2016-05-02T16:24:00Z"/>
                <w:rFonts w:ascii="Arial" w:hAnsi="Arial" w:cs="Arial"/>
                <w:rPrChange w:id="8178" w:author="Elias de Moraes Fernandes" w:date="2016-07-07T10:33:00Z">
                  <w:rPr>
                    <w:del w:id="8179" w:author="Elias De Moraes Fernandes" w:date="2016-05-02T16:24:00Z"/>
                    <w:rFonts w:cs="Arial"/>
                  </w:rPr>
                </w:rPrChange>
              </w:rPr>
            </w:pPr>
            <w:ins w:id="8180" w:author="Elias De Moraes Fernandes" w:date="2016-03-16T13:08:00Z">
              <w:del w:id="8181" w:author="Elias De Moraes Fernandes" w:date="2016-05-02T16:24:00Z">
                <w:r w:rsidRPr="00996951" w:rsidDel="00DA24D0">
                  <w:rPr>
                    <w:rFonts w:ascii="Arial" w:hAnsi="Arial" w:cs="Arial"/>
                    <w:rPrChange w:id="818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8183" w:author="Elias De Moraes Fernandes" w:date="2016-05-02T15:46:00Z">
              <w:tcPr>
                <w:tcW w:w="1940" w:type="dxa"/>
              </w:tcPr>
            </w:tcPrChange>
          </w:tcPr>
          <w:p w14:paraId="3260DBFA" w14:textId="12A2E91A" w:rsidR="004D63EB" w:rsidRPr="00996951" w:rsidDel="00DA24D0" w:rsidRDefault="004D63EB" w:rsidP="00483240">
            <w:pPr>
              <w:spacing w:line="360" w:lineRule="auto"/>
              <w:rPr>
                <w:del w:id="8184" w:author="Elias De Moraes Fernandes" w:date="2016-05-02T16:24:00Z"/>
                <w:rFonts w:ascii="Arial" w:hAnsi="Arial" w:cs="Arial"/>
                <w:rPrChange w:id="8185" w:author="Elias de Moraes Fernandes" w:date="2016-07-07T10:33:00Z">
                  <w:rPr>
                    <w:del w:id="8186" w:author="Elias De Moraes Fernandes" w:date="2016-05-02T16:24:00Z"/>
                    <w:rFonts w:cs="Arial"/>
                  </w:rPr>
                </w:rPrChange>
              </w:rPr>
            </w:pPr>
            <w:ins w:id="8187" w:author="Elias De Moraes Fernandes" w:date="2016-03-16T13:08:00Z">
              <w:del w:id="8188" w:author="Elias De Moraes Fernandes" w:date="2016-05-02T14:57:00Z">
                <w:r w:rsidRPr="00996951" w:rsidDel="00B846E6">
                  <w:rPr>
                    <w:rFonts w:ascii="Arial" w:hAnsi="Arial" w:cs="Arial"/>
                    <w:rPrChange w:id="8189" w:author="Elias de Moraes Fernandes" w:date="2016-07-07T10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8190" w:author="Elias De Moraes Fernandes" w:date="2016-05-02T16:24:00Z">
              <w:r w:rsidRPr="00996951" w:rsidDel="00DA24D0">
                <w:rPr>
                  <w:rFonts w:ascii="Arial" w:hAnsi="Arial" w:cs="Arial"/>
                  <w:rPrChange w:id="8191" w:author="Elias de Moraes Fernandes" w:date="2016-07-07T10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4D63EB" w:rsidRPr="00996951" w:rsidDel="00DA24D0" w14:paraId="76FC3E9C" w14:textId="25C0B24B" w:rsidTr="00593C0C">
        <w:tblPrEx>
          <w:tblPrExChange w:id="819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3"/>
          <w:del w:id="8193" w:author="Elias De Moraes Fernandes" w:date="2016-05-02T16:24:00Z"/>
          <w:trPrChange w:id="8194" w:author="Elias De Moraes Fernandes" w:date="2016-05-02T15:46:00Z">
            <w:trPr>
              <w:trHeight w:val="563"/>
            </w:trPr>
          </w:trPrChange>
        </w:trPr>
        <w:tc>
          <w:tcPr>
            <w:tcW w:w="2743" w:type="dxa"/>
            <w:tcPrChange w:id="819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816C9EE" w14:textId="0E0EE58D" w:rsidR="004D63EB" w:rsidRPr="00996951" w:rsidDel="00DA24D0" w:rsidRDefault="004D63EB" w:rsidP="00483240">
            <w:pPr>
              <w:pStyle w:val="CronogramaParagrafo"/>
              <w:rPr>
                <w:del w:id="8196" w:author="Elias De Moraes Fernandes" w:date="2016-05-02T16:24:00Z"/>
                <w:rFonts w:ascii="Arial" w:hAnsi="Arial"/>
                <w:rPrChange w:id="8197" w:author="Elias de Moraes Fernandes" w:date="2016-07-07T10:33:00Z">
                  <w:rPr>
                    <w:del w:id="8198" w:author="Elias De Moraes Fernandes" w:date="2016-05-02T16:24:00Z"/>
                  </w:rPr>
                </w:rPrChange>
              </w:rPr>
            </w:pPr>
            <w:ins w:id="8199" w:author="Elias De Moraes Fernandes" w:date="2016-03-16T13:08:00Z">
              <w:del w:id="8200" w:author="Elias De Moraes Fernandes" w:date="2016-05-02T16:24:00Z">
                <w:r w:rsidRPr="00996951" w:rsidDel="00DA24D0">
                  <w:rPr>
                    <w:rFonts w:ascii="Arial" w:hAnsi="Arial"/>
                    <w:rPrChange w:id="8201" w:author="Elias de Moraes Fernandes" w:date="2016-07-07T10:33:00Z">
                      <w:rPr/>
                    </w:rPrChange>
                  </w:rPr>
                  <w:delText>Desenhar/Animações dos personagens</w:delText>
                </w:r>
              </w:del>
            </w:ins>
            <w:del w:id="8202" w:author="Elias De Moraes Fernandes" w:date="2016-05-02T16:24:00Z">
              <w:r w:rsidRPr="00996951" w:rsidDel="00DA24D0">
                <w:rPr>
                  <w:rFonts w:ascii="Arial" w:hAnsi="Arial"/>
                  <w:rPrChange w:id="8203" w:author="Elias de Moraes Fernandes" w:date="2016-07-07T10:33:00Z">
                    <w:rPr/>
                  </w:rPrChange>
                </w:rPr>
                <w:delText>Desenvolver sistema de mapas e fases</w:delText>
              </w:r>
            </w:del>
          </w:p>
        </w:tc>
        <w:tc>
          <w:tcPr>
            <w:tcW w:w="337" w:type="dxa"/>
            <w:tcPrChange w:id="8204" w:author="Elias De Moraes Fernandes" w:date="2016-05-02T15:46:00Z">
              <w:tcPr>
                <w:tcW w:w="337" w:type="dxa"/>
              </w:tcPr>
            </w:tcPrChange>
          </w:tcPr>
          <w:p w14:paraId="4D4DA70C" w14:textId="6C8917E7" w:rsidR="004D63EB" w:rsidRPr="00996951" w:rsidDel="00DA24D0" w:rsidRDefault="004D63EB" w:rsidP="00483240">
            <w:pPr>
              <w:spacing w:line="360" w:lineRule="auto"/>
              <w:rPr>
                <w:del w:id="8205" w:author="Elias De Moraes Fernandes" w:date="2016-05-02T16:24:00Z"/>
                <w:rFonts w:ascii="Arial" w:hAnsi="Arial" w:cs="Arial"/>
                <w:rPrChange w:id="8206" w:author="Elias de Moraes Fernandes" w:date="2016-07-07T10:33:00Z">
                  <w:rPr>
                    <w:del w:id="82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208" w:author="Elias De Moraes Fernandes" w:date="2016-05-02T15:46:00Z">
              <w:tcPr>
                <w:tcW w:w="340" w:type="dxa"/>
              </w:tcPr>
            </w:tcPrChange>
          </w:tcPr>
          <w:p w14:paraId="370E4D4E" w14:textId="6266F645" w:rsidR="004D63EB" w:rsidRPr="00996951" w:rsidDel="00DA24D0" w:rsidRDefault="004D63EB" w:rsidP="00483240">
            <w:pPr>
              <w:spacing w:line="360" w:lineRule="auto"/>
              <w:rPr>
                <w:del w:id="8209" w:author="Elias De Moraes Fernandes" w:date="2016-05-02T16:24:00Z"/>
                <w:rFonts w:ascii="Arial" w:hAnsi="Arial" w:cs="Arial"/>
                <w:rPrChange w:id="8210" w:author="Elias de Moraes Fernandes" w:date="2016-07-07T10:33:00Z">
                  <w:rPr>
                    <w:del w:id="82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212" w:author="Elias De Moraes Fernandes" w:date="2016-05-02T15:46:00Z">
              <w:tcPr>
                <w:tcW w:w="337" w:type="dxa"/>
              </w:tcPr>
            </w:tcPrChange>
          </w:tcPr>
          <w:p w14:paraId="3AB869ED" w14:textId="2302B0ED" w:rsidR="004D63EB" w:rsidRPr="00996951" w:rsidDel="00DA24D0" w:rsidRDefault="004D63EB" w:rsidP="00483240">
            <w:pPr>
              <w:spacing w:line="360" w:lineRule="auto"/>
              <w:rPr>
                <w:del w:id="8213" w:author="Elias De Moraes Fernandes" w:date="2016-05-02T16:24:00Z"/>
                <w:rFonts w:ascii="Arial" w:hAnsi="Arial" w:cs="Arial"/>
                <w:rPrChange w:id="8214" w:author="Elias de Moraes Fernandes" w:date="2016-07-07T10:33:00Z">
                  <w:rPr>
                    <w:del w:id="82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21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FC4729A" w14:textId="394A313D" w:rsidR="004D63EB" w:rsidRPr="00996951" w:rsidDel="00DA24D0" w:rsidRDefault="004D63EB" w:rsidP="00483240">
            <w:pPr>
              <w:spacing w:line="360" w:lineRule="auto"/>
              <w:rPr>
                <w:del w:id="8217" w:author="Elias De Moraes Fernandes" w:date="2016-05-02T16:24:00Z"/>
                <w:rFonts w:ascii="Arial" w:hAnsi="Arial" w:cs="Arial"/>
                <w:rPrChange w:id="8218" w:author="Elias de Moraes Fernandes" w:date="2016-07-07T10:33:00Z">
                  <w:rPr>
                    <w:del w:id="82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220" w:author="Elias De Moraes Fernandes" w:date="2016-05-02T15:46:00Z">
              <w:tcPr>
                <w:tcW w:w="321" w:type="dxa"/>
              </w:tcPr>
            </w:tcPrChange>
          </w:tcPr>
          <w:p w14:paraId="3E6D5F0E" w14:textId="6E4FD363" w:rsidR="004D63EB" w:rsidRPr="00996951" w:rsidDel="00DA24D0" w:rsidRDefault="004D63EB" w:rsidP="00483240">
            <w:pPr>
              <w:spacing w:line="360" w:lineRule="auto"/>
              <w:rPr>
                <w:del w:id="8221" w:author="Elias De Moraes Fernandes" w:date="2016-05-02T16:24:00Z"/>
                <w:rFonts w:ascii="Arial" w:hAnsi="Arial" w:cs="Arial"/>
                <w:rPrChange w:id="8222" w:author="Elias de Moraes Fernandes" w:date="2016-07-07T10:33:00Z">
                  <w:rPr>
                    <w:del w:id="82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224" w:author="Elias De Moraes Fernandes" w:date="2016-05-02T15:46:00Z">
              <w:tcPr>
                <w:tcW w:w="334" w:type="dxa"/>
              </w:tcPr>
            </w:tcPrChange>
          </w:tcPr>
          <w:p w14:paraId="04E45F27" w14:textId="076D8231" w:rsidR="004D63EB" w:rsidRPr="00996951" w:rsidDel="00DA24D0" w:rsidRDefault="004D63EB" w:rsidP="00483240">
            <w:pPr>
              <w:spacing w:line="360" w:lineRule="auto"/>
              <w:rPr>
                <w:del w:id="8225" w:author="Elias De Moraes Fernandes" w:date="2016-05-02T16:24:00Z"/>
                <w:rFonts w:ascii="Arial" w:hAnsi="Arial" w:cs="Arial"/>
                <w:rPrChange w:id="8226" w:author="Elias de Moraes Fernandes" w:date="2016-07-07T10:33:00Z">
                  <w:rPr>
                    <w:del w:id="82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28" w:author="Elias De Moraes Fernandes" w:date="2016-05-02T15:46:00Z">
              <w:tcPr>
                <w:tcW w:w="336" w:type="dxa"/>
              </w:tcPr>
            </w:tcPrChange>
          </w:tcPr>
          <w:p w14:paraId="4822FE16" w14:textId="0F2843C8" w:rsidR="004D63EB" w:rsidRPr="00996951" w:rsidDel="00DA24D0" w:rsidRDefault="004D63EB" w:rsidP="00483240">
            <w:pPr>
              <w:spacing w:line="360" w:lineRule="auto"/>
              <w:rPr>
                <w:del w:id="8229" w:author="Elias De Moraes Fernandes" w:date="2016-05-02T16:24:00Z"/>
                <w:rFonts w:ascii="Arial" w:hAnsi="Arial" w:cs="Arial"/>
                <w:rPrChange w:id="8230" w:author="Elias de Moraes Fernandes" w:date="2016-07-07T10:33:00Z">
                  <w:rPr>
                    <w:del w:id="82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3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17A5E33" w14:textId="16BD090E" w:rsidR="004D63EB" w:rsidRPr="00996951" w:rsidDel="00DA24D0" w:rsidRDefault="004D63EB" w:rsidP="00483240">
            <w:pPr>
              <w:spacing w:line="360" w:lineRule="auto"/>
              <w:rPr>
                <w:del w:id="8233" w:author="Elias De Moraes Fernandes" w:date="2016-05-02T16:24:00Z"/>
                <w:rFonts w:ascii="Arial" w:hAnsi="Arial" w:cs="Arial"/>
                <w:rPrChange w:id="8234" w:author="Elias de Moraes Fernandes" w:date="2016-07-07T10:33:00Z">
                  <w:rPr>
                    <w:del w:id="82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36" w:author="Elias De Moraes Fernandes" w:date="2016-05-02T15:46:00Z">
              <w:tcPr>
                <w:tcW w:w="336" w:type="dxa"/>
              </w:tcPr>
            </w:tcPrChange>
          </w:tcPr>
          <w:p w14:paraId="4E7C7396" w14:textId="6D1116CE" w:rsidR="004D63EB" w:rsidRPr="00996951" w:rsidDel="00DA24D0" w:rsidRDefault="004D63EB" w:rsidP="00483240">
            <w:pPr>
              <w:spacing w:line="360" w:lineRule="auto"/>
              <w:rPr>
                <w:del w:id="8237" w:author="Elias De Moraes Fernandes" w:date="2016-05-02T16:24:00Z"/>
                <w:rFonts w:ascii="Arial" w:hAnsi="Arial" w:cs="Arial"/>
                <w:rPrChange w:id="8238" w:author="Elias de Moraes Fernandes" w:date="2016-07-07T10:33:00Z">
                  <w:rPr>
                    <w:del w:id="82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40" w:author="Elias De Moraes Fernandes" w:date="2016-05-02T15:46:00Z">
              <w:tcPr>
                <w:tcW w:w="336" w:type="dxa"/>
              </w:tcPr>
            </w:tcPrChange>
          </w:tcPr>
          <w:p w14:paraId="176B3004" w14:textId="43A4C9EE" w:rsidR="004D63EB" w:rsidRPr="00996951" w:rsidDel="00DA24D0" w:rsidRDefault="004D63EB" w:rsidP="00483240">
            <w:pPr>
              <w:spacing w:line="360" w:lineRule="auto"/>
              <w:rPr>
                <w:del w:id="8241" w:author="Elias De Moraes Fernandes" w:date="2016-05-02T16:24:00Z"/>
                <w:rFonts w:ascii="Arial" w:hAnsi="Arial" w:cs="Arial"/>
                <w:rPrChange w:id="8242" w:author="Elias de Moraes Fernandes" w:date="2016-07-07T10:33:00Z">
                  <w:rPr>
                    <w:del w:id="82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44" w:author="Elias De Moraes Fernandes" w:date="2016-05-02T15:46:00Z">
              <w:tcPr>
                <w:tcW w:w="336" w:type="dxa"/>
              </w:tcPr>
            </w:tcPrChange>
          </w:tcPr>
          <w:p w14:paraId="061DC553" w14:textId="23E39B49" w:rsidR="004D63EB" w:rsidRPr="00996951" w:rsidDel="00DA24D0" w:rsidRDefault="004D63EB" w:rsidP="00483240">
            <w:pPr>
              <w:spacing w:line="360" w:lineRule="auto"/>
              <w:rPr>
                <w:del w:id="8245" w:author="Elias De Moraes Fernandes" w:date="2016-05-02T16:24:00Z"/>
                <w:rFonts w:ascii="Arial" w:hAnsi="Arial" w:cs="Arial"/>
                <w:rPrChange w:id="8246" w:author="Elias de Moraes Fernandes" w:date="2016-07-07T10:33:00Z">
                  <w:rPr>
                    <w:del w:id="82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24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27B9A6" w14:textId="534F7917" w:rsidR="004D63EB" w:rsidRPr="00996951" w:rsidDel="00DA24D0" w:rsidRDefault="004D63EB" w:rsidP="00483240">
            <w:pPr>
              <w:spacing w:line="360" w:lineRule="auto"/>
              <w:rPr>
                <w:del w:id="8249" w:author="Elias De Moraes Fernandes" w:date="2016-05-02T16:24:00Z"/>
                <w:rFonts w:ascii="Arial" w:hAnsi="Arial" w:cs="Arial"/>
                <w:rPrChange w:id="8250" w:author="Elias de Moraes Fernandes" w:date="2016-07-07T10:33:00Z">
                  <w:rPr>
                    <w:del w:id="8251" w:author="Elias De Moraes Fernandes" w:date="2016-05-02T16:24:00Z"/>
                    <w:rFonts w:cs="Arial"/>
                  </w:rPr>
                </w:rPrChange>
              </w:rPr>
            </w:pPr>
            <w:ins w:id="8252" w:author="Elias De Moraes Fernandes" w:date="2016-03-16T13:08:00Z">
              <w:del w:id="8253" w:author="Elias De Moraes Fernandes" w:date="2016-05-02T16:24:00Z">
                <w:r w:rsidRPr="00996951" w:rsidDel="00DA24D0">
                  <w:rPr>
                    <w:rFonts w:ascii="Arial" w:hAnsi="Arial" w:cs="Arial"/>
                    <w:rPrChange w:id="825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8255" w:author="Elias De Moraes Fernandes" w:date="2016-05-02T15:46:00Z">
              <w:tcPr>
                <w:tcW w:w="336" w:type="dxa"/>
              </w:tcPr>
            </w:tcPrChange>
          </w:tcPr>
          <w:p w14:paraId="7209ED7E" w14:textId="384229FE" w:rsidR="004D63EB" w:rsidRPr="00996951" w:rsidDel="00DA24D0" w:rsidRDefault="004D63EB" w:rsidP="00483240">
            <w:pPr>
              <w:spacing w:line="360" w:lineRule="auto"/>
              <w:rPr>
                <w:del w:id="8256" w:author="Elias De Moraes Fernandes" w:date="2016-05-02T16:24:00Z"/>
                <w:rFonts w:ascii="Arial" w:hAnsi="Arial" w:cs="Arial"/>
                <w:rPrChange w:id="8257" w:author="Elias de Moraes Fernandes" w:date="2016-07-07T10:33:00Z">
                  <w:rPr>
                    <w:del w:id="8258" w:author="Elias De Moraes Fernandes" w:date="2016-05-02T16:24:00Z"/>
                    <w:rFonts w:cs="Arial"/>
                  </w:rPr>
                </w:rPrChange>
              </w:rPr>
            </w:pPr>
            <w:ins w:id="8259" w:author="Elias De Moraes Fernandes" w:date="2016-03-16T13:08:00Z">
              <w:del w:id="8260" w:author="Elias De Moraes Fernandes" w:date="2016-05-02T16:24:00Z">
                <w:r w:rsidRPr="00996951" w:rsidDel="00DA24D0">
                  <w:rPr>
                    <w:rFonts w:ascii="Arial" w:hAnsi="Arial" w:cs="Arial"/>
                    <w:rPrChange w:id="8261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8262" w:author="Elias De Moraes Fernandes" w:date="2016-05-02T15:46:00Z">
              <w:tcPr>
                <w:tcW w:w="254" w:type="dxa"/>
              </w:tcPr>
            </w:tcPrChange>
          </w:tcPr>
          <w:p w14:paraId="01E8F2F6" w14:textId="63CC28A2" w:rsidR="004D63EB" w:rsidRPr="00996951" w:rsidDel="00DA24D0" w:rsidRDefault="004D63EB" w:rsidP="00483240">
            <w:pPr>
              <w:spacing w:line="360" w:lineRule="auto"/>
              <w:rPr>
                <w:del w:id="8263" w:author="Elias De Moraes Fernandes" w:date="2016-05-02T16:24:00Z"/>
                <w:rFonts w:ascii="Arial" w:hAnsi="Arial" w:cs="Arial"/>
                <w:rPrChange w:id="8264" w:author="Elias de Moraes Fernandes" w:date="2016-07-07T10:33:00Z">
                  <w:rPr>
                    <w:del w:id="8265" w:author="Elias De Moraes Fernandes" w:date="2016-05-02T16:24:00Z"/>
                    <w:rFonts w:cs="Arial"/>
                  </w:rPr>
                </w:rPrChange>
              </w:rPr>
            </w:pPr>
            <w:ins w:id="8266" w:author="Elias De Moraes Fernandes" w:date="2016-03-16T13:08:00Z">
              <w:del w:id="8267" w:author="Elias De Moraes Fernandes" w:date="2016-05-02T16:24:00Z">
                <w:r w:rsidRPr="00996951" w:rsidDel="00DA24D0">
                  <w:rPr>
                    <w:rFonts w:ascii="Arial" w:hAnsi="Arial" w:cs="Arial"/>
                    <w:rPrChange w:id="8268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269" w:author="Elias De Moraes Fernandes" w:date="2016-05-02T16:24:00Z">
              <w:r w:rsidRPr="00996951" w:rsidDel="00DA24D0">
                <w:rPr>
                  <w:rFonts w:ascii="Arial" w:hAnsi="Arial" w:cs="Arial"/>
                  <w:rPrChange w:id="8270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8271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0BD8854" w14:textId="6BF18986" w:rsidR="004D63EB" w:rsidRPr="00996951" w:rsidDel="00DA24D0" w:rsidRDefault="004D63EB" w:rsidP="00483240">
            <w:pPr>
              <w:spacing w:line="360" w:lineRule="auto"/>
              <w:rPr>
                <w:del w:id="8272" w:author="Elias De Moraes Fernandes" w:date="2016-05-02T16:24:00Z"/>
                <w:rFonts w:ascii="Arial" w:hAnsi="Arial" w:cs="Arial"/>
                <w:rPrChange w:id="8273" w:author="Elias de Moraes Fernandes" w:date="2016-07-07T10:33:00Z">
                  <w:rPr>
                    <w:del w:id="8274" w:author="Elias De Moraes Fernandes" w:date="2016-05-02T16:24:00Z"/>
                    <w:rFonts w:cs="Arial"/>
                  </w:rPr>
                </w:rPrChange>
              </w:rPr>
            </w:pPr>
            <w:ins w:id="8275" w:author="Elias De Moraes Fernandes" w:date="2016-03-16T13:08:00Z">
              <w:del w:id="8276" w:author="Elias De Moraes Fernandes" w:date="2016-05-02T16:24:00Z">
                <w:r w:rsidRPr="00996951" w:rsidDel="00DA24D0">
                  <w:rPr>
                    <w:rFonts w:ascii="Arial" w:hAnsi="Arial" w:cs="Arial"/>
                    <w:rPrChange w:id="8277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27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223EADD" w14:textId="2798B493" w:rsidR="004D63EB" w:rsidRPr="00996951" w:rsidDel="00DA24D0" w:rsidRDefault="004D63EB" w:rsidP="00483240">
            <w:pPr>
              <w:spacing w:line="360" w:lineRule="auto"/>
              <w:rPr>
                <w:del w:id="8279" w:author="Elias De Moraes Fernandes" w:date="2016-05-02T16:24:00Z"/>
                <w:rFonts w:ascii="Arial" w:hAnsi="Arial" w:cs="Arial"/>
                <w:rPrChange w:id="8280" w:author="Elias de Moraes Fernandes" w:date="2016-07-07T10:33:00Z">
                  <w:rPr>
                    <w:del w:id="8281" w:author="Elias De Moraes Fernandes" w:date="2016-05-02T16:24:00Z"/>
                    <w:rFonts w:cs="Arial"/>
                  </w:rPr>
                </w:rPrChange>
              </w:rPr>
            </w:pPr>
            <w:ins w:id="8282" w:author="Elias De Moraes Fernandes" w:date="2016-03-16T13:08:00Z">
              <w:del w:id="8283" w:author="Elias De Moraes Fernandes" w:date="2016-05-02T16:24:00Z">
                <w:r w:rsidRPr="00996951" w:rsidDel="00DA24D0">
                  <w:rPr>
                    <w:rFonts w:ascii="Arial" w:hAnsi="Arial" w:cs="Arial"/>
                    <w:rPrChange w:id="828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8285" w:author="Elias De Moraes Fernandes" w:date="2016-05-02T15:46:00Z">
              <w:tcPr>
                <w:tcW w:w="1940" w:type="dxa"/>
              </w:tcPr>
            </w:tcPrChange>
          </w:tcPr>
          <w:p w14:paraId="16F603CB" w14:textId="24C7F2F7" w:rsidR="004D63EB" w:rsidRPr="00996951" w:rsidDel="00DA24D0" w:rsidRDefault="004D63EB" w:rsidP="00483240">
            <w:pPr>
              <w:spacing w:line="360" w:lineRule="auto"/>
              <w:rPr>
                <w:del w:id="8286" w:author="Elias De Moraes Fernandes" w:date="2016-05-02T16:24:00Z"/>
                <w:rFonts w:ascii="Arial" w:hAnsi="Arial" w:cs="Arial"/>
                <w:rPrChange w:id="8287" w:author="Elias de Moraes Fernandes" w:date="2016-07-07T10:33:00Z">
                  <w:rPr>
                    <w:del w:id="8288" w:author="Elias De Moraes Fernandes" w:date="2016-05-02T16:24:00Z"/>
                    <w:rFonts w:cs="Arial"/>
                  </w:rPr>
                </w:rPrChange>
              </w:rPr>
            </w:pPr>
            <w:ins w:id="8289" w:author="Elias De Moraes Fernandes" w:date="2016-03-16T13:08:00Z">
              <w:del w:id="8290" w:author="Elias De Moraes Fernandes" w:date="2016-05-02T14:57:00Z">
                <w:r w:rsidRPr="00996951" w:rsidDel="00B846E6">
                  <w:rPr>
                    <w:rFonts w:ascii="Arial" w:hAnsi="Arial" w:cs="Arial"/>
                    <w:rPrChange w:id="8291" w:author="Elias de Moraes Fernandes" w:date="2016-07-07T10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8292" w:author="Elias De Moraes Fernandes" w:date="2016-05-02T16:24:00Z">
              <w:r w:rsidRPr="00996951" w:rsidDel="00DA24D0">
                <w:rPr>
                  <w:rFonts w:ascii="Arial" w:hAnsi="Arial" w:cs="Arial"/>
                  <w:rPrChange w:id="8293" w:author="Elias de Moraes Fernandes" w:date="2016-07-07T10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996951" w:rsidDel="00DA24D0" w14:paraId="4420E340" w14:textId="6627287B" w:rsidTr="00593C0C">
        <w:tblPrEx>
          <w:tblPrExChange w:id="829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2"/>
          <w:del w:id="8295" w:author="Elias De Moraes Fernandes" w:date="2016-05-02T16:24:00Z"/>
          <w:trPrChange w:id="8296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8297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FAEBE5" w14:textId="5B8837F1" w:rsidR="004D63EB" w:rsidRPr="00996951" w:rsidDel="00DA24D0" w:rsidRDefault="004D63EB" w:rsidP="00483240">
            <w:pPr>
              <w:pStyle w:val="CronogramaParagrafo"/>
              <w:rPr>
                <w:del w:id="8298" w:author="Elias De Moraes Fernandes" w:date="2016-05-02T16:24:00Z"/>
                <w:rFonts w:ascii="Arial" w:hAnsi="Arial"/>
                <w:rPrChange w:id="8299" w:author="Elias de Moraes Fernandes" w:date="2016-07-07T10:33:00Z">
                  <w:rPr>
                    <w:del w:id="8300" w:author="Elias De Moraes Fernandes" w:date="2016-05-02T16:24:00Z"/>
                  </w:rPr>
                </w:rPrChange>
              </w:rPr>
            </w:pPr>
            <w:ins w:id="8301" w:author="Elias De Moraes Fernandes" w:date="2016-03-16T13:08:00Z">
              <w:del w:id="8302" w:author="Elias De Moraes Fernandes" w:date="2016-05-02T16:24:00Z">
                <w:r w:rsidRPr="00996951" w:rsidDel="00DA24D0">
                  <w:rPr>
                    <w:rFonts w:ascii="Arial" w:hAnsi="Arial"/>
                    <w:rPrChange w:id="8303" w:author="Elias de Moraes Fernandes" w:date="2016-07-07T10:33:00Z">
                      <w:rPr/>
                    </w:rPrChange>
                  </w:rPr>
                  <w:delText>Desenvolver o sistema de controle do jogador</w:delText>
                </w:r>
              </w:del>
            </w:ins>
            <w:del w:id="8304" w:author="Elias De Moraes Fernandes" w:date="2016-05-02T16:24:00Z">
              <w:r w:rsidRPr="00996951" w:rsidDel="00DA24D0">
                <w:rPr>
                  <w:rFonts w:ascii="Arial" w:hAnsi="Arial"/>
                  <w:rPrChange w:id="8305" w:author="Elias de Moraes Fernandes" w:date="2016-07-07T10:33:00Z">
                    <w:rPr/>
                  </w:rPrChange>
                </w:rPr>
                <w:delText>Implementar a detecção de colisão</w:delText>
              </w:r>
            </w:del>
          </w:p>
        </w:tc>
        <w:tc>
          <w:tcPr>
            <w:tcW w:w="337" w:type="dxa"/>
            <w:tcPrChange w:id="8306" w:author="Elias De Moraes Fernandes" w:date="2016-05-02T15:46:00Z">
              <w:tcPr>
                <w:tcW w:w="337" w:type="dxa"/>
              </w:tcPr>
            </w:tcPrChange>
          </w:tcPr>
          <w:p w14:paraId="46388888" w14:textId="13D6EDF9" w:rsidR="004D63EB" w:rsidRPr="00996951" w:rsidDel="00DA24D0" w:rsidRDefault="004D63EB" w:rsidP="00483240">
            <w:pPr>
              <w:spacing w:line="360" w:lineRule="auto"/>
              <w:rPr>
                <w:del w:id="8307" w:author="Elias De Moraes Fernandes" w:date="2016-05-02T16:24:00Z"/>
                <w:rFonts w:ascii="Arial" w:hAnsi="Arial" w:cs="Arial"/>
                <w:rPrChange w:id="8308" w:author="Elias de Moraes Fernandes" w:date="2016-07-07T10:33:00Z">
                  <w:rPr>
                    <w:del w:id="83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310" w:author="Elias De Moraes Fernandes" w:date="2016-05-02T15:46:00Z">
              <w:tcPr>
                <w:tcW w:w="340" w:type="dxa"/>
              </w:tcPr>
            </w:tcPrChange>
          </w:tcPr>
          <w:p w14:paraId="01DAA92B" w14:textId="37741FA2" w:rsidR="004D63EB" w:rsidRPr="00996951" w:rsidDel="00DA24D0" w:rsidRDefault="004D63EB" w:rsidP="00483240">
            <w:pPr>
              <w:spacing w:line="360" w:lineRule="auto"/>
              <w:rPr>
                <w:del w:id="8311" w:author="Elias De Moraes Fernandes" w:date="2016-05-02T16:24:00Z"/>
                <w:rFonts w:ascii="Arial" w:hAnsi="Arial" w:cs="Arial"/>
                <w:rPrChange w:id="8312" w:author="Elias de Moraes Fernandes" w:date="2016-07-07T10:33:00Z">
                  <w:rPr>
                    <w:del w:id="83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314" w:author="Elias De Moraes Fernandes" w:date="2016-05-02T15:46:00Z">
              <w:tcPr>
                <w:tcW w:w="337" w:type="dxa"/>
              </w:tcPr>
            </w:tcPrChange>
          </w:tcPr>
          <w:p w14:paraId="3C988F58" w14:textId="7CEE49D6" w:rsidR="004D63EB" w:rsidRPr="00996951" w:rsidDel="00DA24D0" w:rsidRDefault="004D63EB" w:rsidP="00483240">
            <w:pPr>
              <w:spacing w:line="360" w:lineRule="auto"/>
              <w:rPr>
                <w:del w:id="8315" w:author="Elias De Moraes Fernandes" w:date="2016-05-02T16:24:00Z"/>
                <w:rFonts w:ascii="Arial" w:hAnsi="Arial" w:cs="Arial"/>
                <w:rPrChange w:id="8316" w:author="Elias de Moraes Fernandes" w:date="2016-07-07T10:33:00Z">
                  <w:rPr>
                    <w:del w:id="83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31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3BFE9B4" w14:textId="5C939B97" w:rsidR="004D63EB" w:rsidRPr="00996951" w:rsidDel="00DA24D0" w:rsidRDefault="004D63EB" w:rsidP="00483240">
            <w:pPr>
              <w:spacing w:line="360" w:lineRule="auto"/>
              <w:rPr>
                <w:del w:id="8319" w:author="Elias De Moraes Fernandes" w:date="2016-05-02T16:24:00Z"/>
                <w:rFonts w:ascii="Arial" w:hAnsi="Arial" w:cs="Arial"/>
                <w:rPrChange w:id="8320" w:author="Elias de Moraes Fernandes" w:date="2016-07-07T10:33:00Z">
                  <w:rPr>
                    <w:del w:id="83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322" w:author="Elias De Moraes Fernandes" w:date="2016-05-02T15:46:00Z">
              <w:tcPr>
                <w:tcW w:w="321" w:type="dxa"/>
              </w:tcPr>
            </w:tcPrChange>
          </w:tcPr>
          <w:p w14:paraId="34757ADA" w14:textId="25C4CBA5" w:rsidR="004D63EB" w:rsidRPr="00996951" w:rsidDel="00DA24D0" w:rsidRDefault="004D63EB" w:rsidP="00483240">
            <w:pPr>
              <w:spacing w:line="360" w:lineRule="auto"/>
              <w:rPr>
                <w:del w:id="8323" w:author="Elias De Moraes Fernandes" w:date="2016-05-02T16:24:00Z"/>
                <w:rFonts w:ascii="Arial" w:hAnsi="Arial" w:cs="Arial"/>
                <w:rPrChange w:id="8324" w:author="Elias de Moraes Fernandes" w:date="2016-07-07T10:33:00Z">
                  <w:rPr>
                    <w:del w:id="83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326" w:author="Elias De Moraes Fernandes" w:date="2016-05-02T15:46:00Z">
              <w:tcPr>
                <w:tcW w:w="334" w:type="dxa"/>
              </w:tcPr>
            </w:tcPrChange>
          </w:tcPr>
          <w:p w14:paraId="19F6DC95" w14:textId="09C53FFA" w:rsidR="004D63EB" w:rsidRPr="00996951" w:rsidDel="00DA24D0" w:rsidRDefault="004D63EB" w:rsidP="00483240">
            <w:pPr>
              <w:spacing w:line="360" w:lineRule="auto"/>
              <w:rPr>
                <w:del w:id="8327" w:author="Elias De Moraes Fernandes" w:date="2016-05-02T16:24:00Z"/>
                <w:rFonts w:ascii="Arial" w:hAnsi="Arial" w:cs="Arial"/>
                <w:rPrChange w:id="8328" w:author="Elias de Moraes Fernandes" w:date="2016-07-07T10:33:00Z">
                  <w:rPr>
                    <w:del w:id="832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30" w:author="Elias De Moraes Fernandes" w:date="2016-05-02T15:46:00Z">
              <w:tcPr>
                <w:tcW w:w="336" w:type="dxa"/>
              </w:tcPr>
            </w:tcPrChange>
          </w:tcPr>
          <w:p w14:paraId="2E78FC5F" w14:textId="6F3414C9" w:rsidR="004D63EB" w:rsidRPr="00996951" w:rsidDel="00DA24D0" w:rsidRDefault="004D63EB" w:rsidP="00483240">
            <w:pPr>
              <w:spacing w:line="360" w:lineRule="auto"/>
              <w:rPr>
                <w:del w:id="8331" w:author="Elias De Moraes Fernandes" w:date="2016-05-02T16:24:00Z"/>
                <w:rFonts w:ascii="Arial" w:hAnsi="Arial" w:cs="Arial"/>
                <w:rPrChange w:id="8332" w:author="Elias de Moraes Fernandes" w:date="2016-07-07T10:33:00Z">
                  <w:rPr>
                    <w:del w:id="83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3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276A3D9" w14:textId="3C0E6159" w:rsidR="004D63EB" w:rsidRPr="00996951" w:rsidDel="00DA24D0" w:rsidRDefault="004D63EB" w:rsidP="00483240">
            <w:pPr>
              <w:spacing w:line="360" w:lineRule="auto"/>
              <w:rPr>
                <w:del w:id="8335" w:author="Elias De Moraes Fernandes" w:date="2016-05-02T16:24:00Z"/>
                <w:rFonts w:ascii="Arial" w:hAnsi="Arial" w:cs="Arial"/>
                <w:rPrChange w:id="8336" w:author="Elias de Moraes Fernandes" w:date="2016-07-07T10:33:00Z">
                  <w:rPr>
                    <w:del w:id="83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38" w:author="Elias De Moraes Fernandes" w:date="2016-05-02T15:46:00Z">
              <w:tcPr>
                <w:tcW w:w="336" w:type="dxa"/>
              </w:tcPr>
            </w:tcPrChange>
          </w:tcPr>
          <w:p w14:paraId="4C78A5C8" w14:textId="0EB976C4" w:rsidR="004D63EB" w:rsidRPr="00996951" w:rsidDel="00DA24D0" w:rsidRDefault="004D63EB" w:rsidP="00483240">
            <w:pPr>
              <w:spacing w:line="360" w:lineRule="auto"/>
              <w:rPr>
                <w:del w:id="8339" w:author="Elias De Moraes Fernandes" w:date="2016-05-02T16:24:00Z"/>
                <w:rFonts w:ascii="Arial" w:hAnsi="Arial" w:cs="Arial"/>
                <w:rPrChange w:id="8340" w:author="Elias de Moraes Fernandes" w:date="2016-07-07T10:33:00Z">
                  <w:rPr>
                    <w:del w:id="834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42" w:author="Elias De Moraes Fernandes" w:date="2016-05-02T15:46:00Z">
              <w:tcPr>
                <w:tcW w:w="336" w:type="dxa"/>
              </w:tcPr>
            </w:tcPrChange>
          </w:tcPr>
          <w:p w14:paraId="4B7CBD80" w14:textId="7C0DF219" w:rsidR="004D63EB" w:rsidRPr="00996951" w:rsidDel="00DA24D0" w:rsidRDefault="004D63EB" w:rsidP="00483240">
            <w:pPr>
              <w:spacing w:line="360" w:lineRule="auto"/>
              <w:rPr>
                <w:del w:id="8343" w:author="Elias De Moraes Fernandes" w:date="2016-05-02T16:24:00Z"/>
                <w:rFonts w:ascii="Arial" w:hAnsi="Arial" w:cs="Arial"/>
                <w:rPrChange w:id="8344" w:author="Elias de Moraes Fernandes" w:date="2016-07-07T10:33:00Z">
                  <w:rPr>
                    <w:del w:id="83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46" w:author="Elias De Moraes Fernandes" w:date="2016-05-02T15:46:00Z">
              <w:tcPr>
                <w:tcW w:w="336" w:type="dxa"/>
              </w:tcPr>
            </w:tcPrChange>
          </w:tcPr>
          <w:p w14:paraId="0B7EBB28" w14:textId="3E0DB26D" w:rsidR="004D63EB" w:rsidRPr="00996951" w:rsidDel="00DA24D0" w:rsidRDefault="004D63EB" w:rsidP="00483240">
            <w:pPr>
              <w:spacing w:line="360" w:lineRule="auto"/>
              <w:rPr>
                <w:del w:id="8347" w:author="Elias De Moraes Fernandes" w:date="2016-05-02T16:24:00Z"/>
                <w:rFonts w:ascii="Arial" w:hAnsi="Arial" w:cs="Arial"/>
                <w:rPrChange w:id="8348" w:author="Elias de Moraes Fernandes" w:date="2016-07-07T10:33:00Z">
                  <w:rPr>
                    <w:del w:id="83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35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7DEB757" w14:textId="2E82D77D" w:rsidR="004D63EB" w:rsidRPr="00996951" w:rsidDel="00DA24D0" w:rsidRDefault="004D63EB" w:rsidP="00483240">
            <w:pPr>
              <w:spacing w:line="360" w:lineRule="auto"/>
              <w:rPr>
                <w:del w:id="8351" w:author="Elias De Moraes Fernandes" w:date="2016-05-02T16:24:00Z"/>
                <w:rFonts w:ascii="Arial" w:hAnsi="Arial" w:cs="Arial"/>
                <w:rPrChange w:id="8352" w:author="Elias de Moraes Fernandes" w:date="2016-07-07T10:33:00Z">
                  <w:rPr>
                    <w:del w:id="835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354" w:author="Elias De Moraes Fernandes" w:date="2016-05-02T15:46:00Z">
              <w:tcPr>
                <w:tcW w:w="336" w:type="dxa"/>
              </w:tcPr>
            </w:tcPrChange>
          </w:tcPr>
          <w:p w14:paraId="562C34DC" w14:textId="6C91B2B8" w:rsidR="004D63EB" w:rsidRPr="00996951" w:rsidDel="00DA24D0" w:rsidRDefault="004D63EB" w:rsidP="00483240">
            <w:pPr>
              <w:spacing w:line="360" w:lineRule="auto"/>
              <w:rPr>
                <w:del w:id="8355" w:author="Elias De Moraes Fernandes" w:date="2016-05-02T16:24:00Z"/>
                <w:rFonts w:ascii="Arial" w:hAnsi="Arial" w:cs="Arial"/>
                <w:rPrChange w:id="8356" w:author="Elias de Moraes Fernandes" w:date="2016-07-07T10:33:00Z">
                  <w:rPr>
                    <w:del w:id="83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358" w:author="Elias De Moraes Fernandes" w:date="2016-05-02T15:46:00Z">
              <w:tcPr>
                <w:tcW w:w="254" w:type="dxa"/>
              </w:tcPr>
            </w:tcPrChange>
          </w:tcPr>
          <w:p w14:paraId="78F4B4DC" w14:textId="7850E369" w:rsidR="004D63EB" w:rsidRPr="00996951" w:rsidDel="00DA24D0" w:rsidRDefault="004D63EB" w:rsidP="00483240">
            <w:pPr>
              <w:spacing w:line="360" w:lineRule="auto"/>
              <w:rPr>
                <w:del w:id="8359" w:author="Elias De Moraes Fernandes" w:date="2016-05-02T16:24:00Z"/>
                <w:rFonts w:ascii="Arial" w:hAnsi="Arial" w:cs="Arial"/>
                <w:rPrChange w:id="8360" w:author="Elias de Moraes Fernandes" w:date="2016-07-07T10:33:00Z">
                  <w:rPr>
                    <w:del w:id="8361" w:author="Elias De Moraes Fernandes" w:date="2016-05-02T16:24:00Z"/>
                    <w:rFonts w:cs="Arial"/>
                  </w:rPr>
                </w:rPrChange>
              </w:rPr>
            </w:pPr>
            <w:ins w:id="8362" w:author="Elias De Moraes Fernandes" w:date="2016-03-16T13:08:00Z">
              <w:del w:id="8363" w:author="Elias De Moraes Fernandes" w:date="2016-05-02T16:24:00Z">
                <w:r w:rsidRPr="00996951" w:rsidDel="00DA24D0">
                  <w:rPr>
                    <w:rFonts w:ascii="Arial" w:hAnsi="Arial" w:cs="Arial"/>
                    <w:rPrChange w:id="8364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365" w:author="Elias De Moraes Fernandes" w:date="2016-05-02T16:24:00Z">
              <w:r w:rsidRPr="00996951" w:rsidDel="00DA24D0">
                <w:rPr>
                  <w:rFonts w:ascii="Arial" w:hAnsi="Arial" w:cs="Arial"/>
                  <w:rPrChange w:id="8366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836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ECB4D10" w14:textId="1AD1BAD6" w:rsidR="004D63EB" w:rsidRPr="00996951" w:rsidDel="00DA24D0" w:rsidRDefault="004D63EB" w:rsidP="00483240">
            <w:pPr>
              <w:spacing w:line="360" w:lineRule="auto"/>
              <w:rPr>
                <w:del w:id="8368" w:author="Elias De Moraes Fernandes" w:date="2016-05-02T16:24:00Z"/>
                <w:rFonts w:ascii="Arial" w:hAnsi="Arial" w:cs="Arial"/>
                <w:rPrChange w:id="8369" w:author="Elias de Moraes Fernandes" w:date="2016-07-07T10:33:00Z">
                  <w:rPr>
                    <w:del w:id="8370" w:author="Elias De Moraes Fernandes" w:date="2016-05-02T16:24:00Z"/>
                    <w:rFonts w:cs="Arial"/>
                  </w:rPr>
                </w:rPrChange>
              </w:rPr>
            </w:pPr>
            <w:ins w:id="8371" w:author="Elias De Moraes Fernandes" w:date="2016-03-16T13:08:00Z">
              <w:del w:id="8372" w:author="Elias De Moraes Fernandes" w:date="2016-05-02T16:24:00Z">
                <w:r w:rsidRPr="00996951" w:rsidDel="00DA24D0">
                  <w:rPr>
                    <w:rFonts w:ascii="Arial" w:hAnsi="Arial" w:cs="Arial"/>
                    <w:rPrChange w:id="8373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374" w:author="Elias De Moraes Fernandes" w:date="2016-05-02T16:24:00Z">
              <w:r w:rsidRPr="00996951" w:rsidDel="00DA24D0">
                <w:rPr>
                  <w:rFonts w:ascii="Arial" w:hAnsi="Arial" w:cs="Arial"/>
                  <w:rPrChange w:id="8375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837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584371" w14:textId="7AF959E9" w:rsidR="004D63EB" w:rsidRPr="00996951" w:rsidDel="00DA24D0" w:rsidRDefault="004D63EB" w:rsidP="00483240">
            <w:pPr>
              <w:spacing w:line="360" w:lineRule="auto"/>
              <w:rPr>
                <w:del w:id="8377" w:author="Elias De Moraes Fernandes" w:date="2016-05-02T16:24:00Z"/>
                <w:rFonts w:ascii="Arial" w:hAnsi="Arial" w:cs="Arial"/>
                <w:rPrChange w:id="8378" w:author="Elias de Moraes Fernandes" w:date="2016-07-07T10:33:00Z">
                  <w:rPr>
                    <w:del w:id="837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8380" w:author="Elias De Moraes Fernandes" w:date="2016-05-02T15:46:00Z">
              <w:tcPr>
                <w:tcW w:w="1940" w:type="dxa"/>
              </w:tcPr>
            </w:tcPrChange>
          </w:tcPr>
          <w:p w14:paraId="2D201DB8" w14:textId="0318B6BD" w:rsidR="004D63EB" w:rsidRPr="00996951" w:rsidDel="00DA24D0" w:rsidRDefault="004D63EB" w:rsidP="00483240">
            <w:pPr>
              <w:spacing w:line="360" w:lineRule="auto"/>
              <w:rPr>
                <w:del w:id="8381" w:author="Elias De Moraes Fernandes" w:date="2016-05-02T16:24:00Z"/>
                <w:rFonts w:ascii="Arial" w:hAnsi="Arial" w:cs="Arial"/>
                <w:rPrChange w:id="8382" w:author="Elias de Moraes Fernandes" w:date="2016-07-07T10:33:00Z">
                  <w:rPr>
                    <w:del w:id="8383" w:author="Elias De Moraes Fernandes" w:date="2016-05-02T16:24:00Z"/>
                    <w:rFonts w:cs="Arial"/>
                  </w:rPr>
                </w:rPrChange>
              </w:rPr>
            </w:pPr>
            <w:ins w:id="8384" w:author="Elias De Moraes Fernandes" w:date="2016-03-16T13:08:00Z">
              <w:del w:id="8385" w:author="Elias De Moraes Fernandes" w:date="2016-05-02T14:57:00Z">
                <w:r w:rsidRPr="00996951" w:rsidDel="00B846E6">
                  <w:rPr>
                    <w:rFonts w:ascii="Arial" w:hAnsi="Arial" w:cs="Arial"/>
                    <w:rPrChange w:id="8386" w:author="Elias de Moraes Fernandes" w:date="2016-07-07T10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8387" w:author="Elias De Moraes Fernandes" w:date="2016-05-02T16:24:00Z">
              <w:r w:rsidRPr="00996951" w:rsidDel="00DA24D0">
                <w:rPr>
                  <w:rFonts w:ascii="Arial" w:hAnsi="Arial" w:cs="Arial"/>
                  <w:rPrChange w:id="8388" w:author="Elias de Moraes Fernandes" w:date="2016-07-07T10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996951" w:rsidDel="00DA24D0" w14:paraId="583B1B43" w14:textId="02ED8641" w:rsidTr="00593C0C">
        <w:tblPrEx>
          <w:tblPrExChange w:id="838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8390" w:author="Elias De Moraes Fernandes" w:date="2016-05-02T16:24:00Z"/>
          <w:trPrChange w:id="8391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8392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CBAEC10" w14:textId="6294AC1B" w:rsidR="006D0AA3" w:rsidRPr="00996951" w:rsidDel="00DA24D0" w:rsidRDefault="006D0AA3" w:rsidP="00483240">
            <w:pPr>
              <w:pStyle w:val="CronogramaParagrafo"/>
              <w:rPr>
                <w:del w:id="8393" w:author="Elias De Moraes Fernandes" w:date="2016-05-02T16:24:00Z"/>
                <w:rFonts w:ascii="Arial" w:hAnsi="Arial"/>
                <w:rPrChange w:id="8394" w:author="Elias de Moraes Fernandes" w:date="2016-07-07T10:33:00Z">
                  <w:rPr>
                    <w:del w:id="8395" w:author="Elias De Moraes Fernandes" w:date="2016-05-02T16:24:00Z"/>
                  </w:rPr>
                </w:rPrChange>
              </w:rPr>
            </w:pPr>
            <w:ins w:id="8396" w:author="Elias De Moraes Fernandes" w:date="2016-03-16T13:10:00Z">
              <w:del w:id="8397" w:author="Elias De Moraes Fernandes" w:date="2016-05-02T16:24:00Z">
                <w:r w:rsidRPr="00996951" w:rsidDel="00DA24D0">
                  <w:rPr>
                    <w:rFonts w:ascii="Arial" w:hAnsi="Arial"/>
                    <w:rPrChange w:id="8398" w:author="Elias de Moraes Fernandes" w:date="2016-07-07T10:33:00Z">
                      <w:rPr/>
                    </w:rPrChange>
                  </w:rPr>
                  <w:delText>Desenvolver sistema de mapas e fases</w:delText>
                </w:r>
              </w:del>
            </w:ins>
            <w:del w:id="8399" w:author="Elias De Moraes Fernandes" w:date="2016-05-02T16:24:00Z">
              <w:r w:rsidRPr="00996951" w:rsidDel="00DA24D0">
                <w:rPr>
                  <w:rFonts w:ascii="Arial" w:hAnsi="Arial"/>
                  <w:rPrChange w:id="8400" w:author="Elias de Moraes Fernandes" w:date="2016-07-07T10:33:00Z">
                    <w:rPr/>
                  </w:rPrChange>
                </w:rPr>
                <w:delText>Desenvolver sistema de pontuação</w:delText>
              </w:r>
            </w:del>
          </w:p>
        </w:tc>
        <w:tc>
          <w:tcPr>
            <w:tcW w:w="337" w:type="dxa"/>
            <w:tcPrChange w:id="8401" w:author="Elias De Moraes Fernandes" w:date="2016-05-02T15:46:00Z">
              <w:tcPr>
                <w:tcW w:w="337" w:type="dxa"/>
              </w:tcPr>
            </w:tcPrChange>
          </w:tcPr>
          <w:p w14:paraId="69FEE52C" w14:textId="7C9B743A" w:rsidR="006D0AA3" w:rsidRPr="00996951" w:rsidDel="00DA24D0" w:rsidRDefault="006D0AA3" w:rsidP="00483240">
            <w:pPr>
              <w:spacing w:line="360" w:lineRule="auto"/>
              <w:rPr>
                <w:del w:id="8402" w:author="Elias De Moraes Fernandes" w:date="2016-05-02T16:24:00Z"/>
                <w:rFonts w:ascii="Arial" w:hAnsi="Arial" w:cs="Arial"/>
                <w:rPrChange w:id="8403" w:author="Elias de Moraes Fernandes" w:date="2016-07-07T10:33:00Z">
                  <w:rPr>
                    <w:del w:id="84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405" w:author="Elias De Moraes Fernandes" w:date="2016-05-02T15:46:00Z">
              <w:tcPr>
                <w:tcW w:w="340" w:type="dxa"/>
              </w:tcPr>
            </w:tcPrChange>
          </w:tcPr>
          <w:p w14:paraId="72AAAE23" w14:textId="72C6CEE7" w:rsidR="006D0AA3" w:rsidRPr="00996951" w:rsidDel="00DA24D0" w:rsidRDefault="006D0AA3" w:rsidP="00483240">
            <w:pPr>
              <w:spacing w:line="360" w:lineRule="auto"/>
              <w:rPr>
                <w:del w:id="8406" w:author="Elias De Moraes Fernandes" w:date="2016-05-02T16:24:00Z"/>
                <w:rFonts w:ascii="Arial" w:hAnsi="Arial" w:cs="Arial"/>
                <w:rPrChange w:id="8407" w:author="Elias de Moraes Fernandes" w:date="2016-07-07T10:33:00Z">
                  <w:rPr>
                    <w:del w:id="84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409" w:author="Elias De Moraes Fernandes" w:date="2016-05-02T15:46:00Z">
              <w:tcPr>
                <w:tcW w:w="337" w:type="dxa"/>
              </w:tcPr>
            </w:tcPrChange>
          </w:tcPr>
          <w:p w14:paraId="18E756CC" w14:textId="4FFC5B3E" w:rsidR="006D0AA3" w:rsidRPr="00996951" w:rsidDel="00DA24D0" w:rsidRDefault="006D0AA3" w:rsidP="00483240">
            <w:pPr>
              <w:spacing w:line="360" w:lineRule="auto"/>
              <w:rPr>
                <w:del w:id="8410" w:author="Elias De Moraes Fernandes" w:date="2016-05-02T16:24:00Z"/>
                <w:rFonts w:ascii="Arial" w:hAnsi="Arial" w:cs="Arial"/>
                <w:rPrChange w:id="8411" w:author="Elias de Moraes Fernandes" w:date="2016-07-07T10:33:00Z">
                  <w:rPr>
                    <w:del w:id="84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413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7DF9A11A" w14:textId="1F4545F2" w:rsidR="006D0AA3" w:rsidRPr="00996951" w:rsidDel="00DA24D0" w:rsidRDefault="006D0AA3" w:rsidP="00483240">
            <w:pPr>
              <w:spacing w:line="360" w:lineRule="auto"/>
              <w:rPr>
                <w:del w:id="8414" w:author="Elias De Moraes Fernandes" w:date="2016-05-02T16:24:00Z"/>
                <w:rFonts w:ascii="Arial" w:hAnsi="Arial" w:cs="Arial"/>
                <w:rPrChange w:id="8415" w:author="Elias de Moraes Fernandes" w:date="2016-07-07T10:33:00Z">
                  <w:rPr>
                    <w:del w:id="84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417" w:author="Elias De Moraes Fernandes" w:date="2016-05-02T15:46:00Z">
              <w:tcPr>
                <w:tcW w:w="321" w:type="dxa"/>
              </w:tcPr>
            </w:tcPrChange>
          </w:tcPr>
          <w:p w14:paraId="6CA67035" w14:textId="3F992862" w:rsidR="006D0AA3" w:rsidRPr="00996951" w:rsidDel="00DA24D0" w:rsidRDefault="006D0AA3" w:rsidP="00483240">
            <w:pPr>
              <w:spacing w:line="360" w:lineRule="auto"/>
              <w:rPr>
                <w:del w:id="8418" w:author="Elias De Moraes Fernandes" w:date="2016-05-02T16:24:00Z"/>
                <w:rFonts w:ascii="Arial" w:hAnsi="Arial" w:cs="Arial"/>
                <w:rPrChange w:id="8419" w:author="Elias de Moraes Fernandes" w:date="2016-07-07T10:33:00Z">
                  <w:rPr>
                    <w:del w:id="84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421" w:author="Elias De Moraes Fernandes" w:date="2016-05-02T15:46:00Z">
              <w:tcPr>
                <w:tcW w:w="334" w:type="dxa"/>
              </w:tcPr>
            </w:tcPrChange>
          </w:tcPr>
          <w:p w14:paraId="482B9492" w14:textId="71AF1EC6" w:rsidR="006D0AA3" w:rsidRPr="00996951" w:rsidDel="00DA24D0" w:rsidRDefault="006D0AA3" w:rsidP="00483240">
            <w:pPr>
              <w:spacing w:line="360" w:lineRule="auto"/>
              <w:rPr>
                <w:del w:id="8422" w:author="Elias De Moraes Fernandes" w:date="2016-05-02T16:24:00Z"/>
                <w:rFonts w:ascii="Arial" w:hAnsi="Arial" w:cs="Arial"/>
                <w:rPrChange w:id="8423" w:author="Elias de Moraes Fernandes" w:date="2016-07-07T10:33:00Z">
                  <w:rPr>
                    <w:del w:id="84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25" w:author="Elias De Moraes Fernandes" w:date="2016-05-02T15:46:00Z">
              <w:tcPr>
                <w:tcW w:w="336" w:type="dxa"/>
              </w:tcPr>
            </w:tcPrChange>
          </w:tcPr>
          <w:p w14:paraId="4AEF6D7F" w14:textId="663C96B3" w:rsidR="006D0AA3" w:rsidRPr="00996951" w:rsidDel="00DA24D0" w:rsidRDefault="006D0AA3" w:rsidP="00483240">
            <w:pPr>
              <w:spacing w:line="360" w:lineRule="auto"/>
              <w:rPr>
                <w:del w:id="8426" w:author="Elias De Moraes Fernandes" w:date="2016-05-02T16:24:00Z"/>
                <w:rFonts w:ascii="Arial" w:hAnsi="Arial" w:cs="Arial"/>
                <w:rPrChange w:id="8427" w:author="Elias de Moraes Fernandes" w:date="2016-07-07T10:33:00Z">
                  <w:rPr>
                    <w:del w:id="84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2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E486D6A" w14:textId="3D6E4C23" w:rsidR="006D0AA3" w:rsidRPr="00996951" w:rsidDel="00DA24D0" w:rsidRDefault="006D0AA3" w:rsidP="00483240">
            <w:pPr>
              <w:spacing w:line="360" w:lineRule="auto"/>
              <w:rPr>
                <w:del w:id="8430" w:author="Elias De Moraes Fernandes" w:date="2016-05-02T16:24:00Z"/>
                <w:rFonts w:ascii="Arial" w:hAnsi="Arial" w:cs="Arial"/>
                <w:rPrChange w:id="8431" w:author="Elias de Moraes Fernandes" w:date="2016-07-07T10:33:00Z">
                  <w:rPr>
                    <w:del w:id="84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33" w:author="Elias De Moraes Fernandes" w:date="2016-05-02T15:46:00Z">
              <w:tcPr>
                <w:tcW w:w="336" w:type="dxa"/>
              </w:tcPr>
            </w:tcPrChange>
          </w:tcPr>
          <w:p w14:paraId="1B9A51E7" w14:textId="4B6B9EE6" w:rsidR="006D0AA3" w:rsidRPr="00996951" w:rsidDel="00DA24D0" w:rsidRDefault="006D0AA3" w:rsidP="00483240">
            <w:pPr>
              <w:spacing w:line="360" w:lineRule="auto"/>
              <w:rPr>
                <w:del w:id="8434" w:author="Elias De Moraes Fernandes" w:date="2016-05-02T16:24:00Z"/>
                <w:rFonts w:ascii="Arial" w:hAnsi="Arial" w:cs="Arial"/>
                <w:rPrChange w:id="8435" w:author="Elias de Moraes Fernandes" w:date="2016-07-07T10:33:00Z">
                  <w:rPr>
                    <w:del w:id="84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37" w:author="Elias De Moraes Fernandes" w:date="2016-05-02T15:46:00Z">
              <w:tcPr>
                <w:tcW w:w="336" w:type="dxa"/>
              </w:tcPr>
            </w:tcPrChange>
          </w:tcPr>
          <w:p w14:paraId="0A44CEF5" w14:textId="7ABBC2A1" w:rsidR="006D0AA3" w:rsidRPr="00996951" w:rsidDel="00DA24D0" w:rsidRDefault="006D0AA3" w:rsidP="00483240">
            <w:pPr>
              <w:spacing w:line="360" w:lineRule="auto"/>
              <w:rPr>
                <w:del w:id="8438" w:author="Elias De Moraes Fernandes" w:date="2016-05-02T16:24:00Z"/>
                <w:rFonts w:ascii="Arial" w:hAnsi="Arial" w:cs="Arial"/>
                <w:rPrChange w:id="8439" w:author="Elias de Moraes Fernandes" w:date="2016-07-07T10:33:00Z">
                  <w:rPr>
                    <w:del w:id="84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41" w:author="Elias De Moraes Fernandes" w:date="2016-05-02T15:46:00Z">
              <w:tcPr>
                <w:tcW w:w="336" w:type="dxa"/>
              </w:tcPr>
            </w:tcPrChange>
          </w:tcPr>
          <w:p w14:paraId="0CC43DC9" w14:textId="10269BF8" w:rsidR="006D0AA3" w:rsidRPr="00996951" w:rsidDel="00DA24D0" w:rsidRDefault="006D0AA3" w:rsidP="00483240">
            <w:pPr>
              <w:spacing w:line="360" w:lineRule="auto"/>
              <w:rPr>
                <w:del w:id="8442" w:author="Elias De Moraes Fernandes" w:date="2016-05-02T16:24:00Z"/>
                <w:rFonts w:ascii="Arial" w:hAnsi="Arial" w:cs="Arial"/>
                <w:rPrChange w:id="8443" w:author="Elias de Moraes Fernandes" w:date="2016-07-07T10:33:00Z">
                  <w:rPr>
                    <w:del w:id="84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44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F830502" w14:textId="343A27C6" w:rsidR="006D0AA3" w:rsidRPr="00996951" w:rsidDel="00DA24D0" w:rsidRDefault="006D0AA3" w:rsidP="00483240">
            <w:pPr>
              <w:spacing w:line="360" w:lineRule="auto"/>
              <w:rPr>
                <w:del w:id="8446" w:author="Elias De Moraes Fernandes" w:date="2016-05-02T16:24:00Z"/>
                <w:rFonts w:ascii="Arial" w:hAnsi="Arial" w:cs="Arial"/>
                <w:rPrChange w:id="8447" w:author="Elias de Moraes Fernandes" w:date="2016-07-07T10:33:00Z">
                  <w:rPr>
                    <w:del w:id="844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449" w:author="Elias De Moraes Fernandes" w:date="2016-05-02T15:46:00Z">
              <w:tcPr>
                <w:tcW w:w="336" w:type="dxa"/>
              </w:tcPr>
            </w:tcPrChange>
          </w:tcPr>
          <w:p w14:paraId="40641862" w14:textId="3614B6FD" w:rsidR="006D0AA3" w:rsidRPr="00996951" w:rsidDel="00DA24D0" w:rsidRDefault="006D0AA3" w:rsidP="00483240">
            <w:pPr>
              <w:spacing w:line="360" w:lineRule="auto"/>
              <w:rPr>
                <w:del w:id="8450" w:author="Elias De Moraes Fernandes" w:date="2016-05-02T16:24:00Z"/>
                <w:rFonts w:ascii="Arial" w:hAnsi="Arial" w:cs="Arial"/>
                <w:rPrChange w:id="8451" w:author="Elias de Moraes Fernandes" w:date="2016-07-07T10:33:00Z">
                  <w:rPr>
                    <w:del w:id="84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453" w:author="Elias De Moraes Fernandes" w:date="2016-05-02T15:46:00Z">
              <w:tcPr>
                <w:tcW w:w="254" w:type="dxa"/>
              </w:tcPr>
            </w:tcPrChange>
          </w:tcPr>
          <w:p w14:paraId="5B084EB4" w14:textId="0F641D7A" w:rsidR="006D0AA3" w:rsidRPr="00996951" w:rsidDel="00DA24D0" w:rsidRDefault="006D0AA3" w:rsidP="00483240">
            <w:pPr>
              <w:spacing w:line="360" w:lineRule="auto"/>
              <w:rPr>
                <w:del w:id="8454" w:author="Elias De Moraes Fernandes" w:date="2016-05-02T16:24:00Z"/>
                <w:rFonts w:ascii="Arial" w:hAnsi="Arial" w:cs="Arial"/>
                <w:rPrChange w:id="8455" w:author="Elias de Moraes Fernandes" w:date="2016-07-07T10:33:00Z">
                  <w:rPr>
                    <w:del w:id="8456" w:author="Elias De Moraes Fernandes" w:date="2016-05-02T16:24:00Z"/>
                    <w:rFonts w:cs="Arial"/>
                  </w:rPr>
                </w:rPrChange>
              </w:rPr>
            </w:pPr>
            <w:ins w:id="8457" w:author="Elias De Moraes Fernandes" w:date="2016-03-16T13:10:00Z">
              <w:del w:id="8458" w:author="Elias De Moraes Fernandes" w:date="2016-05-02T16:24:00Z">
                <w:r w:rsidRPr="00996951" w:rsidDel="00DA24D0">
                  <w:rPr>
                    <w:rFonts w:ascii="Arial" w:hAnsi="Arial" w:cs="Arial"/>
                    <w:rPrChange w:id="8459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8460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8C026D4" w14:textId="4461F89E" w:rsidR="006D0AA3" w:rsidRPr="00996951" w:rsidDel="00DA24D0" w:rsidRDefault="006D0AA3" w:rsidP="00483240">
            <w:pPr>
              <w:spacing w:line="360" w:lineRule="auto"/>
              <w:rPr>
                <w:del w:id="8461" w:author="Elias De Moraes Fernandes" w:date="2016-05-02T16:24:00Z"/>
                <w:rFonts w:ascii="Arial" w:hAnsi="Arial" w:cs="Arial"/>
                <w:rPrChange w:id="8462" w:author="Elias de Moraes Fernandes" w:date="2016-07-07T10:33:00Z">
                  <w:rPr>
                    <w:del w:id="8463" w:author="Elias De Moraes Fernandes" w:date="2016-05-02T16:24:00Z"/>
                    <w:rFonts w:cs="Arial"/>
                  </w:rPr>
                </w:rPrChange>
              </w:rPr>
            </w:pPr>
            <w:ins w:id="8464" w:author="Elias De Moraes Fernandes" w:date="2016-03-16T13:11:00Z">
              <w:del w:id="8465" w:author="Elias De Moraes Fernandes" w:date="2016-05-02T16:24:00Z">
                <w:r w:rsidRPr="00996951" w:rsidDel="00DA24D0">
                  <w:rPr>
                    <w:rFonts w:ascii="Arial" w:hAnsi="Arial" w:cs="Arial"/>
                    <w:rPrChange w:id="8466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8467" w:author="Elias De Moraes Fernandes" w:date="2016-05-02T16:24:00Z">
              <w:r w:rsidRPr="00996951" w:rsidDel="00DA24D0">
                <w:rPr>
                  <w:rFonts w:ascii="Arial" w:hAnsi="Arial" w:cs="Arial"/>
                  <w:rPrChange w:id="8468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846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E9E923F" w14:textId="71C4892E" w:rsidR="006D0AA3" w:rsidRPr="00996951" w:rsidDel="00DA24D0" w:rsidRDefault="006D0AA3" w:rsidP="00483240">
            <w:pPr>
              <w:spacing w:line="360" w:lineRule="auto"/>
              <w:rPr>
                <w:del w:id="8470" w:author="Elias De Moraes Fernandes" w:date="2016-05-02T16:24:00Z"/>
                <w:rFonts w:ascii="Arial" w:hAnsi="Arial" w:cs="Arial"/>
                <w:rPrChange w:id="8471" w:author="Elias de Moraes Fernandes" w:date="2016-07-07T10:33:00Z">
                  <w:rPr>
                    <w:del w:id="8472" w:author="Elias De Moraes Fernandes" w:date="2016-05-02T16:24:00Z"/>
                    <w:rFonts w:cs="Arial"/>
                  </w:rPr>
                </w:rPrChange>
              </w:rPr>
            </w:pPr>
            <w:del w:id="8473" w:author="Elias De Moraes Fernandes" w:date="2016-05-02T16:24:00Z">
              <w:r w:rsidRPr="00996951" w:rsidDel="00DA24D0">
                <w:rPr>
                  <w:rFonts w:ascii="Arial" w:hAnsi="Arial" w:cs="Arial"/>
                  <w:rPrChange w:id="8474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8475" w:author="Elias De Moraes Fernandes" w:date="2016-05-02T15:46:00Z">
              <w:tcPr>
                <w:tcW w:w="1940" w:type="dxa"/>
              </w:tcPr>
            </w:tcPrChange>
          </w:tcPr>
          <w:p w14:paraId="145D3EB3" w14:textId="1AD1EFE9" w:rsidR="006D0AA3" w:rsidRPr="00996951" w:rsidDel="00DA24D0" w:rsidRDefault="006D0AA3" w:rsidP="00483240">
            <w:pPr>
              <w:spacing w:line="360" w:lineRule="auto"/>
              <w:rPr>
                <w:del w:id="8476" w:author="Elias De Moraes Fernandes" w:date="2016-05-02T16:24:00Z"/>
                <w:rFonts w:ascii="Arial" w:hAnsi="Arial" w:cs="Arial"/>
                <w:rPrChange w:id="8477" w:author="Elias de Moraes Fernandes" w:date="2016-07-07T10:33:00Z">
                  <w:rPr>
                    <w:del w:id="8478" w:author="Elias De Moraes Fernandes" w:date="2016-05-02T16:24:00Z"/>
                    <w:rFonts w:cs="Arial"/>
                  </w:rPr>
                </w:rPrChange>
              </w:rPr>
            </w:pPr>
            <w:ins w:id="8479" w:author="Elias De Moraes Fernandes" w:date="2016-03-16T13:10:00Z">
              <w:del w:id="8480" w:author="Elias De Moraes Fernandes" w:date="2016-05-02T14:57:00Z">
                <w:r w:rsidRPr="00996951" w:rsidDel="00B846E6">
                  <w:rPr>
                    <w:rFonts w:ascii="Arial" w:hAnsi="Arial" w:cs="Arial"/>
                    <w:rPrChange w:id="8481" w:author="Elias de Moraes Fernandes" w:date="2016-07-07T10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8482" w:author="Elias De Moraes Fernandes" w:date="2016-05-02T16:24:00Z">
              <w:r w:rsidRPr="00996951" w:rsidDel="00DA24D0">
                <w:rPr>
                  <w:rFonts w:ascii="Arial" w:hAnsi="Arial" w:cs="Arial"/>
                  <w:rPrChange w:id="8483" w:author="Elias de Moraes Fernandes" w:date="2016-07-07T10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996951" w:rsidDel="00DA24D0" w14:paraId="56CF3174" w14:textId="366560F4" w:rsidTr="00593C0C">
        <w:tblPrEx>
          <w:tblPrExChange w:id="848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39"/>
          <w:del w:id="8485" w:author="Elias De Moraes Fernandes" w:date="2016-05-02T16:24:00Z"/>
          <w:trPrChange w:id="8486" w:author="Elias De Moraes Fernandes" w:date="2016-05-02T15:46:00Z">
            <w:trPr>
              <w:trHeight w:val="339"/>
            </w:trPr>
          </w:trPrChange>
        </w:trPr>
        <w:tc>
          <w:tcPr>
            <w:tcW w:w="2743" w:type="dxa"/>
            <w:tcPrChange w:id="8487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E91C90E" w14:textId="37CE1964" w:rsidR="006D0AA3" w:rsidRPr="00996951" w:rsidDel="00DA24D0" w:rsidRDefault="006D0AA3" w:rsidP="00483240">
            <w:pPr>
              <w:pStyle w:val="CronogramaParagrafo"/>
              <w:rPr>
                <w:del w:id="8488" w:author="Elias De Moraes Fernandes" w:date="2016-05-02T16:24:00Z"/>
                <w:rFonts w:ascii="Arial" w:hAnsi="Arial"/>
                <w:rPrChange w:id="8489" w:author="Elias de Moraes Fernandes" w:date="2016-07-07T10:33:00Z">
                  <w:rPr>
                    <w:del w:id="8490" w:author="Elias De Moraes Fernandes" w:date="2016-05-02T16:24:00Z"/>
                  </w:rPr>
                </w:rPrChange>
              </w:rPr>
            </w:pPr>
            <w:ins w:id="8491" w:author="Elias De Moraes Fernandes" w:date="2016-03-16T13:10:00Z">
              <w:del w:id="8492" w:author="Elias De Moraes Fernandes" w:date="2016-05-02T16:24:00Z">
                <w:r w:rsidRPr="00996951" w:rsidDel="00DA24D0">
                  <w:rPr>
                    <w:rFonts w:ascii="Arial" w:hAnsi="Arial"/>
                    <w:rPrChange w:id="8493" w:author="Elias de Moraes Fernandes" w:date="2016-07-07T10:33:00Z">
                      <w:rPr/>
                    </w:rPrChange>
                  </w:rPr>
                  <w:delText>Desenvolver sistema de toque e validar</w:delText>
                </w:r>
              </w:del>
            </w:ins>
            <w:del w:id="8494" w:author="Elias De Moraes Fernandes" w:date="2016-05-02T16:24:00Z">
              <w:r w:rsidRPr="00996951" w:rsidDel="00DA24D0">
                <w:rPr>
                  <w:rFonts w:ascii="Arial" w:hAnsi="Arial"/>
                  <w:rPrChange w:id="8495" w:author="Elias de Moraes Fernandes" w:date="2016-07-07T10:33:00Z">
                    <w:rPr/>
                  </w:rPrChange>
                </w:rPr>
                <w:delText>Implementar inimigos</w:delText>
              </w:r>
            </w:del>
          </w:p>
        </w:tc>
        <w:tc>
          <w:tcPr>
            <w:tcW w:w="337" w:type="dxa"/>
            <w:tcPrChange w:id="8496" w:author="Elias De Moraes Fernandes" w:date="2016-05-02T15:46:00Z">
              <w:tcPr>
                <w:tcW w:w="337" w:type="dxa"/>
              </w:tcPr>
            </w:tcPrChange>
          </w:tcPr>
          <w:p w14:paraId="69DB179E" w14:textId="78B0D85B" w:rsidR="006D0AA3" w:rsidRPr="00996951" w:rsidDel="00DA24D0" w:rsidRDefault="006D0AA3" w:rsidP="00483240">
            <w:pPr>
              <w:spacing w:line="360" w:lineRule="auto"/>
              <w:rPr>
                <w:del w:id="8497" w:author="Elias De Moraes Fernandes" w:date="2016-05-02T16:24:00Z"/>
                <w:rFonts w:ascii="Arial" w:hAnsi="Arial" w:cs="Arial"/>
                <w:rPrChange w:id="8498" w:author="Elias de Moraes Fernandes" w:date="2016-07-07T10:33:00Z">
                  <w:rPr>
                    <w:del w:id="849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500" w:author="Elias De Moraes Fernandes" w:date="2016-05-02T15:46:00Z">
              <w:tcPr>
                <w:tcW w:w="340" w:type="dxa"/>
              </w:tcPr>
            </w:tcPrChange>
          </w:tcPr>
          <w:p w14:paraId="1525FA38" w14:textId="336922C1" w:rsidR="006D0AA3" w:rsidRPr="00996951" w:rsidDel="00DA24D0" w:rsidRDefault="006D0AA3" w:rsidP="00483240">
            <w:pPr>
              <w:spacing w:line="360" w:lineRule="auto"/>
              <w:rPr>
                <w:del w:id="8501" w:author="Elias De Moraes Fernandes" w:date="2016-05-02T16:24:00Z"/>
                <w:rFonts w:ascii="Arial" w:hAnsi="Arial" w:cs="Arial"/>
                <w:rPrChange w:id="8502" w:author="Elias de Moraes Fernandes" w:date="2016-07-07T10:33:00Z">
                  <w:rPr>
                    <w:del w:id="850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504" w:author="Elias De Moraes Fernandes" w:date="2016-05-02T15:46:00Z">
              <w:tcPr>
                <w:tcW w:w="337" w:type="dxa"/>
              </w:tcPr>
            </w:tcPrChange>
          </w:tcPr>
          <w:p w14:paraId="6CFCE672" w14:textId="63671E27" w:rsidR="006D0AA3" w:rsidRPr="00996951" w:rsidDel="00DA24D0" w:rsidRDefault="006D0AA3" w:rsidP="00483240">
            <w:pPr>
              <w:spacing w:line="360" w:lineRule="auto"/>
              <w:rPr>
                <w:del w:id="8505" w:author="Elias De Moraes Fernandes" w:date="2016-05-02T16:24:00Z"/>
                <w:rFonts w:ascii="Arial" w:hAnsi="Arial" w:cs="Arial"/>
                <w:rPrChange w:id="8506" w:author="Elias de Moraes Fernandes" w:date="2016-07-07T10:33:00Z">
                  <w:rPr>
                    <w:del w:id="85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50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D2194C8" w14:textId="05FCA86C" w:rsidR="006D0AA3" w:rsidRPr="00996951" w:rsidDel="00DA24D0" w:rsidRDefault="006D0AA3" w:rsidP="00483240">
            <w:pPr>
              <w:spacing w:line="360" w:lineRule="auto"/>
              <w:rPr>
                <w:del w:id="8509" w:author="Elias De Moraes Fernandes" w:date="2016-05-02T16:24:00Z"/>
                <w:rFonts w:ascii="Arial" w:hAnsi="Arial" w:cs="Arial"/>
                <w:rPrChange w:id="8510" w:author="Elias de Moraes Fernandes" w:date="2016-07-07T10:33:00Z">
                  <w:rPr>
                    <w:del w:id="85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512" w:author="Elias De Moraes Fernandes" w:date="2016-05-02T15:46:00Z">
              <w:tcPr>
                <w:tcW w:w="321" w:type="dxa"/>
              </w:tcPr>
            </w:tcPrChange>
          </w:tcPr>
          <w:p w14:paraId="4C558FC0" w14:textId="48D5DA13" w:rsidR="006D0AA3" w:rsidRPr="00996951" w:rsidDel="00DA24D0" w:rsidRDefault="006D0AA3" w:rsidP="00483240">
            <w:pPr>
              <w:spacing w:line="360" w:lineRule="auto"/>
              <w:rPr>
                <w:del w:id="8513" w:author="Elias De Moraes Fernandes" w:date="2016-05-02T16:24:00Z"/>
                <w:rFonts w:ascii="Arial" w:hAnsi="Arial" w:cs="Arial"/>
                <w:rPrChange w:id="8514" w:author="Elias de Moraes Fernandes" w:date="2016-07-07T10:33:00Z">
                  <w:rPr>
                    <w:del w:id="85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516" w:author="Elias De Moraes Fernandes" w:date="2016-05-02T15:46:00Z">
              <w:tcPr>
                <w:tcW w:w="334" w:type="dxa"/>
              </w:tcPr>
            </w:tcPrChange>
          </w:tcPr>
          <w:p w14:paraId="0978A374" w14:textId="4F1BF680" w:rsidR="006D0AA3" w:rsidRPr="00996951" w:rsidDel="00DA24D0" w:rsidRDefault="006D0AA3" w:rsidP="00483240">
            <w:pPr>
              <w:spacing w:line="360" w:lineRule="auto"/>
              <w:rPr>
                <w:del w:id="8517" w:author="Elias De Moraes Fernandes" w:date="2016-05-02T16:24:00Z"/>
                <w:rFonts w:ascii="Arial" w:hAnsi="Arial" w:cs="Arial"/>
                <w:rPrChange w:id="8518" w:author="Elias de Moraes Fernandes" w:date="2016-07-07T10:33:00Z">
                  <w:rPr>
                    <w:del w:id="85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20" w:author="Elias De Moraes Fernandes" w:date="2016-05-02T15:46:00Z">
              <w:tcPr>
                <w:tcW w:w="336" w:type="dxa"/>
              </w:tcPr>
            </w:tcPrChange>
          </w:tcPr>
          <w:p w14:paraId="74233F6D" w14:textId="7ECC600B" w:rsidR="006D0AA3" w:rsidRPr="00996951" w:rsidDel="00DA24D0" w:rsidRDefault="006D0AA3" w:rsidP="00483240">
            <w:pPr>
              <w:spacing w:line="360" w:lineRule="auto"/>
              <w:rPr>
                <w:del w:id="8521" w:author="Elias De Moraes Fernandes" w:date="2016-05-02T16:24:00Z"/>
                <w:rFonts w:ascii="Arial" w:hAnsi="Arial" w:cs="Arial"/>
                <w:rPrChange w:id="8522" w:author="Elias de Moraes Fernandes" w:date="2016-07-07T10:33:00Z">
                  <w:rPr>
                    <w:del w:id="85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2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74531D6" w14:textId="018D7425" w:rsidR="006D0AA3" w:rsidRPr="00996951" w:rsidDel="00DA24D0" w:rsidRDefault="006D0AA3" w:rsidP="00483240">
            <w:pPr>
              <w:spacing w:line="360" w:lineRule="auto"/>
              <w:rPr>
                <w:del w:id="8525" w:author="Elias De Moraes Fernandes" w:date="2016-05-02T16:24:00Z"/>
                <w:rFonts w:ascii="Arial" w:hAnsi="Arial" w:cs="Arial"/>
                <w:rPrChange w:id="8526" w:author="Elias de Moraes Fernandes" w:date="2016-07-07T10:33:00Z">
                  <w:rPr>
                    <w:del w:id="85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28" w:author="Elias De Moraes Fernandes" w:date="2016-05-02T15:46:00Z">
              <w:tcPr>
                <w:tcW w:w="336" w:type="dxa"/>
              </w:tcPr>
            </w:tcPrChange>
          </w:tcPr>
          <w:p w14:paraId="04958E53" w14:textId="2AAD6385" w:rsidR="006D0AA3" w:rsidRPr="00996951" w:rsidDel="00DA24D0" w:rsidRDefault="006D0AA3" w:rsidP="00483240">
            <w:pPr>
              <w:spacing w:line="360" w:lineRule="auto"/>
              <w:rPr>
                <w:del w:id="8529" w:author="Elias De Moraes Fernandes" w:date="2016-05-02T16:24:00Z"/>
                <w:rFonts w:ascii="Arial" w:hAnsi="Arial" w:cs="Arial"/>
                <w:rPrChange w:id="8530" w:author="Elias de Moraes Fernandes" w:date="2016-07-07T10:33:00Z">
                  <w:rPr>
                    <w:del w:id="85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32" w:author="Elias De Moraes Fernandes" w:date="2016-05-02T15:46:00Z">
              <w:tcPr>
                <w:tcW w:w="336" w:type="dxa"/>
              </w:tcPr>
            </w:tcPrChange>
          </w:tcPr>
          <w:p w14:paraId="7881C6BD" w14:textId="58CFA202" w:rsidR="006D0AA3" w:rsidRPr="00996951" w:rsidDel="00DA24D0" w:rsidRDefault="006D0AA3" w:rsidP="00483240">
            <w:pPr>
              <w:spacing w:line="360" w:lineRule="auto"/>
              <w:rPr>
                <w:del w:id="8533" w:author="Elias De Moraes Fernandes" w:date="2016-05-02T16:24:00Z"/>
                <w:rFonts w:ascii="Arial" w:hAnsi="Arial" w:cs="Arial"/>
                <w:rPrChange w:id="8534" w:author="Elias de Moraes Fernandes" w:date="2016-07-07T10:33:00Z">
                  <w:rPr>
                    <w:del w:id="85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36" w:author="Elias De Moraes Fernandes" w:date="2016-05-02T15:46:00Z">
              <w:tcPr>
                <w:tcW w:w="336" w:type="dxa"/>
              </w:tcPr>
            </w:tcPrChange>
          </w:tcPr>
          <w:p w14:paraId="25B23088" w14:textId="30871103" w:rsidR="006D0AA3" w:rsidRPr="00996951" w:rsidDel="00DA24D0" w:rsidRDefault="006D0AA3" w:rsidP="00483240">
            <w:pPr>
              <w:spacing w:line="360" w:lineRule="auto"/>
              <w:rPr>
                <w:del w:id="8537" w:author="Elias De Moraes Fernandes" w:date="2016-05-02T16:24:00Z"/>
                <w:rFonts w:ascii="Arial" w:hAnsi="Arial" w:cs="Arial"/>
                <w:rPrChange w:id="8538" w:author="Elias de Moraes Fernandes" w:date="2016-07-07T10:33:00Z">
                  <w:rPr>
                    <w:del w:id="85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54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FC8C3A" w14:textId="48A47FFF" w:rsidR="006D0AA3" w:rsidRPr="00996951" w:rsidDel="00DA24D0" w:rsidRDefault="006D0AA3" w:rsidP="00483240">
            <w:pPr>
              <w:spacing w:line="360" w:lineRule="auto"/>
              <w:rPr>
                <w:del w:id="8541" w:author="Elias De Moraes Fernandes" w:date="2016-05-02T16:24:00Z"/>
                <w:rFonts w:ascii="Arial" w:hAnsi="Arial" w:cs="Arial"/>
                <w:rPrChange w:id="8542" w:author="Elias de Moraes Fernandes" w:date="2016-07-07T10:33:00Z">
                  <w:rPr>
                    <w:del w:id="85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544" w:author="Elias De Moraes Fernandes" w:date="2016-05-02T15:46:00Z">
              <w:tcPr>
                <w:tcW w:w="336" w:type="dxa"/>
              </w:tcPr>
            </w:tcPrChange>
          </w:tcPr>
          <w:p w14:paraId="569C5719" w14:textId="69CF46A8" w:rsidR="006D0AA3" w:rsidRPr="00996951" w:rsidDel="00DA24D0" w:rsidRDefault="006D0AA3" w:rsidP="00483240">
            <w:pPr>
              <w:spacing w:line="360" w:lineRule="auto"/>
              <w:rPr>
                <w:del w:id="8545" w:author="Elias De Moraes Fernandes" w:date="2016-05-02T16:24:00Z"/>
                <w:rFonts w:ascii="Arial" w:hAnsi="Arial" w:cs="Arial"/>
                <w:rPrChange w:id="8546" w:author="Elias de Moraes Fernandes" w:date="2016-07-07T10:33:00Z">
                  <w:rPr>
                    <w:del w:id="85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548" w:author="Elias De Moraes Fernandes" w:date="2016-05-02T15:46:00Z">
              <w:tcPr>
                <w:tcW w:w="254" w:type="dxa"/>
              </w:tcPr>
            </w:tcPrChange>
          </w:tcPr>
          <w:p w14:paraId="46C6459B" w14:textId="4FD67FE2" w:rsidR="006D0AA3" w:rsidRPr="00996951" w:rsidDel="00DA24D0" w:rsidRDefault="006D0AA3" w:rsidP="00483240">
            <w:pPr>
              <w:spacing w:line="360" w:lineRule="auto"/>
              <w:rPr>
                <w:del w:id="8549" w:author="Elias De Moraes Fernandes" w:date="2016-05-02T16:24:00Z"/>
                <w:rFonts w:ascii="Arial" w:hAnsi="Arial" w:cs="Arial"/>
                <w:rPrChange w:id="8550" w:author="Elias de Moraes Fernandes" w:date="2016-07-07T10:33:00Z">
                  <w:rPr>
                    <w:del w:id="85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8552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F6917E3" w14:textId="394EC0E4" w:rsidR="006D0AA3" w:rsidRPr="00996951" w:rsidDel="00DA24D0" w:rsidRDefault="006D0AA3" w:rsidP="00483240">
            <w:pPr>
              <w:spacing w:line="360" w:lineRule="auto"/>
              <w:rPr>
                <w:del w:id="8553" w:author="Elias De Moraes Fernandes" w:date="2016-05-02T16:24:00Z"/>
                <w:rFonts w:ascii="Arial" w:hAnsi="Arial" w:cs="Arial"/>
                <w:rPrChange w:id="8554" w:author="Elias de Moraes Fernandes" w:date="2016-07-07T10:33:00Z">
                  <w:rPr>
                    <w:del w:id="8555" w:author="Elias De Moraes Fernandes" w:date="2016-05-02T16:24:00Z"/>
                    <w:rFonts w:cs="Arial"/>
                  </w:rPr>
                </w:rPrChange>
              </w:rPr>
            </w:pPr>
            <w:ins w:id="8556" w:author="Elias De Moraes Fernandes" w:date="2016-03-16T13:10:00Z">
              <w:del w:id="8557" w:author="Elias De Moraes Fernandes" w:date="2016-05-02T16:24:00Z">
                <w:r w:rsidRPr="00996951" w:rsidDel="00DA24D0">
                  <w:rPr>
                    <w:rFonts w:ascii="Arial" w:hAnsi="Arial" w:cs="Arial"/>
                    <w:rPrChange w:id="8558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55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DC62B5E" w14:textId="592B1CFF" w:rsidR="006D0AA3" w:rsidRPr="00996951" w:rsidDel="00DA24D0" w:rsidRDefault="006D0AA3" w:rsidP="00483240">
            <w:pPr>
              <w:spacing w:line="360" w:lineRule="auto"/>
              <w:rPr>
                <w:del w:id="8560" w:author="Elias De Moraes Fernandes" w:date="2016-05-02T16:24:00Z"/>
                <w:rFonts w:ascii="Arial" w:hAnsi="Arial" w:cs="Arial"/>
                <w:rPrChange w:id="8561" w:author="Elias de Moraes Fernandes" w:date="2016-07-07T10:33:00Z">
                  <w:rPr>
                    <w:del w:id="8562" w:author="Elias De Moraes Fernandes" w:date="2016-05-02T16:24:00Z"/>
                    <w:rFonts w:cs="Arial"/>
                  </w:rPr>
                </w:rPrChange>
              </w:rPr>
            </w:pPr>
            <w:del w:id="8563" w:author="Elias De Moraes Fernandes" w:date="2016-05-02T16:24:00Z">
              <w:r w:rsidRPr="00996951" w:rsidDel="00DA24D0">
                <w:rPr>
                  <w:rFonts w:ascii="Arial" w:hAnsi="Arial" w:cs="Arial"/>
                  <w:rPrChange w:id="8564" w:author="Elias de Moraes Fernandes" w:date="2016-07-07T10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8565" w:author="Elias De Moraes Fernandes" w:date="2016-05-02T15:46:00Z">
              <w:tcPr>
                <w:tcW w:w="1940" w:type="dxa"/>
              </w:tcPr>
            </w:tcPrChange>
          </w:tcPr>
          <w:p w14:paraId="767A8F0F" w14:textId="5518E065" w:rsidR="006D0AA3" w:rsidRPr="00996951" w:rsidDel="00DA24D0" w:rsidRDefault="006D0AA3" w:rsidP="00483240">
            <w:pPr>
              <w:spacing w:line="360" w:lineRule="auto"/>
              <w:rPr>
                <w:del w:id="8566" w:author="Elias De Moraes Fernandes" w:date="2016-05-02T16:24:00Z"/>
                <w:rFonts w:ascii="Arial" w:hAnsi="Arial" w:cs="Arial"/>
                <w:rPrChange w:id="8567" w:author="Elias de Moraes Fernandes" w:date="2016-07-07T10:33:00Z">
                  <w:rPr>
                    <w:del w:id="8568" w:author="Elias De Moraes Fernandes" w:date="2016-05-02T16:24:00Z"/>
                    <w:rFonts w:cs="Arial"/>
                  </w:rPr>
                </w:rPrChange>
              </w:rPr>
            </w:pPr>
            <w:ins w:id="8569" w:author="Elias De Moraes Fernandes" w:date="2016-03-16T13:10:00Z">
              <w:del w:id="8570" w:author="Elias De Moraes Fernandes" w:date="2016-05-02T14:57:00Z">
                <w:r w:rsidRPr="00996951" w:rsidDel="00B846E6">
                  <w:rPr>
                    <w:rFonts w:ascii="Arial" w:hAnsi="Arial" w:cs="Arial"/>
                    <w:rPrChange w:id="8571" w:author="Elias de Moraes Fernandes" w:date="2016-07-07T10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8572" w:author="Elias De Moraes Fernandes" w:date="2016-05-02T16:24:00Z">
              <w:r w:rsidRPr="00996951" w:rsidDel="00DA24D0">
                <w:rPr>
                  <w:rFonts w:ascii="Arial" w:hAnsi="Arial" w:cs="Arial"/>
                  <w:rPrChange w:id="8573" w:author="Elias de Moraes Fernandes" w:date="2016-07-07T10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996951" w:rsidDel="00DA24D0" w14:paraId="58797408" w14:textId="675DF272" w:rsidTr="00593C0C">
        <w:tblPrEx>
          <w:tblPrExChange w:id="857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del w:id="8575" w:author="Elias De Moraes Fernandes" w:date="2016-05-02T16:24:00Z"/>
          <w:trPrChange w:id="8576" w:author="Elias De Moraes Fernandes" w:date="2016-05-02T15:46:00Z">
            <w:trPr>
              <w:trHeight w:val="423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8577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5A9047B" w14:textId="7D20C637" w:rsidR="006D0AA3" w:rsidRPr="00996951" w:rsidDel="00DA24D0" w:rsidRDefault="006D0AA3" w:rsidP="00483240">
            <w:pPr>
              <w:pStyle w:val="CronogramaParagrafo"/>
              <w:rPr>
                <w:del w:id="8578" w:author="Elias De Moraes Fernandes" w:date="2016-05-02T16:24:00Z"/>
                <w:rFonts w:ascii="Arial" w:hAnsi="Arial"/>
                <w:rPrChange w:id="8579" w:author="Elias de Moraes Fernandes" w:date="2016-07-07T10:33:00Z">
                  <w:rPr>
                    <w:del w:id="8580" w:author="Elias De Moraes Fernandes" w:date="2016-05-02T16:24:00Z"/>
                  </w:rPr>
                </w:rPrChange>
              </w:rPr>
            </w:pPr>
            <w:ins w:id="8581" w:author="Elias De Moraes Fernandes" w:date="2016-03-16T13:10:00Z">
              <w:del w:id="8582" w:author="Elias De Moraes Fernandes" w:date="2016-05-02T16:24:00Z">
                <w:r w:rsidRPr="00996951" w:rsidDel="00DA24D0">
                  <w:rPr>
                    <w:rFonts w:ascii="Arial" w:hAnsi="Arial"/>
                    <w:rPrChange w:id="8583" w:author="Elias de Moraes Fernandes" w:date="2016-07-07T10:33:00Z">
                      <w:rPr/>
                    </w:rPrChange>
                  </w:rPr>
                  <w:delText>Implementar a detecção de colisão</w:delText>
                </w:r>
              </w:del>
            </w:ins>
            <w:del w:id="8584" w:author="Elias De Moraes Fernandes" w:date="2016-05-02T16:24:00Z">
              <w:r w:rsidRPr="00996951" w:rsidDel="00DA24D0">
                <w:rPr>
                  <w:rFonts w:ascii="Arial" w:hAnsi="Arial"/>
                  <w:rPrChange w:id="8585" w:author="Elias de Moraes Fernandes" w:date="2016-07-07T10:33:00Z">
                    <w:rPr/>
                  </w:rPrChange>
                </w:rPr>
                <w:delText>Testes Iniciais</w:delText>
              </w:r>
            </w:del>
          </w:p>
        </w:tc>
        <w:tc>
          <w:tcPr>
            <w:tcW w:w="337" w:type="dxa"/>
            <w:tcPrChange w:id="8586" w:author="Elias De Moraes Fernandes" w:date="2016-05-02T15:46:00Z">
              <w:tcPr>
                <w:tcW w:w="337" w:type="dxa"/>
              </w:tcPr>
            </w:tcPrChange>
          </w:tcPr>
          <w:p w14:paraId="201DDE9E" w14:textId="6D613493" w:rsidR="006D0AA3" w:rsidRPr="00996951" w:rsidDel="00DA24D0" w:rsidRDefault="006D0AA3" w:rsidP="00483240">
            <w:pPr>
              <w:spacing w:line="360" w:lineRule="auto"/>
              <w:rPr>
                <w:del w:id="8587" w:author="Elias De Moraes Fernandes" w:date="2016-05-02T16:24:00Z"/>
                <w:rFonts w:ascii="Arial" w:hAnsi="Arial" w:cs="Arial"/>
                <w:rPrChange w:id="8588" w:author="Elias de Moraes Fernandes" w:date="2016-07-07T10:33:00Z">
                  <w:rPr>
                    <w:del w:id="858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590" w:author="Elias De Moraes Fernandes" w:date="2016-05-02T15:46:00Z">
              <w:tcPr>
                <w:tcW w:w="340" w:type="dxa"/>
              </w:tcPr>
            </w:tcPrChange>
          </w:tcPr>
          <w:p w14:paraId="34F21782" w14:textId="452ACA56" w:rsidR="006D0AA3" w:rsidRPr="00996951" w:rsidDel="00DA24D0" w:rsidRDefault="006D0AA3" w:rsidP="00483240">
            <w:pPr>
              <w:spacing w:line="360" w:lineRule="auto"/>
              <w:rPr>
                <w:del w:id="8591" w:author="Elias De Moraes Fernandes" w:date="2016-05-02T16:24:00Z"/>
                <w:rFonts w:ascii="Arial" w:hAnsi="Arial" w:cs="Arial"/>
                <w:rPrChange w:id="8592" w:author="Elias de Moraes Fernandes" w:date="2016-07-07T10:33:00Z">
                  <w:rPr>
                    <w:del w:id="859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594" w:author="Elias De Moraes Fernandes" w:date="2016-05-02T15:46:00Z">
              <w:tcPr>
                <w:tcW w:w="337" w:type="dxa"/>
              </w:tcPr>
            </w:tcPrChange>
          </w:tcPr>
          <w:p w14:paraId="467CB456" w14:textId="15A1247B" w:rsidR="006D0AA3" w:rsidRPr="00996951" w:rsidDel="00DA24D0" w:rsidRDefault="006D0AA3" w:rsidP="00483240">
            <w:pPr>
              <w:spacing w:line="360" w:lineRule="auto"/>
              <w:rPr>
                <w:del w:id="8595" w:author="Elias De Moraes Fernandes" w:date="2016-05-02T16:24:00Z"/>
                <w:rFonts w:ascii="Arial" w:hAnsi="Arial" w:cs="Arial"/>
                <w:rPrChange w:id="8596" w:author="Elias de Moraes Fernandes" w:date="2016-07-07T10:33:00Z">
                  <w:rPr>
                    <w:del w:id="85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59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91F267A" w14:textId="620130FD" w:rsidR="006D0AA3" w:rsidRPr="00996951" w:rsidDel="00DA24D0" w:rsidRDefault="006D0AA3" w:rsidP="00483240">
            <w:pPr>
              <w:spacing w:line="360" w:lineRule="auto"/>
              <w:rPr>
                <w:del w:id="8599" w:author="Elias De Moraes Fernandes" w:date="2016-05-02T16:24:00Z"/>
                <w:rFonts w:ascii="Arial" w:hAnsi="Arial" w:cs="Arial"/>
                <w:rPrChange w:id="8600" w:author="Elias de Moraes Fernandes" w:date="2016-07-07T10:33:00Z">
                  <w:rPr>
                    <w:del w:id="860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602" w:author="Elias De Moraes Fernandes" w:date="2016-05-02T15:46:00Z">
              <w:tcPr>
                <w:tcW w:w="321" w:type="dxa"/>
              </w:tcPr>
            </w:tcPrChange>
          </w:tcPr>
          <w:p w14:paraId="7B13EAFC" w14:textId="62C13D7D" w:rsidR="006D0AA3" w:rsidRPr="00996951" w:rsidDel="00DA24D0" w:rsidRDefault="006D0AA3" w:rsidP="00483240">
            <w:pPr>
              <w:spacing w:line="360" w:lineRule="auto"/>
              <w:rPr>
                <w:del w:id="8603" w:author="Elias De Moraes Fernandes" w:date="2016-05-02T16:24:00Z"/>
                <w:rFonts w:ascii="Arial" w:hAnsi="Arial" w:cs="Arial"/>
                <w:rPrChange w:id="8604" w:author="Elias de Moraes Fernandes" w:date="2016-07-07T10:33:00Z">
                  <w:rPr>
                    <w:del w:id="86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606" w:author="Elias De Moraes Fernandes" w:date="2016-05-02T15:46:00Z">
              <w:tcPr>
                <w:tcW w:w="334" w:type="dxa"/>
              </w:tcPr>
            </w:tcPrChange>
          </w:tcPr>
          <w:p w14:paraId="462ACF7D" w14:textId="2A60CD9C" w:rsidR="006D0AA3" w:rsidRPr="00996951" w:rsidDel="00DA24D0" w:rsidRDefault="006D0AA3" w:rsidP="00483240">
            <w:pPr>
              <w:spacing w:line="360" w:lineRule="auto"/>
              <w:rPr>
                <w:del w:id="8607" w:author="Elias De Moraes Fernandes" w:date="2016-05-02T16:24:00Z"/>
                <w:rFonts w:ascii="Arial" w:hAnsi="Arial" w:cs="Arial"/>
                <w:rPrChange w:id="8608" w:author="Elias de Moraes Fernandes" w:date="2016-07-07T10:33:00Z">
                  <w:rPr>
                    <w:del w:id="86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10" w:author="Elias De Moraes Fernandes" w:date="2016-05-02T15:46:00Z">
              <w:tcPr>
                <w:tcW w:w="336" w:type="dxa"/>
              </w:tcPr>
            </w:tcPrChange>
          </w:tcPr>
          <w:p w14:paraId="7366D7AE" w14:textId="5EBCB469" w:rsidR="006D0AA3" w:rsidRPr="00996951" w:rsidDel="00DA24D0" w:rsidRDefault="006D0AA3" w:rsidP="00483240">
            <w:pPr>
              <w:spacing w:line="360" w:lineRule="auto"/>
              <w:rPr>
                <w:del w:id="8611" w:author="Elias De Moraes Fernandes" w:date="2016-05-02T16:24:00Z"/>
                <w:rFonts w:ascii="Arial" w:hAnsi="Arial" w:cs="Arial"/>
                <w:rPrChange w:id="8612" w:author="Elias de Moraes Fernandes" w:date="2016-07-07T10:33:00Z">
                  <w:rPr>
                    <w:del w:id="86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1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B6D3648" w14:textId="0861F8B7" w:rsidR="006D0AA3" w:rsidRPr="00996951" w:rsidDel="00DA24D0" w:rsidRDefault="006D0AA3" w:rsidP="00483240">
            <w:pPr>
              <w:spacing w:line="360" w:lineRule="auto"/>
              <w:rPr>
                <w:del w:id="8615" w:author="Elias De Moraes Fernandes" w:date="2016-05-02T16:24:00Z"/>
                <w:rFonts w:ascii="Arial" w:hAnsi="Arial" w:cs="Arial"/>
                <w:rPrChange w:id="8616" w:author="Elias de Moraes Fernandes" w:date="2016-07-07T10:33:00Z">
                  <w:rPr>
                    <w:del w:id="86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18" w:author="Elias De Moraes Fernandes" w:date="2016-05-02T15:46:00Z">
              <w:tcPr>
                <w:tcW w:w="336" w:type="dxa"/>
              </w:tcPr>
            </w:tcPrChange>
          </w:tcPr>
          <w:p w14:paraId="37C83C9A" w14:textId="318F2C6B" w:rsidR="006D0AA3" w:rsidRPr="00996951" w:rsidDel="00DA24D0" w:rsidRDefault="006D0AA3" w:rsidP="00483240">
            <w:pPr>
              <w:spacing w:line="360" w:lineRule="auto"/>
              <w:rPr>
                <w:del w:id="8619" w:author="Elias De Moraes Fernandes" w:date="2016-05-02T16:24:00Z"/>
                <w:rFonts w:ascii="Arial" w:hAnsi="Arial" w:cs="Arial"/>
                <w:rPrChange w:id="8620" w:author="Elias de Moraes Fernandes" w:date="2016-07-07T10:33:00Z">
                  <w:rPr>
                    <w:del w:id="86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22" w:author="Elias De Moraes Fernandes" w:date="2016-05-02T15:46:00Z">
              <w:tcPr>
                <w:tcW w:w="336" w:type="dxa"/>
              </w:tcPr>
            </w:tcPrChange>
          </w:tcPr>
          <w:p w14:paraId="17C9AE9F" w14:textId="5CA7D797" w:rsidR="006D0AA3" w:rsidRPr="00996951" w:rsidDel="00DA24D0" w:rsidRDefault="006D0AA3" w:rsidP="00483240">
            <w:pPr>
              <w:spacing w:line="360" w:lineRule="auto"/>
              <w:rPr>
                <w:del w:id="8623" w:author="Elias De Moraes Fernandes" w:date="2016-05-02T16:24:00Z"/>
                <w:rFonts w:ascii="Arial" w:hAnsi="Arial" w:cs="Arial"/>
                <w:rPrChange w:id="8624" w:author="Elias de Moraes Fernandes" w:date="2016-07-07T10:33:00Z">
                  <w:rPr>
                    <w:del w:id="86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26" w:author="Elias De Moraes Fernandes" w:date="2016-05-02T15:46:00Z">
              <w:tcPr>
                <w:tcW w:w="336" w:type="dxa"/>
              </w:tcPr>
            </w:tcPrChange>
          </w:tcPr>
          <w:p w14:paraId="2F3CD8F6" w14:textId="2E06AA14" w:rsidR="006D0AA3" w:rsidRPr="00996951" w:rsidDel="00DA24D0" w:rsidRDefault="006D0AA3" w:rsidP="00483240">
            <w:pPr>
              <w:spacing w:line="360" w:lineRule="auto"/>
              <w:rPr>
                <w:del w:id="8627" w:author="Elias De Moraes Fernandes" w:date="2016-05-02T16:24:00Z"/>
                <w:rFonts w:ascii="Arial" w:hAnsi="Arial" w:cs="Arial"/>
                <w:rPrChange w:id="8628" w:author="Elias de Moraes Fernandes" w:date="2016-07-07T10:33:00Z">
                  <w:rPr>
                    <w:del w:id="862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63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C5C2EFB" w14:textId="50B77C29" w:rsidR="006D0AA3" w:rsidRPr="00996951" w:rsidDel="00DA24D0" w:rsidRDefault="006D0AA3" w:rsidP="00483240">
            <w:pPr>
              <w:spacing w:line="360" w:lineRule="auto"/>
              <w:rPr>
                <w:del w:id="8631" w:author="Elias De Moraes Fernandes" w:date="2016-05-02T16:24:00Z"/>
                <w:rFonts w:ascii="Arial" w:hAnsi="Arial" w:cs="Arial"/>
                <w:rPrChange w:id="8632" w:author="Elias de Moraes Fernandes" w:date="2016-07-07T10:33:00Z">
                  <w:rPr>
                    <w:del w:id="86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634" w:author="Elias De Moraes Fernandes" w:date="2016-05-02T15:46:00Z">
              <w:tcPr>
                <w:tcW w:w="336" w:type="dxa"/>
              </w:tcPr>
            </w:tcPrChange>
          </w:tcPr>
          <w:p w14:paraId="07833651" w14:textId="2A2301E5" w:rsidR="006D0AA3" w:rsidRPr="00996951" w:rsidDel="00DA24D0" w:rsidRDefault="006D0AA3" w:rsidP="00483240">
            <w:pPr>
              <w:spacing w:line="360" w:lineRule="auto"/>
              <w:rPr>
                <w:del w:id="8635" w:author="Elias De Moraes Fernandes" w:date="2016-05-02T16:24:00Z"/>
                <w:rFonts w:ascii="Arial" w:hAnsi="Arial" w:cs="Arial"/>
                <w:rPrChange w:id="8636" w:author="Elias de Moraes Fernandes" w:date="2016-07-07T10:33:00Z">
                  <w:rPr>
                    <w:del w:id="86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638" w:author="Elias De Moraes Fernandes" w:date="2016-05-02T15:46:00Z">
              <w:tcPr>
                <w:tcW w:w="254" w:type="dxa"/>
              </w:tcPr>
            </w:tcPrChange>
          </w:tcPr>
          <w:p w14:paraId="4FC780D1" w14:textId="1C0C6F3B" w:rsidR="006D0AA3" w:rsidRPr="00996951" w:rsidDel="00DA24D0" w:rsidRDefault="006D0AA3" w:rsidP="00483240">
            <w:pPr>
              <w:spacing w:line="360" w:lineRule="auto"/>
              <w:rPr>
                <w:del w:id="8639" w:author="Elias De Moraes Fernandes" w:date="2016-05-02T16:24:00Z"/>
                <w:rFonts w:ascii="Arial" w:hAnsi="Arial" w:cs="Arial"/>
                <w:rPrChange w:id="8640" w:author="Elias de Moraes Fernandes" w:date="2016-07-07T10:33:00Z">
                  <w:rPr>
                    <w:del w:id="864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8642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3A59F07" w14:textId="2D065959" w:rsidR="006D0AA3" w:rsidRPr="00996951" w:rsidDel="00DA24D0" w:rsidRDefault="006D0AA3" w:rsidP="00483240">
            <w:pPr>
              <w:spacing w:line="360" w:lineRule="auto"/>
              <w:rPr>
                <w:del w:id="8643" w:author="Elias De Moraes Fernandes" w:date="2016-05-02T16:24:00Z"/>
                <w:rFonts w:ascii="Arial" w:hAnsi="Arial" w:cs="Arial"/>
                <w:rPrChange w:id="8644" w:author="Elias de Moraes Fernandes" w:date="2016-07-07T10:33:00Z">
                  <w:rPr>
                    <w:del w:id="8645" w:author="Elias De Moraes Fernandes" w:date="2016-05-02T16:24:00Z"/>
                    <w:rFonts w:cs="Arial"/>
                  </w:rPr>
                </w:rPrChange>
              </w:rPr>
            </w:pPr>
            <w:ins w:id="8646" w:author="Elias De Moraes Fernandes" w:date="2016-03-16T13:10:00Z">
              <w:del w:id="8647" w:author="Elias De Moraes Fernandes" w:date="2016-05-02T16:24:00Z">
                <w:r w:rsidRPr="00996951" w:rsidDel="00DA24D0">
                  <w:rPr>
                    <w:rFonts w:ascii="Arial" w:hAnsi="Arial" w:cs="Arial"/>
                    <w:rPrChange w:id="8648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864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3D2A5DC" w14:textId="44541E17" w:rsidR="006D0AA3" w:rsidRPr="00996951" w:rsidDel="00DA24D0" w:rsidRDefault="006D0AA3" w:rsidP="00483240">
            <w:pPr>
              <w:spacing w:line="360" w:lineRule="auto"/>
              <w:rPr>
                <w:del w:id="8650" w:author="Elias De Moraes Fernandes" w:date="2016-05-02T16:24:00Z"/>
                <w:rFonts w:ascii="Arial" w:hAnsi="Arial" w:cs="Arial"/>
                <w:rPrChange w:id="8651" w:author="Elias de Moraes Fernandes" w:date="2016-07-07T10:33:00Z">
                  <w:rPr>
                    <w:del w:id="8652" w:author="Elias De Moraes Fernandes" w:date="2016-05-02T16:24:00Z"/>
                    <w:rFonts w:cs="Arial"/>
                  </w:rPr>
                </w:rPrChange>
              </w:rPr>
            </w:pPr>
            <w:ins w:id="8653" w:author="Elias De Moraes Fernandes" w:date="2016-03-16T13:10:00Z">
              <w:del w:id="8654" w:author="Elias De Moraes Fernandes" w:date="2016-05-02T16:24:00Z">
                <w:r w:rsidRPr="00996951" w:rsidDel="00DA24D0">
                  <w:rPr>
                    <w:rFonts w:ascii="Arial" w:hAnsi="Arial" w:cs="Arial"/>
                    <w:rPrChange w:id="8655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8656" w:author="Elias De Moraes Fernandes" w:date="2016-05-02T15:46:00Z">
              <w:tcPr>
                <w:tcW w:w="1940" w:type="dxa"/>
              </w:tcPr>
            </w:tcPrChange>
          </w:tcPr>
          <w:p w14:paraId="7331CC59" w14:textId="43AD3884" w:rsidR="006D0AA3" w:rsidRPr="00996951" w:rsidDel="00DA24D0" w:rsidRDefault="006D0AA3">
            <w:pPr>
              <w:spacing w:line="360" w:lineRule="auto"/>
              <w:rPr>
                <w:del w:id="8657" w:author="Elias De Moraes Fernandes" w:date="2016-05-02T16:24:00Z"/>
                <w:rFonts w:ascii="Arial" w:hAnsi="Arial" w:cs="Arial"/>
                <w:rPrChange w:id="8658" w:author="Elias de Moraes Fernandes" w:date="2016-07-07T10:33:00Z">
                  <w:rPr>
                    <w:del w:id="8659" w:author="Elias De Moraes Fernandes" w:date="2016-05-02T16:24:00Z"/>
                    <w:rFonts w:cs="Arial"/>
                  </w:rPr>
                </w:rPrChange>
              </w:rPr>
            </w:pPr>
            <w:ins w:id="8660" w:author="Elias De Moraes Fernandes" w:date="2016-03-16T13:10:00Z">
              <w:del w:id="8661" w:author="Elias De Moraes Fernandes" w:date="2016-05-02T14:57:00Z">
                <w:r w:rsidRPr="00996951" w:rsidDel="00B846E6">
                  <w:rPr>
                    <w:rFonts w:ascii="Arial" w:hAnsi="Arial" w:cs="Arial"/>
                    <w:rPrChange w:id="8662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  <w:del w:id="8663" w:author="Elias De Moraes Fernandes" w:date="2016-05-02T16:24:00Z">
              <w:r w:rsidRPr="00996951" w:rsidDel="00DA24D0">
                <w:rPr>
                  <w:rFonts w:ascii="Arial" w:hAnsi="Arial" w:cs="Arial"/>
                  <w:rPrChange w:id="8664" w:author="Elias de Moraes Fernandes" w:date="2016-07-07T10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996951" w:rsidDel="00DA24D0" w14:paraId="1DA4CA29" w14:textId="78762A42" w:rsidTr="00593C0C">
        <w:tblPrEx>
          <w:tblPrExChange w:id="8665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8666" w:author="Elias De Moraes Fernandes" w:date="2016-03-16T12:59:00Z"/>
          <w:del w:id="8667" w:author="Elias De Moraes Fernandes" w:date="2016-05-02T16:24:00Z"/>
          <w:trPrChange w:id="8668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8669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7E47F6A6" w14:textId="2EA76CDA" w:rsidR="006D0AA3" w:rsidRPr="00996951" w:rsidDel="00DA24D0" w:rsidRDefault="006D0AA3" w:rsidP="00483240">
            <w:pPr>
              <w:pStyle w:val="CronogramaParagrafo"/>
              <w:rPr>
                <w:ins w:id="8670" w:author="Elias De Moraes Fernandes" w:date="2016-03-16T12:59:00Z"/>
                <w:del w:id="8671" w:author="Elias De Moraes Fernandes" w:date="2016-05-02T16:24:00Z"/>
                <w:rFonts w:ascii="Arial" w:hAnsi="Arial"/>
                <w:rPrChange w:id="8672" w:author="Elias de Moraes Fernandes" w:date="2016-07-07T10:33:00Z">
                  <w:rPr>
                    <w:ins w:id="8673" w:author="Elias De Moraes Fernandes" w:date="2016-03-16T12:59:00Z"/>
                    <w:del w:id="8674" w:author="Elias De Moraes Fernandes" w:date="2016-05-02T16:24:00Z"/>
                  </w:rPr>
                </w:rPrChange>
              </w:rPr>
            </w:pPr>
            <w:ins w:id="8675" w:author="Elias De Moraes Fernandes" w:date="2016-03-16T13:10:00Z">
              <w:del w:id="8676" w:author="Elias De Moraes Fernandes" w:date="2016-05-02T16:24:00Z">
                <w:r w:rsidRPr="00996951" w:rsidDel="00DA24D0">
                  <w:rPr>
                    <w:rFonts w:ascii="Arial" w:hAnsi="Arial"/>
                    <w:rPrChange w:id="8677" w:author="Elias de Moraes Fernandes" w:date="2016-07-07T10:33:00Z">
                      <w:rPr/>
                    </w:rPrChange>
                  </w:rPr>
                  <w:delText>Desenvolver sistema de pontuação</w:delText>
                </w:r>
              </w:del>
            </w:ins>
          </w:p>
        </w:tc>
        <w:tc>
          <w:tcPr>
            <w:tcW w:w="337" w:type="dxa"/>
            <w:tcPrChange w:id="8678" w:author="Elias De Moraes Fernandes" w:date="2016-05-02T15:46:00Z">
              <w:tcPr>
                <w:tcW w:w="337" w:type="dxa"/>
              </w:tcPr>
            </w:tcPrChange>
          </w:tcPr>
          <w:p w14:paraId="29CE3A50" w14:textId="6807A1DD" w:rsidR="006D0AA3" w:rsidRPr="00996951" w:rsidDel="00DA24D0" w:rsidRDefault="006D0AA3" w:rsidP="00483240">
            <w:pPr>
              <w:spacing w:line="360" w:lineRule="auto"/>
              <w:rPr>
                <w:ins w:id="8679" w:author="Elias De Moraes Fernandes" w:date="2016-03-16T12:59:00Z"/>
                <w:del w:id="8680" w:author="Elias De Moraes Fernandes" w:date="2016-05-02T16:24:00Z"/>
                <w:rFonts w:ascii="Arial" w:hAnsi="Arial" w:cs="Arial"/>
                <w:rPrChange w:id="8681" w:author="Elias de Moraes Fernandes" w:date="2016-07-07T10:33:00Z">
                  <w:rPr>
                    <w:ins w:id="8682" w:author="Elias De Moraes Fernandes" w:date="2016-03-16T12:59:00Z"/>
                    <w:del w:id="868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684" w:author="Elias De Moraes Fernandes" w:date="2016-05-02T15:46:00Z">
              <w:tcPr>
                <w:tcW w:w="340" w:type="dxa"/>
              </w:tcPr>
            </w:tcPrChange>
          </w:tcPr>
          <w:p w14:paraId="679FDA37" w14:textId="07D97DBF" w:rsidR="006D0AA3" w:rsidRPr="00996951" w:rsidDel="00DA24D0" w:rsidRDefault="006D0AA3" w:rsidP="00483240">
            <w:pPr>
              <w:spacing w:line="360" w:lineRule="auto"/>
              <w:rPr>
                <w:ins w:id="8685" w:author="Elias De Moraes Fernandes" w:date="2016-03-16T12:59:00Z"/>
                <w:del w:id="8686" w:author="Elias De Moraes Fernandes" w:date="2016-05-02T16:24:00Z"/>
                <w:rFonts w:ascii="Arial" w:hAnsi="Arial" w:cs="Arial"/>
                <w:rPrChange w:id="8687" w:author="Elias de Moraes Fernandes" w:date="2016-07-07T10:33:00Z">
                  <w:rPr>
                    <w:ins w:id="8688" w:author="Elias De Moraes Fernandes" w:date="2016-03-16T12:59:00Z"/>
                    <w:del w:id="868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690" w:author="Elias De Moraes Fernandes" w:date="2016-05-02T15:46:00Z">
              <w:tcPr>
                <w:tcW w:w="337" w:type="dxa"/>
              </w:tcPr>
            </w:tcPrChange>
          </w:tcPr>
          <w:p w14:paraId="7A8350EF" w14:textId="3DB9AF6D" w:rsidR="006D0AA3" w:rsidRPr="00996951" w:rsidDel="00DA24D0" w:rsidRDefault="006D0AA3" w:rsidP="00483240">
            <w:pPr>
              <w:spacing w:line="360" w:lineRule="auto"/>
              <w:rPr>
                <w:ins w:id="8691" w:author="Elias De Moraes Fernandes" w:date="2016-03-16T12:59:00Z"/>
                <w:del w:id="8692" w:author="Elias De Moraes Fernandes" w:date="2016-05-02T16:24:00Z"/>
                <w:rFonts w:ascii="Arial" w:hAnsi="Arial" w:cs="Arial"/>
                <w:rPrChange w:id="8693" w:author="Elias de Moraes Fernandes" w:date="2016-07-07T10:33:00Z">
                  <w:rPr>
                    <w:ins w:id="8694" w:author="Elias De Moraes Fernandes" w:date="2016-03-16T12:59:00Z"/>
                    <w:del w:id="86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696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1AC4E2AD" w14:textId="178BB46E" w:rsidR="006D0AA3" w:rsidRPr="00996951" w:rsidDel="00DA24D0" w:rsidRDefault="006D0AA3" w:rsidP="00483240">
            <w:pPr>
              <w:spacing w:line="360" w:lineRule="auto"/>
              <w:rPr>
                <w:ins w:id="8697" w:author="Elias De Moraes Fernandes" w:date="2016-03-16T12:59:00Z"/>
                <w:del w:id="8698" w:author="Elias De Moraes Fernandes" w:date="2016-05-02T16:24:00Z"/>
                <w:rFonts w:ascii="Arial" w:hAnsi="Arial" w:cs="Arial"/>
                <w:rPrChange w:id="8699" w:author="Elias de Moraes Fernandes" w:date="2016-07-07T10:33:00Z">
                  <w:rPr>
                    <w:ins w:id="8700" w:author="Elias De Moraes Fernandes" w:date="2016-03-16T12:59:00Z"/>
                    <w:del w:id="870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70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E38D873" w14:textId="65958C8B" w:rsidR="006D0AA3" w:rsidRPr="00996951" w:rsidDel="00DA24D0" w:rsidRDefault="006D0AA3" w:rsidP="00483240">
            <w:pPr>
              <w:spacing w:line="360" w:lineRule="auto"/>
              <w:rPr>
                <w:ins w:id="8703" w:author="Elias De Moraes Fernandes" w:date="2016-03-16T12:59:00Z"/>
                <w:del w:id="8704" w:author="Elias De Moraes Fernandes" w:date="2016-05-02T16:24:00Z"/>
                <w:rFonts w:ascii="Arial" w:hAnsi="Arial" w:cs="Arial"/>
                <w:rPrChange w:id="8705" w:author="Elias de Moraes Fernandes" w:date="2016-07-07T10:33:00Z">
                  <w:rPr>
                    <w:ins w:id="8706" w:author="Elias De Moraes Fernandes" w:date="2016-03-16T12:59:00Z"/>
                    <w:del w:id="87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708" w:author="Elias De Moraes Fernandes" w:date="2016-05-02T15:46:00Z">
              <w:tcPr>
                <w:tcW w:w="334" w:type="dxa"/>
              </w:tcPr>
            </w:tcPrChange>
          </w:tcPr>
          <w:p w14:paraId="35D45FD6" w14:textId="353D8D42" w:rsidR="006D0AA3" w:rsidRPr="00996951" w:rsidDel="00DA24D0" w:rsidRDefault="006D0AA3" w:rsidP="00483240">
            <w:pPr>
              <w:spacing w:line="360" w:lineRule="auto"/>
              <w:rPr>
                <w:ins w:id="8709" w:author="Elias De Moraes Fernandes" w:date="2016-03-16T12:59:00Z"/>
                <w:del w:id="8710" w:author="Elias De Moraes Fernandes" w:date="2016-05-02T16:24:00Z"/>
                <w:rFonts w:ascii="Arial" w:hAnsi="Arial" w:cs="Arial"/>
                <w:rPrChange w:id="8711" w:author="Elias de Moraes Fernandes" w:date="2016-07-07T10:33:00Z">
                  <w:rPr>
                    <w:ins w:id="8712" w:author="Elias De Moraes Fernandes" w:date="2016-03-16T12:59:00Z"/>
                    <w:del w:id="87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14" w:author="Elias De Moraes Fernandes" w:date="2016-05-02T15:46:00Z">
              <w:tcPr>
                <w:tcW w:w="336" w:type="dxa"/>
              </w:tcPr>
            </w:tcPrChange>
          </w:tcPr>
          <w:p w14:paraId="2F6D6717" w14:textId="1560F1E0" w:rsidR="006D0AA3" w:rsidRPr="00996951" w:rsidDel="00DA24D0" w:rsidRDefault="006D0AA3" w:rsidP="00483240">
            <w:pPr>
              <w:spacing w:line="360" w:lineRule="auto"/>
              <w:rPr>
                <w:ins w:id="8715" w:author="Elias De Moraes Fernandes" w:date="2016-03-16T12:59:00Z"/>
                <w:del w:id="8716" w:author="Elias De Moraes Fernandes" w:date="2016-05-02T16:24:00Z"/>
                <w:rFonts w:ascii="Arial" w:hAnsi="Arial" w:cs="Arial"/>
                <w:rPrChange w:id="8717" w:author="Elias de Moraes Fernandes" w:date="2016-07-07T10:33:00Z">
                  <w:rPr>
                    <w:ins w:id="8718" w:author="Elias De Moraes Fernandes" w:date="2016-03-16T12:59:00Z"/>
                    <w:del w:id="87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2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18A8BD" w14:textId="432BCA22" w:rsidR="006D0AA3" w:rsidRPr="00996951" w:rsidDel="00DA24D0" w:rsidRDefault="006D0AA3" w:rsidP="00483240">
            <w:pPr>
              <w:spacing w:line="360" w:lineRule="auto"/>
              <w:rPr>
                <w:ins w:id="8721" w:author="Elias De Moraes Fernandes" w:date="2016-03-16T12:59:00Z"/>
                <w:del w:id="8722" w:author="Elias De Moraes Fernandes" w:date="2016-05-02T16:24:00Z"/>
                <w:rFonts w:ascii="Arial" w:hAnsi="Arial" w:cs="Arial"/>
                <w:rPrChange w:id="8723" w:author="Elias de Moraes Fernandes" w:date="2016-07-07T10:33:00Z">
                  <w:rPr>
                    <w:ins w:id="8724" w:author="Elias De Moraes Fernandes" w:date="2016-03-16T12:59:00Z"/>
                    <w:del w:id="87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26" w:author="Elias De Moraes Fernandes" w:date="2016-05-02T15:46:00Z">
              <w:tcPr>
                <w:tcW w:w="336" w:type="dxa"/>
              </w:tcPr>
            </w:tcPrChange>
          </w:tcPr>
          <w:p w14:paraId="340E03CC" w14:textId="01F65731" w:rsidR="006D0AA3" w:rsidRPr="00996951" w:rsidDel="00DA24D0" w:rsidRDefault="006D0AA3" w:rsidP="00483240">
            <w:pPr>
              <w:spacing w:line="360" w:lineRule="auto"/>
              <w:rPr>
                <w:ins w:id="8727" w:author="Elias De Moraes Fernandes" w:date="2016-03-16T12:59:00Z"/>
                <w:del w:id="8728" w:author="Elias De Moraes Fernandes" w:date="2016-05-02T16:24:00Z"/>
                <w:rFonts w:ascii="Arial" w:hAnsi="Arial" w:cs="Arial"/>
                <w:rPrChange w:id="8729" w:author="Elias de Moraes Fernandes" w:date="2016-07-07T10:33:00Z">
                  <w:rPr>
                    <w:ins w:id="8730" w:author="Elias De Moraes Fernandes" w:date="2016-03-16T12:59:00Z"/>
                    <w:del w:id="87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32" w:author="Elias De Moraes Fernandes" w:date="2016-05-02T15:46:00Z">
              <w:tcPr>
                <w:tcW w:w="336" w:type="dxa"/>
              </w:tcPr>
            </w:tcPrChange>
          </w:tcPr>
          <w:p w14:paraId="18B4783D" w14:textId="627BA84C" w:rsidR="006D0AA3" w:rsidRPr="00996951" w:rsidDel="00DA24D0" w:rsidRDefault="006D0AA3" w:rsidP="00483240">
            <w:pPr>
              <w:spacing w:line="360" w:lineRule="auto"/>
              <w:rPr>
                <w:ins w:id="8733" w:author="Elias De Moraes Fernandes" w:date="2016-03-16T12:59:00Z"/>
                <w:del w:id="8734" w:author="Elias De Moraes Fernandes" w:date="2016-05-02T16:24:00Z"/>
                <w:rFonts w:ascii="Arial" w:hAnsi="Arial" w:cs="Arial"/>
                <w:rPrChange w:id="8735" w:author="Elias de Moraes Fernandes" w:date="2016-07-07T10:33:00Z">
                  <w:rPr>
                    <w:ins w:id="8736" w:author="Elias De Moraes Fernandes" w:date="2016-03-16T12:59:00Z"/>
                    <w:del w:id="87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38" w:author="Elias De Moraes Fernandes" w:date="2016-05-02T15:46:00Z">
              <w:tcPr>
                <w:tcW w:w="336" w:type="dxa"/>
              </w:tcPr>
            </w:tcPrChange>
          </w:tcPr>
          <w:p w14:paraId="5E756871" w14:textId="3CF45FFA" w:rsidR="006D0AA3" w:rsidRPr="00996951" w:rsidDel="00DA24D0" w:rsidRDefault="006D0AA3" w:rsidP="00483240">
            <w:pPr>
              <w:spacing w:line="360" w:lineRule="auto"/>
              <w:rPr>
                <w:ins w:id="8739" w:author="Elias De Moraes Fernandes" w:date="2016-03-16T12:59:00Z"/>
                <w:del w:id="8740" w:author="Elias De Moraes Fernandes" w:date="2016-05-02T16:24:00Z"/>
                <w:rFonts w:ascii="Arial" w:hAnsi="Arial" w:cs="Arial"/>
                <w:rPrChange w:id="8741" w:author="Elias de Moraes Fernandes" w:date="2016-07-07T10:33:00Z">
                  <w:rPr>
                    <w:ins w:id="8742" w:author="Elias De Moraes Fernandes" w:date="2016-03-16T12:59:00Z"/>
                    <w:del w:id="87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4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9349E4D" w14:textId="0612C7AD" w:rsidR="006D0AA3" w:rsidRPr="00996951" w:rsidDel="00DA24D0" w:rsidRDefault="006D0AA3" w:rsidP="00483240">
            <w:pPr>
              <w:spacing w:line="360" w:lineRule="auto"/>
              <w:rPr>
                <w:ins w:id="8745" w:author="Elias De Moraes Fernandes" w:date="2016-03-16T12:59:00Z"/>
                <w:del w:id="8746" w:author="Elias De Moraes Fernandes" w:date="2016-05-02T16:24:00Z"/>
                <w:rFonts w:ascii="Arial" w:hAnsi="Arial" w:cs="Arial"/>
                <w:rPrChange w:id="8747" w:author="Elias de Moraes Fernandes" w:date="2016-07-07T10:33:00Z">
                  <w:rPr>
                    <w:ins w:id="8748" w:author="Elias De Moraes Fernandes" w:date="2016-03-16T12:59:00Z"/>
                    <w:del w:id="87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750" w:author="Elias De Moraes Fernandes" w:date="2016-05-02T15:46:00Z">
              <w:tcPr>
                <w:tcW w:w="336" w:type="dxa"/>
              </w:tcPr>
            </w:tcPrChange>
          </w:tcPr>
          <w:p w14:paraId="52A9D55A" w14:textId="1982E0C3" w:rsidR="006D0AA3" w:rsidRPr="00996951" w:rsidDel="00DA24D0" w:rsidRDefault="006D0AA3" w:rsidP="00483240">
            <w:pPr>
              <w:spacing w:line="360" w:lineRule="auto"/>
              <w:rPr>
                <w:ins w:id="8751" w:author="Elias De Moraes Fernandes" w:date="2016-03-16T12:59:00Z"/>
                <w:del w:id="8752" w:author="Elias De Moraes Fernandes" w:date="2016-05-02T16:24:00Z"/>
                <w:rFonts w:ascii="Arial" w:hAnsi="Arial" w:cs="Arial"/>
                <w:rPrChange w:id="8753" w:author="Elias de Moraes Fernandes" w:date="2016-07-07T10:33:00Z">
                  <w:rPr>
                    <w:ins w:id="8754" w:author="Elias De Moraes Fernandes" w:date="2016-03-16T12:59:00Z"/>
                    <w:del w:id="87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75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86AAE51" w14:textId="4CF5530F" w:rsidR="006D0AA3" w:rsidRPr="00996951" w:rsidDel="00DA24D0" w:rsidRDefault="006D0AA3" w:rsidP="00483240">
            <w:pPr>
              <w:spacing w:line="360" w:lineRule="auto"/>
              <w:rPr>
                <w:ins w:id="8757" w:author="Elias De Moraes Fernandes" w:date="2016-03-16T12:59:00Z"/>
                <w:del w:id="8758" w:author="Elias De Moraes Fernandes" w:date="2016-05-02T16:24:00Z"/>
                <w:rFonts w:ascii="Arial" w:hAnsi="Arial" w:cs="Arial"/>
                <w:rPrChange w:id="8759" w:author="Elias de Moraes Fernandes" w:date="2016-07-07T10:33:00Z">
                  <w:rPr>
                    <w:ins w:id="8760" w:author="Elias De Moraes Fernandes" w:date="2016-03-16T12:59:00Z"/>
                    <w:del w:id="87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8762" w:author="Elias De Moraes Fernandes" w:date="2016-05-02T15:46:00Z">
              <w:tcPr>
                <w:tcW w:w="336" w:type="dxa"/>
              </w:tcPr>
            </w:tcPrChange>
          </w:tcPr>
          <w:p w14:paraId="0FAE445A" w14:textId="7A804574" w:rsidR="006D0AA3" w:rsidRPr="00996951" w:rsidDel="00DA24D0" w:rsidRDefault="006D0AA3" w:rsidP="00483240">
            <w:pPr>
              <w:spacing w:line="360" w:lineRule="auto"/>
              <w:rPr>
                <w:ins w:id="8763" w:author="Elias De Moraes Fernandes" w:date="2016-03-16T12:59:00Z"/>
                <w:del w:id="8764" w:author="Elias De Moraes Fernandes" w:date="2016-05-02T16:24:00Z"/>
                <w:rFonts w:ascii="Arial" w:hAnsi="Arial" w:cs="Arial"/>
                <w:rPrChange w:id="8765" w:author="Elias de Moraes Fernandes" w:date="2016-07-07T10:33:00Z">
                  <w:rPr>
                    <w:ins w:id="8766" w:author="Elias De Moraes Fernandes" w:date="2016-03-16T12:59:00Z"/>
                    <w:del w:id="87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76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B80EBE4" w14:textId="562E3381" w:rsidR="006D0AA3" w:rsidRPr="00996951" w:rsidDel="00DA24D0" w:rsidRDefault="006D0AA3" w:rsidP="00483240">
            <w:pPr>
              <w:spacing w:line="360" w:lineRule="auto"/>
              <w:rPr>
                <w:ins w:id="8769" w:author="Elias De Moraes Fernandes" w:date="2016-03-16T12:59:00Z"/>
                <w:del w:id="8770" w:author="Elias De Moraes Fernandes" w:date="2016-05-02T16:24:00Z"/>
                <w:rFonts w:ascii="Arial" w:hAnsi="Arial" w:cs="Arial"/>
                <w:rPrChange w:id="8771" w:author="Elias de Moraes Fernandes" w:date="2016-07-07T10:33:00Z">
                  <w:rPr>
                    <w:ins w:id="8772" w:author="Elias De Moraes Fernandes" w:date="2016-03-16T12:59:00Z"/>
                    <w:del w:id="8773" w:author="Elias De Moraes Fernandes" w:date="2016-05-02T16:24:00Z"/>
                    <w:rFonts w:cs="Arial"/>
                  </w:rPr>
                </w:rPrChange>
              </w:rPr>
            </w:pPr>
            <w:ins w:id="8774" w:author="Elias De Moraes Fernandes" w:date="2016-03-16T13:10:00Z">
              <w:del w:id="8775" w:author="Elias De Moraes Fernandes" w:date="2016-05-02T16:24:00Z">
                <w:r w:rsidRPr="00996951" w:rsidDel="00DA24D0">
                  <w:rPr>
                    <w:rFonts w:ascii="Arial" w:hAnsi="Arial" w:cs="Arial"/>
                    <w:rPrChange w:id="8776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8777" w:author="Elias De Moraes Fernandes" w:date="2016-05-02T15:46:00Z">
              <w:tcPr>
                <w:tcW w:w="1940" w:type="dxa"/>
              </w:tcPr>
            </w:tcPrChange>
          </w:tcPr>
          <w:p w14:paraId="0BE65057" w14:textId="12C70777" w:rsidR="006D0AA3" w:rsidRPr="00996951" w:rsidDel="00DA24D0" w:rsidRDefault="006D0AA3" w:rsidP="00483240">
            <w:pPr>
              <w:spacing w:line="360" w:lineRule="auto"/>
              <w:rPr>
                <w:ins w:id="8778" w:author="Elias De Moraes Fernandes" w:date="2016-03-16T12:59:00Z"/>
                <w:del w:id="8779" w:author="Elias De Moraes Fernandes" w:date="2016-05-02T16:24:00Z"/>
                <w:rFonts w:ascii="Arial" w:hAnsi="Arial" w:cs="Arial"/>
                <w:rPrChange w:id="8780" w:author="Elias de Moraes Fernandes" w:date="2016-07-07T10:33:00Z">
                  <w:rPr>
                    <w:ins w:id="8781" w:author="Elias De Moraes Fernandes" w:date="2016-03-16T12:59:00Z"/>
                    <w:del w:id="8782" w:author="Elias De Moraes Fernandes" w:date="2016-05-02T16:24:00Z"/>
                    <w:rFonts w:cs="Arial"/>
                  </w:rPr>
                </w:rPrChange>
              </w:rPr>
            </w:pPr>
            <w:ins w:id="8783" w:author="Elias De Moraes Fernandes" w:date="2016-03-16T13:10:00Z">
              <w:del w:id="8784" w:author="Elias De Moraes Fernandes" w:date="2016-05-02T14:57:00Z">
                <w:r w:rsidRPr="00996951" w:rsidDel="00B846E6">
                  <w:rPr>
                    <w:rFonts w:ascii="Arial" w:hAnsi="Arial" w:cs="Arial"/>
                    <w:rPrChange w:id="8785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6D0AA3" w:rsidRPr="00996951" w:rsidDel="00DA24D0" w14:paraId="0C6E8205" w14:textId="31072A47" w:rsidTr="00593C0C">
        <w:tblPrEx>
          <w:tblPrExChange w:id="8786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ins w:id="8787" w:author="Elias De Moraes Fernandes" w:date="2016-03-16T13:08:00Z"/>
          <w:del w:id="8788" w:author="Elias De Moraes Fernandes" w:date="2016-05-02T16:24:00Z"/>
          <w:trPrChange w:id="8789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8790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AEDCC62" w14:textId="7CEC2826" w:rsidR="006D0AA3" w:rsidRPr="00996951" w:rsidDel="00DA24D0" w:rsidRDefault="006D0AA3" w:rsidP="00483240">
            <w:pPr>
              <w:pStyle w:val="CronogramaParagrafo"/>
              <w:rPr>
                <w:ins w:id="8791" w:author="Elias De Moraes Fernandes" w:date="2016-03-16T13:08:00Z"/>
                <w:del w:id="8792" w:author="Elias De Moraes Fernandes" w:date="2016-05-02T16:24:00Z"/>
                <w:rFonts w:ascii="Arial" w:hAnsi="Arial"/>
                <w:rPrChange w:id="8793" w:author="Elias de Moraes Fernandes" w:date="2016-07-07T10:33:00Z">
                  <w:rPr>
                    <w:ins w:id="8794" w:author="Elias De Moraes Fernandes" w:date="2016-03-16T13:08:00Z"/>
                    <w:del w:id="8795" w:author="Elias De Moraes Fernandes" w:date="2016-05-02T16:24:00Z"/>
                  </w:rPr>
                </w:rPrChange>
              </w:rPr>
            </w:pPr>
            <w:ins w:id="8796" w:author="Elias De Moraes Fernandes" w:date="2016-03-16T13:10:00Z">
              <w:del w:id="8797" w:author="Elias De Moraes Fernandes" w:date="2016-05-02T16:24:00Z">
                <w:r w:rsidRPr="00996951" w:rsidDel="00DA24D0">
                  <w:rPr>
                    <w:rFonts w:ascii="Arial" w:hAnsi="Arial"/>
                    <w:rPrChange w:id="8798" w:author="Elias de Moraes Fernandes" w:date="2016-07-07T10:33:00Z">
                      <w:rPr/>
                    </w:rPrChange>
                  </w:rPr>
                  <w:delText>Implementar inimigos</w:delText>
                </w:r>
              </w:del>
            </w:ins>
          </w:p>
        </w:tc>
        <w:tc>
          <w:tcPr>
            <w:tcW w:w="337" w:type="dxa"/>
            <w:tcPrChange w:id="8799" w:author="Elias De Moraes Fernandes" w:date="2016-05-02T15:46:00Z">
              <w:tcPr>
                <w:tcW w:w="337" w:type="dxa"/>
              </w:tcPr>
            </w:tcPrChange>
          </w:tcPr>
          <w:p w14:paraId="2FC68752" w14:textId="0ACD330B" w:rsidR="006D0AA3" w:rsidRPr="00996951" w:rsidDel="00DA24D0" w:rsidRDefault="006D0AA3" w:rsidP="00483240">
            <w:pPr>
              <w:spacing w:line="360" w:lineRule="auto"/>
              <w:rPr>
                <w:ins w:id="8800" w:author="Elias De Moraes Fernandes" w:date="2016-03-16T13:08:00Z"/>
                <w:del w:id="8801" w:author="Elias De Moraes Fernandes" w:date="2016-05-02T16:24:00Z"/>
                <w:rFonts w:ascii="Arial" w:hAnsi="Arial" w:cs="Arial"/>
                <w:rPrChange w:id="8802" w:author="Elias de Moraes Fernandes" w:date="2016-07-07T10:33:00Z">
                  <w:rPr>
                    <w:ins w:id="8803" w:author="Elias De Moraes Fernandes" w:date="2016-03-16T13:08:00Z"/>
                    <w:del w:id="88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805" w:author="Elias De Moraes Fernandes" w:date="2016-05-02T15:46:00Z">
              <w:tcPr>
                <w:tcW w:w="340" w:type="dxa"/>
              </w:tcPr>
            </w:tcPrChange>
          </w:tcPr>
          <w:p w14:paraId="6E4225B6" w14:textId="7D2BDC92" w:rsidR="006D0AA3" w:rsidRPr="00996951" w:rsidDel="00DA24D0" w:rsidRDefault="006D0AA3" w:rsidP="00483240">
            <w:pPr>
              <w:spacing w:line="360" w:lineRule="auto"/>
              <w:rPr>
                <w:ins w:id="8806" w:author="Elias De Moraes Fernandes" w:date="2016-03-16T13:08:00Z"/>
                <w:del w:id="8807" w:author="Elias De Moraes Fernandes" w:date="2016-05-02T16:24:00Z"/>
                <w:rFonts w:ascii="Arial" w:hAnsi="Arial" w:cs="Arial"/>
                <w:rPrChange w:id="8808" w:author="Elias de Moraes Fernandes" w:date="2016-07-07T10:33:00Z">
                  <w:rPr>
                    <w:ins w:id="8809" w:author="Elias De Moraes Fernandes" w:date="2016-03-16T13:08:00Z"/>
                    <w:del w:id="88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811" w:author="Elias De Moraes Fernandes" w:date="2016-05-02T15:46:00Z">
              <w:tcPr>
                <w:tcW w:w="337" w:type="dxa"/>
              </w:tcPr>
            </w:tcPrChange>
          </w:tcPr>
          <w:p w14:paraId="7AAD978C" w14:textId="16B9DA5B" w:rsidR="006D0AA3" w:rsidRPr="00996951" w:rsidDel="00DA24D0" w:rsidRDefault="006D0AA3" w:rsidP="00483240">
            <w:pPr>
              <w:spacing w:line="360" w:lineRule="auto"/>
              <w:rPr>
                <w:ins w:id="8812" w:author="Elias De Moraes Fernandes" w:date="2016-03-16T13:08:00Z"/>
                <w:del w:id="8813" w:author="Elias De Moraes Fernandes" w:date="2016-05-02T16:24:00Z"/>
                <w:rFonts w:ascii="Arial" w:hAnsi="Arial" w:cs="Arial"/>
                <w:rPrChange w:id="8814" w:author="Elias de Moraes Fernandes" w:date="2016-07-07T10:33:00Z">
                  <w:rPr>
                    <w:ins w:id="8815" w:author="Elias De Moraes Fernandes" w:date="2016-03-16T13:08:00Z"/>
                    <w:del w:id="88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817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709BCD5E" w14:textId="72FA9EB6" w:rsidR="006D0AA3" w:rsidRPr="00996951" w:rsidDel="00DA24D0" w:rsidRDefault="006D0AA3" w:rsidP="00483240">
            <w:pPr>
              <w:spacing w:line="360" w:lineRule="auto"/>
              <w:rPr>
                <w:ins w:id="8818" w:author="Elias De Moraes Fernandes" w:date="2016-03-16T13:08:00Z"/>
                <w:del w:id="8819" w:author="Elias De Moraes Fernandes" w:date="2016-05-02T16:24:00Z"/>
                <w:rFonts w:ascii="Arial" w:hAnsi="Arial" w:cs="Arial"/>
                <w:rPrChange w:id="8820" w:author="Elias de Moraes Fernandes" w:date="2016-07-07T10:33:00Z">
                  <w:rPr>
                    <w:ins w:id="8821" w:author="Elias De Moraes Fernandes" w:date="2016-03-16T13:08:00Z"/>
                    <w:del w:id="88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82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4228490" w14:textId="13A79B2A" w:rsidR="006D0AA3" w:rsidRPr="00996951" w:rsidDel="00DA24D0" w:rsidRDefault="006D0AA3" w:rsidP="00483240">
            <w:pPr>
              <w:spacing w:line="360" w:lineRule="auto"/>
              <w:rPr>
                <w:ins w:id="8824" w:author="Elias De Moraes Fernandes" w:date="2016-03-16T13:08:00Z"/>
                <w:del w:id="8825" w:author="Elias De Moraes Fernandes" w:date="2016-05-02T16:24:00Z"/>
                <w:rFonts w:ascii="Arial" w:hAnsi="Arial" w:cs="Arial"/>
                <w:rPrChange w:id="8826" w:author="Elias de Moraes Fernandes" w:date="2016-07-07T10:33:00Z">
                  <w:rPr>
                    <w:ins w:id="8827" w:author="Elias De Moraes Fernandes" w:date="2016-03-16T13:08:00Z"/>
                    <w:del w:id="88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829" w:author="Elias De Moraes Fernandes" w:date="2016-05-02T15:46:00Z">
              <w:tcPr>
                <w:tcW w:w="334" w:type="dxa"/>
              </w:tcPr>
            </w:tcPrChange>
          </w:tcPr>
          <w:p w14:paraId="5B445410" w14:textId="1FF8553B" w:rsidR="006D0AA3" w:rsidRPr="00996951" w:rsidDel="00DA24D0" w:rsidRDefault="006D0AA3" w:rsidP="00483240">
            <w:pPr>
              <w:spacing w:line="360" w:lineRule="auto"/>
              <w:rPr>
                <w:ins w:id="8830" w:author="Elias De Moraes Fernandes" w:date="2016-03-16T13:08:00Z"/>
                <w:del w:id="8831" w:author="Elias De Moraes Fernandes" w:date="2016-05-02T16:24:00Z"/>
                <w:rFonts w:ascii="Arial" w:hAnsi="Arial" w:cs="Arial"/>
                <w:rPrChange w:id="8832" w:author="Elias de Moraes Fernandes" w:date="2016-07-07T10:33:00Z">
                  <w:rPr>
                    <w:ins w:id="8833" w:author="Elias De Moraes Fernandes" w:date="2016-03-16T13:08:00Z"/>
                    <w:del w:id="88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35" w:author="Elias De Moraes Fernandes" w:date="2016-05-02T15:46:00Z">
              <w:tcPr>
                <w:tcW w:w="336" w:type="dxa"/>
              </w:tcPr>
            </w:tcPrChange>
          </w:tcPr>
          <w:p w14:paraId="6759DC27" w14:textId="14EA6A0A" w:rsidR="006D0AA3" w:rsidRPr="00996951" w:rsidDel="00DA24D0" w:rsidRDefault="006D0AA3" w:rsidP="00483240">
            <w:pPr>
              <w:spacing w:line="360" w:lineRule="auto"/>
              <w:rPr>
                <w:ins w:id="8836" w:author="Elias De Moraes Fernandes" w:date="2016-03-16T13:08:00Z"/>
                <w:del w:id="8837" w:author="Elias De Moraes Fernandes" w:date="2016-05-02T16:24:00Z"/>
                <w:rFonts w:ascii="Arial" w:hAnsi="Arial" w:cs="Arial"/>
                <w:rPrChange w:id="8838" w:author="Elias de Moraes Fernandes" w:date="2016-07-07T10:33:00Z">
                  <w:rPr>
                    <w:ins w:id="8839" w:author="Elias De Moraes Fernandes" w:date="2016-03-16T13:08:00Z"/>
                    <w:del w:id="88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4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D5FA50C" w14:textId="7FF2BE8C" w:rsidR="006D0AA3" w:rsidRPr="00996951" w:rsidDel="00DA24D0" w:rsidRDefault="006D0AA3" w:rsidP="00483240">
            <w:pPr>
              <w:spacing w:line="360" w:lineRule="auto"/>
              <w:rPr>
                <w:ins w:id="8842" w:author="Elias De Moraes Fernandes" w:date="2016-03-16T13:08:00Z"/>
                <w:del w:id="8843" w:author="Elias De Moraes Fernandes" w:date="2016-05-02T16:24:00Z"/>
                <w:rFonts w:ascii="Arial" w:hAnsi="Arial" w:cs="Arial"/>
                <w:rPrChange w:id="8844" w:author="Elias de Moraes Fernandes" w:date="2016-07-07T10:33:00Z">
                  <w:rPr>
                    <w:ins w:id="8845" w:author="Elias De Moraes Fernandes" w:date="2016-03-16T13:08:00Z"/>
                    <w:del w:id="88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47" w:author="Elias De Moraes Fernandes" w:date="2016-05-02T15:46:00Z">
              <w:tcPr>
                <w:tcW w:w="336" w:type="dxa"/>
              </w:tcPr>
            </w:tcPrChange>
          </w:tcPr>
          <w:p w14:paraId="594BB83E" w14:textId="1E84F48D" w:rsidR="006D0AA3" w:rsidRPr="00996951" w:rsidDel="00DA24D0" w:rsidRDefault="006D0AA3" w:rsidP="00483240">
            <w:pPr>
              <w:spacing w:line="360" w:lineRule="auto"/>
              <w:rPr>
                <w:ins w:id="8848" w:author="Elias De Moraes Fernandes" w:date="2016-03-16T13:08:00Z"/>
                <w:del w:id="8849" w:author="Elias De Moraes Fernandes" w:date="2016-05-02T16:24:00Z"/>
                <w:rFonts w:ascii="Arial" w:hAnsi="Arial" w:cs="Arial"/>
                <w:rPrChange w:id="8850" w:author="Elias de Moraes Fernandes" w:date="2016-07-07T10:33:00Z">
                  <w:rPr>
                    <w:ins w:id="8851" w:author="Elias De Moraes Fernandes" w:date="2016-03-16T13:08:00Z"/>
                    <w:del w:id="88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53" w:author="Elias De Moraes Fernandes" w:date="2016-05-02T15:46:00Z">
              <w:tcPr>
                <w:tcW w:w="336" w:type="dxa"/>
              </w:tcPr>
            </w:tcPrChange>
          </w:tcPr>
          <w:p w14:paraId="48E7F82B" w14:textId="6DA68A14" w:rsidR="006D0AA3" w:rsidRPr="00996951" w:rsidDel="00DA24D0" w:rsidRDefault="006D0AA3" w:rsidP="00483240">
            <w:pPr>
              <w:spacing w:line="360" w:lineRule="auto"/>
              <w:rPr>
                <w:ins w:id="8854" w:author="Elias De Moraes Fernandes" w:date="2016-03-16T13:08:00Z"/>
                <w:del w:id="8855" w:author="Elias De Moraes Fernandes" w:date="2016-05-02T16:24:00Z"/>
                <w:rFonts w:ascii="Arial" w:hAnsi="Arial" w:cs="Arial"/>
                <w:rPrChange w:id="8856" w:author="Elias de Moraes Fernandes" w:date="2016-07-07T10:33:00Z">
                  <w:rPr>
                    <w:ins w:id="8857" w:author="Elias De Moraes Fernandes" w:date="2016-03-16T13:08:00Z"/>
                    <w:del w:id="88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59" w:author="Elias De Moraes Fernandes" w:date="2016-05-02T15:46:00Z">
              <w:tcPr>
                <w:tcW w:w="336" w:type="dxa"/>
              </w:tcPr>
            </w:tcPrChange>
          </w:tcPr>
          <w:p w14:paraId="062854B4" w14:textId="290C1EB3" w:rsidR="006D0AA3" w:rsidRPr="00996951" w:rsidDel="00DA24D0" w:rsidRDefault="006D0AA3" w:rsidP="00483240">
            <w:pPr>
              <w:spacing w:line="360" w:lineRule="auto"/>
              <w:rPr>
                <w:ins w:id="8860" w:author="Elias De Moraes Fernandes" w:date="2016-03-16T13:08:00Z"/>
                <w:del w:id="8861" w:author="Elias De Moraes Fernandes" w:date="2016-05-02T16:24:00Z"/>
                <w:rFonts w:ascii="Arial" w:hAnsi="Arial" w:cs="Arial"/>
                <w:rPrChange w:id="8862" w:author="Elias de Moraes Fernandes" w:date="2016-07-07T10:33:00Z">
                  <w:rPr>
                    <w:ins w:id="8863" w:author="Elias De Moraes Fernandes" w:date="2016-03-16T13:08:00Z"/>
                    <w:del w:id="88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6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4463104" w14:textId="51026F33" w:rsidR="006D0AA3" w:rsidRPr="00996951" w:rsidDel="00DA24D0" w:rsidRDefault="006D0AA3" w:rsidP="00483240">
            <w:pPr>
              <w:spacing w:line="360" w:lineRule="auto"/>
              <w:rPr>
                <w:ins w:id="8866" w:author="Elias De Moraes Fernandes" w:date="2016-03-16T13:08:00Z"/>
                <w:del w:id="8867" w:author="Elias De Moraes Fernandes" w:date="2016-05-02T16:24:00Z"/>
                <w:rFonts w:ascii="Arial" w:hAnsi="Arial" w:cs="Arial"/>
                <w:rPrChange w:id="8868" w:author="Elias de Moraes Fernandes" w:date="2016-07-07T10:33:00Z">
                  <w:rPr>
                    <w:ins w:id="8869" w:author="Elias De Moraes Fernandes" w:date="2016-03-16T13:08:00Z"/>
                    <w:del w:id="88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871" w:author="Elias De Moraes Fernandes" w:date="2016-05-02T15:46:00Z">
              <w:tcPr>
                <w:tcW w:w="336" w:type="dxa"/>
              </w:tcPr>
            </w:tcPrChange>
          </w:tcPr>
          <w:p w14:paraId="23D34610" w14:textId="6570DDE1" w:rsidR="006D0AA3" w:rsidRPr="00996951" w:rsidDel="00DA24D0" w:rsidRDefault="006D0AA3" w:rsidP="00483240">
            <w:pPr>
              <w:spacing w:line="360" w:lineRule="auto"/>
              <w:rPr>
                <w:ins w:id="8872" w:author="Elias De Moraes Fernandes" w:date="2016-03-16T13:08:00Z"/>
                <w:del w:id="8873" w:author="Elias De Moraes Fernandes" w:date="2016-05-02T16:24:00Z"/>
                <w:rFonts w:ascii="Arial" w:hAnsi="Arial" w:cs="Arial"/>
                <w:rPrChange w:id="8874" w:author="Elias de Moraes Fernandes" w:date="2016-07-07T10:33:00Z">
                  <w:rPr>
                    <w:ins w:id="8875" w:author="Elias De Moraes Fernandes" w:date="2016-03-16T13:08:00Z"/>
                    <w:del w:id="88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87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B33A4F5" w14:textId="35FCDF39" w:rsidR="006D0AA3" w:rsidRPr="00996951" w:rsidDel="00DA24D0" w:rsidRDefault="006D0AA3" w:rsidP="00483240">
            <w:pPr>
              <w:spacing w:line="360" w:lineRule="auto"/>
              <w:rPr>
                <w:ins w:id="8878" w:author="Elias De Moraes Fernandes" w:date="2016-03-16T13:08:00Z"/>
                <w:del w:id="8879" w:author="Elias De Moraes Fernandes" w:date="2016-05-02T16:24:00Z"/>
                <w:rFonts w:ascii="Arial" w:hAnsi="Arial" w:cs="Arial"/>
                <w:rPrChange w:id="8880" w:author="Elias de Moraes Fernandes" w:date="2016-07-07T10:33:00Z">
                  <w:rPr>
                    <w:ins w:id="8881" w:author="Elias De Moraes Fernandes" w:date="2016-03-16T13:08:00Z"/>
                    <w:del w:id="88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8883" w:author="Elias De Moraes Fernandes" w:date="2016-05-02T15:46:00Z">
              <w:tcPr>
                <w:tcW w:w="336" w:type="dxa"/>
              </w:tcPr>
            </w:tcPrChange>
          </w:tcPr>
          <w:p w14:paraId="074C4058" w14:textId="410C696B" w:rsidR="006D0AA3" w:rsidRPr="00996951" w:rsidDel="00DA24D0" w:rsidRDefault="006D0AA3" w:rsidP="00483240">
            <w:pPr>
              <w:spacing w:line="360" w:lineRule="auto"/>
              <w:rPr>
                <w:ins w:id="8884" w:author="Elias De Moraes Fernandes" w:date="2016-03-16T13:08:00Z"/>
                <w:del w:id="8885" w:author="Elias De Moraes Fernandes" w:date="2016-05-02T16:24:00Z"/>
                <w:rFonts w:ascii="Arial" w:hAnsi="Arial" w:cs="Arial"/>
                <w:rPrChange w:id="8886" w:author="Elias de Moraes Fernandes" w:date="2016-07-07T10:33:00Z">
                  <w:rPr>
                    <w:ins w:id="8887" w:author="Elias De Moraes Fernandes" w:date="2016-03-16T13:08:00Z"/>
                    <w:del w:id="888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88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4D34D5" w14:textId="53588D10" w:rsidR="006D0AA3" w:rsidRPr="00996951" w:rsidDel="00DA24D0" w:rsidRDefault="006D0AA3" w:rsidP="00483240">
            <w:pPr>
              <w:spacing w:line="360" w:lineRule="auto"/>
              <w:rPr>
                <w:ins w:id="8890" w:author="Elias De Moraes Fernandes" w:date="2016-03-16T13:08:00Z"/>
                <w:del w:id="8891" w:author="Elias De Moraes Fernandes" w:date="2016-05-02T16:24:00Z"/>
                <w:rFonts w:ascii="Arial" w:hAnsi="Arial" w:cs="Arial"/>
                <w:rPrChange w:id="8892" w:author="Elias de Moraes Fernandes" w:date="2016-07-07T10:33:00Z">
                  <w:rPr>
                    <w:ins w:id="8893" w:author="Elias De Moraes Fernandes" w:date="2016-03-16T13:08:00Z"/>
                    <w:del w:id="8894" w:author="Elias De Moraes Fernandes" w:date="2016-05-02T16:24:00Z"/>
                    <w:rFonts w:cs="Arial"/>
                  </w:rPr>
                </w:rPrChange>
              </w:rPr>
            </w:pPr>
            <w:ins w:id="8895" w:author="Elias De Moraes Fernandes" w:date="2016-03-16T13:10:00Z">
              <w:del w:id="8896" w:author="Elias De Moraes Fernandes" w:date="2016-05-02T16:24:00Z">
                <w:r w:rsidRPr="00996951" w:rsidDel="00DA24D0">
                  <w:rPr>
                    <w:rFonts w:ascii="Arial" w:hAnsi="Arial" w:cs="Arial"/>
                    <w:rPrChange w:id="8897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8898" w:author="Elias De Moraes Fernandes" w:date="2016-05-02T15:46:00Z">
              <w:tcPr>
                <w:tcW w:w="1940" w:type="dxa"/>
              </w:tcPr>
            </w:tcPrChange>
          </w:tcPr>
          <w:p w14:paraId="13F08016" w14:textId="36533438" w:rsidR="006D0AA3" w:rsidRPr="00996951" w:rsidDel="00DA24D0" w:rsidRDefault="006D0AA3" w:rsidP="00483240">
            <w:pPr>
              <w:spacing w:line="360" w:lineRule="auto"/>
              <w:rPr>
                <w:ins w:id="8899" w:author="Elias De Moraes Fernandes" w:date="2016-03-16T13:08:00Z"/>
                <w:del w:id="8900" w:author="Elias De Moraes Fernandes" w:date="2016-05-02T16:24:00Z"/>
                <w:rFonts w:ascii="Arial" w:hAnsi="Arial" w:cs="Arial"/>
                <w:rPrChange w:id="8901" w:author="Elias de Moraes Fernandes" w:date="2016-07-07T10:33:00Z">
                  <w:rPr>
                    <w:ins w:id="8902" w:author="Elias De Moraes Fernandes" w:date="2016-03-16T13:08:00Z"/>
                    <w:del w:id="8903" w:author="Elias De Moraes Fernandes" w:date="2016-05-02T16:24:00Z"/>
                    <w:rFonts w:cs="Arial"/>
                  </w:rPr>
                </w:rPrChange>
              </w:rPr>
            </w:pPr>
            <w:ins w:id="8904" w:author="Elias De Moraes Fernandes" w:date="2016-03-16T13:10:00Z">
              <w:del w:id="8905" w:author="Elias De Moraes Fernandes" w:date="2016-05-02T14:56:00Z">
                <w:r w:rsidRPr="00996951" w:rsidDel="00B846E6">
                  <w:rPr>
                    <w:rFonts w:ascii="Arial" w:hAnsi="Arial" w:cs="Arial"/>
                    <w:rPrChange w:id="8906" w:author="Elias de Moraes Fernandes" w:date="2016-07-07T10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6D0AA3" w:rsidRPr="00996951" w:rsidDel="00DA24D0" w14:paraId="23CEBBD1" w14:textId="6B0FEDF2" w:rsidTr="00593C0C">
        <w:tblPrEx>
          <w:tblPrExChange w:id="890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8908" w:author="Elias De Moraes Fernandes" w:date="2016-03-16T13:09:00Z"/>
          <w:del w:id="8909" w:author="Elias De Moraes Fernandes" w:date="2016-05-02T16:24:00Z"/>
          <w:trPrChange w:id="8910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8911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5CEF7EC" w14:textId="7AEDA8C7" w:rsidR="006D0AA3" w:rsidRPr="00996951" w:rsidDel="00DA24D0" w:rsidRDefault="006D0AA3" w:rsidP="00483240">
            <w:pPr>
              <w:pStyle w:val="CronogramaParagrafo"/>
              <w:rPr>
                <w:ins w:id="8912" w:author="Elias De Moraes Fernandes" w:date="2016-03-16T13:09:00Z"/>
                <w:del w:id="8913" w:author="Elias De Moraes Fernandes" w:date="2016-05-02T16:24:00Z"/>
                <w:rFonts w:ascii="Arial" w:hAnsi="Arial"/>
                <w:rPrChange w:id="8914" w:author="Elias de Moraes Fernandes" w:date="2016-07-07T10:33:00Z">
                  <w:rPr>
                    <w:ins w:id="8915" w:author="Elias De Moraes Fernandes" w:date="2016-03-16T13:09:00Z"/>
                    <w:del w:id="8916" w:author="Elias De Moraes Fernandes" w:date="2016-05-02T16:24:00Z"/>
                  </w:rPr>
                </w:rPrChange>
              </w:rPr>
            </w:pPr>
            <w:ins w:id="8917" w:author="Elias De Moraes Fernandes" w:date="2016-03-16T13:09:00Z">
              <w:del w:id="8918" w:author="Elias De Moraes Fernandes" w:date="2016-05-02T16:24:00Z">
                <w:r w:rsidRPr="00996951" w:rsidDel="00DA24D0">
                  <w:rPr>
                    <w:rFonts w:ascii="Arial" w:hAnsi="Arial"/>
                    <w:rPrChange w:id="8919" w:author="Elias de Moraes Fernandes" w:date="2016-07-07T10:33:00Z">
                      <w:rPr/>
                    </w:rPrChange>
                  </w:rPr>
                  <w:delText>Testes Iniciais</w:delText>
                </w:r>
              </w:del>
            </w:ins>
          </w:p>
        </w:tc>
        <w:tc>
          <w:tcPr>
            <w:tcW w:w="337" w:type="dxa"/>
            <w:tcPrChange w:id="8920" w:author="Elias De Moraes Fernandes" w:date="2016-05-02T15:46:00Z">
              <w:tcPr>
                <w:tcW w:w="337" w:type="dxa"/>
              </w:tcPr>
            </w:tcPrChange>
          </w:tcPr>
          <w:p w14:paraId="4009D1C1" w14:textId="0A70C2F9" w:rsidR="006D0AA3" w:rsidRPr="00996951" w:rsidDel="00DA24D0" w:rsidRDefault="006D0AA3" w:rsidP="00483240">
            <w:pPr>
              <w:spacing w:line="360" w:lineRule="auto"/>
              <w:rPr>
                <w:ins w:id="8921" w:author="Elias De Moraes Fernandes" w:date="2016-03-16T13:09:00Z"/>
                <w:del w:id="8922" w:author="Elias De Moraes Fernandes" w:date="2016-05-02T16:24:00Z"/>
                <w:rFonts w:ascii="Arial" w:hAnsi="Arial" w:cs="Arial"/>
                <w:rPrChange w:id="8923" w:author="Elias de Moraes Fernandes" w:date="2016-07-07T10:33:00Z">
                  <w:rPr>
                    <w:ins w:id="8924" w:author="Elias De Moraes Fernandes" w:date="2016-03-16T13:09:00Z"/>
                    <w:del w:id="89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8926" w:author="Elias De Moraes Fernandes" w:date="2016-05-02T15:46:00Z">
              <w:tcPr>
                <w:tcW w:w="340" w:type="dxa"/>
              </w:tcPr>
            </w:tcPrChange>
          </w:tcPr>
          <w:p w14:paraId="53C0BBB8" w14:textId="22F4747E" w:rsidR="006D0AA3" w:rsidRPr="00996951" w:rsidDel="00DA24D0" w:rsidRDefault="006D0AA3" w:rsidP="00483240">
            <w:pPr>
              <w:spacing w:line="360" w:lineRule="auto"/>
              <w:rPr>
                <w:ins w:id="8927" w:author="Elias De Moraes Fernandes" w:date="2016-03-16T13:09:00Z"/>
                <w:del w:id="8928" w:author="Elias De Moraes Fernandes" w:date="2016-05-02T16:24:00Z"/>
                <w:rFonts w:ascii="Arial" w:hAnsi="Arial" w:cs="Arial"/>
                <w:rPrChange w:id="8929" w:author="Elias de Moraes Fernandes" w:date="2016-07-07T10:33:00Z">
                  <w:rPr>
                    <w:ins w:id="8930" w:author="Elias De Moraes Fernandes" w:date="2016-03-16T13:09:00Z"/>
                    <w:del w:id="89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8932" w:author="Elias De Moraes Fernandes" w:date="2016-05-02T15:46:00Z">
              <w:tcPr>
                <w:tcW w:w="337" w:type="dxa"/>
              </w:tcPr>
            </w:tcPrChange>
          </w:tcPr>
          <w:p w14:paraId="23EE5D2F" w14:textId="1725DBCB" w:rsidR="006D0AA3" w:rsidRPr="00996951" w:rsidDel="00DA24D0" w:rsidRDefault="006D0AA3" w:rsidP="00483240">
            <w:pPr>
              <w:spacing w:line="360" w:lineRule="auto"/>
              <w:rPr>
                <w:ins w:id="8933" w:author="Elias De Moraes Fernandes" w:date="2016-03-16T13:09:00Z"/>
                <w:del w:id="8934" w:author="Elias De Moraes Fernandes" w:date="2016-05-02T16:24:00Z"/>
                <w:rFonts w:ascii="Arial" w:hAnsi="Arial" w:cs="Arial"/>
                <w:rPrChange w:id="8935" w:author="Elias de Moraes Fernandes" w:date="2016-07-07T10:33:00Z">
                  <w:rPr>
                    <w:ins w:id="8936" w:author="Elias De Moraes Fernandes" w:date="2016-03-16T13:09:00Z"/>
                    <w:del w:id="89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893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A7997AA" w14:textId="226DC24E" w:rsidR="006D0AA3" w:rsidRPr="00996951" w:rsidDel="00DA24D0" w:rsidRDefault="006D0AA3" w:rsidP="00483240">
            <w:pPr>
              <w:spacing w:line="360" w:lineRule="auto"/>
              <w:rPr>
                <w:ins w:id="8939" w:author="Elias De Moraes Fernandes" w:date="2016-03-16T13:09:00Z"/>
                <w:del w:id="8940" w:author="Elias De Moraes Fernandes" w:date="2016-05-02T16:24:00Z"/>
                <w:rFonts w:ascii="Arial" w:hAnsi="Arial" w:cs="Arial"/>
                <w:rPrChange w:id="8941" w:author="Elias de Moraes Fernandes" w:date="2016-07-07T10:33:00Z">
                  <w:rPr>
                    <w:ins w:id="8942" w:author="Elias De Moraes Fernandes" w:date="2016-03-16T13:09:00Z"/>
                    <w:del w:id="89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8944" w:author="Elias De Moraes Fernandes" w:date="2016-05-02T15:46:00Z">
              <w:tcPr>
                <w:tcW w:w="321" w:type="dxa"/>
              </w:tcPr>
            </w:tcPrChange>
          </w:tcPr>
          <w:p w14:paraId="75BC0216" w14:textId="67C3EFB8" w:rsidR="006D0AA3" w:rsidRPr="00996951" w:rsidDel="00DA24D0" w:rsidRDefault="006D0AA3" w:rsidP="00483240">
            <w:pPr>
              <w:spacing w:line="360" w:lineRule="auto"/>
              <w:rPr>
                <w:ins w:id="8945" w:author="Elias De Moraes Fernandes" w:date="2016-03-16T13:09:00Z"/>
                <w:del w:id="8946" w:author="Elias De Moraes Fernandes" w:date="2016-05-02T16:24:00Z"/>
                <w:rFonts w:ascii="Arial" w:hAnsi="Arial" w:cs="Arial"/>
                <w:rPrChange w:id="8947" w:author="Elias de Moraes Fernandes" w:date="2016-07-07T10:33:00Z">
                  <w:rPr>
                    <w:ins w:id="8948" w:author="Elias De Moraes Fernandes" w:date="2016-03-16T13:09:00Z"/>
                    <w:del w:id="89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8950" w:author="Elias De Moraes Fernandes" w:date="2016-05-02T15:46:00Z">
              <w:tcPr>
                <w:tcW w:w="334" w:type="dxa"/>
              </w:tcPr>
            </w:tcPrChange>
          </w:tcPr>
          <w:p w14:paraId="48A90213" w14:textId="62D04753" w:rsidR="006D0AA3" w:rsidRPr="00996951" w:rsidDel="00DA24D0" w:rsidRDefault="006D0AA3" w:rsidP="00483240">
            <w:pPr>
              <w:spacing w:line="360" w:lineRule="auto"/>
              <w:rPr>
                <w:ins w:id="8951" w:author="Elias De Moraes Fernandes" w:date="2016-03-16T13:09:00Z"/>
                <w:del w:id="8952" w:author="Elias De Moraes Fernandes" w:date="2016-05-02T16:24:00Z"/>
                <w:rFonts w:ascii="Arial" w:hAnsi="Arial" w:cs="Arial"/>
                <w:rPrChange w:id="8953" w:author="Elias de Moraes Fernandes" w:date="2016-07-07T10:33:00Z">
                  <w:rPr>
                    <w:ins w:id="8954" w:author="Elias De Moraes Fernandes" w:date="2016-03-16T13:09:00Z"/>
                    <w:del w:id="89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56" w:author="Elias De Moraes Fernandes" w:date="2016-05-02T15:46:00Z">
              <w:tcPr>
                <w:tcW w:w="336" w:type="dxa"/>
              </w:tcPr>
            </w:tcPrChange>
          </w:tcPr>
          <w:p w14:paraId="16C164F4" w14:textId="6B4D210D" w:rsidR="006D0AA3" w:rsidRPr="00996951" w:rsidDel="00DA24D0" w:rsidRDefault="006D0AA3" w:rsidP="00483240">
            <w:pPr>
              <w:spacing w:line="360" w:lineRule="auto"/>
              <w:rPr>
                <w:ins w:id="8957" w:author="Elias De Moraes Fernandes" w:date="2016-03-16T13:09:00Z"/>
                <w:del w:id="8958" w:author="Elias De Moraes Fernandes" w:date="2016-05-02T16:24:00Z"/>
                <w:rFonts w:ascii="Arial" w:hAnsi="Arial" w:cs="Arial"/>
                <w:rPrChange w:id="8959" w:author="Elias de Moraes Fernandes" w:date="2016-07-07T10:33:00Z">
                  <w:rPr>
                    <w:ins w:id="8960" w:author="Elias De Moraes Fernandes" w:date="2016-03-16T13:09:00Z"/>
                    <w:del w:id="89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6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44A9426" w14:textId="08F9F121" w:rsidR="006D0AA3" w:rsidRPr="00996951" w:rsidDel="00DA24D0" w:rsidRDefault="006D0AA3" w:rsidP="00483240">
            <w:pPr>
              <w:spacing w:line="360" w:lineRule="auto"/>
              <w:rPr>
                <w:ins w:id="8963" w:author="Elias De Moraes Fernandes" w:date="2016-03-16T13:09:00Z"/>
                <w:del w:id="8964" w:author="Elias De Moraes Fernandes" w:date="2016-05-02T16:24:00Z"/>
                <w:rFonts w:ascii="Arial" w:hAnsi="Arial" w:cs="Arial"/>
                <w:rPrChange w:id="8965" w:author="Elias de Moraes Fernandes" w:date="2016-07-07T10:33:00Z">
                  <w:rPr>
                    <w:ins w:id="8966" w:author="Elias De Moraes Fernandes" w:date="2016-03-16T13:09:00Z"/>
                    <w:del w:id="89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68" w:author="Elias De Moraes Fernandes" w:date="2016-05-02T15:46:00Z">
              <w:tcPr>
                <w:tcW w:w="336" w:type="dxa"/>
              </w:tcPr>
            </w:tcPrChange>
          </w:tcPr>
          <w:p w14:paraId="0C222F6E" w14:textId="77A426C6" w:rsidR="006D0AA3" w:rsidRPr="00996951" w:rsidDel="00DA24D0" w:rsidRDefault="006D0AA3" w:rsidP="00483240">
            <w:pPr>
              <w:spacing w:line="360" w:lineRule="auto"/>
              <w:rPr>
                <w:ins w:id="8969" w:author="Elias De Moraes Fernandes" w:date="2016-03-16T13:09:00Z"/>
                <w:del w:id="8970" w:author="Elias De Moraes Fernandes" w:date="2016-05-02T16:24:00Z"/>
                <w:rFonts w:ascii="Arial" w:hAnsi="Arial" w:cs="Arial"/>
                <w:rPrChange w:id="8971" w:author="Elias de Moraes Fernandes" w:date="2016-07-07T10:33:00Z">
                  <w:rPr>
                    <w:ins w:id="8972" w:author="Elias De Moraes Fernandes" w:date="2016-03-16T13:09:00Z"/>
                    <w:del w:id="897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74" w:author="Elias De Moraes Fernandes" w:date="2016-05-02T15:46:00Z">
              <w:tcPr>
                <w:tcW w:w="336" w:type="dxa"/>
              </w:tcPr>
            </w:tcPrChange>
          </w:tcPr>
          <w:p w14:paraId="1682363A" w14:textId="6F706513" w:rsidR="006D0AA3" w:rsidRPr="00996951" w:rsidDel="00DA24D0" w:rsidRDefault="006D0AA3" w:rsidP="00483240">
            <w:pPr>
              <w:spacing w:line="360" w:lineRule="auto"/>
              <w:rPr>
                <w:ins w:id="8975" w:author="Elias De Moraes Fernandes" w:date="2016-03-16T13:09:00Z"/>
                <w:del w:id="8976" w:author="Elias De Moraes Fernandes" w:date="2016-05-02T16:24:00Z"/>
                <w:rFonts w:ascii="Arial" w:hAnsi="Arial" w:cs="Arial"/>
                <w:rPrChange w:id="8977" w:author="Elias de Moraes Fernandes" w:date="2016-07-07T10:33:00Z">
                  <w:rPr>
                    <w:ins w:id="8978" w:author="Elias De Moraes Fernandes" w:date="2016-03-16T13:09:00Z"/>
                    <w:del w:id="897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80" w:author="Elias De Moraes Fernandes" w:date="2016-05-02T15:46:00Z">
              <w:tcPr>
                <w:tcW w:w="336" w:type="dxa"/>
              </w:tcPr>
            </w:tcPrChange>
          </w:tcPr>
          <w:p w14:paraId="1C670971" w14:textId="45E28084" w:rsidR="006D0AA3" w:rsidRPr="00996951" w:rsidDel="00DA24D0" w:rsidRDefault="006D0AA3" w:rsidP="00483240">
            <w:pPr>
              <w:spacing w:line="360" w:lineRule="auto"/>
              <w:rPr>
                <w:ins w:id="8981" w:author="Elias De Moraes Fernandes" w:date="2016-03-16T13:09:00Z"/>
                <w:del w:id="8982" w:author="Elias De Moraes Fernandes" w:date="2016-05-02T16:24:00Z"/>
                <w:rFonts w:ascii="Arial" w:hAnsi="Arial" w:cs="Arial"/>
                <w:rPrChange w:id="8983" w:author="Elias de Moraes Fernandes" w:date="2016-07-07T10:33:00Z">
                  <w:rPr>
                    <w:ins w:id="8984" w:author="Elias De Moraes Fernandes" w:date="2016-03-16T13:09:00Z"/>
                    <w:del w:id="89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898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7E1FAA2" w14:textId="1D69101D" w:rsidR="006D0AA3" w:rsidRPr="00996951" w:rsidDel="00DA24D0" w:rsidRDefault="006D0AA3" w:rsidP="00483240">
            <w:pPr>
              <w:spacing w:line="360" w:lineRule="auto"/>
              <w:rPr>
                <w:ins w:id="8987" w:author="Elias De Moraes Fernandes" w:date="2016-03-16T13:09:00Z"/>
                <w:del w:id="8988" w:author="Elias De Moraes Fernandes" w:date="2016-05-02T16:24:00Z"/>
                <w:rFonts w:ascii="Arial" w:hAnsi="Arial" w:cs="Arial"/>
                <w:rPrChange w:id="8989" w:author="Elias de Moraes Fernandes" w:date="2016-07-07T10:33:00Z">
                  <w:rPr>
                    <w:ins w:id="8990" w:author="Elias De Moraes Fernandes" w:date="2016-03-16T13:09:00Z"/>
                    <w:del w:id="899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8992" w:author="Elias De Moraes Fernandes" w:date="2016-05-02T15:46:00Z">
              <w:tcPr>
                <w:tcW w:w="336" w:type="dxa"/>
              </w:tcPr>
            </w:tcPrChange>
          </w:tcPr>
          <w:p w14:paraId="7358F6BC" w14:textId="629BD8F0" w:rsidR="006D0AA3" w:rsidRPr="00996951" w:rsidDel="00DA24D0" w:rsidRDefault="006D0AA3" w:rsidP="00483240">
            <w:pPr>
              <w:spacing w:line="360" w:lineRule="auto"/>
              <w:rPr>
                <w:ins w:id="8993" w:author="Elias De Moraes Fernandes" w:date="2016-03-16T13:09:00Z"/>
                <w:del w:id="8994" w:author="Elias De Moraes Fernandes" w:date="2016-05-02T16:24:00Z"/>
                <w:rFonts w:ascii="Arial" w:hAnsi="Arial" w:cs="Arial"/>
                <w:rPrChange w:id="8995" w:author="Elias de Moraes Fernandes" w:date="2016-07-07T10:33:00Z">
                  <w:rPr>
                    <w:ins w:id="8996" w:author="Elias De Moraes Fernandes" w:date="2016-03-16T13:09:00Z"/>
                    <w:del w:id="89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8998" w:author="Elias De Moraes Fernandes" w:date="2016-05-02T15:46:00Z">
              <w:tcPr>
                <w:tcW w:w="254" w:type="dxa"/>
              </w:tcPr>
            </w:tcPrChange>
          </w:tcPr>
          <w:p w14:paraId="36FE7AFD" w14:textId="0FDE5611" w:rsidR="006D0AA3" w:rsidRPr="00996951" w:rsidDel="00DA24D0" w:rsidRDefault="006D0AA3" w:rsidP="00483240">
            <w:pPr>
              <w:spacing w:line="360" w:lineRule="auto"/>
              <w:rPr>
                <w:ins w:id="8999" w:author="Elias De Moraes Fernandes" w:date="2016-03-16T13:09:00Z"/>
                <w:del w:id="9000" w:author="Elias De Moraes Fernandes" w:date="2016-05-02T16:24:00Z"/>
                <w:rFonts w:ascii="Arial" w:hAnsi="Arial" w:cs="Arial"/>
                <w:rPrChange w:id="9001" w:author="Elias de Moraes Fernandes" w:date="2016-07-07T10:33:00Z">
                  <w:rPr>
                    <w:ins w:id="9002" w:author="Elias De Moraes Fernandes" w:date="2016-03-16T13:09:00Z"/>
                    <w:del w:id="900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9004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BC11CF1" w14:textId="5F988CB6" w:rsidR="006D0AA3" w:rsidRPr="00996951" w:rsidDel="00DA24D0" w:rsidRDefault="006D0AA3" w:rsidP="00483240">
            <w:pPr>
              <w:spacing w:line="360" w:lineRule="auto"/>
              <w:rPr>
                <w:ins w:id="9005" w:author="Elias De Moraes Fernandes" w:date="2016-03-16T13:09:00Z"/>
                <w:del w:id="9006" w:author="Elias De Moraes Fernandes" w:date="2016-05-02T16:24:00Z"/>
                <w:rFonts w:ascii="Arial" w:hAnsi="Arial" w:cs="Arial"/>
                <w:rPrChange w:id="9007" w:author="Elias de Moraes Fernandes" w:date="2016-07-07T10:33:00Z">
                  <w:rPr>
                    <w:ins w:id="9008" w:author="Elias De Moraes Fernandes" w:date="2016-03-16T13:09:00Z"/>
                    <w:del w:id="9009" w:author="Elias De Moraes Fernandes" w:date="2016-05-02T16:24:00Z"/>
                    <w:rFonts w:cs="Arial"/>
                  </w:rPr>
                </w:rPrChange>
              </w:rPr>
            </w:pPr>
            <w:ins w:id="9010" w:author="Elias De Moraes Fernandes" w:date="2016-03-16T13:09:00Z">
              <w:del w:id="9011" w:author="Elias De Moraes Fernandes" w:date="2016-05-02T16:24:00Z">
                <w:r w:rsidRPr="00996951" w:rsidDel="00DA24D0">
                  <w:rPr>
                    <w:rFonts w:ascii="Arial" w:hAnsi="Arial" w:cs="Arial"/>
                    <w:rPrChange w:id="9012" w:author="Elias de Moraes Fernandes" w:date="2016-07-07T10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901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A802C02" w14:textId="7A5B0758" w:rsidR="006D0AA3" w:rsidRPr="00996951" w:rsidDel="00DA24D0" w:rsidRDefault="006D0AA3" w:rsidP="00483240">
            <w:pPr>
              <w:spacing w:line="360" w:lineRule="auto"/>
              <w:rPr>
                <w:ins w:id="9014" w:author="Elias De Moraes Fernandes" w:date="2016-03-16T13:09:00Z"/>
                <w:del w:id="9015" w:author="Elias De Moraes Fernandes" w:date="2016-05-02T16:24:00Z"/>
                <w:rFonts w:ascii="Arial" w:hAnsi="Arial" w:cs="Arial"/>
                <w:rPrChange w:id="9016" w:author="Elias de Moraes Fernandes" w:date="2016-07-07T10:33:00Z">
                  <w:rPr>
                    <w:ins w:id="9017" w:author="Elias De Moraes Fernandes" w:date="2016-03-16T13:09:00Z"/>
                    <w:del w:id="901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9019" w:author="Elias De Moraes Fernandes" w:date="2016-05-02T15:46:00Z">
              <w:tcPr>
                <w:tcW w:w="1940" w:type="dxa"/>
              </w:tcPr>
            </w:tcPrChange>
          </w:tcPr>
          <w:p w14:paraId="42251621" w14:textId="51E220C4" w:rsidR="006D0AA3" w:rsidRPr="00996951" w:rsidDel="00DA24D0" w:rsidRDefault="006D0AA3" w:rsidP="00483240">
            <w:pPr>
              <w:spacing w:line="360" w:lineRule="auto"/>
              <w:rPr>
                <w:ins w:id="9020" w:author="Elias De Moraes Fernandes" w:date="2016-03-16T13:09:00Z"/>
                <w:del w:id="9021" w:author="Elias De Moraes Fernandes" w:date="2016-05-02T16:24:00Z"/>
                <w:rFonts w:ascii="Arial" w:hAnsi="Arial" w:cs="Arial"/>
                <w:rPrChange w:id="9022" w:author="Elias de Moraes Fernandes" w:date="2016-07-07T10:33:00Z">
                  <w:rPr>
                    <w:ins w:id="9023" w:author="Elias De Moraes Fernandes" w:date="2016-03-16T13:09:00Z"/>
                    <w:del w:id="9024" w:author="Elias De Moraes Fernandes" w:date="2016-05-02T16:24:00Z"/>
                    <w:rFonts w:cs="Arial"/>
                  </w:rPr>
                </w:rPrChange>
              </w:rPr>
            </w:pPr>
            <w:ins w:id="9025" w:author="Elias De Moraes Fernandes" w:date="2016-03-16T13:09:00Z">
              <w:del w:id="9026" w:author="Elias De Moraes Fernandes" w:date="2016-05-02T15:00:00Z">
                <w:r w:rsidRPr="00996951" w:rsidDel="00CF2422">
                  <w:rPr>
                    <w:rFonts w:ascii="Arial" w:hAnsi="Arial" w:cs="Arial"/>
                    <w:rPrChange w:id="9027" w:author="Elias de Moraes Fernandes" w:date="2016-07-07T10:33:00Z">
                      <w:rPr>
                        <w:rFonts w:cs="Arial"/>
                      </w:rPr>
                    </w:rPrChange>
                  </w:rPr>
                  <w:delText>Iniciado (s</w:delText>
                </w:r>
              </w:del>
              <w:del w:id="9028" w:author="Elias De Moraes Fernandes" w:date="2016-05-02T16:24:00Z">
                <w:r w:rsidRPr="00996951" w:rsidDel="00DA24D0">
                  <w:rPr>
                    <w:rFonts w:ascii="Arial" w:hAnsi="Arial" w:cs="Arial"/>
                    <w:rPrChange w:id="9029" w:author="Elias de Moraes Fernandes" w:date="2016-07-07T10:33:00Z">
                      <w:rPr>
                        <w:rFonts w:cs="Arial"/>
                      </w:rPr>
                    </w:rPrChange>
                  </w:rPr>
                  <w:delText>ob revisão v2.0)</w:delText>
                </w:r>
              </w:del>
            </w:ins>
          </w:p>
        </w:tc>
      </w:tr>
    </w:tbl>
    <w:p w14:paraId="39D228C7" w14:textId="5D284896" w:rsidR="0091226E" w:rsidRPr="00996951" w:rsidDel="00DA24D0" w:rsidRDefault="0091226E" w:rsidP="004C3E19">
      <w:pPr>
        <w:tabs>
          <w:tab w:val="left" w:pos="7672"/>
        </w:tabs>
        <w:rPr>
          <w:del w:id="9030" w:author="Elias De Moraes Fernandes" w:date="2016-05-02T16:24:00Z"/>
          <w:rFonts w:ascii="Arial" w:hAnsi="Arial" w:cs="Arial"/>
          <w:sz w:val="24"/>
          <w:lang w:val="pt-BR"/>
          <w:rPrChange w:id="9031" w:author="Elias de Moraes Fernandes" w:date="2016-07-07T10:33:00Z">
            <w:rPr>
              <w:del w:id="9032" w:author="Elias De Moraes Fernandes" w:date="2016-05-02T16:24:00Z"/>
              <w:sz w:val="24"/>
              <w:lang w:val="pt-BR"/>
            </w:rPr>
          </w:rPrChange>
        </w:rPr>
      </w:pPr>
    </w:p>
    <w:tbl>
      <w:tblPr>
        <w:tblStyle w:val="TableGrid"/>
        <w:tblW w:w="5238" w:type="pct"/>
        <w:tblLook w:val="04A0" w:firstRow="1" w:lastRow="0" w:firstColumn="1" w:lastColumn="0" w:noHBand="0" w:noVBand="1"/>
        <w:tblPrChange w:id="9033" w:author="Elias De Moraes Fernandes" w:date="2016-05-02T16:03:00Z">
          <w:tblPr>
            <w:tblStyle w:val="TableGrid"/>
            <w:tblW w:w="5238" w:type="pct"/>
            <w:tblLook w:val="04A0" w:firstRow="1" w:lastRow="0" w:firstColumn="1" w:lastColumn="0" w:noHBand="0" w:noVBand="1"/>
          </w:tblPr>
        </w:tblPrChange>
      </w:tblPr>
      <w:tblGrid>
        <w:gridCol w:w="2477"/>
        <w:gridCol w:w="411"/>
        <w:gridCol w:w="363"/>
        <w:gridCol w:w="429"/>
        <w:gridCol w:w="363"/>
        <w:gridCol w:w="396"/>
        <w:gridCol w:w="376"/>
        <w:gridCol w:w="363"/>
        <w:gridCol w:w="363"/>
        <w:gridCol w:w="363"/>
        <w:gridCol w:w="363"/>
        <w:gridCol w:w="363"/>
        <w:gridCol w:w="363"/>
        <w:gridCol w:w="363"/>
        <w:gridCol w:w="346"/>
        <w:gridCol w:w="346"/>
        <w:gridCol w:w="346"/>
        <w:gridCol w:w="1638"/>
        <w:tblGridChange w:id="9034">
          <w:tblGrid>
            <w:gridCol w:w="2477"/>
            <w:gridCol w:w="183"/>
            <w:gridCol w:w="228"/>
            <w:gridCol w:w="363"/>
            <w:gridCol w:w="429"/>
            <w:gridCol w:w="363"/>
            <w:gridCol w:w="34"/>
            <w:gridCol w:w="362"/>
            <w:gridCol w:w="376"/>
            <w:gridCol w:w="363"/>
            <w:gridCol w:w="363"/>
            <w:gridCol w:w="14"/>
            <w:gridCol w:w="349"/>
            <w:gridCol w:w="363"/>
            <w:gridCol w:w="363"/>
            <w:gridCol w:w="321"/>
            <w:gridCol w:w="42"/>
            <w:gridCol w:w="363"/>
            <w:gridCol w:w="346"/>
            <w:gridCol w:w="346"/>
            <w:gridCol w:w="299"/>
            <w:gridCol w:w="47"/>
            <w:gridCol w:w="1638"/>
          </w:tblGrid>
        </w:tblGridChange>
      </w:tblGrid>
      <w:tr w:rsidR="0062039C" w:rsidRPr="00996951" w:rsidDel="00DA24D0" w14:paraId="5C1B477C" w14:textId="4D513EAD" w:rsidTr="00F60ABB">
        <w:trPr>
          <w:gridAfter w:val="1"/>
          <w:wAfter w:w="1638" w:type="dxa"/>
          <w:trHeight w:val="288"/>
          <w:ins w:id="9035" w:author="Elias De Moraes Fernandes" w:date="2016-03-16T12:55:00Z"/>
          <w:del w:id="9036" w:author="Elias De Moraes Fernandes" w:date="2016-05-02T16:24:00Z"/>
          <w:trPrChange w:id="9037" w:author="Elias De Moraes Fernandes" w:date="2016-05-02T16:03:00Z">
            <w:trPr>
              <w:gridAfter w:val="1"/>
              <w:wAfter w:w="1685" w:type="dxa"/>
              <w:trHeight w:val="288"/>
            </w:trPr>
          </w:trPrChange>
        </w:trPr>
        <w:tc>
          <w:tcPr>
            <w:tcW w:w="2477" w:type="dxa"/>
            <w:tcPrChange w:id="9038" w:author="Elias De Moraes Fernandes" w:date="2016-05-02T16:03:00Z">
              <w:tcPr>
                <w:tcW w:w="2660" w:type="dxa"/>
                <w:gridSpan w:val="2"/>
              </w:tcPr>
            </w:tcPrChange>
          </w:tcPr>
          <w:p w14:paraId="162FF152" w14:textId="6D757D14" w:rsidR="00184DFD" w:rsidRPr="00996951" w:rsidDel="00DA24D0" w:rsidRDefault="00184DFD" w:rsidP="00CF2422">
            <w:pPr>
              <w:spacing w:line="360" w:lineRule="auto"/>
              <w:rPr>
                <w:ins w:id="9039" w:author="Elias De Moraes Fernandes" w:date="2016-03-16T12:55:00Z"/>
                <w:del w:id="9040" w:author="Elias De Moraes Fernandes" w:date="2016-05-02T16:24:00Z"/>
                <w:rFonts w:ascii="Arial" w:hAnsi="Arial" w:cs="Arial"/>
                <w:b/>
                <w:rPrChange w:id="9041" w:author="Elias de Moraes Fernandes" w:date="2016-07-07T10:33:00Z">
                  <w:rPr>
                    <w:ins w:id="9042" w:author="Elias De Moraes Fernandes" w:date="2016-03-16T12:55:00Z"/>
                    <w:del w:id="9043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566" w:type="dxa"/>
            <w:gridSpan w:val="4"/>
            <w:tcPrChange w:id="9044" w:author="Elias De Moraes Fernandes" w:date="2016-05-02T16:03:00Z">
              <w:tcPr>
                <w:tcW w:w="1417" w:type="dxa"/>
                <w:gridSpan w:val="5"/>
              </w:tcPr>
            </w:tcPrChange>
          </w:tcPr>
          <w:p w14:paraId="48498F96" w14:textId="3F090F85" w:rsidR="00184DFD" w:rsidRPr="00996951" w:rsidDel="00DA24D0" w:rsidRDefault="00184DFD" w:rsidP="00CF2422">
            <w:pPr>
              <w:spacing w:line="360" w:lineRule="auto"/>
              <w:jc w:val="center"/>
              <w:rPr>
                <w:ins w:id="9045" w:author="Elias De Moraes Fernandes" w:date="2016-03-16T12:55:00Z"/>
                <w:del w:id="9046" w:author="Elias De Moraes Fernandes" w:date="2016-05-02T16:24:00Z"/>
                <w:rFonts w:ascii="Arial" w:hAnsi="Arial" w:cs="Arial"/>
                <w:b/>
                <w:rPrChange w:id="9047" w:author="Elias de Moraes Fernandes" w:date="2016-07-07T10:33:00Z">
                  <w:rPr>
                    <w:ins w:id="9048" w:author="Elias De Moraes Fernandes" w:date="2016-03-16T12:55:00Z"/>
                    <w:del w:id="9049" w:author="Elias De Moraes Fernandes" w:date="2016-05-02T16:24:00Z"/>
                    <w:rFonts w:cs="Arial"/>
                    <w:b/>
                  </w:rPr>
                </w:rPrChange>
              </w:rPr>
            </w:pPr>
            <w:ins w:id="9050" w:author="Elias De Moraes Fernandes" w:date="2016-03-16T12:55:00Z">
              <w:del w:id="9051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052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Abril</w:delText>
                </w:r>
              </w:del>
            </w:ins>
          </w:p>
        </w:tc>
        <w:tc>
          <w:tcPr>
            <w:tcW w:w="1498" w:type="dxa"/>
            <w:gridSpan w:val="4"/>
            <w:tcPrChange w:id="9053" w:author="Elias De Moraes Fernandes" w:date="2016-05-02T16:03:00Z">
              <w:tcPr>
                <w:tcW w:w="1478" w:type="dxa"/>
                <w:gridSpan w:val="5"/>
              </w:tcPr>
            </w:tcPrChange>
          </w:tcPr>
          <w:p w14:paraId="49163B31" w14:textId="31AD6CC9" w:rsidR="00184DFD" w:rsidRPr="00996951" w:rsidDel="00DA24D0" w:rsidRDefault="00184DFD" w:rsidP="00CF2422">
            <w:pPr>
              <w:spacing w:line="360" w:lineRule="auto"/>
              <w:jc w:val="center"/>
              <w:rPr>
                <w:ins w:id="9054" w:author="Elias De Moraes Fernandes" w:date="2016-03-16T12:55:00Z"/>
                <w:del w:id="9055" w:author="Elias De Moraes Fernandes" w:date="2016-05-02T16:24:00Z"/>
                <w:rFonts w:ascii="Arial" w:hAnsi="Arial" w:cs="Arial"/>
                <w:b/>
                <w:rPrChange w:id="9056" w:author="Elias de Moraes Fernandes" w:date="2016-07-07T10:33:00Z">
                  <w:rPr>
                    <w:ins w:id="9057" w:author="Elias De Moraes Fernandes" w:date="2016-03-16T12:55:00Z"/>
                    <w:del w:id="9058" w:author="Elias De Moraes Fernandes" w:date="2016-05-02T16:24:00Z"/>
                    <w:rFonts w:cs="Arial"/>
                    <w:b/>
                  </w:rPr>
                </w:rPrChange>
              </w:rPr>
            </w:pPr>
            <w:ins w:id="9059" w:author="Elias De Moraes Fernandes" w:date="2016-03-16T12:55:00Z">
              <w:del w:id="9060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061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Maio</w:delText>
                </w:r>
              </w:del>
            </w:ins>
          </w:p>
        </w:tc>
        <w:tc>
          <w:tcPr>
            <w:tcW w:w="1452" w:type="dxa"/>
            <w:gridSpan w:val="4"/>
            <w:tcPrChange w:id="9062" w:author="Elias De Moraes Fernandes" w:date="2016-05-02T16:03:00Z">
              <w:tcPr>
                <w:tcW w:w="1396" w:type="dxa"/>
                <w:gridSpan w:val="4"/>
              </w:tcPr>
            </w:tcPrChange>
          </w:tcPr>
          <w:p w14:paraId="74E9AE80" w14:textId="7449BE17" w:rsidR="00184DFD" w:rsidRPr="00996951" w:rsidDel="00DA24D0" w:rsidRDefault="00184DFD" w:rsidP="00CF2422">
            <w:pPr>
              <w:spacing w:line="360" w:lineRule="auto"/>
              <w:jc w:val="center"/>
              <w:rPr>
                <w:ins w:id="9063" w:author="Elias De Moraes Fernandes" w:date="2016-03-16T12:55:00Z"/>
                <w:del w:id="9064" w:author="Elias De Moraes Fernandes" w:date="2016-05-02T16:24:00Z"/>
                <w:rFonts w:ascii="Arial" w:hAnsi="Arial" w:cs="Arial"/>
                <w:b/>
                <w:rPrChange w:id="9065" w:author="Elias de Moraes Fernandes" w:date="2016-07-07T10:33:00Z">
                  <w:rPr>
                    <w:ins w:id="9066" w:author="Elias De Moraes Fernandes" w:date="2016-03-16T12:55:00Z"/>
                    <w:del w:id="9067" w:author="Elias De Moraes Fernandes" w:date="2016-05-02T16:24:00Z"/>
                    <w:rFonts w:cs="Arial"/>
                    <w:b/>
                  </w:rPr>
                </w:rPrChange>
              </w:rPr>
            </w:pPr>
            <w:ins w:id="9068" w:author="Elias De Moraes Fernandes" w:date="2016-03-16T12:56:00Z">
              <w:del w:id="9069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070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Junho</w:delText>
                </w:r>
              </w:del>
            </w:ins>
          </w:p>
        </w:tc>
        <w:tc>
          <w:tcPr>
            <w:tcW w:w="1401" w:type="dxa"/>
            <w:gridSpan w:val="4"/>
            <w:tcPrChange w:id="9071" w:author="Elias De Moraes Fernandes" w:date="2016-05-02T16:03:00Z">
              <w:tcPr>
                <w:tcW w:w="1396" w:type="dxa"/>
                <w:gridSpan w:val="5"/>
              </w:tcPr>
            </w:tcPrChange>
          </w:tcPr>
          <w:p w14:paraId="43D84D53" w14:textId="5E03A802" w:rsidR="00184DFD" w:rsidRPr="00996951" w:rsidDel="00DA24D0" w:rsidRDefault="00184DFD" w:rsidP="00CF2422">
            <w:pPr>
              <w:spacing w:line="360" w:lineRule="auto"/>
              <w:jc w:val="center"/>
              <w:rPr>
                <w:ins w:id="9072" w:author="Elias De Moraes Fernandes" w:date="2016-03-16T12:55:00Z"/>
                <w:del w:id="9073" w:author="Elias De Moraes Fernandes" w:date="2016-05-02T16:24:00Z"/>
                <w:rFonts w:ascii="Arial" w:hAnsi="Arial" w:cs="Arial"/>
                <w:b/>
                <w:rPrChange w:id="9074" w:author="Elias de Moraes Fernandes" w:date="2016-07-07T10:33:00Z">
                  <w:rPr>
                    <w:ins w:id="9075" w:author="Elias De Moraes Fernandes" w:date="2016-03-16T12:55:00Z"/>
                    <w:del w:id="9076" w:author="Elias De Moraes Fernandes" w:date="2016-05-02T16:24:00Z"/>
                    <w:rFonts w:cs="Arial"/>
                    <w:b/>
                  </w:rPr>
                </w:rPrChange>
              </w:rPr>
            </w:pPr>
            <w:ins w:id="9077" w:author="Elias De Moraes Fernandes" w:date="2016-03-16T12:56:00Z">
              <w:del w:id="9078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079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Julho</w:delText>
                </w:r>
              </w:del>
            </w:ins>
          </w:p>
        </w:tc>
      </w:tr>
      <w:tr w:rsidR="00F60ABB" w:rsidRPr="00996951" w:rsidDel="00DA24D0" w14:paraId="229DF546" w14:textId="2945657D" w:rsidTr="00F60ABB">
        <w:trPr>
          <w:trHeight w:val="311"/>
          <w:ins w:id="9080" w:author="Elias De Moraes Fernandes" w:date="2016-03-16T12:55:00Z"/>
          <w:del w:id="9081" w:author="Elias De Moraes Fernandes" w:date="2016-05-02T16:24:00Z"/>
        </w:trPr>
        <w:tc>
          <w:tcPr>
            <w:tcW w:w="2477" w:type="dxa"/>
          </w:tcPr>
          <w:p w14:paraId="1D925430" w14:textId="2A451837" w:rsidR="00184DFD" w:rsidRPr="00996951" w:rsidDel="00DA24D0" w:rsidRDefault="00184DFD" w:rsidP="00CF2422">
            <w:pPr>
              <w:spacing w:line="360" w:lineRule="auto"/>
              <w:rPr>
                <w:ins w:id="9082" w:author="Elias De Moraes Fernandes" w:date="2016-03-16T12:55:00Z"/>
                <w:del w:id="9083" w:author="Elias De Moraes Fernandes" w:date="2016-05-02T16:24:00Z"/>
                <w:rFonts w:ascii="Arial" w:hAnsi="Arial" w:cs="Arial"/>
                <w:rPrChange w:id="9084" w:author="Elias de Moraes Fernandes" w:date="2016-07-07T10:33:00Z">
                  <w:rPr>
                    <w:ins w:id="9085" w:author="Elias De Moraes Fernandes" w:date="2016-03-16T12:55:00Z"/>
                    <w:del w:id="9086" w:author="Elias De Moraes Fernandes" w:date="2016-05-02T16:24:00Z"/>
                    <w:rFonts w:cs="Arial"/>
                  </w:rPr>
                </w:rPrChange>
              </w:rPr>
            </w:pPr>
            <w:ins w:id="9087" w:author="Elias De Moraes Fernandes" w:date="2016-03-16T12:55:00Z">
              <w:del w:id="9088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089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Tarefa/Semana</w:delText>
                </w:r>
              </w:del>
            </w:ins>
          </w:p>
        </w:tc>
        <w:tc>
          <w:tcPr>
            <w:tcW w:w="411" w:type="dxa"/>
          </w:tcPr>
          <w:p w14:paraId="11B47DBF" w14:textId="37BEC807" w:rsidR="00184DFD" w:rsidRPr="00996951" w:rsidDel="00DA24D0" w:rsidRDefault="00184DFD" w:rsidP="00CF2422">
            <w:pPr>
              <w:spacing w:line="360" w:lineRule="auto"/>
              <w:rPr>
                <w:ins w:id="9090" w:author="Elias De Moraes Fernandes" w:date="2016-03-16T12:55:00Z"/>
                <w:del w:id="9091" w:author="Elias De Moraes Fernandes" w:date="2016-05-02T16:24:00Z"/>
                <w:rFonts w:ascii="Arial" w:hAnsi="Arial" w:cs="Arial"/>
                <w:rPrChange w:id="9092" w:author="Elias de Moraes Fernandes" w:date="2016-07-07T10:33:00Z">
                  <w:rPr>
                    <w:ins w:id="9093" w:author="Elias De Moraes Fernandes" w:date="2016-03-16T12:55:00Z"/>
                    <w:del w:id="9094" w:author="Elias De Moraes Fernandes" w:date="2016-05-02T16:24:00Z"/>
                    <w:rFonts w:cs="Arial"/>
                  </w:rPr>
                </w:rPrChange>
              </w:rPr>
            </w:pPr>
            <w:ins w:id="9095" w:author="Elias De Moraes Fernandes" w:date="2016-03-16T12:55:00Z">
              <w:del w:id="9096" w:author="Elias De Moraes Fernandes" w:date="2016-05-02T16:24:00Z">
                <w:r w:rsidRPr="00996951" w:rsidDel="00DA24D0">
                  <w:rPr>
                    <w:rFonts w:ascii="Arial" w:hAnsi="Arial" w:cs="Arial"/>
                    <w:rPrChange w:id="9097" w:author="Elias de Moraes Fernandes" w:date="2016-07-07T10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5448C6BA" w14:textId="2D0C8A6A" w:rsidR="00184DFD" w:rsidRPr="00996951" w:rsidDel="00DA24D0" w:rsidRDefault="00184DFD" w:rsidP="00CF2422">
            <w:pPr>
              <w:spacing w:line="360" w:lineRule="auto"/>
              <w:rPr>
                <w:ins w:id="9098" w:author="Elias De Moraes Fernandes" w:date="2016-03-16T12:55:00Z"/>
                <w:del w:id="9099" w:author="Elias De Moraes Fernandes" w:date="2016-05-02T16:24:00Z"/>
                <w:rFonts w:ascii="Arial" w:hAnsi="Arial" w:cs="Arial"/>
                <w:rPrChange w:id="9100" w:author="Elias de Moraes Fernandes" w:date="2016-07-07T10:33:00Z">
                  <w:rPr>
                    <w:ins w:id="9101" w:author="Elias De Moraes Fernandes" w:date="2016-03-16T12:55:00Z"/>
                    <w:del w:id="9102" w:author="Elias De Moraes Fernandes" w:date="2016-05-02T16:24:00Z"/>
                    <w:rFonts w:cs="Arial"/>
                  </w:rPr>
                </w:rPrChange>
              </w:rPr>
            </w:pPr>
            <w:ins w:id="9103" w:author="Elias De Moraes Fernandes" w:date="2016-03-16T12:55:00Z">
              <w:del w:id="9104" w:author="Elias De Moraes Fernandes" w:date="2016-05-02T16:24:00Z">
                <w:r w:rsidRPr="00996951" w:rsidDel="00DA24D0">
                  <w:rPr>
                    <w:rFonts w:ascii="Arial" w:hAnsi="Arial" w:cs="Arial"/>
                    <w:rPrChange w:id="9105" w:author="Elias de Moraes Fernandes" w:date="2016-07-07T10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429" w:type="dxa"/>
          </w:tcPr>
          <w:p w14:paraId="06FCAC35" w14:textId="5526BE20" w:rsidR="00184DFD" w:rsidRPr="00996951" w:rsidDel="00DA24D0" w:rsidRDefault="00184DFD" w:rsidP="00CF2422">
            <w:pPr>
              <w:spacing w:line="360" w:lineRule="auto"/>
              <w:rPr>
                <w:ins w:id="9106" w:author="Elias De Moraes Fernandes" w:date="2016-03-16T12:55:00Z"/>
                <w:del w:id="9107" w:author="Elias De Moraes Fernandes" w:date="2016-05-02T16:24:00Z"/>
                <w:rFonts w:ascii="Arial" w:hAnsi="Arial" w:cs="Arial"/>
                <w:rPrChange w:id="9108" w:author="Elias de Moraes Fernandes" w:date="2016-07-07T10:33:00Z">
                  <w:rPr>
                    <w:ins w:id="9109" w:author="Elias De Moraes Fernandes" w:date="2016-03-16T12:55:00Z"/>
                    <w:del w:id="9110" w:author="Elias De Moraes Fernandes" w:date="2016-05-02T16:24:00Z"/>
                    <w:rFonts w:cs="Arial"/>
                  </w:rPr>
                </w:rPrChange>
              </w:rPr>
            </w:pPr>
            <w:ins w:id="9111" w:author="Elias De Moraes Fernandes" w:date="2016-03-16T12:55:00Z">
              <w:del w:id="9112" w:author="Elias De Moraes Fernandes" w:date="2016-05-02T16:24:00Z">
                <w:r w:rsidRPr="00996951" w:rsidDel="00DA24D0">
                  <w:rPr>
                    <w:rFonts w:ascii="Arial" w:hAnsi="Arial" w:cs="Arial"/>
                    <w:rPrChange w:id="9113" w:author="Elias de Moraes Fernandes" w:date="2016-07-07T10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667308B" w14:textId="4A58C59D" w:rsidR="00184DFD" w:rsidRPr="00996951" w:rsidDel="00DA24D0" w:rsidRDefault="00184DFD" w:rsidP="00CF2422">
            <w:pPr>
              <w:spacing w:line="360" w:lineRule="auto"/>
              <w:rPr>
                <w:ins w:id="9114" w:author="Elias De Moraes Fernandes" w:date="2016-03-16T12:55:00Z"/>
                <w:del w:id="9115" w:author="Elias De Moraes Fernandes" w:date="2016-05-02T16:24:00Z"/>
                <w:rFonts w:ascii="Arial" w:hAnsi="Arial" w:cs="Arial"/>
                <w:rPrChange w:id="9116" w:author="Elias de Moraes Fernandes" w:date="2016-07-07T10:33:00Z">
                  <w:rPr>
                    <w:ins w:id="9117" w:author="Elias De Moraes Fernandes" w:date="2016-03-16T12:55:00Z"/>
                    <w:del w:id="9118" w:author="Elias De Moraes Fernandes" w:date="2016-05-02T16:24:00Z"/>
                    <w:rFonts w:cs="Arial"/>
                  </w:rPr>
                </w:rPrChange>
              </w:rPr>
            </w:pPr>
            <w:ins w:id="9119" w:author="Elias De Moraes Fernandes" w:date="2016-03-16T12:55:00Z">
              <w:del w:id="9120" w:author="Elias De Moraes Fernandes" w:date="2016-05-02T16:24:00Z">
                <w:r w:rsidRPr="00996951" w:rsidDel="00DA24D0">
                  <w:rPr>
                    <w:rFonts w:ascii="Arial" w:hAnsi="Arial" w:cs="Arial"/>
                    <w:rPrChange w:id="9121" w:author="Elias de Moraes Fernandes" w:date="2016-07-07T10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96" w:type="dxa"/>
          </w:tcPr>
          <w:p w14:paraId="5FBDFC51" w14:textId="4AA1F8C4" w:rsidR="00184DFD" w:rsidRPr="00996951" w:rsidDel="00DA24D0" w:rsidRDefault="00184DFD" w:rsidP="00CF2422">
            <w:pPr>
              <w:spacing w:line="360" w:lineRule="auto"/>
              <w:rPr>
                <w:ins w:id="9122" w:author="Elias De Moraes Fernandes" w:date="2016-03-16T12:55:00Z"/>
                <w:del w:id="9123" w:author="Elias De Moraes Fernandes" w:date="2016-05-02T16:24:00Z"/>
                <w:rFonts w:ascii="Arial" w:hAnsi="Arial" w:cs="Arial"/>
                <w:rPrChange w:id="9124" w:author="Elias de Moraes Fernandes" w:date="2016-07-07T10:33:00Z">
                  <w:rPr>
                    <w:ins w:id="9125" w:author="Elias De Moraes Fernandes" w:date="2016-03-16T12:55:00Z"/>
                    <w:del w:id="9126" w:author="Elias De Moraes Fernandes" w:date="2016-05-02T16:24:00Z"/>
                    <w:rFonts w:cs="Arial"/>
                  </w:rPr>
                </w:rPrChange>
              </w:rPr>
            </w:pPr>
            <w:ins w:id="9127" w:author="Elias De Moraes Fernandes" w:date="2016-03-16T12:55:00Z">
              <w:del w:id="9128" w:author="Elias De Moraes Fernandes" w:date="2016-05-02T16:24:00Z">
                <w:r w:rsidRPr="00996951" w:rsidDel="00DA24D0">
                  <w:rPr>
                    <w:rFonts w:ascii="Arial" w:hAnsi="Arial" w:cs="Arial"/>
                    <w:rPrChange w:id="9129" w:author="Elias de Moraes Fernandes" w:date="2016-07-07T10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76" w:type="dxa"/>
          </w:tcPr>
          <w:p w14:paraId="168595A1" w14:textId="42D16426" w:rsidR="00184DFD" w:rsidRPr="00996951" w:rsidDel="00DA24D0" w:rsidRDefault="00184DFD" w:rsidP="00CF2422">
            <w:pPr>
              <w:spacing w:line="360" w:lineRule="auto"/>
              <w:rPr>
                <w:ins w:id="9130" w:author="Elias De Moraes Fernandes" w:date="2016-03-16T12:55:00Z"/>
                <w:del w:id="9131" w:author="Elias De Moraes Fernandes" w:date="2016-05-02T16:24:00Z"/>
                <w:rFonts w:ascii="Arial" w:hAnsi="Arial" w:cs="Arial"/>
                <w:rPrChange w:id="9132" w:author="Elias de Moraes Fernandes" w:date="2016-07-07T10:33:00Z">
                  <w:rPr>
                    <w:ins w:id="9133" w:author="Elias De Moraes Fernandes" w:date="2016-03-16T12:55:00Z"/>
                    <w:del w:id="9134" w:author="Elias De Moraes Fernandes" w:date="2016-05-02T16:24:00Z"/>
                    <w:rFonts w:cs="Arial"/>
                  </w:rPr>
                </w:rPrChange>
              </w:rPr>
            </w:pPr>
            <w:ins w:id="9135" w:author="Elias De Moraes Fernandes" w:date="2016-03-16T12:55:00Z">
              <w:del w:id="9136" w:author="Elias De Moraes Fernandes" w:date="2016-05-02T16:24:00Z">
                <w:r w:rsidRPr="00996951" w:rsidDel="00DA24D0">
                  <w:rPr>
                    <w:rFonts w:ascii="Arial" w:hAnsi="Arial" w:cs="Arial"/>
                    <w:rPrChange w:id="9137" w:author="Elias de Moraes Fernandes" w:date="2016-07-07T10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1DCA120A" w14:textId="75FBE3B0" w:rsidR="00184DFD" w:rsidRPr="00996951" w:rsidDel="00DA24D0" w:rsidRDefault="00184DFD" w:rsidP="00CF2422">
            <w:pPr>
              <w:spacing w:line="360" w:lineRule="auto"/>
              <w:rPr>
                <w:ins w:id="9138" w:author="Elias De Moraes Fernandes" w:date="2016-03-16T12:55:00Z"/>
                <w:del w:id="9139" w:author="Elias De Moraes Fernandes" w:date="2016-05-02T16:24:00Z"/>
                <w:rFonts w:ascii="Arial" w:hAnsi="Arial" w:cs="Arial"/>
                <w:rPrChange w:id="9140" w:author="Elias de Moraes Fernandes" w:date="2016-07-07T10:33:00Z">
                  <w:rPr>
                    <w:ins w:id="9141" w:author="Elias De Moraes Fernandes" w:date="2016-03-16T12:55:00Z"/>
                    <w:del w:id="9142" w:author="Elias De Moraes Fernandes" w:date="2016-05-02T16:24:00Z"/>
                    <w:rFonts w:cs="Arial"/>
                  </w:rPr>
                </w:rPrChange>
              </w:rPr>
            </w:pPr>
            <w:ins w:id="9143" w:author="Elias De Moraes Fernandes" w:date="2016-03-16T12:55:00Z">
              <w:del w:id="9144" w:author="Elias De Moraes Fernandes" w:date="2016-05-02T16:24:00Z">
                <w:r w:rsidRPr="00996951" w:rsidDel="00DA24D0">
                  <w:rPr>
                    <w:rFonts w:ascii="Arial" w:hAnsi="Arial" w:cs="Arial"/>
                    <w:rPrChange w:id="9145" w:author="Elias de Moraes Fernandes" w:date="2016-07-07T10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6C22C739" w14:textId="5B5AC7A1" w:rsidR="00184DFD" w:rsidRPr="00996951" w:rsidDel="00DA24D0" w:rsidRDefault="00184DFD" w:rsidP="00CF2422">
            <w:pPr>
              <w:spacing w:line="360" w:lineRule="auto"/>
              <w:rPr>
                <w:ins w:id="9146" w:author="Elias De Moraes Fernandes" w:date="2016-03-16T12:55:00Z"/>
                <w:del w:id="9147" w:author="Elias De Moraes Fernandes" w:date="2016-05-02T16:24:00Z"/>
                <w:rFonts w:ascii="Arial" w:hAnsi="Arial" w:cs="Arial"/>
                <w:rPrChange w:id="9148" w:author="Elias de Moraes Fernandes" w:date="2016-07-07T10:33:00Z">
                  <w:rPr>
                    <w:ins w:id="9149" w:author="Elias De Moraes Fernandes" w:date="2016-03-16T12:55:00Z"/>
                    <w:del w:id="9150" w:author="Elias De Moraes Fernandes" w:date="2016-05-02T16:24:00Z"/>
                    <w:rFonts w:cs="Arial"/>
                  </w:rPr>
                </w:rPrChange>
              </w:rPr>
            </w:pPr>
            <w:ins w:id="9151" w:author="Elias De Moraes Fernandes" w:date="2016-03-16T12:55:00Z">
              <w:del w:id="9152" w:author="Elias De Moraes Fernandes" w:date="2016-05-02T16:24:00Z">
                <w:r w:rsidRPr="00996951" w:rsidDel="00DA24D0">
                  <w:rPr>
                    <w:rFonts w:ascii="Arial" w:hAnsi="Arial" w:cs="Arial"/>
                    <w:rPrChange w:id="9153" w:author="Elias de Moraes Fernandes" w:date="2016-07-07T10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0D41BB63" w14:textId="2DE96CC6" w:rsidR="00184DFD" w:rsidRPr="00996951" w:rsidDel="00DA24D0" w:rsidRDefault="00184DFD" w:rsidP="00CF2422">
            <w:pPr>
              <w:spacing w:line="360" w:lineRule="auto"/>
              <w:rPr>
                <w:ins w:id="9154" w:author="Elias De Moraes Fernandes" w:date="2016-03-16T12:55:00Z"/>
                <w:del w:id="9155" w:author="Elias De Moraes Fernandes" w:date="2016-05-02T16:24:00Z"/>
                <w:rFonts w:ascii="Arial" w:hAnsi="Arial" w:cs="Arial"/>
                <w:rPrChange w:id="9156" w:author="Elias de Moraes Fernandes" w:date="2016-07-07T10:33:00Z">
                  <w:rPr>
                    <w:ins w:id="9157" w:author="Elias De Moraes Fernandes" w:date="2016-03-16T12:55:00Z"/>
                    <w:del w:id="9158" w:author="Elias De Moraes Fernandes" w:date="2016-05-02T16:24:00Z"/>
                    <w:rFonts w:cs="Arial"/>
                  </w:rPr>
                </w:rPrChange>
              </w:rPr>
            </w:pPr>
            <w:ins w:id="9159" w:author="Elias De Moraes Fernandes" w:date="2016-03-16T12:55:00Z">
              <w:del w:id="9160" w:author="Elias De Moraes Fernandes" w:date="2016-05-02T16:24:00Z">
                <w:r w:rsidRPr="00996951" w:rsidDel="00DA24D0">
                  <w:rPr>
                    <w:rFonts w:ascii="Arial" w:hAnsi="Arial" w:cs="Arial"/>
                    <w:rPrChange w:id="9161" w:author="Elias de Moraes Fernandes" w:date="2016-07-07T10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2DBE8B2D" w14:textId="6EFEB554" w:rsidR="00184DFD" w:rsidRPr="00996951" w:rsidDel="00DA24D0" w:rsidRDefault="00184DFD" w:rsidP="00CF2422">
            <w:pPr>
              <w:spacing w:line="360" w:lineRule="auto"/>
              <w:rPr>
                <w:ins w:id="9162" w:author="Elias De Moraes Fernandes" w:date="2016-03-16T12:55:00Z"/>
                <w:del w:id="9163" w:author="Elias De Moraes Fernandes" w:date="2016-05-02T16:24:00Z"/>
                <w:rFonts w:ascii="Arial" w:hAnsi="Arial" w:cs="Arial"/>
                <w:rPrChange w:id="9164" w:author="Elias de Moraes Fernandes" w:date="2016-07-07T10:33:00Z">
                  <w:rPr>
                    <w:ins w:id="9165" w:author="Elias De Moraes Fernandes" w:date="2016-03-16T12:55:00Z"/>
                    <w:del w:id="9166" w:author="Elias De Moraes Fernandes" w:date="2016-05-02T16:24:00Z"/>
                    <w:rFonts w:cs="Arial"/>
                  </w:rPr>
                </w:rPrChange>
              </w:rPr>
            </w:pPr>
            <w:ins w:id="9167" w:author="Elias De Moraes Fernandes" w:date="2016-03-16T12:55:00Z">
              <w:del w:id="9168" w:author="Elias De Moraes Fernandes" w:date="2016-05-02T16:24:00Z">
                <w:r w:rsidRPr="00996951" w:rsidDel="00DA24D0">
                  <w:rPr>
                    <w:rFonts w:ascii="Arial" w:hAnsi="Arial" w:cs="Arial"/>
                    <w:rPrChange w:id="9169" w:author="Elias de Moraes Fernandes" w:date="2016-07-07T10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01EDF865" w14:textId="3C7F49B5" w:rsidR="00184DFD" w:rsidRPr="00996951" w:rsidDel="00DA24D0" w:rsidRDefault="00184DFD" w:rsidP="00CF2422">
            <w:pPr>
              <w:spacing w:line="360" w:lineRule="auto"/>
              <w:rPr>
                <w:ins w:id="9170" w:author="Elias De Moraes Fernandes" w:date="2016-03-16T12:55:00Z"/>
                <w:del w:id="9171" w:author="Elias De Moraes Fernandes" w:date="2016-05-02T16:24:00Z"/>
                <w:rFonts w:ascii="Arial" w:hAnsi="Arial" w:cs="Arial"/>
                <w:rPrChange w:id="9172" w:author="Elias de Moraes Fernandes" w:date="2016-07-07T10:33:00Z">
                  <w:rPr>
                    <w:ins w:id="9173" w:author="Elias De Moraes Fernandes" w:date="2016-03-16T12:55:00Z"/>
                    <w:del w:id="9174" w:author="Elias De Moraes Fernandes" w:date="2016-05-02T16:24:00Z"/>
                    <w:rFonts w:cs="Arial"/>
                  </w:rPr>
                </w:rPrChange>
              </w:rPr>
            </w:pPr>
            <w:ins w:id="9175" w:author="Elias De Moraes Fernandes" w:date="2016-03-16T12:55:00Z">
              <w:del w:id="9176" w:author="Elias De Moraes Fernandes" w:date="2016-05-02T16:24:00Z">
                <w:r w:rsidRPr="00996951" w:rsidDel="00DA24D0">
                  <w:rPr>
                    <w:rFonts w:ascii="Arial" w:hAnsi="Arial" w:cs="Arial"/>
                    <w:rPrChange w:id="9177" w:author="Elias de Moraes Fernandes" w:date="2016-07-07T10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15EF344" w14:textId="7A3B77B2" w:rsidR="00184DFD" w:rsidRPr="00996951" w:rsidDel="00DA24D0" w:rsidRDefault="00184DFD" w:rsidP="00CF2422">
            <w:pPr>
              <w:spacing w:line="360" w:lineRule="auto"/>
              <w:rPr>
                <w:ins w:id="9178" w:author="Elias De Moraes Fernandes" w:date="2016-03-16T12:55:00Z"/>
                <w:del w:id="9179" w:author="Elias De Moraes Fernandes" w:date="2016-05-02T16:24:00Z"/>
                <w:rFonts w:ascii="Arial" w:hAnsi="Arial" w:cs="Arial"/>
                <w:rPrChange w:id="9180" w:author="Elias de Moraes Fernandes" w:date="2016-07-07T10:33:00Z">
                  <w:rPr>
                    <w:ins w:id="9181" w:author="Elias De Moraes Fernandes" w:date="2016-03-16T12:55:00Z"/>
                    <w:del w:id="9182" w:author="Elias De Moraes Fernandes" w:date="2016-05-02T16:24:00Z"/>
                    <w:rFonts w:cs="Arial"/>
                  </w:rPr>
                </w:rPrChange>
              </w:rPr>
            </w:pPr>
            <w:ins w:id="9183" w:author="Elias De Moraes Fernandes" w:date="2016-03-16T12:55:00Z">
              <w:del w:id="9184" w:author="Elias De Moraes Fernandes" w:date="2016-05-02T16:24:00Z">
                <w:r w:rsidRPr="00996951" w:rsidDel="00DA24D0">
                  <w:rPr>
                    <w:rFonts w:ascii="Arial" w:hAnsi="Arial" w:cs="Arial"/>
                    <w:rPrChange w:id="9185" w:author="Elias de Moraes Fernandes" w:date="2016-07-07T10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52A73080" w14:textId="566BEACA" w:rsidR="00184DFD" w:rsidRPr="00996951" w:rsidDel="00DA24D0" w:rsidRDefault="00184DFD" w:rsidP="00CF2422">
            <w:pPr>
              <w:spacing w:line="360" w:lineRule="auto"/>
              <w:rPr>
                <w:ins w:id="9186" w:author="Elias De Moraes Fernandes" w:date="2016-03-16T12:55:00Z"/>
                <w:del w:id="9187" w:author="Elias De Moraes Fernandes" w:date="2016-05-02T16:24:00Z"/>
                <w:rFonts w:ascii="Arial" w:hAnsi="Arial" w:cs="Arial"/>
                <w:rPrChange w:id="9188" w:author="Elias de Moraes Fernandes" w:date="2016-07-07T10:33:00Z">
                  <w:rPr>
                    <w:ins w:id="9189" w:author="Elias De Moraes Fernandes" w:date="2016-03-16T12:55:00Z"/>
                    <w:del w:id="9190" w:author="Elias De Moraes Fernandes" w:date="2016-05-02T16:24:00Z"/>
                    <w:rFonts w:cs="Arial"/>
                  </w:rPr>
                </w:rPrChange>
              </w:rPr>
            </w:pPr>
            <w:ins w:id="9191" w:author="Elias De Moraes Fernandes" w:date="2016-03-16T12:55:00Z">
              <w:del w:id="9192" w:author="Elias De Moraes Fernandes" w:date="2016-05-02T16:24:00Z">
                <w:r w:rsidRPr="00996951" w:rsidDel="00DA24D0">
                  <w:rPr>
                    <w:rFonts w:ascii="Arial" w:hAnsi="Arial" w:cs="Arial"/>
                    <w:rPrChange w:id="9193" w:author="Elias de Moraes Fernandes" w:date="2016-07-07T10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46" w:type="dxa"/>
          </w:tcPr>
          <w:p w14:paraId="72FC8333" w14:textId="051B1C6E" w:rsidR="00184DFD" w:rsidRPr="00996951" w:rsidDel="00DA24D0" w:rsidRDefault="00184DFD" w:rsidP="00CF2422">
            <w:pPr>
              <w:spacing w:line="360" w:lineRule="auto"/>
              <w:rPr>
                <w:ins w:id="9194" w:author="Elias De Moraes Fernandes" w:date="2016-03-16T12:55:00Z"/>
                <w:del w:id="9195" w:author="Elias De Moraes Fernandes" w:date="2016-05-02T16:24:00Z"/>
                <w:rFonts w:ascii="Arial" w:hAnsi="Arial" w:cs="Arial"/>
                <w:rPrChange w:id="9196" w:author="Elias de Moraes Fernandes" w:date="2016-07-07T10:33:00Z">
                  <w:rPr>
                    <w:ins w:id="9197" w:author="Elias De Moraes Fernandes" w:date="2016-03-16T12:55:00Z"/>
                    <w:del w:id="9198" w:author="Elias De Moraes Fernandes" w:date="2016-05-02T16:24:00Z"/>
                    <w:rFonts w:cs="Arial"/>
                  </w:rPr>
                </w:rPrChange>
              </w:rPr>
            </w:pPr>
            <w:ins w:id="9199" w:author="Elias De Moraes Fernandes" w:date="2016-03-16T12:55:00Z">
              <w:del w:id="9200" w:author="Elias De Moraes Fernandes" w:date="2016-05-02T16:24:00Z">
                <w:r w:rsidRPr="00996951" w:rsidDel="00DA24D0">
                  <w:rPr>
                    <w:rFonts w:ascii="Arial" w:hAnsi="Arial" w:cs="Arial"/>
                    <w:rPrChange w:id="9201" w:author="Elias de Moraes Fernandes" w:date="2016-07-07T10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46" w:type="dxa"/>
          </w:tcPr>
          <w:p w14:paraId="5C424086" w14:textId="7C1E61A7" w:rsidR="00184DFD" w:rsidRPr="00996951" w:rsidDel="00DA24D0" w:rsidRDefault="00184DFD" w:rsidP="00CF2422">
            <w:pPr>
              <w:spacing w:line="360" w:lineRule="auto"/>
              <w:rPr>
                <w:ins w:id="9202" w:author="Elias De Moraes Fernandes" w:date="2016-03-16T12:55:00Z"/>
                <w:del w:id="9203" w:author="Elias De Moraes Fernandes" w:date="2016-05-02T16:24:00Z"/>
                <w:rFonts w:ascii="Arial" w:hAnsi="Arial" w:cs="Arial"/>
                <w:rPrChange w:id="9204" w:author="Elias de Moraes Fernandes" w:date="2016-07-07T10:33:00Z">
                  <w:rPr>
                    <w:ins w:id="9205" w:author="Elias De Moraes Fernandes" w:date="2016-03-16T12:55:00Z"/>
                    <w:del w:id="9206" w:author="Elias De Moraes Fernandes" w:date="2016-05-02T16:24:00Z"/>
                    <w:rFonts w:cs="Arial"/>
                  </w:rPr>
                </w:rPrChange>
              </w:rPr>
            </w:pPr>
            <w:ins w:id="9207" w:author="Elias De Moraes Fernandes" w:date="2016-03-16T12:55:00Z">
              <w:del w:id="9208" w:author="Elias De Moraes Fernandes" w:date="2016-05-02T16:24:00Z">
                <w:r w:rsidRPr="00996951" w:rsidDel="00DA24D0">
                  <w:rPr>
                    <w:rFonts w:ascii="Arial" w:hAnsi="Arial" w:cs="Arial"/>
                    <w:rPrChange w:id="9209" w:author="Elias de Moraes Fernandes" w:date="2016-07-07T10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46" w:type="dxa"/>
          </w:tcPr>
          <w:p w14:paraId="74B23E67" w14:textId="34953EA0" w:rsidR="00184DFD" w:rsidRPr="00996951" w:rsidDel="00DA24D0" w:rsidRDefault="00184DFD" w:rsidP="00CF2422">
            <w:pPr>
              <w:spacing w:line="360" w:lineRule="auto"/>
              <w:rPr>
                <w:ins w:id="9210" w:author="Elias De Moraes Fernandes" w:date="2016-03-16T12:55:00Z"/>
                <w:del w:id="9211" w:author="Elias De Moraes Fernandes" w:date="2016-05-02T16:24:00Z"/>
                <w:rFonts w:ascii="Arial" w:hAnsi="Arial" w:cs="Arial"/>
                <w:rPrChange w:id="9212" w:author="Elias de Moraes Fernandes" w:date="2016-07-07T10:33:00Z">
                  <w:rPr>
                    <w:ins w:id="9213" w:author="Elias De Moraes Fernandes" w:date="2016-03-16T12:55:00Z"/>
                    <w:del w:id="9214" w:author="Elias De Moraes Fernandes" w:date="2016-05-02T16:24:00Z"/>
                    <w:rFonts w:cs="Arial"/>
                  </w:rPr>
                </w:rPrChange>
              </w:rPr>
            </w:pPr>
            <w:ins w:id="9215" w:author="Elias De Moraes Fernandes" w:date="2016-03-16T12:55:00Z">
              <w:del w:id="9216" w:author="Elias De Moraes Fernandes" w:date="2016-05-02T16:24:00Z">
                <w:r w:rsidRPr="00996951" w:rsidDel="00DA24D0">
                  <w:rPr>
                    <w:rFonts w:ascii="Arial" w:hAnsi="Arial" w:cs="Arial"/>
                    <w:rPrChange w:id="9217" w:author="Elias de Moraes Fernandes" w:date="2016-07-07T10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638" w:type="dxa"/>
          </w:tcPr>
          <w:p w14:paraId="7510DA91" w14:textId="5C905CCF" w:rsidR="00184DFD" w:rsidRPr="00996951" w:rsidDel="00DA24D0" w:rsidRDefault="00184DFD" w:rsidP="00CF2422">
            <w:pPr>
              <w:spacing w:line="360" w:lineRule="auto"/>
              <w:rPr>
                <w:ins w:id="9218" w:author="Elias De Moraes Fernandes" w:date="2016-03-16T12:55:00Z"/>
                <w:del w:id="9219" w:author="Elias De Moraes Fernandes" w:date="2016-05-02T16:24:00Z"/>
                <w:rFonts w:ascii="Arial" w:hAnsi="Arial" w:cs="Arial"/>
                <w:b/>
                <w:rPrChange w:id="9220" w:author="Elias de Moraes Fernandes" w:date="2016-07-07T10:33:00Z">
                  <w:rPr>
                    <w:ins w:id="9221" w:author="Elias De Moraes Fernandes" w:date="2016-03-16T12:55:00Z"/>
                    <w:del w:id="9222" w:author="Elias De Moraes Fernandes" w:date="2016-05-02T16:24:00Z"/>
                    <w:rFonts w:cs="Arial"/>
                    <w:b/>
                  </w:rPr>
                </w:rPrChange>
              </w:rPr>
            </w:pPr>
            <w:ins w:id="9223" w:author="Elias De Moraes Fernandes" w:date="2016-03-16T12:55:00Z">
              <w:del w:id="9224" w:author="Elias De Moraes Fernandes" w:date="2016-05-02T16:24:00Z">
                <w:r w:rsidRPr="00996951" w:rsidDel="00DA24D0">
                  <w:rPr>
                    <w:rFonts w:ascii="Arial" w:hAnsi="Arial" w:cs="Arial"/>
                    <w:b/>
                    <w:rPrChange w:id="9225" w:author="Elias de Moraes Fernandes" w:date="2016-07-07T10:33:00Z">
                      <w:rPr>
                        <w:rFonts w:cs="Arial"/>
                        <w:b/>
                      </w:rPr>
                    </w:rPrChange>
                  </w:rPr>
                  <w:delText>Progresso</w:delText>
                </w:r>
              </w:del>
            </w:ins>
          </w:p>
        </w:tc>
      </w:tr>
      <w:tr w:rsidR="00F60ABB" w:rsidRPr="00996951" w:rsidDel="00DA24D0" w14:paraId="532C3874" w14:textId="1716C037" w:rsidTr="00F60ABB">
        <w:trPr>
          <w:trHeight w:val="288"/>
          <w:ins w:id="9226" w:author="Elias De Moraes Fernandes" w:date="2016-03-16T12:55:00Z"/>
          <w:del w:id="9227" w:author="Elias De Moraes Fernandes" w:date="2016-05-02T16:24:00Z"/>
        </w:trPr>
        <w:tc>
          <w:tcPr>
            <w:tcW w:w="2477" w:type="dxa"/>
          </w:tcPr>
          <w:p w14:paraId="51F202B0" w14:textId="7C5B4D9C" w:rsidR="00184DFD" w:rsidRPr="00996951" w:rsidDel="00DA24D0" w:rsidRDefault="00184DFD" w:rsidP="00CF2422">
            <w:pPr>
              <w:pStyle w:val="CronogramaParagrafo"/>
              <w:rPr>
                <w:ins w:id="9228" w:author="Elias De Moraes Fernandes" w:date="2016-03-16T12:55:00Z"/>
                <w:del w:id="9229" w:author="Elias De Moraes Fernandes" w:date="2016-05-02T16:24:00Z"/>
                <w:rFonts w:ascii="Arial" w:hAnsi="Arial"/>
                <w:rPrChange w:id="9230" w:author="Elias de Moraes Fernandes" w:date="2016-07-07T10:33:00Z">
                  <w:rPr>
                    <w:ins w:id="9231" w:author="Elias De Moraes Fernandes" w:date="2016-03-16T12:55:00Z"/>
                    <w:del w:id="9232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4C5DEEAE" w14:textId="59031C97" w:rsidR="00184DFD" w:rsidRPr="00996951" w:rsidDel="00DA24D0" w:rsidRDefault="00184DFD" w:rsidP="00CF2422">
            <w:pPr>
              <w:spacing w:line="360" w:lineRule="auto"/>
              <w:rPr>
                <w:ins w:id="9233" w:author="Elias De Moraes Fernandes" w:date="2016-03-16T12:55:00Z"/>
                <w:del w:id="9234" w:author="Elias De Moraes Fernandes" w:date="2016-05-02T16:24:00Z"/>
                <w:rFonts w:ascii="Arial" w:hAnsi="Arial" w:cs="Arial"/>
                <w:rPrChange w:id="9235" w:author="Elias de Moraes Fernandes" w:date="2016-07-07T10:33:00Z">
                  <w:rPr>
                    <w:ins w:id="9236" w:author="Elias De Moraes Fernandes" w:date="2016-03-16T12:55:00Z"/>
                    <w:del w:id="92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A9A73C2" w14:textId="50ED0DAF" w:rsidR="00184DFD" w:rsidRPr="00996951" w:rsidDel="00DA24D0" w:rsidRDefault="00184DFD" w:rsidP="00CF2422">
            <w:pPr>
              <w:spacing w:line="360" w:lineRule="auto"/>
              <w:rPr>
                <w:ins w:id="9238" w:author="Elias De Moraes Fernandes" w:date="2016-03-16T12:55:00Z"/>
                <w:del w:id="9239" w:author="Elias De Moraes Fernandes" w:date="2016-05-02T16:24:00Z"/>
                <w:rFonts w:ascii="Arial" w:hAnsi="Arial" w:cs="Arial"/>
                <w:rPrChange w:id="9240" w:author="Elias de Moraes Fernandes" w:date="2016-07-07T10:33:00Z">
                  <w:rPr>
                    <w:ins w:id="9241" w:author="Elias De Moraes Fernandes" w:date="2016-03-16T12:55:00Z"/>
                    <w:del w:id="92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257BE8F" w14:textId="07E3CD23" w:rsidR="00184DFD" w:rsidRPr="00996951" w:rsidDel="00DA24D0" w:rsidRDefault="00184DFD" w:rsidP="00CF2422">
            <w:pPr>
              <w:spacing w:line="360" w:lineRule="auto"/>
              <w:rPr>
                <w:ins w:id="9243" w:author="Elias De Moraes Fernandes" w:date="2016-03-16T12:55:00Z"/>
                <w:del w:id="9244" w:author="Elias De Moraes Fernandes" w:date="2016-05-02T16:24:00Z"/>
                <w:rFonts w:ascii="Arial" w:hAnsi="Arial" w:cs="Arial"/>
                <w:rPrChange w:id="9245" w:author="Elias de Moraes Fernandes" w:date="2016-07-07T10:33:00Z">
                  <w:rPr>
                    <w:ins w:id="9246" w:author="Elias De Moraes Fernandes" w:date="2016-03-16T12:55:00Z"/>
                    <w:del w:id="92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3628B4" w14:textId="6D04F09E" w:rsidR="00184DFD" w:rsidRPr="00996951" w:rsidDel="00DA24D0" w:rsidRDefault="00184DFD" w:rsidP="00CF2422">
            <w:pPr>
              <w:spacing w:line="360" w:lineRule="auto"/>
              <w:rPr>
                <w:ins w:id="9248" w:author="Elias De Moraes Fernandes" w:date="2016-03-16T12:55:00Z"/>
                <w:del w:id="9249" w:author="Elias De Moraes Fernandes" w:date="2016-05-02T16:24:00Z"/>
                <w:rFonts w:ascii="Arial" w:hAnsi="Arial" w:cs="Arial"/>
                <w:rPrChange w:id="9250" w:author="Elias de Moraes Fernandes" w:date="2016-07-07T10:33:00Z">
                  <w:rPr>
                    <w:ins w:id="9251" w:author="Elias De Moraes Fernandes" w:date="2016-03-16T12:55:00Z"/>
                    <w:del w:id="92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07C43013" w14:textId="718FD43B" w:rsidR="00184DFD" w:rsidRPr="00996951" w:rsidDel="00DA24D0" w:rsidRDefault="00184DFD" w:rsidP="00CF2422">
            <w:pPr>
              <w:spacing w:line="360" w:lineRule="auto"/>
              <w:rPr>
                <w:ins w:id="9253" w:author="Elias De Moraes Fernandes" w:date="2016-03-16T12:55:00Z"/>
                <w:del w:id="9254" w:author="Elias De Moraes Fernandes" w:date="2016-05-02T16:24:00Z"/>
                <w:rFonts w:ascii="Arial" w:hAnsi="Arial" w:cs="Arial"/>
                <w:rPrChange w:id="9255" w:author="Elias de Moraes Fernandes" w:date="2016-07-07T10:33:00Z">
                  <w:rPr>
                    <w:ins w:id="9256" w:author="Elias De Moraes Fernandes" w:date="2016-03-16T12:55:00Z"/>
                    <w:del w:id="92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C75029A" w14:textId="35CDDEEF" w:rsidR="00184DFD" w:rsidRPr="00996951" w:rsidDel="00DA24D0" w:rsidRDefault="00184DFD" w:rsidP="00CF2422">
            <w:pPr>
              <w:spacing w:line="360" w:lineRule="auto"/>
              <w:rPr>
                <w:ins w:id="9258" w:author="Elias De Moraes Fernandes" w:date="2016-03-16T12:55:00Z"/>
                <w:del w:id="9259" w:author="Elias De Moraes Fernandes" w:date="2016-05-02T16:24:00Z"/>
                <w:rFonts w:ascii="Arial" w:hAnsi="Arial" w:cs="Arial"/>
                <w:rPrChange w:id="9260" w:author="Elias de Moraes Fernandes" w:date="2016-07-07T10:33:00Z">
                  <w:rPr>
                    <w:ins w:id="9261" w:author="Elias De Moraes Fernandes" w:date="2016-03-16T12:55:00Z"/>
                    <w:del w:id="92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FF17C2C" w14:textId="35EE4846" w:rsidR="00184DFD" w:rsidRPr="00996951" w:rsidDel="00DA24D0" w:rsidRDefault="00184DFD" w:rsidP="00CF2422">
            <w:pPr>
              <w:spacing w:line="360" w:lineRule="auto"/>
              <w:rPr>
                <w:ins w:id="9263" w:author="Elias De Moraes Fernandes" w:date="2016-03-16T12:55:00Z"/>
                <w:del w:id="9264" w:author="Elias De Moraes Fernandes" w:date="2016-05-02T16:24:00Z"/>
                <w:rFonts w:ascii="Arial" w:hAnsi="Arial" w:cs="Arial"/>
                <w:rPrChange w:id="9265" w:author="Elias de Moraes Fernandes" w:date="2016-07-07T10:33:00Z">
                  <w:rPr>
                    <w:ins w:id="9266" w:author="Elias De Moraes Fernandes" w:date="2016-03-16T12:55:00Z"/>
                    <w:del w:id="92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E35A6F5" w14:textId="115769EB" w:rsidR="00184DFD" w:rsidRPr="00996951" w:rsidDel="00DA24D0" w:rsidRDefault="00184DFD" w:rsidP="00CF2422">
            <w:pPr>
              <w:spacing w:line="360" w:lineRule="auto"/>
              <w:rPr>
                <w:ins w:id="9268" w:author="Elias De Moraes Fernandes" w:date="2016-03-16T12:55:00Z"/>
                <w:del w:id="9269" w:author="Elias De Moraes Fernandes" w:date="2016-05-02T16:24:00Z"/>
                <w:rFonts w:ascii="Arial" w:hAnsi="Arial" w:cs="Arial"/>
                <w:rPrChange w:id="9270" w:author="Elias de Moraes Fernandes" w:date="2016-07-07T10:33:00Z">
                  <w:rPr>
                    <w:ins w:id="9271" w:author="Elias De Moraes Fernandes" w:date="2016-03-16T12:55:00Z"/>
                    <w:del w:id="92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52F254" w14:textId="61871098" w:rsidR="00184DFD" w:rsidRPr="00996951" w:rsidDel="00DA24D0" w:rsidRDefault="00184DFD" w:rsidP="00CF2422">
            <w:pPr>
              <w:spacing w:line="360" w:lineRule="auto"/>
              <w:rPr>
                <w:ins w:id="9273" w:author="Elias De Moraes Fernandes" w:date="2016-03-16T12:55:00Z"/>
                <w:del w:id="9274" w:author="Elias De Moraes Fernandes" w:date="2016-05-02T16:24:00Z"/>
                <w:rFonts w:ascii="Arial" w:hAnsi="Arial" w:cs="Arial"/>
                <w:rPrChange w:id="9275" w:author="Elias de Moraes Fernandes" w:date="2016-07-07T10:33:00Z">
                  <w:rPr>
                    <w:ins w:id="9276" w:author="Elias De Moraes Fernandes" w:date="2016-03-16T12:55:00Z"/>
                    <w:del w:id="92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8273497" w14:textId="15948837" w:rsidR="00184DFD" w:rsidRPr="00996951" w:rsidDel="00DA24D0" w:rsidRDefault="00184DFD" w:rsidP="00CF2422">
            <w:pPr>
              <w:spacing w:line="360" w:lineRule="auto"/>
              <w:rPr>
                <w:ins w:id="9278" w:author="Elias De Moraes Fernandes" w:date="2016-03-16T12:55:00Z"/>
                <w:del w:id="9279" w:author="Elias De Moraes Fernandes" w:date="2016-05-02T16:24:00Z"/>
                <w:rFonts w:ascii="Arial" w:hAnsi="Arial" w:cs="Arial"/>
                <w:rPrChange w:id="9280" w:author="Elias de Moraes Fernandes" w:date="2016-07-07T10:33:00Z">
                  <w:rPr>
                    <w:ins w:id="9281" w:author="Elias De Moraes Fernandes" w:date="2016-03-16T12:55:00Z"/>
                    <w:del w:id="92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31967E8" w14:textId="7E3A5628" w:rsidR="00184DFD" w:rsidRPr="00996951" w:rsidDel="00DA24D0" w:rsidRDefault="00184DFD" w:rsidP="00CF2422">
            <w:pPr>
              <w:spacing w:line="360" w:lineRule="auto"/>
              <w:rPr>
                <w:ins w:id="9283" w:author="Elias De Moraes Fernandes" w:date="2016-03-16T12:55:00Z"/>
                <w:del w:id="9284" w:author="Elias De Moraes Fernandes" w:date="2016-05-02T16:24:00Z"/>
                <w:rFonts w:ascii="Arial" w:hAnsi="Arial" w:cs="Arial"/>
                <w:rPrChange w:id="9285" w:author="Elias de Moraes Fernandes" w:date="2016-07-07T10:33:00Z">
                  <w:rPr>
                    <w:ins w:id="9286" w:author="Elias De Moraes Fernandes" w:date="2016-03-16T12:55:00Z"/>
                    <w:del w:id="92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B4346E" w14:textId="1F0834DE" w:rsidR="00184DFD" w:rsidRPr="00996951" w:rsidDel="00DA24D0" w:rsidRDefault="00184DFD" w:rsidP="00CF2422">
            <w:pPr>
              <w:spacing w:line="360" w:lineRule="auto"/>
              <w:rPr>
                <w:ins w:id="9288" w:author="Elias De Moraes Fernandes" w:date="2016-03-16T12:55:00Z"/>
                <w:del w:id="9289" w:author="Elias De Moraes Fernandes" w:date="2016-05-02T16:24:00Z"/>
                <w:rFonts w:ascii="Arial" w:hAnsi="Arial" w:cs="Arial"/>
                <w:rPrChange w:id="9290" w:author="Elias de Moraes Fernandes" w:date="2016-07-07T10:33:00Z">
                  <w:rPr>
                    <w:ins w:id="9291" w:author="Elias De Moraes Fernandes" w:date="2016-03-16T12:55:00Z"/>
                    <w:del w:id="92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4C3143" w14:textId="18E0F7B3" w:rsidR="00184DFD" w:rsidRPr="00996951" w:rsidDel="00DA24D0" w:rsidRDefault="00184DFD" w:rsidP="00CF2422">
            <w:pPr>
              <w:spacing w:line="360" w:lineRule="auto"/>
              <w:rPr>
                <w:ins w:id="9293" w:author="Elias De Moraes Fernandes" w:date="2016-03-16T12:55:00Z"/>
                <w:del w:id="9294" w:author="Elias De Moraes Fernandes" w:date="2016-05-02T16:24:00Z"/>
                <w:rFonts w:ascii="Arial" w:hAnsi="Arial" w:cs="Arial"/>
                <w:rPrChange w:id="9295" w:author="Elias de Moraes Fernandes" w:date="2016-07-07T10:33:00Z">
                  <w:rPr>
                    <w:ins w:id="9296" w:author="Elias De Moraes Fernandes" w:date="2016-03-16T12:55:00Z"/>
                    <w:del w:id="92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0A8DE3" w14:textId="098B59B5" w:rsidR="00184DFD" w:rsidRPr="00996951" w:rsidDel="00DA24D0" w:rsidRDefault="00184DFD" w:rsidP="00CF2422">
            <w:pPr>
              <w:spacing w:line="360" w:lineRule="auto"/>
              <w:rPr>
                <w:ins w:id="9298" w:author="Elias De Moraes Fernandes" w:date="2016-03-16T12:55:00Z"/>
                <w:del w:id="9299" w:author="Elias De Moraes Fernandes" w:date="2016-05-02T16:24:00Z"/>
                <w:rFonts w:ascii="Arial" w:hAnsi="Arial" w:cs="Arial"/>
                <w:rPrChange w:id="9300" w:author="Elias de Moraes Fernandes" w:date="2016-07-07T10:33:00Z">
                  <w:rPr>
                    <w:ins w:id="9301" w:author="Elias De Moraes Fernandes" w:date="2016-03-16T12:55:00Z"/>
                    <w:del w:id="930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9F2204C" w14:textId="41FD39C3" w:rsidR="00184DFD" w:rsidRPr="00996951" w:rsidDel="00DA24D0" w:rsidRDefault="00184DFD" w:rsidP="00CF2422">
            <w:pPr>
              <w:spacing w:line="360" w:lineRule="auto"/>
              <w:rPr>
                <w:ins w:id="9303" w:author="Elias De Moraes Fernandes" w:date="2016-03-16T12:55:00Z"/>
                <w:del w:id="9304" w:author="Elias De Moraes Fernandes" w:date="2016-05-02T16:24:00Z"/>
                <w:rFonts w:ascii="Arial" w:hAnsi="Arial" w:cs="Arial"/>
                <w:rPrChange w:id="9305" w:author="Elias de Moraes Fernandes" w:date="2016-07-07T10:33:00Z">
                  <w:rPr>
                    <w:ins w:id="9306" w:author="Elias De Moraes Fernandes" w:date="2016-03-16T12:55:00Z"/>
                    <w:del w:id="93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8CDCD7D" w14:textId="2A9DD2D8" w:rsidR="00184DFD" w:rsidRPr="00996951" w:rsidDel="00DA24D0" w:rsidRDefault="00184DFD" w:rsidP="00CF2422">
            <w:pPr>
              <w:spacing w:line="360" w:lineRule="auto"/>
              <w:rPr>
                <w:ins w:id="9308" w:author="Elias De Moraes Fernandes" w:date="2016-03-16T12:55:00Z"/>
                <w:del w:id="9309" w:author="Elias De Moraes Fernandes" w:date="2016-05-02T16:24:00Z"/>
                <w:rFonts w:ascii="Arial" w:hAnsi="Arial" w:cs="Arial"/>
                <w:rPrChange w:id="9310" w:author="Elias de Moraes Fernandes" w:date="2016-07-07T10:33:00Z">
                  <w:rPr>
                    <w:ins w:id="9311" w:author="Elias De Moraes Fernandes" w:date="2016-03-16T12:55:00Z"/>
                    <w:del w:id="93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A5111FF" w14:textId="57EF6C33" w:rsidR="00184DFD" w:rsidRPr="00996951" w:rsidDel="00DA24D0" w:rsidRDefault="006D0AA3" w:rsidP="00CF2422">
            <w:pPr>
              <w:spacing w:line="360" w:lineRule="auto"/>
              <w:rPr>
                <w:ins w:id="9313" w:author="Elias De Moraes Fernandes" w:date="2016-03-16T12:55:00Z"/>
                <w:del w:id="9314" w:author="Elias De Moraes Fernandes" w:date="2016-05-02T16:24:00Z"/>
                <w:rFonts w:ascii="Arial" w:hAnsi="Arial" w:cs="Arial"/>
                <w:rPrChange w:id="9315" w:author="Elias de Moraes Fernandes" w:date="2016-07-07T10:33:00Z">
                  <w:rPr>
                    <w:ins w:id="9316" w:author="Elias De Moraes Fernandes" w:date="2016-03-16T12:55:00Z"/>
                    <w:del w:id="9317" w:author="Elias De Moraes Fernandes" w:date="2016-05-02T16:24:00Z"/>
                    <w:rFonts w:cs="Arial"/>
                  </w:rPr>
                </w:rPrChange>
              </w:rPr>
            </w:pPr>
            <w:ins w:id="9318" w:author="Elias De Moraes Fernandes" w:date="2016-03-16T13:12:00Z">
              <w:del w:id="9319" w:author="Elias De Moraes Fernandes" w:date="2016-05-02T14:57:00Z">
                <w:r w:rsidRPr="00996951" w:rsidDel="00B846E6">
                  <w:rPr>
                    <w:rFonts w:ascii="Arial" w:hAnsi="Arial" w:cs="Arial"/>
                    <w:rPrChange w:id="9320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996951" w:rsidDel="00DA24D0" w14:paraId="4D6FC778" w14:textId="53CCB333" w:rsidTr="00F60ABB">
        <w:trPr>
          <w:trHeight w:val="394"/>
          <w:ins w:id="9321" w:author="Elias De Moraes Fernandes" w:date="2016-03-16T12:55:00Z"/>
          <w:del w:id="9322" w:author="Elias De Moraes Fernandes" w:date="2016-05-02T16:24:00Z"/>
        </w:trPr>
        <w:tc>
          <w:tcPr>
            <w:tcW w:w="2477" w:type="dxa"/>
          </w:tcPr>
          <w:p w14:paraId="627EABA8" w14:textId="6ED123AE" w:rsidR="00184DFD" w:rsidRPr="00996951" w:rsidDel="00DA24D0" w:rsidRDefault="00184DFD">
            <w:pPr>
              <w:pStyle w:val="CronogramaParagrafo"/>
              <w:rPr>
                <w:ins w:id="9323" w:author="Elias De Moraes Fernandes" w:date="2016-03-16T12:55:00Z"/>
                <w:del w:id="9324" w:author="Elias De Moraes Fernandes" w:date="2016-05-02T16:24:00Z"/>
                <w:rFonts w:ascii="Arial" w:hAnsi="Arial"/>
                <w:rPrChange w:id="9325" w:author="Elias de Moraes Fernandes" w:date="2016-07-07T10:33:00Z">
                  <w:rPr>
                    <w:ins w:id="9326" w:author="Elias De Moraes Fernandes" w:date="2016-03-16T12:55:00Z"/>
                    <w:del w:id="9327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308C2CFD" w14:textId="6852C9F6" w:rsidR="00184DFD" w:rsidRPr="00996951" w:rsidDel="00DA24D0" w:rsidRDefault="00184DFD" w:rsidP="00CF2422">
            <w:pPr>
              <w:spacing w:line="360" w:lineRule="auto"/>
              <w:rPr>
                <w:ins w:id="9328" w:author="Elias De Moraes Fernandes" w:date="2016-03-16T12:55:00Z"/>
                <w:del w:id="9329" w:author="Elias De Moraes Fernandes" w:date="2016-05-02T16:24:00Z"/>
                <w:rFonts w:ascii="Arial" w:hAnsi="Arial" w:cs="Arial"/>
                <w:rPrChange w:id="9330" w:author="Elias de Moraes Fernandes" w:date="2016-07-07T10:33:00Z">
                  <w:rPr>
                    <w:ins w:id="9331" w:author="Elias De Moraes Fernandes" w:date="2016-03-16T12:55:00Z"/>
                    <w:del w:id="93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A6C167" w14:textId="4B1AD708" w:rsidR="00184DFD" w:rsidRPr="00996951" w:rsidDel="00DA24D0" w:rsidRDefault="00184DFD" w:rsidP="00CF2422">
            <w:pPr>
              <w:spacing w:line="360" w:lineRule="auto"/>
              <w:rPr>
                <w:ins w:id="9333" w:author="Elias De Moraes Fernandes" w:date="2016-03-16T12:55:00Z"/>
                <w:del w:id="9334" w:author="Elias De Moraes Fernandes" w:date="2016-05-02T16:24:00Z"/>
                <w:rFonts w:ascii="Arial" w:hAnsi="Arial" w:cs="Arial"/>
                <w:rPrChange w:id="9335" w:author="Elias de Moraes Fernandes" w:date="2016-07-07T10:33:00Z">
                  <w:rPr>
                    <w:ins w:id="9336" w:author="Elias De Moraes Fernandes" w:date="2016-03-16T12:55:00Z"/>
                    <w:del w:id="93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74563793" w14:textId="5FB820A0" w:rsidR="00184DFD" w:rsidRPr="00996951" w:rsidDel="00DA24D0" w:rsidRDefault="00184DFD" w:rsidP="00CF2422">
            <w:pPr>
              <w:spacing w:line="360" w:lineRule="auto"/>
              <w:rPr>
                <w:ins w:id="9338" w:author="Elias De Moraes Fernandes" w:date="2016-03-16T12:55:00Z"/>
                <w:del w:id="9339" w:author="Elias De Moraes Fernandes" w:date="2016-05-02T16:24:00Z"/>
                <w:rFonts w:ascii="Arial" w:hAnsi="Arial" w:cs="Arial"/>
                <w:rPrChange w:id="9340" w:author="Elias de Moraes Fernandes" w:date="2016-07-07T10:33:00Z">
                  <w:rPr>
                    <w:ins w:id="9341" w:author="Elias De Moraes Fernandes" w:date="2016-03-16T12:55:00Z"/>
                    <w:del w:id="93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A9EF438" w14:textId="35C88858" w:rsidR="00184DFD" w:rsidRPr="00996951" w:rsidDel="00DA24D0" w:rsidRDefault="00184DFD" w:rsidP="00CF2422">
            <w:pPr>
              <w:spacing w:line="360" w:lineRule="auto"/>
              <w:rPr>
                <w:ins w:id="9343" w:author="Elias De Moraes Fernandes" w:date="2016-03-16T12:55:00Z"/>
                <w:del w:id="9344" w:author="Elias De Moraes Fernandes" w:date="2016-05-02T16:24:00Z"/>
                <w:rFonts w:ascii="Arial" w:hAnsi="Arial" w:cs="Arial"/>
                <w:rPrChange w:id="9345" w:author="Elias de Moraes Fernandes" w:date="2016-07-07T10:33:00Z">
                  <w:rPr>
                    <w:ins w:id="9346" w:author="Elias De Moraes Fernandes" w:date="2016-03-16T12:55:00Z"/>
                    <w:del w:id="93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F0BDEE3" w14:textId="10EE7712" w:rsidR="00184DFD" w:rsidRPr="00996951" w:rsidDel="00DA24D0" w:rsidRDefault="00184DFD" w:rsidP="00CF2422">
            <w:pPr>
              <w:spacing w:line="360" w:lineRule="auto"/>
              <w:rPr>
                <w:ins w:id="9348" w:author="Elias De Moraes Fernandes" w:date="2016-03-16T12:55:00Z"/>
                <w:del w:id="9349" w:author="Elias De Moraes Fernandes" w:date="2016-05-02T16:24:00Z"/>
                <w:rFonts w:ascii="Arial" w:hAnsi="Arial" w:cs="Arial"/>
                <w:rPrChange w:id="9350" w:author="Elias de Moraes Fernandes" w:date="2016-07-07T10:33:00Z">
                  <w:rPr>
                    <w:ins w:id="9351" w:author="Elias De Moraes Fernandes" w:date="2016-03-16T12:55:00Z"/>
                    <w:del w:id="93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75727C6F" w14:textId="275AAE94" w:rsidR="00184DFD" w:rsidRPr="00996951" w:rsidDel="00DA24D0" w:rsidRDefault="00184DFD" w:rsidP="00CF2422">
            <w:pPr>
              <w:spacing w:line="360" w:lineRule="auto"/>
              <w:rPr>
                <w:ins w:id="9353" w:author="Elias De Moraes Fernandes" w:date="2016-03-16T12:55:00Z"/>
                <w:del w:id="9354" w:author="Elias De Moraes Fernandes" w:date="2016-05-02T16:24:00Z"/>
                <w:rFonts w:ascii="Arial" w:hAnsi="Arial" w:cs="Arial"/>
                <w:rPrChange w:id="9355" w:author="Elias de Moraes Fernandes" w:date="2016-07-07T10:33:00Z">
                  <w:rPr>
                    <w:ins w:id="9356" w:author="Elias De Moraes Fernandes" w:date="2016-03-16T12:55:00Z"/>
                    <w:del w:id="93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41CA396" w14:textId="5CE830B7" w:rsidR="00184DFD" w:rsidRPr="00996951" w:rsidDel="00DA24D0" w:rsidRDefault="00184DFD" w:rsidP="00CF2422">
            <w:pPr>
              <w:spacing w:line="360" w:lineRule="auto"/>
              <w:rPr>
                <w:ins w:id="9358" w:author="Elias De Moraes Fernandes" w:date="2016-03-16T12:55:00Z"/>
                <w:del w:id="9359" w:author="Elias De Moraes Fernandes" w:date="2016-05-02T16:24:00Z"/>
                <w:rFonts w:ascii="Arial" w:hAnsi="Arial" w:cs="Arial"/>
                <w:rPrChange w:id="9360" w:author="Elias de Moraes Fernandes" w:date="2016-07-07T10:33:00Z">
                  <w:rPr>
                    <w:ins w:id="9361" w:author="Elias De Moraes Fernandes" w:date="2016-03-16T12:55:00Z"/>
                    <w:del w:id="93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9BC95AD" w14:textId="52A1CB39" w:rsidR="00184DFD" w:rsidRPr="00996951" w:rsidDel="00DA24D0" w:rsidRDefault="00184DFD" w:rsidP="00CF2422">
            <w:pPr>
              <w:spacing w:line="360" w:lineRule="auto"/>
              <w:rPr>
                <w:ins w:id="9363" w:author="Elias De Moraes Fernandes" w:date="2016-03-16T12:55:00Z"/>
                <w:del w:id="9364" w:author="Elias De Moraes Fernandes" w:date="2016-05-02T16:24:00Z"/>
                <w:rFonts w:ascii="Arial" w:hAnsi="Arial" w:cs="Arial"/>
                <w:rPrChange w:id="9365" w:author="Elias de Moraes Fernandes" w:date="2016-07-07T10:33:00Z">
                  <w:rPr>
                    <w:ins w:id="9366" w:author="Elias De Moraes Fernandes" w:date="2016-03-16T12:55:00Z"/>
                    <w:del w:id="93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C6BBB3" w14:textId="23FE3562" w:rsidR="00184DFD" w:rsidRPr="00996951" w:rsidDel="00DA24D0" w:rsidRDefault="00184DFD" w:rsidP="00CF2422">
            <w:pPr>
              <w:spacing w:line="360" w:lineRule="auto"/>
              <w:rPr>
                <w:ins w:id="9368" w:author="Elias De Moraes Fernandes" w:date="2016-03-16T12:55:00Z"/>
                <w:del w:id="9369" w:author="Elias De Moraes Fernandes" w:date="2016-05-02T16:24:00Z"/>
                <w:rFonts w:ascii="Arial" w:hAnsi="Arial" w:cs="Arial"/>
                <w:rPrChange w:id="9370" w:author="Elias de Moraes Fernandes" w:date="2016-07-07T10:33:00Z">
                  <w:rPr>
                    <w:ins w:id="9371" w:author="Elias De Moraes Fernandes" w:date="2016-03-16T12:55:00Z"/>
                    <w:del w:id="93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D1BC886" w14:textId="6A52A4C0" w:rsidR="00184DFD" w:rsidRPr="00996951" w:rsidDel="00DA24D0" w:rsidRDefault="00184DFD" w:rsidP="00CF2422">
            <w:pPr>
              <w:spacing w:line="360" w:lineRule="auto"/>
              <w:rPr>
                <w:ins w:id="9373" w:author="Elias De Moraes Fernandes" w:date="2016-03-16T12:55:00Z"/>
                <w:del w:id="9374" w:author="Elias De Moraes Fernandes" w:date="2016-05-02T16:24:00Z"/>
                <w:rFonts w:ascii="Arial" w:hAnsi="Arial" w:cs="Arial"/>
                <w:rPrChange w:id="9375" w:author="Elias de Moraes Fernandes" w:date="2016-07-07T10:33:00Z">
                  <w:rPr>
                    <w:ins w:id="9376" w:author="Elias De Moraes Fernandes" w:date="2016-03-16T12:55:00Z"/>
                    <w:del w:id="93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DE89851" w14:textId="7F8743C5" w:rsidR="00184DFD" w:rsidRPr="00996951" w:rsidDel="00DA24D0" w:rsidRDefault="00184DFD" w:rsidP="00CF2422">
            <w:pPr>
              <w:spacing w:line="360" w:lineRule="auto"/>
              <w:rPr>
                <w:ins w:id="9378" w:author="Elias De Moraes Fernandes" w:date="2016-03-16T12:55:00Z"/>
                <w:del w:id="9379" w:author="Elias De Moraes Fernandes" w:date="2016-05-02T16:24:00Z"/>
                <w:rFonts w:ascii="Arial" w:hAnsi="Arial" w:cs="Arial"/>
                <w:rPrChange w:id="9380" w:author="Elias de Moraes Fernandes" w:date="2016-07-07T10:33:00Z">
                  <w:rPr>
                    <w:ins w:id="9381" w:author="Elias De Moraes Fernandes" w:date="2016-03-16T12:55:00Z"/>
                    <w:del w:id="93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F283AE3" w14:textId="033FDD99" w:rsidR="00184DFD" w:rsidRPr="00996951" w:rsidDel="00DA24D0" w:rsidRDefault="00184DFD" w:rsidP="00CF2422">
            <w:pPr>
              <w:spacing w:line="360" w:lineRule="auto"/>
              <w:rPr>
                <w:ins w:id="9383" w:author="Elias De Moraes Fernandes" w:date="2016-03-16T12:55:00Z"/>
                <w:del w:id="9384" w:author="Elias De Moraes Fernandes" w:date="2016-05-02T16:24:00Z"/>
                <w:rFonts w:ascii="Arial" w:hAnsi="Arial" w:cs="Arial"/>
                <w:rPrChange w:id="9385" w:author="Elias de Moraes Fernandes" w:date="2016-07-07T10:33:00Z">
                  <w:rPr>
                    <w:ins w:id="9386" w:author="Elias De Moraes Fernandes" w:date="2016-03-16T12:55:00Z"/>
                    <w:del w:id="93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567D9AC" w14:textId="4424E1F7" w:rsidR="00184DFD" w:rsidRPr="00996951" w:rsidDel="00DA24D0" w:rsidRDefault="00184DFD" w:rsidP="00CF2422">
            <w:pPr>
              <w:spacing w:line="360" w:lineRule="auto"/>
              <w:rPr>
                <w:ins w:id="9388" w:author="Elias De Moraes Fernandes" w:date="2016-03-16T12:55:00Z"/>
                <w:del w:id="9389" w:author="Elias De Moraes Fernandes" w:date="2016-05-02T16:24:00Z"/>
                <w:rFonts w:ascii="Arial" w:hAnsi="Arial" w:cs="Arial"/>
                <w:rPrChange w:id="9390" w:author="Elias de Moraes Fernandes" w:date="2016-07-07T10:33:00Z">
                  <w:rPr>
                    <w:ins w:id="9391" w:author="Elias De Moraes Fernandes" w:date="2016-03-16T12:55:00Z"/>
                    <w:del w:id="93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C169910" w14:textId="55FDA117" w:rsidR="00184DFD" w:rsidRPr="00996951" w:rsidDel="00DA24D0" w:rsidRDefault="00184DFD" w:rsidP="00CF2422">
            <w:pPr>
              <w:spacing w:line="360" w:lineRule="auto"/>
              <w:rPr>
                <w:ins w:id="9393" w:author="Elias De Moraes Fernandes" w:date="2016-03-16T12:55:00Z"/>
                <w:del w:id="9394" w:author="Elias De Moraes Fernandes" w:date="2016-05-02T16:24:00Z"/>
                <w:rFonts w:ascii="Arial" w:hAnsi="Arial" w:cs="Arial"/>
                <w:rPrChange w:id="9395" w:author="Elias de Moraes Fernandes" w:date="2016-07-07T10:33:00Z">
                  <w:rPr>
                    <w:ins w:id="9396" w:author="Elias De Moraes Fernandes" w:date="2016-03-16T12:55:00Z"/>
                    <w:del w:id="93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9FAE522" w14:textId="7E19D076" w:rsidR="00184DFD" w:rsidRPr="00996951" w:rsidDel="00DA24D0" w:rsidRDefault="00184DFD" w:rsidP="00CF2422">
            <w:pPr>
              <w:spacing w:line="360" w:lineRule="auto"/>
              <w:rPr>
                <w:ins w:id="9398" w:author="Elias De Moraes Fernandes" w:date="2016-03-16T12:55:00Z"/>
                <w:del w:id="9399" w:author="Elias De Moraes Fernandes" w:date="2016-05-02T16:24:00Z"/>
                <w:rFonts w:ascii="Arial" w:hAnsi="Arial" w:cs="Arial"/>
                <w:rPrChange w:id="9400" w:author="Elias de Moraes Fernandes" w:date="2016-07-07T10:33:00Z">
                  <w:rPr>
                    <w:ins w:id="9401" w:author="Elias De Moraes Fernandes" w:date="2016-03-16T12:55:00Z"/>
                    <w:del w:id="940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9353FE3" w14:textId="3F5F284B" w:rsidR="00184DFD" w:rsidRPr="00996951" w:rsidDel="00DA24D0" w:rsidRDefault="00184DFD" w:rsidP="00CF2422">
            <w:pPr>
              <w:spacing w:line="360" w:lineRule="auto"/>
              <w:rPr>
                <w:ins w:id="9403" w:author="Elias De Moraes Fernandes" w:date="2016-03-16T12:55:00Z"/>
                <w:del w:id="9404" w:author="Elias De Moraes Fernandes" w:date="2016-05-02T16:24:00Z"/>
                <w:rFonts w:ascii="Arial" w:hAnsi="Arial" w:cs="Arial"/>
                <w:rPrChange w:id="9405" w:author="Elias de Moraes Fernandes" w:date="2016-07-07T10:33:00Z">
                  <w:rPr>
                    <w:ins w:id="9406" w:author="Elias De Moraes Fernandes" w:date="2016-03-16T12:55:00Z"/>
                    <w:del w:id="94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6AE0CEF0" w14:textId="5E007D1D" w:rsidR="00184DFD" w:rsidRPr="00996951" w:rsidDel="00DA24D0" w:rsidRDefault="006D0AA3" w:rsidP="00CF2422">
            <w:pPr>
              <w:spacing w:line="360" w:lineRule="auto"/>
              <w:rPr>
                <w:ins w:id="9408" w:author="Elias De Moraes Fernandes" w:date="2016-03-16T12:55:00Z"/>
                <w:del w:id="9409" w:author="Elias De Moraes Fernandes" w:date="2016-05-02T16:24:00Z"/>
                <w:rFonts w:ascii="Arial" w:hAnsi="Arial" w:cs="Arial"/>
                <w:rPrChange w:id="9410" w:author="Elias de Moraes Fernandes" w:date="2016-07-07T10:33:00Z">
                  <w:rPr>
                    <w:ins w:id="9411" w:author="Elias De Moraes Fernandes" w:date="2016-03-16T12:55:00Z"/>
                    <w:del w:id="9412" w:author="Elias De Moraes Fernandes" w:date="2016-05-02T16:24:00Z"/>
                    <w:rFonts w:cs="Arial"/>
                  </w:rPr>
                </w:rPrChange>
              </w:rPr>
            </w:pPr>
            <w:ins w:id="9413" w:author="Elias De Moraes Fernandes" w:date="2016-03-16T13:12:00Z">
              <w:del w:id="9414" w:author="Elias De Moraes Fernandes" w:date="2016-05-02T16:24:00Z">
                <w:r w:rsidRPr="00996951" w:rsidDel="00DA24D0">
                  <w:rPr>
                    <w:rFonts w:ascii="Arial" w:hAnsi="Arial" w:cs="Arial"/>
                    <w:rPrChange w:id="9415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996951" w:rsidDel="00DA24D0" w14:paraId="2D4EAD9D" w14:textId="1F076F49" w:rsidTr="00F60ABB">
        <w:trPr>
          <w:trHeight w:val="288"/>
          <w:ins w:id="9416" w:author="Elias De Moraes Fernandes" w:date="2016-03-16T12:55:00Z"/>
          <w:del w:id="9417" w:author="Elias De Moraes Fernandes" w:date="2016-05-02T16:24:00Z"/>
        </w:trPr>
        <w:tc>
          <w:tcPr>
            <w:tcW w:w="2477" w:type="dxa"/>
          </w:tcPr>
          <w:p w14:paraId="54443137" w14:textId="7847F47A" w:rsidR="00184DFD" w:rsidRPr="00996951" w:rsidDel="00DA24D0" w:rsidRDefault="00184DFD" w:rsidP="00CF2422">
            <w:pPr>
              <w:pStyle w:val="CronogramaParagrafo"/>
              <w:rPr>
                <w:ins w:id="9418" w:author="Elias De Moraes Fernandes" w:date="2016-03-16T12:55:00Z"/>
                <w:del w:id="9419" w:author="Elias De Moraes Fernandes" w:date="2016-05-02T16:24:00Z"/>
                <w:rFonts w:ascii="Arial" w:hAnsi="Arial"/>
                <w:rPrChange w:id="9420" w:author="Elias de Moraes Fernandes" w:date="2016-07-07T10:33:00Z">
                  <w:rPr>
                    <w:ins w:id="9421" w:author="Elias De Moraes Fernandes" w:date="2016-03-16T12:55:00Z"/>
                    <w:del w:id="9422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5720F707" w14:textId="7B7AE507" w:rsidR="00184DFD" w:rsidRPr="00996951" w:rsidDel="00DA24D0" w:rsidRDefault="00184DFD" w:rsidP="00CF2422">
            <w:pPr>
              <w:spacing w:line="360" w:lineRule="auto"/>
              <w:rPr>
                <w:ins w:id="9423" w:author="Elias De Moraes Fernandes" w:date="2016-03-16T12:55:00Z"/>
                <w:del w:id="9424" w:author="Elias De Moraes Fernandes" w:date="2016-05-02T16:24:00Z"/>
                <w:rFonts w:ascii="Arial" w:hAnsi="Arial" w:cs="Arial"/>
                <w:rPrChange w:id="9425" w:author="Elias de Moraes Fernandes" w:date="2016-07-07T10:33:00Z">
                  <w:rPr>
                    <w:ins w:id="9426" w:author="Elias De Moraes Fernandes" w:date="2016-03-16T12:55:00Z"/>
                    <w:del w:id="94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6B19E89" w14:textId="34B12F5C" w:rsidR="00184DFD" w:rsidRPr="00996951" w:rsidDel="00DA24D0" w:rsidRDefault="00184DFD" w:rsidP="00CF2422">
            <w:pPr>
              <w:spacing w:line="360" w:lineRule="auto"/>
              <w:rPr>
                <w:ins w:id="9428" w:author="Elias De Moraes Fernandes" w:date="2016-03-16T12:55:00Z"/>
                <w:del w:id="9429" w:author="Elias De Moraes Fernandes" w:date="2016-05-02T16:24:00Z"/>
                <w:rFonts w:ascii="Arial" w:hAnsi="Arial" w:cs="Arial"/>
                <w:rPrChange w:id="9430" w:author="Elias de Moraes Fernandes" w:date="2016-07-07T10:33:00Z">
                  <w:rPr>
                    <w:ins w:id="9431" w:author="Elias De Moraes Fernandes" w:date="2016-03-16T12:55:00Z"/>
                    <w:del w:id="94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071BC331" w14:textId="0C72B2F8" w:rsidR="00184DFD" w:rsidRPr="00996951" w:rsidDel="00DA24D0" w:rsidRDefault="00184DFD" w:rsidP="00CF2422">
            <w:pPr>
              <w:spacing w:line="360" w:lineRule="auto"/>
              <w:rPr>
                <w:ins w:id="9433" w:author="Elias De Moraes Fernandes" w:date="2016-03-16T12:55:00Z"/>
                <w:del w:id="9434" w:author="Elias De Moraes Fernandes" w:date="2016-05-02T16:24:00Z"/>
                <w:rFonts w:ascii="Arial" w:hAnsi="Arial" w:cs="Arial"/>
                <w:rPrChange w:id="9435" w:author="Elias de Moraes Fernandes" w:date="2016-07-07T10:33:00Z">
                  <w:rPr>
                    <w:ins w:id="9436" w:author="Elias De Moraes Fernandes" w:date="2016-03-16T12:55:00Z"/>
                    <w:del w:id="94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F1BE4F9" w14:textId="27487FB4" w:rsidR="00184DFD" w:rsidRPr="00996951" w:rsidDel="00DA24D0" w:rsidRDefault="00184DFD" w:rsidP="00CF2422">
            <w:pPr>
              <w:spacing w:line="360" w:lineRule="auto"/>
              <w:rPr>
                <w:ins w:id="9438" w:author="Elias De Moraes Fernandes" w:date="2016-03-16T12:55:00Z"/>
                <w:del w:id="9439" w:author="Elias De Moraes Fernandes" w:date="2016-05-02T16:24:00Z"/>
                <w:rFonts w:ascii="Arial" w:hAnsi="Arial" w:cs="Arial"/>
                <w:rPrChange w:id="9440" w:author="Elias de Moraes Fernandes" w:date="2016-07-07T10:33:00Z">
                  <w:rPr>
                    <w:ins w:id="9441" w:author="Elias De Moraes Fernandes" w:date="2016-03-16T12:55:00Z"/>
                    <w:del w:id="94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7C2C0ACE" w14:textId="2357EB4B" w:rsidR="00184DFD" w:rsidRPr="00996951" w:rsidDel="00DA24D0" w:rsidRDefault="00184DFD" w:rsidP="00CF2422">
            <w:pPr>
              <w:spacing w:line="360" w:lineRule="auto"/>
              <w:rPr>
                <w:ins w:id="9443" w:author="Elias De Moraes Fernandes" w:date="2016-03-16T12:55:00Z"/>
                <w:del w:id="9444" w:author="Elias De Moraes Fernandes" w:date="2016-05-02T16:24:00Z"/>
                <w:rFonts w:ascii="Arial" w:hAnsi="Arial" w:cs="Arial"/>
                <w:rPrChange w:id="9445" w:author="Elias de Moraes Fernandes" w:date="2016-07-07T10:33:00Z">
                  <w:rPr>
                    <w:ins w:id="9446" w:author="Elias De Moraes Fernandes" w:date="2016-03-16T12:55:00Z"/>
                    <w:del w:id="94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40A785AF" w14:textId="7EEA59FC" w:rsidR="00184DFD" w:rsidRPr="00996951" w:rsidDel="00DA24D0" w:rsidRDefault="00184DFD" w:rsidP="00CF2422">
            <w:pPr>
              <w:spacing w:line="360" w:lineRule="auto"/>
              <w:rPr>
                <w:ins w:id="9448" w:author="Elias De Moraes Fernandes" w:date="2016-03-16T12:55:00Z"/>
                <w:del w:id="9449" w:author="Elias De Moraes Fernandes" w:date="2016-05-02T16:24:00Z"/>
                <w:rFonts w:ascii="Arial" w:hAnsi="Arial" w:cs="Arial"/>
                <w:rPrChange w:id="9450" w:author="Elias de Moraes Fernandes" w:date="2016-07-07T10:33:00Z">
                  <w:rPr>
                    <w:ins w:id="9451" w:author="Elias De Moraes Fernandes" w:date="2016-03-16T12:55:00Z"/>
                    <w:del w:id="94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5C0665C" w14:textId="7F8B0C28" w:rsidR="00184DFD" w:rsidRPr="00996951" w:rsidDel="00DA24D0" w:rsidRDefault="00184DFD" w:rsidP="00CF2422">
            <w:pPr>
              <w:spacing w:line="360" w:lineRule="auto"/>
              <w:rPr>
                <w:ins w:id="9453" w:author="Elias De Moraes Fernandes" w:date="2016-03-16T12:55:00Z"/>
                <w:del w:id="9454" w:author="Elias De Moraes Fernandes" w:date="2016-05-02T16:24:00Z"/>
                <w:rFonts w:ascii="Arial" w:hAnsi="Arial" w:cs="Arial"/>
                <w:rPrChange w:id="9455" w:author="Elias de Moraes Fernandes" w:date="2016-07-07T10:33:00Z">
                  <w:rPr>
                    <w:ins w:id="9456" w:author="Elias De Moraes Fernandes" w:date="2016-03-16T12:55:00Z"/>
                    <w:del w:id="94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123C4D1" w14:textId="145E653A" w:rsidR="00184DFD" w:rsidRPr="00996951" w:rsidDel="00DA24D0" w:rsidRDefault="00184DFD" w:rsidP="00CF2422">
            <w:pPr>
              <w:spacing w:line="360" w:lineRule="auto"/>
              <w:rPr>
                <w:ins w:id="9458" w:author="Elias De Moraes Fernandes" w:date="2016-03-16T12:55:00Z"/>
                <w:del w:id="9459" w:author="Elias De Moraes Fernandes" w:date="2016-05-02T16:24:00Z"/>
                <w:rFonts w:ascii="Arial" w:hAnsi="Arial" w:cs="Arial"/>
                <w:rPrChange w:id="9460" w:author="Elias de Moraes Fernandes" w:date="2016-07-07T10:33:00Z">
                  <w:rPr>
                    <w:ins w:id="9461" w:author="Elias De Moraes Fernandes" w:date="2016-03-16T12:55:00Z"/>
                    <w:del w:id="94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4426743" w14:textId="045E1DF1" w:rsidR="00184DFD" w:rsidRPr="00996951" w:rsidDel="00DA24D0" w:rsidRDefault="00184DFD" w:rsidP="00CF2422">
            <w:pPr>
              <w:spacing w:line="360" w:lineRule="auto"/>
              <w:rPr>
                <w:ins w:id="9463" w:author="Elias De Moraes Fernandes" w:date="2016-03-16T12:55:00Z"/>
                <w:del w:id="9464" w:author="Elias De Moraes Fernandes" w:date="2016-05-02T16:24:00Z"/>
                <w:rFonts w:ascii="Arial" w:hAnsi="Arial" w:cs="Arial"/>
                <w:rPrChange w:id="9465" w:author="Elias de Moraes Fernandes" w:date="2016-07-07T10:33:00Z">
                  <w:rPr>
                    <w:ins w:id="9466" w:author="Elias De Moraes Fernandes" w:date="2016-03-16T12:55:00Z"/>
                    <w:del w:id="94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802705" w14:textId="29AF5F0C" w:rsidR="00184DFD" w:rsidRPr="00996951" w:rsidDel="00DA24D0" w:rsidRDefault="00184DFD" w:rsidP="00CF2422">
            <w:pPr>
              <w:spacing w:line="360" w:lineRule="auto"/>
              <w:rPr>
                <w:ins w:id="9468" w:author="Elias De Moraes Fernandes" w:date="2016-03-16T12:55:00Z"/>
                <w:del w:id="9469" w:author="Elias De Moraes Fernandes" w:date="2016-05-02T16:24:00Z"/>
                <w:rFonts w:ascii="Arial" w:hAnsi="Arial" w:cs="Arial"/>
                <w:rPrChange w:id="9470" w:author="Elias de Moraes Fernandes" w:date="2016-07-07T10:33:00Z">
                  <w:rPr>
                    <w:ins w:id="9471" w:author="Elias De Moraes Fernandes" w:date="2016-03-16T12:55:00Z"/>
                    <w:del w:id="94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65AEB5" w14:textId="47DE278D" w:rsidR="00184DFD" w:rsidRPr="00996951" w:rsidDel="00DA24D0" w:rsidRDefault="00184DFD" w:rsidP="00CF2422">
            <w:pPr>
              <w:spacing w:line="360" w:lineRule="auto"/>
              <w:rPr>
                <w:ins w:id="9473" w:author="Elias De Moraes Fernandes" w:date="2016-03-16T12:55:00Z"/>
                <w:del w:id="9474" w:author="Elias De Moraes Fernandes" w:date="2016-05-02T16:24:00Z"/>
                <w:rFonts w:ascii="Arial" w:hAnsi="Arial" w:cs="Arial"/>
                <w:rPrChange w:id="9475" w:author="Elias de Moraes Fernandes" w:date="2016-07-07T10:33:00Z">
                  <w:rPr>
                    <w:ins w:id="9476" w:author="Elias De Moraes Fernandes" w:date="2016-03-16T12:55:00Z"/>
                    <w:del w:id="94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EBF89A" w14:textId="30A01E0C" w:rsidR="00184DFD" w:rsidRPr="00996951" w:rsidDel="00DA24D0" w:rsidRDefault="00184DFD" w:rsidP="00CF2422">
            <w:pPr>
              <w:spacing w:line="360" w:lineRule="auto"/>
              <w:rPr>
                <w:ins w:id="9478" w:author="Elias De Moraes Fernandes" w:date="2016-03-16T12:55:00Z"/>
                <w:del w:id="9479" w:author="Elias De Moraes Fernandes" w:date="2016-05-02T16:24:00Z"/>
                <w:rFonts w:ascii="Arial" w:hAnsi="Arial" w:cs="Arial"/>
                <w:rPrChange w:id="9480" w:author="Elias de Moraes Fernandes" w:date="2016-07-07T10:33:00Z">
                  <w:rPr>
                    <w:ins w:id="9481" w:author="Elias De Moraes Fernandes" w:date="2016-03-16T12:55:00Z"/>
                    <w:del w:id="94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ACE1D0" w14:textId="09AD7353" w:rsidR="00184DFD" w:rsidRPr="00996951" w:rsidDel="00DA24D0" w:rsidRDefault="00184DFD" w:rsidP="00CF2422">
            <w:pPr>
              <w:spacing w:line="360" w:lineRule="auto"/>
              <w:rPr>
                <w:ins w:id="9483" w:author="Elias De Moraes Fernandes" w:date="2016-03-16T12:55:00Z"/>
                <w:del w:id="9484" w:author="Elias De Moraes Fernandes" w:date="2016-05-02T16:24:00Z"/>
                <w:rFonts w:ascii="Arial" w:hAnsi="Arial" w:cs="Arial"/>
                <w:rPrChange w:id="9485" w:author="Elias de Moraes Fernandes" w:date="2016-07-07T10:33:00Z">
                  <w:rPr>
                    <w:ins w:id="9486" w:author="Elias De Moraes Fernandes" w:date="2016-03-16T12:55:00Z"/>
                    <w:del w:id="94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A5FA3CB" w14:textId="5E2DFD22" w:rsidR="00184DFD" w:rsidRPr="00996951" w:rsidDel="00DA24D0" w:rsidRDefault="00184DFD" w:rsidP="00CF2422">
            <w:pPr>
              <w:spacing w:line="360" w:lineRule="auto"/>
              <w:rPr>
                <w:ins w:id="9488" w:author="Elias De Moraes Fernandes" w:date="2016-03-16T12:55:00Z"/>
                <w:del w:id="9489" w:author="Elias De Moraes Fernandes" w:date="2016-05-02T16:24:00Z"/>
                <w:rFonts w:ascii="Arial" w:hAnsi="Arial" w:cs="Arial"/>
                <w:rPrChange w:id="9490" w:author="Elias de Moraes Fernandes" w:date="2016-07-07T10:33:00Z">
                  <w:rPr>
                    <w:ins w:id="9491" w:author="Elias De Moraes Fernandes" w:date="2016-03-16T12:55:00Z"/>
                    <w:del w:id="94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21B7FEC" w14:textId="2554F438" w:rsidR="00184DFD" w:rsidRPr="00996951" w:rsidDel="00DA24D0" w:rsidRDefault="00184DFD" w:rsidP="00CF2422">
            <w:pPr>
              <w:spacing w:line="360" w:lineRule="auto"/>
              <w:rPr>
                <w:ins w:id="9493" w:author="Elias De Moraes Fernandes" w:date="2016-03-16T12:55:00Z"/>
                <w:del w:id="9494" w:author="Elias De Moraes Fernandes" w:date="2016-05-02T16:24:00Z"/>
                <w:rFonts w:ascii="Arial" w:hAnsi="Arial" w:cs="Arial"/>
                <w:rPrChange w:id="9495" w:author="Elias de Moraes Fernandes" w:date="2016-07-07T10:33:00Z">
                  <w:rPr>
                    <w:ins w:id="9496" w:author="Elias De Moraes Fernandes" w:date="2016-03-16T12:55:00Z"/>
                    <w:del w:id="94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407425E" w14:textId="4729CD47" w:rsidR="00184DFD" w:rsidRPr="00996951" w:rsidDel="00DA24D0" w:rsidRDefault="00184DFD" w:rsidP="00CF2422">
            <w:pPr>
              <w:spacing w:line="360" w:lineRule="auto"/>
              <w:rPr>
                <w:ins w:id="9498" w:author="Elias De Moraes Fernandes" w:date="2016-03-16T12:55:00Z"/>
                <w:del w:id="9499" w:author="Elias De Moraes Fernandes" w:date="2016-05-02T16:24:00Z"/>
                <w:rFonts w:ascii="Arial" w:hAnsi="Arial" w:cs="Arial"/>
                <w:rPrChange w:id="9500" w:author="Elias de Moraes Fernandes" w:date="2016-07-07T10:33:00Z">
                  <w:rPr>
                    <w:ins w:id="9501" w:author="Elias De Moraes Fernandes" w:date="2016-03-16T12:55:00Z"/>
                    <w:del w:id="950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558A14D9" w14:textId="29B4FAD4" w:rsidR="00184DFD" w:rsidRPr="00996951" w:rsidDel="00DA24D0" w:rsidRDefault="00184DFD" w:rsidP="00CF2422">
            <w:pPr>
              <w:spacing w:line="360" w:lineRule="auto"/>
              <w:rPr>
                <w:ins w:id="9503" w:author="Elias De Moraes Fernandes" w:date="2016-03-16T12:55:00Z"/>
                <w:del w:id="9504" w:author="Elias De Moraes Fernandes" w:date="2016-05-02T16:24:00Z"/>
                <w:rFonts w:ascii="Arial" w:hAnsi="Arial" w:cs="Arial"/>
                <w:rPrChange w:id="9505" w:author="Elias de Moraes Fernandes" w:date="2016-07-07T10:33:00Z">
                  <w:rPr>
                    <w:ins w:id="9506" w:author="Elias De Moraes Fernandes" w:date="2016-03-16T12:55:00Z"/>
                    <w:del w:id="9507" w:author="Elias De Moraes Fernandes" w:date="2016-05-02T16:24:00Z"/>
                    <w:rFonts w:cs="Arial"/>
                  </w:rPr>
                </w:rPrChange>
              </w:rPr>
            </w:pPr>
            <w:ins w:id="9508" w:author="Elias De Moraes Fernandes" w:date="2016-03-16T12:55:00Z">
              <w:del w:id="9509" w:author="Elias De Moraes Fernandes" w:date="2016-05-02T16:24:00Z">
                <w:r w:rsidRPr="00996951" w:rsidDel="00DA24D0">
                  <w:rPr>
                    <w:rFonts w:ascii="Arial" w:hAnsi="Arial" w:cs="Arial"/>
                    <w:rPrChange w:id="9510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996951" w:rsidDel="008D5AA5" w14:paraId="52287A63" w14:textId="1D2234E2" w:rsidTr="00F60ABB">
        <w:trPr>
          <w:trHeight w:val="395"/>
          <w:ins w:id="9511" w:author="Elias De Moraes Fernandes" w:date="2016-03-16T12:55:00Z"/>
          <w:del w:id="9512" w:author="Elias De Moraes Fernandes" w:date="2016-05-02T15:17:00Z"/>
        </w:trPr>
        <w:tc>
          <w:tcPr>
            <w:tcW w:w="2477" w:type="dxa"/>
          </w:tcPr>
          <w:p w14:paraId="3E671F46" w14:textId="58346408" w:rsidR="006D0AA3" w:rsidRPr="00996951" w:rsidDel="008D5AA5" w:rsidRDefault="006D0AA3" w:rsidP="00CF2422">
            <w:pPr>
              <w:pStyle w:val="CronogramaParagrafo"/>
              <w:rPr>
                <w:ins w:id="9513" w:author="Elias De Moraes Fernandes" w:date="2016-03-16T12:55:00Z"/>
                <w:del w:id="9514" w:author="Elias De Moraes Fernandes" w:date="2016-05-02T15:17:00Z"/>
                <w:rFonts w:ascii="Arial" w:hAnsi="Arial"/>
                <w:rPrChange w:id="9515" w:author="Elias de Moraes Fernandes" w:date="2016-07-07T10:33:00Z">
                  <w:rPr>
                    <w:ins w:id="9516" w:author="Elias De Moraes Fernandes" w:date="2016-03-16T12:55:00Z"/>
                    <w:del w:id="9517" w:author="Elias De Moraes Fernandes" w:date="2016-05-02T15:17:00Z"/>
                  </w:rPr>
                </w:rPrChange>
              </w:rPr>
            </w:pPr>
          </w:p>
        </w:tc>
        <w:tc>
          <w:tcPr>
            <w:tcW w:w="411" w:type="dxa"/>
          </w:tcPr>
          <w:p w14:paraId="1527A5F6" w14:textId="6CEE5CFF" w:rsidR="006D0AA3" w:rsidRPr="00996951" w:rsidDel="008D5AA5" w:rsidRDefault="006D0AA3" w:rsidP="00CF2422">
            <w:pPr>
              <w:spacing w:line="360" w:lineRule="auto"/>
              <w:rPr>
                <w:ins w:id="9518" w:author="Elias De Moraes Fernandes" w:date="2016-03-16T12:55:00Z"/>
                <w:del w:id="9519" w:author="Elias De Moraes Fernandes" w:date="2016-05-02T15:17:00Z"/>
                <w:rFonts w:ascii="Arial" w:hAnsi="Arial" w:cs="Arial"/>
                <w:rPrChange w:id="9520" w:author="Elias de Moraes Fernandes" w:date="2016-07-07T10:33:00Z">
                  <w:rPr>
                    <w:ins w:id="9521" w:author="Elias De Moraes Fernandes" w:date="2016-03-16T12:55:00Z"/>
                    <w:del w:id="952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D168691" w14:textId="0F729787" w:rsidR="006D0AA3" w:rsidRPr="00996951" w:rsidDel="008D5AA5" w:rsidRDefault="006D0AA3" w:rsidP="00CF2422">
            <w:pPr>
              <w:spacing w:line="360" w:lineRule="auto"/>
              <w:rPr>
                <w:ins w:id="9523" w:author="Elias De Moraes Fernandes" w:date="2016-03-16T12:55:00Z"/>
                <w:del w:id="9524" w:author="Elias De Moraes Fernandes" w:date="2016-05-02T15:17:00Z"/>
                <w:rFonts w:ascii="Arial" w:hAnsi="Arial" w:cs="Arial"/>
                <w:rPrChange w:id="9525" w:author="Elias de Moraes Fernandes" w:date="2016-07-07T10:33:00Z">
                  <w:rPr>
                    <w:ins w:id="9526" w:author="Elias De Moraes Fernandes" w:date="2016-03-16T12:55:00Z"/>
                    <w:del w:id="952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543524FE" w14:textId="3A2BD74E" w:rsidR="006D0AA3" w:rsidRPr="00996951" w:rsidDel="008D5AA5" w:rsidRDefault="006D0AA3" w:rsidP="00CF2422">
            <w:pPr>
              <w:spacing w:line="360" w:lineRule="auto"/>
              <w:rPr>
                <w:ins w:id="9528" w:author="Elias De Moraes Fernandes" w:date="2016-03-16T12:55:00Z"/>
                <w:del w:id="9529" w:author="Elias De Moraes Fernandes" w:date="2016-05-02T15:17:00Z"/>
                <w:rFonts w:ascii="Arial" w:hAnsi="Arial" w:cs="Arial"/>
                <w:rPrChange w:id="9530" w:author="Elias de Moraes Fernandes" w:date="2016-07-07T10:33:00Z">
                  <w:rPr>
                    <w:ins w:id="9531" w:author="Elias De Moraes Fernandes" w:date="2016-03-16T12:55:00Z"/>
                    <w:del w:id="953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5D90695" w14:textId="3EEFAD31" w:rsidR="006D0AA3" w:rsidRPr="00996951" w:rsidDel="008D5AA5" w:rsidRDefault="006D0AA3" w:rsidP="00CF2422">
            <w:pPr>
              <w:spacing w:line="360" w:lineRule="auto"/>
              <w:rPr>
                <w:ins w:id="9533" w:author="Elias De Moraes Fernandes" w:date="2016-03-16T12:55:00Z"/>
                <w:del w:id="9534" w:author="Elias De Moraes Fernandes" w:date="2016-05-02T15:17:00Z"/>
                <w:rFonts w:ascii="Arial" w:hAnsi="Arial" w:cs="Arial"/>
                <w:rPrChange w:id="9535" w:author="Elias de Moraes Fernandes" w:date="2016-07-07T10:33:00Z">
                  <w:rPr>
                    <w:ins w:id="9536" w:author="Elias De Moraes Fernandes" w:date="2016-03-16T12:55:00Z"/>
                    <w:del w:id="953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41DE4198" w14:textId="0BD4132F" w:rsidR="006D0AA3" w:rsidRPr="00996951" w:rsidDel="008D5AA5" w:rsidRDefault="006D0AA3" w:rsidP="00CF2422">
            <w:pPr>
              <w:spacing w:line="360" w:lineRule="auto"/>
              <w:rPr>
                <w:ins w:id="9538" w:author="Elias De Moraes Fernandes" w:date="2016-03-16T12:55:00Z"/>
                <w:del w:id="9539" w:author="Elias De Moraes Fernandes" w:date="2016-05-02T15:17:00Z"/>
                <w:rFonts w:ascii="Arial" w:hAnsi="Arial" w:cs="Arial"/>
                <w:rPrChange w:id="9540" w:author="Elias de Moraes Fernandes" w:date="2016-07-07T10:33:00Z">
                  <w:rPr>
                    <w:ins w:id="9541" w:author="Elias De Moraes Fernandes" w:date="2016-03-16T12:55:00Z"/>
                    <w:del w:id="954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687384B" w14:textId="61F0B881" w:rsidR="006D0AA3" w:rsidRPr="00996951" w:rsidDel="008D5AA5" w:rsidRDefault="006D0AA3" w:rsidP="00CF2422">
            <w:pPr>
              <w:spacing w:line="360" w:lineRule="auto"/>
              <w:rPr>
                <w:ins w:id="9543" w:author="Elias De Moraes Fernandes" w:date="2016-03-16T12:55:00Z"/>
                <w:del w:id="9544" w:author="Elias De Moraes Fernandes" w:date="2016-05-02T15:17:00Z"/>
                <w:rFonts w:ascii="Arial" w:hAnsi="Arial" w:cs="Arial"/>
                <w:rPrChange w:id="9545" w:author="Elias de Moraes Fernandes" w:date="2016-07-07T10:33:00Z">
                  <w:rPr>
                    <w:ins w:id="9546" w:author="Elias De Moraes Fernandes" w:date="2016-03-16T12:55:00Z"/>
                    <w:del w:id="954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874115" w14:textId="6AE3232C" w:rsidR="006D0AA3" w:rsidRPr="00996951" w:rsidDel="008D5AA5" w:rsidRDefault="006D0AA3" w:rsidP="00CF2422">
            <w:pPr>
              <w:spacing w:line="360" w:lineRule="auto"/>
              <w:rPr>
                <w:ins w:id="9548" w:author="Elias De Moraes Fernandes" w:date="2016-03-16T12:55:00Z"/>
                <w:del w:id="9549" w:author="Elias De Moraes Fernandes" w:date="2016-05-02T15:17:00Z"/>
                <w:rFonts w:ascii="Arial" w:hAnsi="Arial" w:cs="Arial"/>
                <w:rPrChange w:id="9550" w:author="Elias de Moraes Fernandes" w:date="2016-07-07T10:33:00Z">
                  <w:rPr>
                    <w:ins w:id="9551" w:author="Elias De Moraes Fernandes" w:date="2016-03-16T12:55:00Z"/>
                    <w:del w:id="955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BD88012" w14:textId="26C947EC" w:rsidR="006D0AA3" w:rsidRPr="00996951" w:rsidDel="008D5AA5" w:rsidRDefault="006D0AA3" w:rsidP="00CF2422">
            <w:pPr>
              <w:spacing w:line="360" w:lineRule="auto"/>
              <w:rPr>
                <w:ins w:id="9553" w:author="Elias De Moraes Fernandes" w:date="2016-03-16T12:55:00Z"/>
                <w:del w:id="9554" w:author="Elias De Moraes Fernandes" w:date="2016-05-02T15:17:00Z"/>
                <w:rFonts w:ascii="Arial" w:hAnsi="Arial" w:cs="Arial"/>
                <w:rPrChange w:id="9555" w:author="Elias de Moraes Fernandes" w:date="2016-07-07T10:33:00Z">
                  <w:rPr>
                    <w:ins w:id="9556" w:author="Elias De Moraes Fernandes" w:date="2016-03-16T12:55:00Z"/>
                    <w:del w:id="955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BB60A47" w14:textId="12D8E2CF" w:rsidR="006D0AA3" w:rsidRPr="00996951" w:rsidDel="008D5AA5" w:rsidRDefault="006D0AA3" w:rsidP="00CF2422">
            <w:pPr>
              <w:spacing w:line="360" w:lineRule="auto"/>
              <w:rPr>
                <w:ins w:id="9558" w:author="Elias De Moraes Fernandes" w:date="2016-03-16T12:55:00Z"/>
                <w:del w:id="9559" w:author="Elias De Moraes Fernandes" w:date="2016-05-02T15:17:00Z"/>
                <w:rFonts w:ascii="Arial" w:hAnsi="Arial" w:cs="Arial"/>
                <w:rPrChange w:id="9560" w:author="Elias de Moraes Fernandes" w:date="2016-07-07T10:33:00Z">
                  <w:rPr>
                    <w:ins w:id="9561" w:author="Elias De Moraes Fernandes" w:date="2016-03-16T12:55:00Z"/>
                    <w:del w:id="956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1B53A89" w14:textId="2581C9E9" w:rsidR="006D0AA3" w:rsidRPr="00996951" w:rsidDel="008D5AA5" w:rsidRDefault="006D0AA3" w:rsidP="00CF2422">
            <w:pPr>
              <w:spacing w:line="360" w:lineRule="auto"/>
              <w:rPr>
                <w:ins w:id="9563" w:author="Elias De Moraes Fernandes" w:date="2016-03-16T12:55:00Z"/>
                <w:del w:id="9564" w:author="Elias De Moraes Fernandes" w:date="2016-05-02T15:17:00Z"/>
                <w:rFonts w:ascii="Arial" w:hAnsi="Arial" w:cs="Arial"/>
                <w:rPrChange w:id="9565" w:author="Elias de Moraes Fernandes" w:date="2016-07-07T10:33:00Z">
                  <w:rPr>
                    <w:ins w:id="9566" w:author="Elias De Moraes Fernandes" w:date="2016-03-16T12:55:00Z"/>
                    <w:del w:id="956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0934D3E" w14:textId="7F2BB7A6" w:rsidR="006D0AA3" w:rsidRPr="00996951" w:rsidDel="008D5AA5" w:rsidRDefault="006D0AA3" w:rsidP="00CF2422">
            <w:pPr>
              <w:spacing w:line="360" w:lineRule="auto"/>
              <w:rPr>
                <w:ins w:id="9568" w:author="Elias De Moraes Fernandes" w:date="2016-03-16T12:55:00Z"/>
                <w:del w:id="9569" w:author="Elias De Moraes Fernandes" w:date="2016-05-02T15:17:00Z"/>
                <w:rFonts w:ascii="Arial" w:hAnsi="Arial" w:cs="Arial"/>
                <w:rPrChange w:id="9570" w:author="Elias de Moraes Fernandes" w:date="2016-07-07T10:33:00Z">
                  <w:rPr>
                    <w:ins w:id="9571" w:author="Elias De Moraes Fernandes" w:date="2016-03-16T12:55:00Z"/>
                    <w:del w:id="957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E073B8F" w14:textId="4B314A7F" w:rsidR="006D0AA3" w:rsidRPr="00996951" w:rsidDel="008D5AA5" w:rsidRDefault="006D0AA3" w:rsidP="00CF2422">
            <w:pPr>
              <w:spacing w:line="360" w:lineRule="auto"/>
              <w:rPr>
                <w:ins w:id="9573" w:author="Elias De Moraes Fernandes" w:date="2016-03-16T12:55:00Z"/>
                <w:del w:id="9574" w:author="Elias De Moraes Fernandes" w:date="2016-05-02T15:17:00Z"/>
                <w:rFonts w:ascii="Arial" w:hAnsi="Arial" w:cs="Arial"/>
                <w:rPrChange w:id="9575" w:author="Elias de Moraes Fernandes" w:date="2016-07-07T10:33:00Z">
                  <w:rPr>
                    <w:ins w:id="9576" w:author="Elias De Moraes Fernandes" w:date="2016-03-16T12:55:00Z"/>
                    <w:del w:id="957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684B67D" w14:textId="3D03D942" w:rsidR="006D0AA3" w:rsidRPr="00996951" w:rsidDel="008D5AA5" w:rsidRDefault="006D0AA3" w:rsidP="00CF2422">
            <w:pPr>
              <w:spacing w:line="360" w:lineRule="auto"/>
              <w:rPr>
                <w:ins w:id="9578" w:author="Elias De Moraes Fernandes" w:date="2016-03-16T12:55:00Z"/>
                <w:del w:id="9579" w:author="Elias De Moraes Fernandes" w:date="2016-05-02T15:17:00Z"/>
                <w:rFonts w:ascii="Arial" w:hAnsi="Arial" w:cs="Arial"/>
                <w:rPrChange w:id="9580" w:author="Elias de Moraes Fernandes" w:date="2016-07-07T10:33:00Z">
                  <w:rPr>
                    <w:ins w:id="9581" w:author="Elias De Moraes Fernandes" w:date="2016-03-16T12:55:00Z"/>
                    <w:del w:id="958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C59B593" w14:textId="57B27AC3" w:rsidR="006D0AA3" w:rsidRPr="00996951" w:rsidDel="008D5AA5" w:rsidRDefault="006D0AA3" w:rsidP="00CF2422">
            <w:pPr>
              <w:spacing w:line="360" w:lineRule="auto"/>
              <w:rPr>
                <w:ins w:id="9583" w:author="Elias De Moraes Fernandes" w:date="2016-03-16T12:55:00Z"/>
                <w:del w:id="9584" w:author="Elias De Moraes Fernandes" w:date="2016-05-02T15:17:00Z"/>
                <w:rFonts w:ascii="Arial" w:hAnsi="Arial" w:cs="Arial"/>
                <w:rPrChange w:id="9585" w:author="Elias de Moraes Fernandes" w:date="2016-07-07T10:33:00Z">
                  <w:rPr>
                    <w:ins w:id="9586" w:author="Elias De Moraes Fernandes" w:date="2016-03-16T12:55:00Z"/>
                    <w:del w:id="958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8978BE9" w14:textId="751C771C" w:rsidR="006D0AA3" w:rsidRPr="00996951" w:rsidDel="008D5AA5" w:rsidRDefault="006D0AA3" w:rsidP="00CF2422">
            <w:pPr>
              <w:spacing w:line="360" w:lineRule="auto"/>
              <w:rPr>
                <w:ins w:id="9588" w:author="Elias De Moraes Fernandes" w:date="2016-03-16T12:55:00Z"/>
                <w:del w:id="9589" w:author="Elias De Moraes Fernandes" w:date="2016-05-02T15:17:00Z"/>
                <w:rFonts w:ascii="Arial" w:hAnsi="Arial" w:cs="Arial"/>
                <w:rPrChange w:id="9590" w:author="Elias de Moraes Fernandes" w:date="2016-07-07T10:33:00Z">
                  <w:rPr>
                    <w:ins w:id="9591" w:author="Elias De Moraes Fernandes" w:date="2016-03-16T12:55:00Z"/>
                    <w:del w:id="9592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8DF5CBC" w14:textId="60125911" w:rsidR="006D0AA3" w:rsidRPr="00996951" w:rsidDel="008D5AA5" w:rsidRDefault="006D0AA3" w:rsidP="00CF2422">
            <w:pPr>
              <w:spacing w:line="360" w:lineRule="auto"/>
              <w:rPr>
                <w:ins w:id="9593" w:author="Elias De Moraes Fernandes" w:date="2016-03-16T12:55:00Z"/>
                <w:del w:id="9594" w:author="Elias De Moraes Fernandes" w:date="2016-05-02T15:17:00Z"/>
                <w:rFonts w:ascii="Arial" w:hAnsi="Arial" w:cs="Arial"/>
                <w:rPrChange w:id="9595" w:author="Elias de Moraes Fernandes" w:date="2016-07-07T10:33:00Z">
                  <w:rPr>
                    <w:ins w:id="9596" w:author="Elias De Moraes Fernandes" w:date="2016-03-16T12:55:00Z"/>
                    <w:del w:id="9597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BF57223" w14:textId="3AEFD098" w:rsidR="006D0AA3" w:rsidRPr="00996951" w:rsidDel="008D5AA5" w:rsidRDefault="006D0AA3" w:rsidP="00CF2422">
            <w:pPr>
              <w:spacing w:line="360" w:lineRule="auto"/>
              <w:rPr>
                <w:ins w:id="9598" w:author="Elias De Moraes Fernandes" w:date="2016-03-16T12:55:00Z"/>
                <w:del w:id="9599" w:author="Elias De Moraes Fernandes" w:date="2016-05-02T15:17:00Z"/>
                <w:rFonts w:ascii="Arial" w:hAnsi="Arial" w:cs="Arial"/>
                <w:rPrChange w:id="9600" w:author="Elias de Moraes Fernandes" w:date="2016-07-07T10:33:00Z">
                  <w:rPr>
                    <w:ins w:id="9601" w:author="Elias De Moraes Fernandes" w:date="2016-03-16T12:55:00Z"/>
                    <w:del w:id="9602" w:author="Elias De Moraes Fernandes" w:date="2016-05-02T15:17:00Z"/>
                    <w:rFonts w:cs="Arial"/>
                  </w:rPr>
                </w:rPrChange>
              </w:rPr>
            </w:pPr>
            <w:ins w:id="9603" w:author="Elias De Moraes Fernandes" w:date="2016-03-16T13:10:00Z">
              <w:del w:id="9604" w:author="Elias De Moraes Fernandes" w:date="2016-05-02T15:15:00Z">
                <w:r w:rsidRPr="00996951" w:rsidDel="00755CC9">
                  <w:rPr>
                    <w:rFonts w:ascii="Arial" w:hAnsi="Arial" w:cs="Arial"/>
                    <w:rPrChange w:id="9605" w:author="Elias de Moraes Fernandes" w:date="2016-07-07T10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996951" w:rsidDel="00DA24D0" w14:paraId="34F94380" w14:textId="344CDC83" w:rsidTr="00F60ABB">
        <w:trPr>
          <w:trHeight w:val="437"/>
          <w:ins w:id="9606" w:author="Elias De Moraes Fernandes" w:date="2016-03-16T12:55:00Z"/>
          <w:del w:id="9607" w:author="Elias De Moraes Fernandes" w:date="2016-05-02T16:24:00Z"/>
        </w:trPr>
        <w:tc>
          <w:tcPr>
            <w:tcW w:w="2477" w:type="dxa"/>
          </w:tcPr>
          <w:p w14:paraId="75EC015A" w14:textId="1F9C281F" w:rsidR="006D0AA3" w:rsidRPr="00996951" w:rsidDel="00DA24D0" w:rsidRDefault="006D0AA3" w:rsidP="00CF2422">
            <w:pPr>
              <w:pStyle w:val="CronogramaParagrafo"/>
              <w:rPr>
                <w:ins w:id="9608" w:author="Elias De Moraes Fernandes" w:date="2016-03-16T12:55:00Z"/>
                <w:del w:id="9609" w:author="Elias De Moraes Fernandes" w:date="2016-05-02T16:24:00Z"/>
                <w:rFonts w:ascii="Arial" w:hAnsi="Arial"/>
                <w:rPrChange w:id="9610" w:author="Elias de Moraes Fernandes" w:date="2016-07-07T10:33:00Z">
                  <w:rPr>
                    <w:ins w:id="9611" w:author="Elias De Moraes Fernandes" w:date="2016-03-16T12:55:00Z"/>
                    <w:del w:id="9612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79FCCE48" w14:textId="44BBF39F" w:rsidR="006D0AA3" w:rsidRPr="00996951" w:rsidDel="00DA24D0" w:rsidRDefault="006D0AA3" w:rsidP="00CF2422">
            <w:pPr>
              <w:spacing w:line="360" w:lineRule="auto"/>
              <w:rPr>
                <w:ins w:id="9613" w:author="Elias De Moraes Fernandes" w:date="2016-03-16T12:55:00Z"/>
                <w:del w:id="9614" w:author="Elias De Moraes Fernandes" w:date="2016-05-02T16:24:00Z"/>
                <w:rFonts w:ascii="Arial" w:hAnsi="Arial" w:cs="Arial"/>
                <w:rPrChange w:id="9615" w:author="Elias de Moraes Fernandes" w:date="2016-07-07T10:33:00Z">
                  <w:rPr>
                    <w:ins w:id="9616" w:author="Elias De Moraes Fernandes" w:date="2016-03-16T12:55:00Z"/>
                    <w:del w:id="96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829245" w14:textId="797DE3BD" w:rsidR="006D0AA3" w:rsidRPr="00996951" w:rsidDel="00DA24D0" w:rsidRDefault="006D0AA3" w:rsidP="00CF2422">
            <w:pPr>
              <w:spacing w:line="360" w:lineRule="auto"/>
              <w:rPr>
                <w:ins w:id="9618" w:author="Elias De Moraes Fernandes" w:date="2016-03-16T12:55:00Z"/>
                <w:del w:id="9619" w:author="Elias De Moraes Fernandes" w:date="2016-05-02T16:24:00Z"/>
                <w:rFonts w:ascii="Arial" w:hAnsi="Arial" w:cs="Arial"/>
                <w:rPrChange w:id="9620" w:author="Elias de Moraes Fernandes" w:date="2016-07-07T10:33:00Z">
                  <w:rPr>
                    <w:ins w:id="9621" w:author="Elias De Moraes Fernandes" w:date="2016-03-16T12:55:00Z"/>
                    <w:del w:id="96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1632537C" w14:textId="6D96C6B7" w:rsidR="006D0AA3" w:rsidRPr="00996951" w:rsidDel="00DA24D0" w:rsidRDefault="006D0AA3" w:rsidP="00CF2422">
            <w:pPr>
              <w:spacing w:line="360" w:lineRule="auto"/>
              <w:rPr>
                <w:ins w:id="9623" w:author="Elias De Moraes Fernandes" w:date="2016-03-16T12:55:00Z"/>
                <w:del w:id="9624" w:author="Elias De Moraes Fernandes" w:date="2016-05-02T16:24:00Z"/>
                <w:rFonts w:ascii="Arial" w:hAnsi="Arial" w:cs="Arial"/>
                <w:rPrChange w:id="9625" w:author="Elias de Moraes Fernandes" w:date="2016-07-07T10:33:00Z">
                  <w:rPr>
                    <w:ins w:id="9626" w:author="Elias De Moraes Fernandes" w:date="2016-03-16T12:55:00Z"/>
                    <w:del w:id="96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B97D9C" w14:textId="0999B4EF" w:rsidR="006D0AA3" w:rsidRPr="00996951" w:rsidDel="00DA24D0" w:rsidRDefault="006D0AA3" w:rsidP="00CF2422">
            <w:pPr>
              <w:spacing w:line="360" w:lineRule="auto"/>
              <w:rPr>
                <w:ins w:id="9628" w:author="Elias De Moraes Fernandes" w:date="2016-03-16T12:55:00Z"/>
                <w:del w:id="9629" w:author="Elias De Moraes Fernandes" w:date="2016-05-02T16:24:00Z"/>
                <w:rFonts w:ascii="Arial" w:hAnsi="Arial" w:cs="Arial"/>
                <w:rPrChange w:id="9630" w:author="Elias de Moraes Fernandes" w:date="2016-07-07T10:33:00Z">
                  <w:rPr>
                    <w:ins w:id="9631" w:author="Elias De Moraes Fernandes" w:date="2016-03-16T12:55:00Z"/>
                    <w:del w:id="96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1E14A10A" w14:textId="68BEF629" w:rsidR="006D0AA3" w:rsidRPr="00996951" w:rsidDel="00DA24D0" w:rsidRDefault="006D0AA3" w:rsidP="00CF2422">
            <w:pPr>
              <w:spacing w:line="360" w:lineRule="auto"/>
              <w:rPr>
                <w:ins w:id="9633" w:author="Elias De Moraes Fernandes" w:date="2016-03-16T12:55:00Z"/>
                <w:del w:id="9634" w:author="Elias De Moraes Fernandes" w:date="2016-05-02T16:24:00Z"/>
                <w:rFonts w:ascii="Arial" w:hAnsi="Arial" w:cs="Arial"/>
                <w:rPrChange w:id="9635" w:author="Elias de Moraes Fernandes" w:date="2016-07-07T10:33:00Z">
                  <w:rPr>
                    <w:ins w:id="9636" w:author="Elias De Moraes Fernandes" w:date="2016-03-16T12:55:00Z"/>
                    <w:del w:id="96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1872CE88" w14:textId="00F66BB9" w:rsidR="006D0AA3" w:rsidRPr="00996951" w:rsidDel="00DA24D0" w:rsidRDefault="006D0AA3" w:rsidP="00CF2422">
            <w:pPr>
              <w:spacing w:line="360" w:lineRule="auto"/>
              <w:rPr>
                <w:ins w:id="9638" w:author="Elias De Moraes Fernandes" w:date="2016-03-16T12:55:00Z"/>
                <w:del w:id="9639" w:author="Elias De Moraes Fernandes" w:date="2016-05-02T16:24:00Z"/>
                <w:rFonts w:ascii="Arial" w:hAnsi="Arial" w:cs="Arial"/>
                <w:rPrChange w:id="9640" w:author="Elias de Moraes Fernandes" w:date="2016-07-07T10:33:00Z">
                  <w:rPr>
                    <w:ins w:id="9641" w:author="Elias De Moraes Fernandes" w:date="2016-03-16T12:55:00Z"/>
                    <w:del w:id="96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769FF57" w14:textId="088F501B" w:rsidR="006D0AA3" w:rsidRPr="00996951" w:rsidDel="00DA24D0" w:rsidRDefault="006D0AA3" w:rsidP="00CF2422">
            <w:pPr>
              <w:spacing w:line="360" w:lineRule="auto"/>
              <w:rPr>
                <w:ins w:id="9643" w:author="Elias De Moraes Fernandes" w:date="2016-03-16T12:55:00Z"/>
                <w:del w:id="9644" w:author="Elias De Moraes Fernandes" w:date="2016-05-02T16:24:00Z"/>
                <w:rFonts w:ascii="Arial" w:hAnsi="Arial" w:cs="Arial"/>
                <w:rPrChange w:id="9645" w:author="Elias de Moraes Fernandes" w:date="2016-07-07T10:33:00Z">
                  <w:rPr>
                    <w:ins w:id="9646" w:author="Elias De Moraes Fernandes" w:date="2016-03-16T12:55:00Z"/>
                    <w:del w:id="96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756E79" w14:textId="7D00E29D" w:rsidR="006D0AA3" w:rsidRPr="00996951" w:rsidDel="00DA24D0" w:rsidRDefault="006D0AA3" w:rsidP="00CF2422">
            <w:pPr>
              <w:spacing w:line="360" w:lineRule="auto"/>
              <w:rPr>
                <w:ins w:id="9648" w:author="Elias De Moraes Fernandes" w:date="2016-03-16T12:55:00Z"/>
                <w:del w:id="9649" w:author="Elias De Moraes Fernandes" w:date="2016-05-02T16:24:00Z"/>
                <w:rFonts w:ascii="Arial" w:hAnsi="Arial" w:cs="Arial"/>
                <w:rPrChange w:id="9650" w:author="Elias de Moraes Fernandes" w:date="2016-07-07T10:33:00Z">
                  <w:rPr>
                    <w:ins w:id="9651" w:author="Elias De Moraes Fernandes" w:date="2016-03-16T12:55:00Z"/>
                    <w:del w:id="96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1BBE79" w14:textId="26029F54" w:rsidR="006D0AA3" w:rsidRPr="00996951" w:rsidDel="00DA24D0" w:rsidRDefault="006D0AA3" w:rsidP="00CF2422">
            <w:pPr>
              <w:spacing w:line="360" w:lineRule="auto"/>
              <w:rPr>
                <w:ins w:id="9653" w:author="Elias De Moraes Fernandes" w:date="2016-03-16T12:55:00Z"/>
                <w:del w:id="9654" w:author="Elias De Moraes Fernandes" w:date="2016-05-02T16:24:00Z"/>
                <w:rFonts w:ascii="Arial" w:hAnsi="Arial" w:cs="Arial"/>
                <w:rPrChange w:id="9655" w:author="Elias de Moraes Fernandes" w:date="2016-07-07T10:33:00Z">
                  <w:rPr>
                    <w:ins w:id="9656" w:author="Elias De Moraes Fernandes" w:date="2016-03-16T12:55:00Z"/>
                    <w:del w:id="96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F66E95E" w14:textId="4DA7262B" w:rsidR="006D0AA3" w:rsidRPr="00996951" w:rsidDel="00DA24D0" w:rsidRDefault="006D0AA3" w:rsidP="00CF2422">
            <w:pPr>
              <w:spacing w:line="360" w:lineRule="auto"/>
              <w:rPr>
                <w:ins w:id="9658" w:author="Elias De Moraes Fernandes" w:date="2016-03-16T12:55:00Z"/>
                <w:del w:id="9659" w:author="Elias De Moraes Fernandes" w:date="2016-05-02T16:24:00Z"/>
                <w:rFonts w:ascii="Arial" w:hAnsi="Arial" w:cs="Arial"/>
                <w:rPrChange w:id="9660" w:author="Elias de Moraes Fernandes" w:date="2016-07-07T10:33:00Z">
                  <w:rPr>
                    <w:ins w:id="9661" w:author="Elias De Moraes Fernandes" w:date="2016-03-16T12:55:00Z"/>
                    <w:del w:id="96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A13AAF1" w14:textId="2070127E" w:rsidR="006D0AA3" w:rsidRPr="00996951" w:rsidDel="00DA24D0" w:rsidRDefault="006D0AA3" w:rsidP="00CF2422">
            <w:pPr>
              <w:spacing w:line="360" w:lineRule="auto"/>
              <w:rPr>
                <w:ins w:id="9663" w:author="Elias De Moraes Fernandes" w:date="2016-03-16T12:55:00Z"/>
                <w:del w:id="9664" w:author="Elias De Moraes Fernandes" w:date="2016-05-02T16:24:00Z"/>
                <w:rFonts w:ascii="Arial" w:hAnsi="Arial" w:cs="Arial"/>
                <w:rPrChange w:id="9665" w:author="Elias de Moraes Fernandes" w:date="2016-07-07T10:33:00Z">
                  <w:rPr>
                    <w:ins w:id="9666" w:author="Elias De Moraes Fernandes" w:date="2016-03-16T12:55:00Z"/>
                    <w:del w:id="96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F91B9B1" w14:textId="06824192" w:rsidR="006D0AA3" w:rsidRPr="00996951" w:rsidDel="00DA24D0" w:rsidRDefault="006D0AA3" w:rsidP="00CF2422">
            <w:pPr>
              <w:spacing w:line="360" w:lineRule="auto"/>
              <w:rPr>
                <w:ins w:id="9668" w:author="Elias De Moraes Fernandes" w:date="2016-03-16T12:55:00Z"/>
                <w:del w:id="9669" w:author="Elias De Moraes Fernandes" w:date="2016-05-02T16:24:00Z"/>
                <w:rFonts w:ascii="Arial" w:hAnsi="Arial" w:cs="Arial"/>
                <w:rPrChange w:id="9670" w:author="Elias de Moraes Fernandes" w:date="2016-07-07T10:33:00Z">
                  <w:rPr>
                    <w:ins w:id="9671" w:author="Elias De Moraes Fernandes" w:date="2016-03-16T12:55:00Z"/>
                    <w:del w:id="96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48D827B" w14:textId="4E1A30B1" w:rsidR="006D0AA3" w:rsidRPr="00996951" w:rsidDel="00DA24D0" w:rsidRDefault="006D0AA3" w:rsidP="00CF2422">
            <w:pPr>
              <w:spacing w:line="360" w:lineRule="auto"/>
              <w:rPr>
                <w:ins w:id="9673" w:author="Elias De Moraes Fernandes" w:date="2016-03-16T12:55:00Z"/>
                <w:del w:id="9674" w:author="Elias De Moraes Fernandes" w:date="2016-05-02T16:24:00Z"/>
                <w:rFonts w:ascii="Arial" w:hAnsi="Arial" w:cs="Arial"/>
                <w:rPrChange w:id="9675" w:author="Elias de Moraes Fernandes" w:date="2016-07-07T10:33:00Z">
                  <w:rPr>
                    <w:ins w:id="9676" w:author="Elias De Moraes Fernandes" w:date="2016-03-16T12:55:00Z"/>
                    <w:del w:id="96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3D397F4" w14:textId="5DCAC80C" w:rsidR="006D0AA3" w:rsidRPr="00996951" w:rsidDel="00DA24D0" w:rsidRDefault="006D0AA3" w:rsidP="00CF2422">
            <w:pPr>
              <w:spacing w:line="360" w:lineRule="auto"/>
              <w:rPr>
                <w:ins w:id="9678" w:author="Elias De Moraes Fernandes" w:date="2016-03-16T12:55:00Z"/>
                <w:del w:id="9679" w:author="Elias De Moraes Fernandes" w:date="2016-05-02T16:24:00Z"/>
                <w:rFonts w:ascii="Arial" w:hAnsi="Arial" w:cs="Arial"/>
                <w:rPrChange w:id="9680" w:author="Elias de Moraes Fernandes" w:date="2016-07-07T10:33:00Z">
                  <w:rPr>
                    <w:ins w:id="9681" w:author="Elias De Moraes Fernandes" w:date="2016-03-16T12:55:00Z"/>
                    <w:del w:id="96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7793B5C" w14:textId="476954B8" w:rsidR="006D0AA3" w:rsidRPr="00996951" w:rsidDel="00DA24D0" w:rsidRDefault="006D0AA3" w:rsidP="00CF2422">
            <w:pPr>
              <w:spacing w:line="360" w:lineRule="auto"/>
              <w:rPr>
                <w:ins w:id="9683" w:author="Elias De Moraes Fernandes" w:date="2016-03-16T12:55:00Z"/>
                <w:del w:id="9684" w:author="Elias De Moraes Fernandes" w:date="2016-05-02T16:24:00Z"/>
                <w:rFonts w:ascii="Arial" w:hAnsi="Arial" w:cs="Arial"/>
                <w:rPrChange w:id="9685" w:author="Elias de Moraes Fernandes" w:date="2016-07-07T10:33:00Z">
                  <w:rPr>
                    <w:ins w:id="9686" w:author="Elias De Moraes Fernandes" w:date="2016-03-16T12:55:00Z"/>
                    <w:del w:id="96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0E742D2" w14:textId="2EE3E0F3" w:rsidR="006D0AA3" w:rsidRPr="00996951" w:rsidDel="00DA24D0" w:rsidRDefault="006D0AA3" w:rsidP="00CF2422">
            <w:pPr>
              <w:spacing w:line="360" w:lineRule="auto"/>
              <w:rPr>
                <w:ins w:id="9688" w:author="Elias De Moraes Fernandes" w:date="2016-03-16T12:55:00Z"/>
                <w:del w:id="9689" w:author="Elias De Moraes Fernandes" w:date="2016-05-02T16:24:00Z"/>
                <w:rFonts w:ascii="Arial" w:hAnsi="Arial" w:cs="Arial"/>
                <w:rPrChange w:id="9690" w:author="Elias de Moraes Fernandes" w:date="2016-07-07T10:33:00Z">
                  <w:rPr>
                    <w:ins w:id="9691" w:author="Elias De Moraes Fernandes" w:date="2016-03-16T12:55:00Z"/>
                    <w:del w:id="96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42FB1249" w14:textId="774BDC3C" w:rsidR="006D0AA3" w:rsidRPr="00996951" w:rsidDel="00DA24D0" w:rsidRDefault="006D0AA3" w:rsidP="00CF2422">
            <w:pPr>
              <w:spacing w:line="360" w:lineRule="auto"/>
              <w:rPr>
                <w:ins w:id="9693" w:author="Elias De Moraes Fernandes" w:date="2016-03-16T12:55:00Z"/>
                <w:del w:id="9694" w:author="Elias De Moraes Fernandes" w:date="2016-05-02T16:24:00Z"/>
                <w:rFonts w:ascii="Arial" w:hAnsi="Arial" w:cs="Arial"/>
                <w:rPrChange w:id="9695" w:author="Elias de Moraes Fernandes" w:date="2016-07-07T10:33:00Z">
                  <w:rPr>
                    <w:ins w:id="9696" w:author="Elias De Moraes Fernandes" w:date="2016-03-16T12:55:00Z"/>
                    <w:del w:id="9697" w:author="Elias De Moraes Fernandes" w:date="2016-05-02T16:24:00Z"/>
                    <w:rFonts w:cs="Arial"/>
                  </w:rPr>
                </w:rPrChange>
              </w:rPr>
            </w:pPr>
            <w:ins w:id="9698" w:author="Elias De Moraes Fernandes" w:date="2016-03-16T12:55:00Z">
              <w:del w:id="9699" w:author="Elias De Moraes Fernandes" w:date="2016-05-02T15:00:00Z">
                <w:r w:rsidRPr="00996951" w:rsidDel="00CF2422">
                  <w:rPr>
                    <w:rFonts w:ascii="Arial" w:hAnsi="Arial" w:cs="Arial"/>
                    <w:rPrChange w:id="9700" w:author="Elias de Moraes Fernandes" w:date="2016-07-07T10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996951" w:rsidDel="00DA24D0" w14:paraId="60F7007B" w14:textId="4DBA2B29" w:rsidTr="00F60ABB">
        <w:trPr>
          <w:trHeight w:val="164"/>
          <w:ins w:id="9701" w:author="Elias De Moraes Fernandes" w:date="2016-03-16T12:55:00Z"/>
          <w:del w:id="9702" w:author="Elias De Moraes Fernandes" w:date="2016-05-02T16:24:00Z"/>
        </w:trPr>
        <w:tc>
          <w:tcPr>
            <w:tcW w:w="2477" w:type="dxa"/>
          </w:tcPr>
          <w:p w14:paraId="599F67A8" w14:textId="2EFA8AAF" w:rsidR="006D0AA3" w:rsidRPr="00996951" w:rsidDel="00DA24D0" w:rsidRDefault="006D0AA3">
            <w:pPr>
              <w:pStyle w:val="CronogramaParagrafo"/>
              <w:rPr>
                <w:ins w:id="9703" w:author="Elias De Moraes Fernandes" w:date="2016-03-16T12:55:00Z"/>
                <w:del w:id="9704" w:author="Elias De Moraes Fernandes" w:date="2016-05-02T16:24:00Z"/>
                <w:rFonts w:ascii="Arial" w:hAnsi="Arial"/>
                <w:rPrChange w:id="9705" w:author="Elias de Moraes Fernandes" w:date="2016-07-07T10:33:00Z">
                  <w:rPr>
                    <w:ins w:id="9706" w:author="Elias De Moraes Fernandes" w:date="2016-03-16T12:55:00Z"/>
                    <w:del w:id="9707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53586FEC" w14:textId="5CA71C9C" w:rsidR="006D0AA3" w:rsidRPr="00996951" w:rsidDel="00DA24D0" w:rsidRDefault="006D0AA3" w:rsidP="00CF2422">
            <w:pPr>
              <w:spacing w:line="360" w:lineRule="auto"/>
              <w:rPr>
                <w:ins w:id="9708" w:author="Elias De Moraes Fernandes" w:date="2016-03-16T12:55:00Z"/>
                <w:del w:id="9709" w:author="Elias De Moraes Fernandes" w:date="2016-05-02T16:24:00Z"/>
                <w:rFonts w:ascii="Arial" w:hAnsi="Arial" w:cs="Arial"/>
                <w:rPrChange w:id="9710" w:author="Elias de Moraes Fernandes" w:date="2016-07-07T10:33:00Z">
                  <w:rPr>
                    <w:ins w:id="9711" w:author="Elias De Moraes Fernandes" w:date="2016-03-16T12:55:00Z"/>
                    <w:del w:id="97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CA8D0D" w14:textId="12017FFD" w:rsidR="006D0AA3" w:rsidRPr="00996951" w:rsidDel="00DA24D0" w:rsidRDefault="006D0AA3" w:rsidP="00CF2422">
            <w:pPr>
              <w:spacing w:line="360" w:lineRule="auto"/>
              <w:rPr>
                <w:ins w:id="9713" w:author="Elias De Moraes Fernandes" w:date="2016-03-16T12:55:00Z"/>
                <w:del w:id="9714" w:author="Elias De Moraes Fernandes" w:date="2016-05-02T16:24:00Z"/>
                <w:rFonts w:ascii="Arial" w:hAnsi="Arial" w:cs="Arial"/>
                <w:rPrChange w:id="9715" w:author="Elias de Moraes Fernandes" w:date="2016-07-07T10:33:00Z">
                  <w:rPr>
                    <w:ins w:id="9716" w:author="Elias De Moraes Fernandes" w:date="2016-03-16T12:55:00Z"/>
                    <w:del w:id="97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F91D6CF" w14:textId="5E97D54A" w:rsidR="006D0AA3" w:rsidRPr="00996951" w:rsidDel="00DA24D0" w:rsidRDefault="006D0AA3" w:rsidP="00CF2422">
            <w:pPr>
              <w:spacing w:line="360" w:lineRule="auto"/>
              <w:rPr>
                <w:ins w:id="9718" w:author="Elias De Moraes Fernandes" w:date="2016-03-16T12:55:00Z"/>
                <w:del w:id="9719" w:author="Elias De Moraes Fernandes" w:date="2016-05-02T16:24:00Z"/>
                <w:rFonts w:ascii="Arial" w:hAnsi="Arial" w:cs="Arial"/>
                <w:rPrChange w:id="9720" w:author="Elias de Moraes Fernandes" w:date="2016-07-07T10:33:00Z">
                  <w:rPr>
                    <w:ins w:id="9721" w:author="Elias De Moraes Fernandes" w:date="2016-03-16T12:55:00Z"/>
                    <w:del w:id="97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EA87B1" w14:textId="01DE638F" w:rsidR="006D0AA3" w:rsidRPr="00996951" w:rsidDel="00DA24D0" w:rsidRDefault="006D0AA3" w:rsidP="00CF2422">
            <w:pPr>
              <w:spacing w:line="360" w:lineRule="auto"/>
              <w:rPr>
                <w:ins w:id="9723" w:author="Elias De Moraes Fernandes" w:date="2016-03-16T12:55:00Z"/>
                <w:del w:id="9724" w:author="Elias De Moraes Fernandes" w:date="2016-05-02T16:24:00Z"/>
                <w:rFonts w:ascii="Arial" w:hAnsi="Arial" w:cs="Arial"/>
                <w:rPrChange w:id="9725" w:author="Elias de Moraes Fernandes" w:date="2016-07-07T10:33:00Z">
                  <w:rPr>
                    <w:ins w:id="9726" w:author="Elias De Moraes Fernandes" w:date="2016-03-16T12:55:00Z"/>
                    <w:del w:id="97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864362B" w14:textId="0B35BE1D" w:rsidR="006D0AA3" w:rsidRPr="00996951" w:rsidDel="00DA24D0" w:rsidRDefault="006D0AA3" w:rsidP="00CF2422">
            <w:pPr>
              <w:spacing w:line="360" w:lineRule="auto"/>
              <w:rPr>
                <w:ins w:id="9728" w:author="Elias De Moraes Fernandes" w:date="2016-03-16T12:55:00Z"/>
                <w:del w:id="9729" w:author="Elias De Moraes Fernandes" w:date="2016-05-02T16:24:00Z"/>
                <w:rFonts w:ascii="Arial" w:hAnsi="Arial" w:cs="Arial"/>
                <w:rPrChange w:id="9730" w:author="Elias de Moraes Fernandes" w:date="2016-07-07T10:33:00Z">
                  <w:rPr>
                    <w:ins w:id="9731" w:author="Elias De Moraes Fernandes" w:date="2016-03-16T12:55:00Z"/>
                    <w:del w:id="97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277ED12F" w14:textId="27CB037A" w:rsidR="006D0AA3" w:rsidRPr="00996951" w:rsidDel="00DA24D0" w:rsidRDefault="006D0AA3" w:rsidP="00CF2422">
            <w:pPr>
              <w:spacing w:line="360" w:lineRule="auto"/>
              <w:rPr>
                <w:ins w:id="9733" w:author="Elias De Moraes Fernandes" w:date="2016-03-16T12:55:00Z"/>
                <w:del w:id="9734" w:author="Elias De Moraes Fernandes" w:date="2016-05-02T16:24:00Z"/>
                <w:rFonts w:ascii="Arial" w:hAnsi="Arial" w:cs="Arial"/>
                <w:rPrChange w:id="9735" w:author="Elias de Moraes Fernandes" w:date="2016-07-07T10:33:00Z">
                  <w:rPr>
                    <w:ins w:id="9736" w:author="Elias De Moraes Fernandes" w:date="2016-03-16T12:55:00Z"/>
                    <w:del w:id="97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72BCF71" w14:textId="325127DA" w:rsidR="006D0AA3" w:rsidRPr="00996951" w:rsidDel="00DA24D0" w:rsidRDefault="006D0AA3" w:rsidP="00CF2422">
            <w:pPr>
              <w:spacing w:line="360" w:lineRule="auto"/>
              <w:rPr>
                <w:ins w:id="9738" w:author="Elias De Moraes Fernandes" w:date="2016-03-16T12:55:00Z"/>
                <w:del w:id="9739" w:author="Elias De Moraes Fernandes" w:date="2016-05-02T16:24:00Z"/>
                <w:rFonts w:ascii="Arial" w:hAnsi="Arial" w:cs="Arial"/>
                <w:rPrChange w:id="9740" w:author="Elias de Moraes Fernandes" w:date="2016-07-07T10:33:00Z">
                  <w:rPr>
                    <w:ins w:id="9741" w:author="Elias De Moraes Fernandes" w:date="2016-03-16T12:55:00Z"/>
                    <w:del w:id="974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6C1F3F2" w14:textId="6E72A970" w:rsidR="006D0AA3" w:rsidRPr="00996951" w:rsidDel="00DA24D0" w:rsidRDefault="006D0AA3" w:rsidP="00CF2422">
            <w:pPr>
              <w:spacing w:line="360" w:lineRule="auto"/>
              <w:rPr>
                <w:ins w:id="9743" w:author="Elias De Moraes Fernandes" w:date="2016-03-16T12:55:00Z"/>
                <w:del w:id="9744" w:author="Elias De Moraes Fernandes" w:date="2016-05-02T16:24:00Z"/>
                <w:rFonts w:ascii="Arial" w:hAnsi="Arial" w:cs="Arial"/>
                <w:rPrChange w:id="9745" w:author="Elias de Moraes Fernandes" w:date="2016-07-07T10:33:00Z">
                  <w:rPr>
                    <w:ins w:id="9746" w:author="Elias De Moraes Fernandes" w:date="2016-03-16T12:55:00Z"/>
                    <w:del w:id="97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B87936" w14:textId="3FDB2653" w:rsidR="006D0AA3" w:rsidRPr="00996951" w:rsidDel="00DA24D0" w:rsidRDefault="006D0AA3" w:rsidP="00CF2422">
            <w:pPr>
              <w:spacing w:line="360" w:lineRule="auto"/>
              <w:rPr>
                <w:ins w:id="9748" w:author="Elias De Moraes Fernandes" w:date="2016-03-16T12:55:00Z"/>
                <w:del w:id="9749" w:author="Elias De Moraes Fernandes" w:date="2016-05-02T16:24:00Z"/>
                <w:rFonts w:ascii="Arial" w:hAnsi="Arial" w:cs="Arial"/>
                <w:rPrChange w:id="9750" w:author="Elias de Moraes Fernandes" w:date="2016-07-07T10:33:00Z">
                  <w:rPr>
                    <w:ins w:id="9751" w:author="Elias De Moraes Fernandes" w:date="2016-03-16T12:55:00Z"/>
                    <w:del w:id="97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50ECE7C" w14:textId="555A02B6" w:rsidR="006D0AA3" w:rsidRPr="00996951" w:rsidDel="00DA24D0" w:rsidRDefault="006D0AA3" w:rsidP="00CF2422">
            <w:pPr>
              <w:spacing w:line="360" w:lineRule="auto"/>
              <w:rPr>
                <w:ins w:id="9753" w:author="Elias De Moraes Fernandes" w:date="2016-03-16T12:55:00Z"/>
                <w:del w:id="9754" w:author="Elias De Moraes Fernandes" w:date="2016-05-02T16:24:00Z"/>
                <w:rFonts w:ascii="Arial" w:hAnsi="Arial" w:cs="Arial"/>
                <w:rPrChange w:id="9755" w:author="Elias de Moraes Fernandes" w:date="2016-07-07T10:33:00Z">
                  <w:rPr>
                    <w:ins w:id="9756" w:author="Elias De Moraes Fernandes" w:date="2016-03-16T12:55:00Z"/>
                    <w:del w:id="97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4141190" w14:textId="7926E1AC" w:rsidR="006D0AA3" w:rsidRPr="00996951" w:rsidDel="00DA24D0" w:rsidRDefault="006D0AA3" w:rsidP="00CF2422">
            <w:pPr>
              <w:spacing w:line="360" w:lineRule="auto"/>
              <w:rPr>
                <w:ins w:id="9758" w:author="Elias De Moraes Fernandes" w:date="2016-03-16T12:55:00Z"/>
                <w:del w:id="9759" w:author="Elias De Moraes Fernandes" w:date="2016-05-02T16:24:00Z"/>
                <w:rFonts w:ascii="Arial" w:hAnsi="Arial" w:cs="Arial"/>
                <w:rPrChange w:id="9760" w:author="Elias de Moraes Fernandes" w:date="2016-07-07T10:33:00Z">
                  <w:rPr>
                    <w:ins w:id="9761" w:author="Elias De Moraes Fernandes" w:date="2016-03-16T12:55:00Z"/>
                    <w:del w:id="976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F282BA" w14:textId="63AC705A" w:rsidR="006D0AA3" w:rsidRPr="00996951" w:rsidDel="00DA24D0" w:rsidRDefault="006D0AA3" w:rsidP="00CF2422">
            <w:pPr>
              <w:spacing w:line="360" w:lineRule="auto"/>
              <w:rPr>
                <w:ins w:id="9763" w:author="Elias De Moraes Fernandes" w:date="2016-03-16T12:55:00Z"/>
                <w:del w:id="9764" w:author="Elias De Moraes Fernandes" w:date="2016-05-02T16:24:00Z"/>
                <w:rFonts w:ascii="Arial" w:hAnsi="Arial" w:cs="Arial"/>
                <w:rPrChange w:id="9765" w:author="Elias de Moraes Fernandes" w:date="2016-07-07T10:33:00Z">
                  <w:rPr>
                    <w:ins w:id="9766" w:author="Elias De Moraes Fernandes" w:date="2016-03-16T12:55:00Z"/>
                    <w:del w:id="97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28DE300" w14:textId="695F2A0C" w:rsidR="006D0AA3" w:rsidRPr="00996951" w:rsidDel="00DA24D0" w:rsidRDefault="006D0AA3" w:rsidP="00CF2422">
            <w:pPr>
              <w:spacing w:line="360" w:lineRule="auto"/>
              <w:rPr>
                <w:ins w:id="9768" w:author="Elias De Moraes Fernandes" w:date="2016-03-16T12:55:00Z"/>
                <w:del w:id="9769" w:author="Elias De Moraes Fernandes" w:date="2016-05-02T16:24:00Z"/>
                <w:rFonts w:ascii="Arial" w:hAnsi="Arial" w:cs="Arial"/>
                <w:rPrChange w:id="9770" w:author="Elias de Moraes Fernandes" w:date="2016-07-07T10:33:00Z">
                  <w:rPr>
                    <w:ins w:id="9771" w:author="Elias De Moraes Fernandes" w:date="2016-03-16T12:55:00Z"/>
                    <w:del w:id="977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84A5123" w14:textId="02DD0A25" w:rsidR="006D0AA3" w:rsidRPr="00996951" w:rsidDel="00DA24D0" w:rsidRDefault="006D0AA3" w:rsidP="00CF2422">
            <w:pPr>
              <w:spacing w:line="360" w:lineRule="auto"/>
              <w:rPr>
                <w:ins w:id="9773" w:author="Elias De Moraes Fernandes" w:date="2016-03-16T12:55:00Z"/>
                <w:del w:id="9774" w:author="Elias De Moraes Fernandes" w:date="2016-05-02T16:24:00Z"/>
                <w:rFonts w:ascii="Arial" w:hAnsi="Arial" w:cs="Arial"/>
                <w:rPrChange w:id="9775" w:author="Elias de Moraes Fernandes" w:date="2016-07-07T10:33:00Z">
                  <w:rPr>
                    <w:ins w:id="9776" w:author="Elias De Moraes Fernandes" w:date="2016-03-16T12:55:00Z"/>
                    <w:del w:id="97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6179942" w14:textId="74DAE39D" w:rsidR="006D0AA3" w:rsidRPr="00996951" w:rsidDel="00DA24D0" w:rsidRDefault="006D0AA3" w:rsidP="00CF2422">
            <w:pPr>
              <w:spacing w:line="360" w:lineRule="auto"/>
              <w:rPr>
                <w:ins w:id="9778" w:author="Elias De Moraes Fernandes" w:date="2016-03-16T12:55:00Z"/>
                <w:del w:id="9779" w:author="Elias De Moraes Fernandes" w:date="2016-05-02T16:24:00Z"/>
                <w:rFonts w:ascii="Arial" w:hAnsi="Arial" w:cs="Arial"/>
                <w:rPrChange w:id="9780" w:author="Elias de Moraes Fernandes" w:date="2016-07-07T10:33:00Z">
                  <w:rPr>
                    <w:ins w:id="9781" w:author="Elias De Moraes Fernandes" w:date="2016-03-16T12:55:00Z"/>
                    <w:del w:id="97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5F6865" w14:textId="0C5AE465" w:rsidR="006D0AA3" w:rsidRPr="00996951" w:rsidDel="00DA24D0" w:rsidRDefault="006D0AA3" w:rsidP="00CF2422">
            <w:pPr>
              <w:spacing w:line="360" w:lineRule="auto"/>
              <w:rPr>
                <w:ins w:id="9783" w:author="Elias De Moraes Fernandes" w:date="2016-03-16T12:55:00Z"/>
                <w:del w:id="9784" w:author="Elias De Moraes Fernandes" w:date="2016-05-02T16:24:00Z"/>
                <w:rFonts w:ascii="Arial" w:hAnsi="Arial" w:cs="Arial"/>
                <w:rPrChange w:id="9785" w:author="Elias de Moraes Fernandes" w:date="2016-07-07T10:33:00Z">
                  <w:rPr>
                    <w:ins w:id="9786" w:author="Elias De Moraes Fernandes" w:date="2016-03-16T12:55:00Z"/>
                    <w:del w:id="97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0134C85B" w14:textId="7E0CD7A7" w:rsidR="006D0AA3" w:rsidRPr="00996951" w:rsidDel="00DA24D0" w:rsidRDefault="006D0AA3" w:rsidP="00CF2422">
            <w:pPr>
              <w:spacing w:line="360" w:lineRule="auto"/>
              <w:rPr>
                <w:ins w:id="9788" w:author="Elias De Moraes Fernandes" w:date="2016-03-16T12:55:00Z"/>
                <w:del w:id="9789" w:author="Elias De Moraes Fernandes" w:date="2016-05-02T16:24:00Z"/>
                <w:rFonts w:ascii="Arial" w:hAnsi="Arial" w:cs="Arial"/>
                <w:rPrChange w:id="9790" w:author="Elias de Moraes Fernandes" w:date="2016-07-07T10:33:00Z">
                  <w:rPr>
                    <w:ins w:id="9791" w:author="Elias De Moraes Fernandes" w:date="2016-03-16T12:55:00Z"/>
                    <w:del w:id="9792" w:author="Elias De Moraes Fernandes" w:date="2016-05-02T16:24:00Z"/>
                    <w:rFonts w:cs="Arial"/>
                  </w:rPr>
                </w:rPrChange>
              </w:rPr>
            </w:pPr>
            <w:ins w:id="9793" w:author="Elias De Moraes Fernandes" w:date="2016-03-16T12:55:00Z">
              <w:del w:id="9794" w:author="Elias De Moraes Fernandes" w:date="2016-05-02T15:01:00Z">
                <w:r w:rsidRPr="00996951" w:rsidDel="002A772C">
                  <w:rPr>
                    <w:rFonts w:ascii="Arial" w:hAnsi="Arial" w:cs="Arial"/>
                    <w:rPrChange w:id="9795" w:author="Elias de Moraes Fernandes" w:date="2016-07-07T10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</w:tbl>
    <w:p w14:paraId="28D196CC" w14:textId="77777777" w:rsidR="00DA24D0" w:rsidRPr="00996951" w:rsidRDefault="00DA24D0">
      <w:pPr>
        <w:rPr>
          <w:ins w:id="9796" w:author="Elias De Moraes Fernandes" w:date="2016-05-02T16:24:00Z"/>
          <w:rFonts w:ascii="Arial" w:hAnsi="Arial" w:cs="Arial"/>
          <w:lang w:val="pt-BR"/>
          <w:rPrChange w:id="9797" w:author="Elias de Moraes Fernandes" w:date="2016-07-07T10:33:00Z">
            <w:rPr>
              <w:ins w:id="9798" w:author="Elias De Moraes Fernandes" w:date="2016-05-02T16:24:00Z"/>
              <w:lang w:val="pt-BR"/>
            </w:rPr>
          </w:rPrChange>
        </w:rPr>
        <w:sectPr w:rsidR="00DA24D0" w:rsidRPr="0099695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2838E9A" w14:textId="3389BA35" w:rsidR="00EF04E2" w:rsidRPr="00996951" w:rsidDel="00DA24D0" w:rsidRDefault="006D33AE">
      <w:pPr>
        <w:pStyle w:val="CronogramaParagrafo"/>
        <w:rPr>
          <w:del w:id="9799" w:author="Elias De Moraes Fernandes" w:date="2016-05-02T16:24:00Z"/>
          <w:rFonts w:ascii="Arial" w:hAnsi="Arial"/>
          <w:rPrChange w:id="9800" w:author="Elias de Moraes Fernandes" w:date="2016-07-07T10:33:00Z">
            <w:rPr>
              <w:del w:id="9801" w:author="Elias De Moraes Fernandes" w:date="2016-05-02T16:24:00Z"/>
              <w:lang w:val="pt-BR"/>
            </w:rPr>
          </w:rPrChange>
        </w:rPr>
        <w:pPrChange w:id="9802" w:author="Elias De Moraes Fernandes" w:date="2016-05-02T15:10:00Z">
          <w:pPr/>
        </w:pPrChange>
      </w:pPr>
      <w:ins w:id="9803" w:author="Elias De Moraes Fernandes" w:date="2016-05-02T17:11:00Z">
        <w:r w:rsidRPr="00996951">
          <w:rPr>
            <w:rFonts w:ascii="Arial" w:hAnsi="Arial"/>
            <w:noProof/>
            <w:rPrChange w:id="9804" w:author="Elias de Moraes Fernandes" w:date="2016-07-07T10:33:00Z">
              <w:rPr>
                <w:noProof/>
              </w:rPr>
            </w:rPrChange>
          </w:rPr>
          <w:lastRenderedPageBreak/>
          <w:drawing>
            <wp:inline distT="0" distB="0" distL="0" distR="0" wp14:anchorId="45B95B98" wp14:editId="2EEDF3FD">
              <wp:extent cx="8229600" cy="3928450"/>
              <wp:effectExtent l="0" t="0" r="0" b="8890"/>
              <wp:docPr id="13" name="Pictur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../../../../../../Downloads/Cronograma%20-%20Cronograma%20Scr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082" t="5489" r="4005" b="37916"/>
                      <a:stretch/>
                    </pic:blipFill>
                    <pic:spPr bwMode="auto">
                      <a:xfrm>
                        <a:off x="0" y="0"/>
                        <a:ext cx="8229600" cy="392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38FDA71" w14:textId="77777777" w:rsidR="005E6EDF" w:rsidRPr="00996951" w:rsidDel="00DA528A" w:rsidRDefault="005E6EDF" w:rsidP="005E6EDF">
      <w:pPr>
        <w:pStyle w:val="ListParagraph"/>
        <w:tabs>
          <w:tab w:val="left" w:pos="7672"/>
        </w:tabs>
        <w:ind w:left="360"/>
        <w:rPr>
          <w:del w:id="9805" w:author="Elias De Moraes Fernandes" w:date="2016-03-16T12:55:00Z"/>
          <w:rFonts w:ascii="Arial" w:hAnsi="Arial" w:cs="Arial"/>
          <w:sz w:val="28"/>
          <w:lang w:val="pt-BR"/>
          <w:rPrChange w:id="9806" w:author="Elias de Moraes Fernandes" w:date="2016-07-07T10:33:00Z">
            <w:rPr>
              <w:del w:id="9807" w:author="Elias De Moraes Fernandes" w:date="2016-03-16T12:55:00Z"/>
              <w:sz w:val="28"/>
              <w:lang w:val="pt-BR"/>
            </w:rPr>
          </w:rPrChange>
        </w:rPr>
      </w:pPr>
    </w:p>
    <w:p w14:paraId="30BBE011" w14:textId="77777777" w:rsidR="005E6EDF" w:rsidRPr="00996951" w:rsidDel="00DA528A" w:rsidRDefault="005E6EDF" w:rsidP="005E6EDF">
      <w:pPr>
        <w:pStyle w:val="ListParagraph"/>
        <w:tabs>
          <w:tab w:val="left" w:pos="7672"/>
        </w:tabs>
        <w:ind w:left="360"/>
        <w:rPr>
          <w:del w:id="9808" w:author="Elias De Moraes Fernandes" w:date="2016-03-16T12:55:00Z"/>
          <w:rFonts w:ascii="Arial" w:hAnsi="Arial" w:cs="Arial"/>
          <w:sz w:val="28"/>
          <w:lang w:val="pt-BR"/>
          <w:rPrChange w:id="9809" w:author="Elias de Moraes Fernandes" w:date="2016-07-07T10:33:00Z">
            <w:rPr>
              <w:del w:id="9810" w:author="Elias De Moraes Fernandes" w:date="2016-03-16T12:55:00Z"/>
              <w:sz w:val="28"/>
              <w:lang w:val="pt-BR"/>
            </w:rPr>
          </w:rPrChange>
        </w:rPr>
      </w:pPr>
    </w:p>
    <w:p w14:paraId="7A8D1778" w14:textId="207B8690" w:rsidR="005E6EDF" w:rsidRPr="00996951" w:rsidRDefault="005E6EDF">
      <w:pPr>
        <w:rPr>
          <w:rFonts w:ascii="Arial" w:hAnsi="Arial" w:cs="Arial"/>
          <w:sz w:val="28"/>
          <w:lang w:val="pt-BR"/>
          <w:rPrChange w:id="9811" w:author="Elias de Moraes Fernandes" w:date="2016-07-07T10:33:00Z">
            <w:rPr>
              <w:lang w:val="pt-BR"/>
            </w:rPr>
          </w:rPrChange>
        </w:rPr>
        <w:pPrChange w:id="9812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sectPr w:rsidR="005E6EDF" w:rsidRPr="00996951" w:rsidSect="00DA24D0">
      <w:pgSz w:w="15840" w:h="12240" w:orient="landscape"/>
      <w:pgMar w:top="1440" w:right="1440" w:bottom="1440" w:left="1440" w:header="708" w:footer="708" w:gutter="0"/>
      <w:cols w:space="708"/>
      <w:docGrid w:linePitch="360"/>
      <w:sectPrChange w:id="9813" w:author="Elias De Moraes Fernandes" w:date="2016-05-02T16:24:00Z">
        <w:sectPr w:rsidR="005E6EDF" w:rsidRPr="00996951" w:rsidSect="00DA24D0">
          <w:pgSz w:w="12240" w:h="15840" w:orient="portrait"/>
          <w:pgMar w:top="1440" w:right="1440" w:bottom="1440" w:left="1440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87" w:author="Elias De Moraes Fernandes" w:date="2016-03-04T11:18:00Z" w:initials="EDMF">
    <w:p w14:paraId="6450D3DD" w14:textId="67305C7C" w:rsidR="00C74364" w:rsidRDefault="00C74364">
      <w:pPr>
        <w:pStyle w:val="CommentText"/>
      </w:pPr>
      <w:r>
        <w:rPr>
          <w:rStyle w:val="CommentReference"/>
        </w:rPr>
        <w:annotationRef/>
      </w:r>
      <w:r>
        <w:t>Remover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50D3DD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06A1AE" w14:textId="77777777" w:rsidR="00825CCC" w:rsidRDefault="00825CCC" w:rsidP="000F746B">
      <w:pPr>
        <w:spacing w:after="0" w:line="240" w:lineRule="auto"/>
      </w:pPr>
      <w:r>
        <w:separator/>
      </w:r>
    </w:p>
  </w:endnote>
  <w:endnote w:type="continuationSeparator" w:id="0">
    <w:p w14:paraId="4FD3AAFA" w14:textId="77777777" w:rsidR="00825CCC" w:rsidRDefault="00825CCC" w:rsidP="000F7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D5F7F" w14:textId="77777777" w:rsidR="00825CCC" w:rsidRDefault="00825CCC" w:rsidP="000F746B">
      <w:pPr>
        <w:spacing w:after="0" w:line="240" w:lineRule="auto"/>
      </w:pPr>
      <w:r>
        <w:separator/>
      </w:r>
    </w:p>
  </w:footnote>
  <w:footnote w:type="continuationSeparator" w:id="0">
    <w:p w14:paraId="477D89DE" w14:textId="77777777" w:rsidR="00825CCC" w:rsidRDefault="00825CCC" w:rsidP="000F7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F9A59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54CCF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2563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3A08B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AC03E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E58D8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0766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F7C07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19D6A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32067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17A5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0000019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BE045DA"/>
    <w:multiLevelType w:val="hybridMultilevel"/>
    <w:tmpl w:val="95A42FDA"/>
    <w:lvl w:ilvl="0" w:tplc="4AC85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00D1BC4"/>
    <w:multiLevelType w:val="hybridMultilevel"/>
    <w:tmpl w:val="A3FA2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05B6A75"/>
    <w:multiLevelType w:val="hybridMultilevel"/>
    <w:tmpl w:val="F3021E84"/>
    <w:lvl w:ilvl="0" w:tplc="FA8A37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83A33DE"/>
    <w:multiLevelType w:val="hybridMultilevel"/>
    <w:tmpl w:val="1C58C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4"/>
  </w:num>
  <w:num w:numId="2">
    <w:abstractNumId w:val="21"/>
  </w:num>
  <w:num w:numId="3">
    <w:abstractNumId w:val="19"/>
  </w:num>
  <w:num w:numId="4">
    <w:abstractNumId w:val="23"/>
  </w:num>
  <w:num w:numId="5">
    <w:abstractNumId w:val="17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10"/>
  </w:num>
  <w:num w:numId="18">
    <w:abstractNumId w:val="22"/>
  </w:num>
  <w:num w:numId="19">
    <w:abstractNumId w:val="18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  <w:num w:numId="24">
    <w:abstractNumId w:val="20"/>
  </w:num>
  <w:num w:numId="25">
    <w:abstractNumId w:val="16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lias De Moraes Fernandes">
    <w15:presenceInfo w15:providerId="None" w15:userId="Elias De Moraes Fernand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06111"/>
    <w:rsid w:val="000150D0"/>
    <w:rsid w:val="00015550"/>
    <w:rsid w:val="0001648A"/>
    <w:rsid w:val="00021D0A"/>
    <w:rsid w:val="000309F2"/>
    <w:rsid w:val="000474E2"/>
    <w:rsid w:val="00053AD8"/>
    <w:rsid w:val="00054EC3"/>
    <w:rsid w:val="00066CA0"/>
    <w:rsid w:val="00070240"/>
    <w:rsid w:val="00072913"/>
    <w:rsid w:val="00081FDE"/>
    <w:rsid w:val="00087206"/>
    <w:rsid w:val="00090260"/>
    <w:rsid w:val="000917A3"/>
    <w:rsid w:val="00095CE7"/>
    <w:rsid w:val="00096B20"/>
    <w:rsid w:val="00097821"/>
    <w:rsid w:val="000A0A23"/>
    <w:rsid w:val="000A0F17"/>
    <w:rsid w:val="000A38AC"/>
    <w:rsid w:val="000A3926"/>
    <w:rsid w:val="000A5140"/>
    <w:rsid w:val="000B2D27"/>
    <w:rsid w:val="000C087A"/>
    <w:rsid w:val="000E11B8"/>
    <w:rsid w:val="000E1478"/>
    <w:rsid w:val="000E4413"/>
    <w:rsid w:val="000E60F6"/>
    <w:rsid w:val="000E6740"/>
    <w:rsid w:val="000F68A5"/>
    <w:rsid w:val="000F6918"/>
    <w:rsid w:val="000F746B"/>
    <w:rsid w:val="00100E26"/>
    <w:rsid w:val="00101E1F"/>
    <w:rsid w:val="00110958"/>
    <w:rsid w:val="00111599"/>
    <w:rsid w:val="0012043A"/>
    <w:rsid w:val="001274B2"/>
    <w:rsid w:val="001279E1"/>
    <w:rsid w:val="00127C27"/>
    <w:rsid w:val="00130466"/>
    <w:rsid w:val="00130776"/>
    <w:rsid w:val="00141384"/>
    <w:rsid w:val="001417C9"/>
    <w:rsid w:val="00144F6B"/>
    <w:rsid w:val="00147950"/>
    <w:rsid w:val="0015361A"/>
    <w:rsid w:val="00164752"/>
    <w:rsid w:val="00164D55"/>
    <w:rsid w:val="00166D4F"/>
    <w:rsid w:val="0017185E"/>
    <w:rsid w:val="00171F8D"/>
    <w:rsid w:val="00176C5A"/>
    <w:rsid w:val="00177409"/>
    <w:rsid w:val="001806E8"/>
    <w:rsid w:val="00184222"/>
    <w:rsid w:val="00184DFD"/>
    <w:rsid w:val="00186B85"/>
    <w:rsid w:val="00187F6F"/>
    <w:rsid w:val="00193C4C"/>
    <w:rsid w:val="00194AEB"/>
    <w:rsid w:val="00195749"/>
    <w:rsid w:val="001961EA"/>
    <w:rsid w:val="001A5B3F"/>
    <w:rsid w:val="001A6DB6"/>
    <w:rsid w:val="001B0D99"/>
    <w:rsid w:val="001B2F56"/>
    <w:rsid w:val="001B67A8"/>
    <w:rsid w:val="001C19F4"/>
    <w:rsid w:val="001D5A44"/>
    <w:rsid w:val="001E15E2"/>
    <w:rsid w:val="001E2377"/>
    <w:rsid w:val="001E50E1"/>
    <w:rsid w:val="001F14E5"/>
    <w:rsid w:val="001F5F1A"/>
    <w:rsid w:val="0020263C"/>
    <w:rsid w:val="0022315C"/>
    <w:rsid w:val="00224CE5"/>
    <w:rsid w:val="0022515B"/>
    <w:rsid w:val="00230AD2"/>
    <w:rsid w:val="00232956"/>
    <w:rsid w:val="00233978"/>
    <w:rsid w:val="002339E1"/>
    <w:rsid w:val="00234111"/>
    <w:rsid w:val="00236BEA"/>
    <w:rsid w:val="00241514"/>
    <w:rsid w:val="00242EDE"/>
    <w:rsid w:val="002463E2"/>
    <w:rsid w:val="00252068"/>
    <w:rsid w:val="00253A07"/>
    <w:rsid w:val="00262DD3"/>
    <w:rsid w:val="00274602"/>
    <w:rsid w:val="002746D8"/>
    <w:rsid w:val="00276E18"/>
    <w:rsid w:val="00276F08"/>
    <w:rsid w:val="00282DC0"/>
    <w:rsid w:val="00284EB9"/>
    <w:rsid w:val="00286044"/>
    <w:rsid w:val="0028649D"/>
    <w:rsid w:val="00287156"/>
    <w:rsid w:val="00287637"/>
    <w:rsid w:val="0029041F"/>
    <w:rsid w:val="00295584"/>
    <w:rsid w:val="0029577A"/>
    <w:rsid w:val="002A772C"/>
    <w:rsid w:val="002B019A"/>
    <w:rsid w:val="002B2BEC"/>
    <w:rsid w:val="002B4778"/>
    <w:rsid w:val="002B5974"/>
    <w:rsid w:val="002C43FA"/>
    <w:rsid w:val="002C47DC"/>
    <w:rsid w:val="002C7A30"/>
    <w:rsid w:val="002D27F6"/>
    <w:rsid w:val="002D4FC4"/>
    <w:rsid w:val="002E2E0C"/>
    <w:rsid w:val="002E4B24"/>
    <w:rsid w:val="002E5AFF"/>
    <w:rsid w:val="002F1B33"/>
    <w:rsid w:val="002F2A5D"/>
    <w:rsid w:val="00314195"/>
    <w:rsid w:val="00322642"/>
    <w:rsid w:val="003332D2"/>
    <w:rsid w:val="00337D22"/>
    <w:rsid w:val="00341139"/>
    <w:rsid w:val="00345511"/>
    <w:rsid w:val="0034731A"/>
    <w:rsid w:val="00350EB5"/>
    <w:rsid w:val="003558D2"/>
    <w:rsid w:val="0035596E"/>
    <w:rsid w:val="003566DA"/>
    <w:rsid w:val="003608D0"/>
    <w:rsid w:val="003662C2"/>
    <w:rsid w:val="00372CA9"/>
    <w:rsid w:val="00375A11"/>
    <w:rsid w:val="0037699A"/>
    <w:rsid w:val="00393CDA"/>
    <w:rsid w:val="00397918"/>
    <w:rsid w:val="003A1979"/>
    <w:rsid w:val="003A24BD"/>
    <w:rsid w:val="003A2F2D"/>
    <w:rsid w:val="003B00AD"/>
    <w:rsid w:val="003B2113"/>
    <w:rsid w:val="003B6AB6"/>
    <w:rsid w:val="003C7064"/>
    <w:rsid w:val="003D08DD"/>
    <w:rsid w:val="003D30CD"/>
    <w:rsid w:val="003D6EA6"/>
    <w:rsid w:val="0040102B"/>
    <w:rsid w:val="00402C63"/>
    <w:rsid w:val="00407C75"/>
    <w:rsid w:val="00411597"/>
    <w:rsid w:val="00413601"/>
    <w:rsid w:val="004139B0"/>
    <w:rsid w:val="0042094F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61FB7"/>
    <w:rsid w:val="00473942"/>
    <w:rsid w:val="00483240"/>
    <w:rsid w:val="00484915"/>
    <w:rsid w:val="00486E0A"/>
    <w:rsid w:val="0049141F"/>
    <w:rsid w:val="00492CD9"/>
    <w:rsid w:val="004A2B12"/>
    <w:rsid w:val="004A2EB3"/>
    <w:rsid w:val="004A42EC"/>
    <w:rsid w:val="004A5424"/>
    <w:rsid w:val="004C3762"/>
    <w:rsid w:val="004C3E19"/>
    <w:rsid w:val="004C69F0"/>
    <w:rsid w:val="004C7D42"/>
    <w:rsid w:val="004D1E1E"/>
    <w:rsid w:val="004D3C34"/>
    <w:rsid w:val="004D43B0"/>
    <w:rsid w:val="004D63EB"/>
    <w:rsid w:val="004D7A31"/>
    <w:rsid w:val="004E3F97"/>
    <w:rsid w:val="004F238A"/>
    <w:rsid w:val="00505BF5"/>
    <w:rsid w:val="00507AAB"/>
    <w:rsid w:val="00507C17"/>
    <w:rsid w:val="00516639"/>
    <w:rsid w:val="0051695C"/>
    <w:rsid w:val="005207F1"/>
    <w:rsid w:val="005244FE"/>
    <w:rsid w:val="00524909"/>
    <w:rsid w:val="00531373"/>
    <w:rsid w:val="00533110"/>
    <w:rsid w:val="00533F81"/>
    <w:rsid w:val="005402EF"/>
    <w:rsid w:val="00543E0E"/>
    <w:rsid w:val="00552C0C"/>
    <w:rsid w:val="0055647D"/>
    <w:rsid w:val="00573B9D"/>
    <w:rsid w:val="00586F38"/>
    <w:rsid w:val="00593C0C"/>
    <w:rsid w:val="005954B8"/>
    <w:rsid w:val="005961D9"/>
    <w:rsid w:val="005A38DA"/>
    <w:rsid w:val="005A47B5"/>
    <w:rsid w:val="005B27F1"/>
    <w:rsid w:val="005B4093"/>
    <w:rsid w:val="005B7E25"/>
    <w:rsid w:val="005C4971"/>
    <w:rsid w:val="005C4991"/>
    <w:rsid w:val="005C6DE9"/>
    <w:rsid w:val="005D0D49"/>
    <w:rsid w:val="005D7AB1"/>
    <w:rsid w:val="005E1E81"/>
    <w:rsid w:val="005E2E0B"/>
    <w:rsid w:val="005E38B1"/>
    <w:rsid w:val="005E5D86"/>
    <w:rsid w:val="005E6150"/>
    <w:rsid w:val="005E6EDF"/>
    <w:rsid w:val="005F65B2"/>
    <w:rsid w:val="005F7E4D"/>
    <w:rsid w:val="006003D4"/>
    <w:rsid w:val="00601FEE"/>
    <w:rsid w:val="00602B0E"/>
    <w:rsid w:val="00603A9F"/>
    <w:rsid w:val="00604A92"/>
    <w:rsid w:val="00610386"/>
    <w:rsid w:val="0061038E"/>
    <w:rsid w:val="00611A0A"/>
    <w:rsid w:val="00611B94"/>
    <w:rsid w:val="00616B21"/>
    <w:rsid w:val="0062039C"/>
    <w:rsid w:val="00622999"/>
    <w:rsid w:val="00624A9D"/>
    <w:rsid w:val="0062574F"/>
    <w:rsid w:val="00631AFA"/>
    <w:rsid w:val="006330B8"/>
    <w:rsid w:val="0063367D"/>
    <w:rsid w:val="006337B9"/>
    <w:rsid w:val="00634B8B"/>
    <w:rsid w:val="0063565C"/>
    <w:rsid w:val="0064087C"/>
    <w:rsid w:val="00644C28"/>
    <w:rsid w:val="00644ED1"/>
    <w:rsid w:val="0066059B"/>
    <w:rsid w:val="00662181"/>
    <w:rsid w:val="00671E16"/>
    <w:rsid w:val="006738CB"/>
    <w:rsid w:val="0067419E"/>
    <w:rsid w:val="00676B0B"/>
    <w:rsid w:val="006810E3"/>
    <w:rsid w:val="006814D2"/>
    <w:rsid w:val="00682A05"/>
    <w:rsid w:val="00690F05"/>
    <w:rsid w:val="00692B2F"/>
    <w:rsid w:val="006A4F63"/>
    <w:rsid w:val="006A6C22"/>
    <w:rsid w:val="006B1C1A"/>
    <w:rsid w:val="006C3CC2"/>
    <w:rsid w:val="006D0AA3"/>
    <w:rsid w:val="006D1C7A"/>
    <w:rsid w:val="006D1ED0"/>
    <w:rsid w:val="006D2E3E"/>
    <w:rsid w:val="006D32C3"/>
    <w:rsid w:val="006D33AE"/>
    <w:rsid w:val="006D38C2"/>
    <w:rsid w:val="006D46F2"/>
    <w:rsid w:val="006D71B4"/>
    <w:rsid w:val="006E626A"/>
    <w:rsid w:val="006F4426"/>
    <w:rsid w:val="007044BC"/>
    <w:rsid w:val="0072040F"/>
    <w:rsid w:val="007234D0"/>
    <w:rsid w:val="00731044"/>
    <w:rsid w:val="007369D0"/>
    <w:rsid w:val="007441E0"/>
    <w:rsid w:val="00745547"/>
    <w:rsid w:val="00746205"/>
    <w:rsid w:val="00746CD9"/>
    <w:rsid w:val="00751FC5"/>
    <w:rsid w:val="00755CC9"/>
    <w:rsid w:val="007634A7"/>
    <w:rsid w:val="007640F6"/>
    <w:rsid w:val="0077658F"/>
    <w:rsid w:val="007805CA"/>
    <w:rsid w:val="00780C05"/>
    <w:rsid w:val="0078467B"/>
    <w:rsid w:val="00786D6D"/>
    <w:rsid w:val="00794B78"/>
    <w:rsid w:val="0079568F"/>
    <w:rsid w:val="007973E6"/>
    <w:rsid w:val="007B1F30"/>
    <w:rsid w:val="007B5047"/>
    <w:rsid w:val="007C3CB0"/>
    <w:rsid w:val="007C6837"/>
    <w:rsid w:val="007E75FC"/>
    <w:rsid w:val="007F2F0F"/>
    <w:rsid w:val="007F4749"/>
    <w:rsid w:val="007F64A0"/>
    <w:rsid w:val="00803628"/>
    <w:rsid w:val="008076D1"/>
    <w:rsid w:val="008159B8"/>
    <w:rsid w:val="00816B9F"/>
    <w:rsid w:val="0082364E"/>
    <w:rsid w:val="008248D5"/>
    <w:rsid w:val="0082508B"/>
    <w:rsid w:val="00825CCC"/>
    <w:rsid w:val="00841CBD"/>
    <w:rsid w:val="00846498"/>
    <w:rsid w:val="00850271"/>
    <w:rsid w:val="008538E3"/>
    <w:rsid w:val="00861D05"/>
    <w:rsid w:val="0086232C"/>
    <w:rsid w:val="00865827"/>
    <w:rsid w:val="00872672"/>
    <w:rsid w:val="0087328B"/>
    <w:rsid w:val="008739F5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272A"/>
    <w:rsid w:val="008D49A3"/>
    <w:rsid w:val="008D566B"/>
    <w:rsid w:val="008D5AA5"/>
    <w:rsid w:val="008E6AB0"/>
    <w:rsid w:val="008F2237"/>
    <w:rsid w:val="008F4797"/>
    <w:rsid w:val="00902028"/>
    <w:rsid w:val="009025B6"/>
    <w:rsid w:val="00903B00"/>
    <w:rsid w:val="00904244"/>
    <w:rsid w:val="00904A02"/>
    <w:rsid w:val="00906505"/>
    <w:rsid w:val="0091226E"/>
    <w:rsid w:val="00917757"/>
    <w:rsid w:val="00926B69"/>
    <w:rsid w:val="00937F5E"/>
    <w:rsid w:val="00940FEC"/>
    <w:rsid w:val="0094333E"/>
    <w:rsid w:val="0094445C"/>
    <w:rsid w:val="00944C0F"/>
    <w:rsid w:val="009450A2"/>
    <w:rsid w:val="00945127"/>
    <w:rsid w:val="00947D25"/>
    <w:rsid w:val="0095389A"/>
    <w:rsid w:val="009642EC"/>
    <w:rsid w:val="009678D2"/>
    <w:rsid w:val="00970C32"/>
    <w:rsid w:val="00976170"/>
    <w:rsid w:val="0097724D"/>
    <w:rsid w:val="00983FD8"/>
    <w:rsid w:val="00994522"/>
    <w:rsid w:val="009956DA"/>
    <w:rsid w:val="00996951"/>
    <w:rsid w:val="00996AA0"/>
    <w:rsid w:val="009A20AC"/>
    <w:rsid w:val="009A2C55"/>
    <w:rsid w:val="009A32DF"/>
    <w:rsid w:val="009B325C"/>
    <w:rsid w:val="009C2DA5"/>
    <w:rsid w:val="009C384F"/>
    <w:rsid w:val="009C4A3F"/>
    <w:rsid w:val="009C4F71"/>
    <w:rsid w:val="009C5A19"/>
    <w:rsid w:val="009C70B0"/>
    <w:rsid w:val="009D2310"/>
    <w:rsid w:val="009D3E4E"/>
    <w:rsid w:val="009E123E"/>
    <w:rsid w:val="009E1D0D"/>
    <w:rsid w:val="009E61DE"/>
    <w:rsid w:val="009E69BF"/>
    <w:rsid w:val="009E7A34"/>
    <w:rsid w:val="00A05655"/>
    <w:rsid w:val="00A10D4F"/>
    <w:rsid w:val="00A11F25"/>
    <w:rsid w:val="00A12A5C"/>
    <w:rsid w:val="00A148B9"/>
    <w:rsid w:val="00A153BD"/>
    <w:rsid w:val="00A15AB7"/>
    <w:rsid w:val="00A21C4F"/>
    <w:rsid w:val="00A34B92"/>
    <w:rsid w:val="00A4103D"/>
    <w:rsid w:val="00A42D34"/>
    <w:rsid w:val="00A45865"/>
    <w:rsid w:val="00A45E50"/>
    <w:rsid w:val="00A472A8"/>
    <w:rsid w:val="00A4773B"/>
    <w:rsid w:val="00A55767"/>
    <w:rsid w:val="00A60DA9"/>
    <w:rsid w:val="00A61CC5"/>
    <w:rsid w:val="00A62443"/>
    <w:rsid w:val="00A64C65"/>
    <w:rsid w:val="00A658B2"/>
    <w:rsid w:val="00A65EA9"/>
    <w:rsid w:val="00A71E95"/>
    <w:rsid w:val="00A72F8D"/>
    <w:rsid w:val="00A84001"/>
    <w:rsid w:val="00A87F4E"/>
    <w:rsid w:val="00A9010C"/>
    <w:rsid w:val="00AA76AC"/>
    <w:rsid w:val="00AB34B7"/>
    <w:rsid w:val="00AB6BFA"/>
    <w:rsid w:val="00AC4B6F"/>
    <w:rsid w:val="00AC4EDC"/>
    <w:rsid w:val="00AC5421"/>
    <w:rsid w:val="00AD5526"/>
    <w:rsid w:val="00AE2C87"/>
    <w:rsid w:val="00AE4FC2"/>
    <w:rsid w:val="00AF0D49"/>
    <w:rsid w:val="00B035D9"/>
    <w:rsid w:val="00B10108"/>
    <w:rsid w:val="00B14134"/>
    <w:rsid w:val="00B14437"/>
    <w:rsid w:val="00B14807"/>
    <w:rsid w:val="00B149B4"/>
    <w:rsid w:val="00B14E56"/>
    <w:rsid w:val="00B16935"/>
    <w:rsid w:val="00B2190A"/>
    <w:rsid w:val="00B32A08"/>
    <w:rsid w:val="00B41A17"/>
    <w:rsid w:val="00B41E31"/>
    <w:rsid w:val="00B42EF0"/>
    <w:rsid w:val="00B4379E"/>
    <w:rsid w:val="00B46CD9"/>
    <w:rsid w:val="00B53323"/>
    <w:rsid w:val="00B5763A"/>
    <w:rsid w:val="00B606CA"/>
    <w:rsid w:val="00B724A4"/>
    <w:rsid w:val="00B747E9"/>
    <w:rsid w:val="00B75CE9"/>
    <w:rsid w:val="00B76A53"/>
    <w:rsid w:val="00B76FE4"/>
    <w:rsid w:val="00B77DE2"/>
    <w:rsid w:val="00B8107F"/>
    <w:rsid w:val="00B846E6"/>
    <w:rsid w:val="00B8529C"/>
    <w:rsid w:val="00BA6EFE"/>
    <w:rsid w:val="00BB26C0"/>
    <w:rsid w:val="00BB3574"/>
    <w:rsid w:val="00BC0957"/>
    <w:rsid w:val="00BC1739"/>
    <w:rsid w:val="00BC5993"/>
    <w:rsid w:val="00BD2AA7"/>
    <w:rsid w:val="00BD62B7"/>
    <w:rsid w:val="00BE3E41"/>
    <w:rsid w:val="00C02BC2"/>
    <w:rsid w:val="00C03361"/>
    <w:rsid w:val="00C03660"/>
    <w:rsid w:val="00C050CD"/>
    <w:rsid w:val="00C14A08"/>
    <w:rsid w:val="00C26C86"/>
    <w:rsid w:val="00C428F7"/>
    <w:rsid w:val="00C4789D"/>
    <w:rsid w:val="00C509DF"/>
    <w:rsid w:val="00C535C6"/>
    <w:rsid w:val="00C53BAE"/>
    <w:rsid w:val="00C54772"/>
    <w:rsid w:val="00C56841"/>
    <w:rsid w:val="00C60DD6"/>
    <w:rsid w:val="00C74364"/>
    <w:rsid w:val="00C77916"/>
    <w:rsid w:val="00C82EE5"/>
    <w:rsid w:val="00C970F1"/>
    <w:rsid w:val="00C9767E"/>
    <w:rsid w:val="00CA4184"/>
    <w:rsid w:val="00CA4A64"/>
    <w:rsid w:val="00CB07E7"/>
    <w:rsid w:val="00CB69F2"/>
    <w:rsid w:val="00CC78EB"/>
    <w:rsid w:val="00CD5819"/>
    <w:rsid w:val="00CD7447"/>
    <w:rsid w:val="00CE1CDC"/>
    <w:rsid w:val="00CF2422"/>
    <w:rsid w:val="00D023C1"/>
    <w:rsid w:val="00D0280E"/>
    <w:rsid w:val="00D17EA1"/>
    <w:rsid w:val="00D3195E"/>
    <w:rsid w:val="00D34916"/>
    <w:rsid w:val="00D355FC"/>
    <w:rsid w:val="00D43E57"/>
    <w:rsid w:val="00D53D6A"/>
    <w:rsid w:val="00D53E06"/>
    <w:rsid w:val="00D63C79"/>
    <w:rsid w:val="00D71A67"/>
    <w:rsid w:val="00D73EB1"/>
    <w:rsid w:val="00D7433B"/>
    <w:rsid w:val="00D779A7"/>
    <w:rsid w:val="00D81EDC"/>
    <w:rsid w:val="00D831D8"/>
    <w:rsid w:val="00D92FC3"/>
    <w:rsid w:val="00D95FE3"/>
    <w:rsid w:val="00DA24D0"/>
    <w:rsid w:val="00DA4BFD"/>
    <w:rsid w:val="00DA528A"/>
    <w:rsid w:val="00DA585E"/>
    <w:rsid w:val="00DB379D"/>
    <w:rsid w:val="00DC148B"/>
    <w:rsid w:val="00DC1F24"/>
    <w:rsid w:val="00DC28AF"/>
    <w:rsid w:val="00DC73DB"/>
    <w:rsid w:val="00DD1047"/>
    <w:rsid w:val="00DD40F3"/>
    <w:rsid w:val="00DE4033"/>
    <w:rsid w:val="00DF5F16"/>
    <w:rsid w:val="00E02ED2"/>
    <w:rsid w:val="00E03FE4"/>
    <w:rsid w:val="00E15A90"/>
    <w:rsid w:val="00E20E3D"/>
    <w:rsid w:val="00E20FE9"/>
    <w:rsid w:val="00E23B96"/>
    <w:rsid w:val="00E26883"/>
    <w:rsid w:val="00E3024E"/>
    <w:rsid w:val="00E30FFF"/>
    <w:rsid w:val="00E34C40"/>
    <w:rsid w:val="00E35535"/>
    <w:rsid w:val="00E35B38"/>
    <w:rsid w:val="00E405E8"/>
    <w:rsid w:val="00E46885"/>
    <w:rsid w:val="00E57A82"/>
    <w:rsid w:val="00E66110"/>
    <w:rsid w:val="00E73623"/>
    <w:rsid w:val="00E74540"/>
    <w:rsid w:val="00E77129"/>
    <w:rsid w:val="00E80B88"/>
    <w:rsid w:val="00E83B57"/>
    <w:rsid w:val="00E8423A"/>
    <w:rsid w:val="00E84BCF"/>
    <w:rsid w:val="00E90814"/>
    <w:rsid w:val="00E90BA3"/>
    <w:rsid w:val="00EA10FC"/>
    <w:rsid w:val="00EA583C"/>
    <w:rsid w:val="00EB3F4A"/>
    <w:rsid w:val="00EB7264"/>
    <w:rsid w:val="00EC4592"/>
    <w:rsid w:val="00EC5DB1"/>
    <w:rsid w:val="00ED73E1"/>
    <w:rsid w:val="00EE1B34"/>
    <w:rsid w:val="00EF04E2"/>
    <w:rsid w:val="00EF2139"/>
    <w:rsid w:val="00EF21D5"/>
    <w:rsid w:val="00EF4CDA"/>
    <w:rsid w:val="00EF7FB2"/>
    <w:rsid w:val="00F017FD"/>
    <w:rsid w:val="00F0336D"/>
    <w:rsid w:val="00F0494B"/>
    <w:rsid w:val="00F130E7"/>
    <w:rsid w:val="00F27603"/>
    <w:rsid w:val="00F27980"/>
    <w:rsid w:val="00F36160"/>
    <w:rsid w:val="00F37D4B"/>
    <w:rsid w:val="00F42D01"/>
    <w:rsid w:val="00F45E87"/>
    <w:rsid w:val="00F4671F"/>
    <w:rsid w:val="00F56921"/>
    <w:rsid w:val="00F60ABB"/>
    <w:rsid w:val="00F610A7"/>
    <w:rsid w:val="00F643AC"/>
    <w:rsid w:val="00F645CA"/>
    <w:rsid w:val="00F65D48"/>
    <w:rsid w:val="00F71CB4"/>
    <w:rsid w:val="00F7464D"/>
    <w:rsid w:val="00F875EC"/>
    <w:rsid w:val="00F94FC4"/>
    <w:rsid w:val="00F96AE7"/>
    <w:rsid w:val="00FA162C"/>
    <w:rsid w:val="00FA7FB6"/>
    <w:rsid w:val="00FB0BAC"/>
    <w:rsid w:val="00FB4A72"/>
    <w:rsid w:val="00FB4DA0"/>
    <w:rsid w:val="00FB7881"/>
    <w:rsid w:val="00FC2E7A"/>
    <w:rsid w:val="00FC4455"/>
    <w:rsid w:val="00FD25DD"/>
    <w:rsid w:val="00FE3412"/>
    <w:rsid w:val="00FE4DA1"/>
    <w:rsid w:val="00FF4CA6"/>
    <w:rsid w:val="00FF5CFF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3E0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3E0E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543E0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3E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0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0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0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3F4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0A2"/>
    <w:pPr>
      <w:spacing w:line="240" w:lineRule="auto"/>
      <w:jc w:val="center"/>
    </w:pPr>
    <w:rPr>
      <w:iCs/>
      <w:color w:val="000000" w:themeColor="text1"/>
      <w:sz w:val="18"/>
      <w:szCs w:val="18"/>
    </w:rPr>
  </w:style>
  <w:style w:type="table" w:styleId="PlainTable1">
    <w:name w:val="Plain Table 1"/>
    <w:basedOn w:val="TableNormal"/>
    <w:uiPriority w:val="41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139B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139B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139B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">
    <w:name w:val="Grid Table 2"/>
    <w:basedOn w:val="TableNormal"/>
    <w:uiPriority w:val="47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3-Accent6">
    <w:name w:val="Grid Table 3 Accent 6"/>
    <w:basedOn w:val="TableNormal"/>
    <w:uiPriority w:val="48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139B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ListTable3">
    <w:name w:val="List Table 3"/>
    <w:basedOn w:val="TableNormal"/>
    <w:uiPriority w:val="48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139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5Dark-Accent3">
    <w:name w:val="List Table 5 Dark Accent 3"/>
    <w:basedOn w:val="TableNormal"/>
    <w:uiPriority w:val="50"/>
    <w:rsid w:val="004139B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139B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4139B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F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46B"/>
  </w:style>
  <w:style w:type="paragraph" w:styleId="Footer">
    <w:name w:val="footer"/>
    <w:basedOn w:val="Normal"/>
    <w:link w:val="FooterChar"/>
    <w:uiPriority w:val="99"/>
    <w:unhideWhenUsed/>
    <w:rsid w:val="000F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emf"/><Relationship Id="rId18" Type="http://schemas.openxmlformats.org/officeDocument/2006/relationships/fontTable" Target="fontTable.xml"/><Relationship Id="rId19" Type="http://schemas.microsoft.com/office/2011/relationships/people" Target="peop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FC27C-FF83-1E40-B987-63E9714B2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16</Pages>
  <Words>4853</Words>
  <Characters>27664</Characters>
  <Application>Microsoft Macintosh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32453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123</cp:revision>
  <cp:lastPrinted>2016-03-16T16:16:00Z</cp:lastPrinted>
  <dcterms:created xsi:type="dcterms:W3CDTF">2016-03-16T16:16:00Z</dcterms:created>
  <dcterms:modified xsi:type="dcterms:W3CDTF">2016-07-07T21:12:00Z</dcterms:modified>
</cp:coreProperties>
</file>