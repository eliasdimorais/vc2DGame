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78911A29" w14:textId="6C2EB763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Versão: </w:t>
      </w:r>
      <w:del w:id="0" w:author="Elias De Moraes Fernandes" w:date="2016-03-16T11:22:00Z">
        <w:r w:rsidRPr="005E6EDF" w:rsidDel="00B46CD9">
          <w:rPr>
            <w:sz w:val="32"/>
            <w:lang w:val="pt-BR"/>
          </w:rPr>
          <w:delText>1.</w:delText>
        </w:r>
        <w:r w:rsidR="007F4749" w:rsidDel="00B46CD9">
          <w:rPr>
            <w:sz w:val="32"/>
            <w:lang w:val="pt-BR"/>
          </w:rPr>
          <w:delText>1</w:delText>
        </w:r>
      </w:del>
      <w:ins w:id="1" w:author="Elias De Moraes Fernandes" w:date="2016-03-16T11:22:00Z">
        <w:r w:rsidR="00B46CD9">
          <w:rPr>
            <w:sz w:val="32"/>
            <w:lang w:val="pt-BR"/>
          </w:rPr>
          <w:t>2.0</w:t>
        </w:r>
      </w:ins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49384806" w14:textId="77777777" w:rsidR="009C70B0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190679" w:history="1">
            <w:r w:rsidR="009C70B0" w:rsidRPr="003A0A22">
              <w:rPr>
                <w:rStyle w:val="Hyperlink"/>
                <w:b/>
                <w:noProof/>
                <w:lang w:val="pt-BR"/>
              </w:rPr>
              <w:t>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História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_Toc442190679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3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F2FDC8F" w14:textId="77777777" w:rsidR="009C70B0" w:rsidRDefault="00CF242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0" w:history="1">
            <w:r w:rsidR="009C70B0" w:rsidRPr="003A0A22">
              <w:rPr>
                <w:rStyle w:val="Hyperlink"/>
                <w:b/>
                <w:noProof/>
                <w:lang w:val="pt-BR"/>
              </w:rPr>
              <w:t>2.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Gameplay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_Toc442190680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5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3A2D0D4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"_Toc442190681"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3.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Personagens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_Toc442190681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2" w:author="Elias De Moraes Fernandes" w:date="2016-03-16T13:16:00Z">
            <w:r w:rsidR="00D71A67">
              <w:rPr>
                <w:noProof/>
                <w:webHidden/>
              </w:rPr>
              <w:t>8</w:t>
            </w:r>
          </w:ins>
          <w:del w:id="3" w:author="Elias De Moraes Fernandes" w:date="2016-03-16T13:15:00Z">
            <w:r w:rsidR="009C70B0" w:rsidDel="0062039C">
              <w:rPr>
                <w:noProof/>
                <w:webHidden/>
              </w:rPr>
              <w:delText>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D63208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"_Toc442190682"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4.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Controles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_Toc442190682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4" w:author="Elias De Moraes Fernandes" w:date="2016-03-16T13:16:00Z">
            <w:r w:rsidR="00D71A67">
              <w:rPr>
                <w:noProof/>
                <w:webHidden/>
              </w:rPr>
              <w:t>10</w:t>
            </w:r>
          </w:ins>
          <w:del w:id="5" w:author="Elias De Moraes Fernandes" w:date="2016-03-16T13:15:00Z">
            <w:r w:rsidR="009C70B0" w:rsidDel="0062039C">
              <w:rPr>
                <w:noProof/>
                <w:webHidden/>
              </w:rPr>
              <w:delText>8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EE3BCAE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"_Toc442190683"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5.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Câmera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_Toc442190683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6" w:author="Elias De Moraes Fernandes" w:date="2016-03-16T13:16:00Z">
            <w:r w:rsidR="00D71A67">
              <w:rPr>
                <w:noProof/>
                <w:webHidden/>
              </w:rPr>
              <w:t>11</w:t>
            </w:r>
          </w:ins>
          <w:del w:id="7" w:author="Elias De Moraes Fernandes" w:date="2016-03-16T13:15:00Z">
            <w:r w:rsidR="009C70B0" w:rsidDel="0062039C">
              <w:rPr>
                <w:noProof/>
                <w:webHidden/>
              </w:rPr>
              <w:delText>9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1CA0666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"_Toc442190684"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6.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Universo do Jogo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_Toc442190684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8" w:author="Elias De Moraes Fernandes" w:date="2016-03-16T13:16:00Z">
            <w:r w:rsidR="00D71A67">
              <w:rPr>
                <w:noProof/>
                <w:webHidden/>
              </w:rPr>
              <w:t>12</w:t>
            </w:r>
          </w:ins>
          <w:del w:id="9" w:author="Elias De Moraes Fernandes" w:date="2016-03-16T13:15:00Z">
            <w:r w:rsidR="009C70B0" w:rsidDel="0062039C">
              <w:rPr>
                <w:noProof/>
                <w:webHidden/>
              </w:rPr>
              <w:delText>10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E6450D1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"_Toc442190685"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7.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Inimigos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_Toc442190685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0" w:author="Elias De Moraes Fernandes" w:date="2016-03-16T13:16:00Z">
            <w:r w:rsidR="00D71A67">
              <w:rPr>
                <w:noProof/>
                <w:webHidden/>
              </w:rPr>
              <w:t>13</w:t>
            </w:r>
          </w:ins>
          <w:del w:id="11" w:author="Elias De Moraes Fernandes" w:date="2016-03-16T13:15:00Z">
            <w:r w:rsidR="009C70B0" w:rsidDel="0062039C">
              <w:rPr>
                <w:noProof/>
                <w:webHidden/>
              </w:rPr>
              <w:delText>11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97D52FD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"_Toc442190686"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8.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Interface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_Toc442190686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2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3" w:author="Elias De Moraes Fernandes" w:date="2016-03-16T13:15:00Z">
            <w:r w:rsidR="009C70B0" w:rsidDel="0062039C">
              <w:rPr>
                <w:noProof/>
                <w:webHidden/>
              </w:rPr>
              <w:delText>15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7E5B7C8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"_Toc442190687"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9.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Cutscenes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_Toc442190687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4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5" w:author="Elias De Moraes Fernandes" w:date="2016-03-16T13:15:00Z">
            <w:r w:rsidR="009C70B0" w:rsidDel="0062039C">
              <w:rPr>
                <w:noProof/>
                <w:webHidden/>
              </w:rPr>
              <w:delText>16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2C867DF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"_Toc442190688"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10.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Documentação do MVC Funcional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_Toc442190688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6" w:author="Elias De Moraes Fernandes" w:date="2016-03-16T13:16:00Z">
            <w:r w:rsidR="00D71A67">
              <w:rPr>
                <w:noProof/>
                <w:webHidden/>
              </w:rPr>
              <w:t>19</w:t>
            </w:r>
          </w:ins>
          <w:del w:id="17" w:author="Elias De Moraes Fernandes" w:date="2016-03-16T13:15:00Z">
            <w:r w:rsidR="009C70B0" w:rsidDel="0062039C">
              <w:rPr>
                <w:noProof/>
                <w:webHidden/>
              </w:rPr>
              <w:delText>17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D45A548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"_Toc442190689"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11.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Cronograma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_Toc442190689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8" w:author="Elias De Moraes Fernandes" w:date="2016-03-16T13:16:00Z">
            <w:r w:rsidR="00D71A67">
              <w:rPr>
                <w:noProof/>
                <w:webHidden/>
              </w:rPr>
              <w:t>23</w:t>
            </w:r>
          </w:ins>
          <w:del w:id="19" w:author="Elias De Moraes Fernandes" w:date="2016-03-16T13:15:00Z">
            <w:r w:rsidR="009C70B0" w:rsidDel="0062039C">
              <w:rPr>
                <w:noProof/>
                <w:webHidden/>
              </w:rPr>
              <w:delText>20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0" w:name="_Toc442190679"/>
      <w:r w:rsidRPr="005E6EDF">
        <w:rPr>
          <w:b/>
          <w:sz w:val="40"/>
          <w:lang w:val="pt-BR"/>
        </w:rPr>
        <w:lastRenderedPageBreak/>
        <w:t>História</w:t>
      </w:r>
      <w:bookmarkEnd w:id="2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3C104149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</w:t>
      </w:r>
      <w:del w:id="21" w:author="Elias De Moraes Fernandes" w:date="2016-03-04T14:46:00Z">
        <w:r w:rsidDel="001E15E2">
          <w:rPr>
            <w:sz w:val="24"/>
            <w:lang w:val="pt-BR"/>
          </w:rPr>
          <w:delText>-</w:delText>
        </w:r>
      </w:del>
      <w:ins w:id="22" w:author="Elias De Moraes Fernandes" w:date="2016-03-04T14:46:00Z">
        <w:r w:rsidR="001E15E2">
          <w:rPr>
            <w:sz w:val="24"/>
            <w:lang w:val="pt-BR"/>
          </w:rPr>
          <w:t>–</w:t>
        </w:r>
      </w:ins>
      <w:r>
        <w:rPr>
          <w:sz w:val="24"/>
          <w:lang w:val="pt-BR"/>
        </w:rPr>
        <w:t xml:space="preserve"> Prof</w:t>
      </w:r>
      <w:ins w:id="23" w:author="Elias De Moraes Fernandes" w:date="2016-03-04T14:46:00Z">
        <w:r w:rsidR="001E15E2">
          <w:rPr>
            <w:sz w:val="24"/>
            <w:lang w:val="pt-BR"/>
          </w:rPr>
          <w:t>.</w:t>
        </w:r>
      </w:ins>
      <w:del w:id="24" w:author="Elias De Moraes Fernandes" w:date="2016-03-04T14:46:00Z">
        <w:r w:rsidDel="001E15E2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Ana explicando vermicompostagem (ensinando alimentar minhoca), 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pessoas</w:t>
      </w:r>
      <w:proofErr w:type="gramEnd"/>
      <w:r>
        <w:rPr>
          <w:sz w:val="24"/>
          <w:lang w:val="pt-BR"/>
        </w:rPr>
        <w:t xml:space="preserve">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todas</w:t>
      </w:r>
      <w:proofErr w:type="gramEnd"/>
      <w:r>
        <w:rPr>
          <w:sz w:val="24"/>
          <w:lang w:val="pt-BR"/>
        </w:rPr>
        <w:t xml:space="preserve"> pessoas saindo do local (imagem de fundo)</w:t>
      </w:r>
    </w:p>
    <w:p w14:paraId="52A6202A" w14:textId="77777777" w:rsidR="001E15E2" w:rsidRDefault="001274B2" w:rsidP="001274B2">
      <w:pPr>
        <w:pStyle w:val="ListParagraph"/>
        <w:tabs>
          <w:tab w:val="left" w:pos="7672"/>
        </w:tabs>
        <w:ind w:firstLine="360"/>
        <w:rPr>
          <w:ins w:id="25" w:author="Elias De Moraes Fernandes" w:date="2016-03-04T14:46:00Z"/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detalhe</w:t>
      </w:r>
      <w:proofErr w:type="gramEnd"/>
      <w:r>
        <w:rPr>
          <w:sz w:val="24"/>
          <w:lang w:val="pt-BR"/>
        </w:rPr>
        <w:t xml:space="preserve"> para tampa do minhocário aberto</w:t>
      </w:r>
    </w:p>
    <w:p w14:paraId="29C23669" w14:textId="4C77F226" w:rsidR="001274B2" w:rsidRPr="001E15E2" w:rsidDel="009956DA" w:rsidRDefault="001E15E2">
      <w:pPr>
        <w:tabs>
          <w:tab w:val="left" w:pos="7672"/>
        </w:tabs>
        <w:ind w:firstLine="426"/>
        <w:rPr>
          <w:del w:id="26" w:author="Elias De Moraes Fernandes" w:date="2016-03-04T14:47:00Z"/>
          <w:sz w:val="24"/>
          <w:lang w:val="pt-BR"/>
          <w:rPrChange w:id="27" w:author="Elias De Moraes Fernandes" w:date="2016-03-04T14:46:00Z">
            <w:rPr>
              <w:del w:id="28" w:author="Elias De Moraes Fernandes" w:date="2016-03-04T14:47:00Z"/>
              <w:lang w:val="pt-BR"/>
            </w:rPr>
          </w:rPrChange>
        </w:rPr>
        <w:pPrChange w:id="29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0" w:author="Elias De Moraes Fernandes" w:date="2016-03-04T14:46:00Z">
        <w:r>
          <w:rPr>
            <w:sz w:val="24"/>
            <w:lang w:val="pt-BR"/>
          </w:rPr>
          <w:t>Estilo do Jogo: Puzzle (pensar antes de agir)</w:t>
        </w:r>
      </w:ins>
      <w:del w:id="31" w:author="Elias De Moraes Fernandes" w:date="2016-03-04T14:46:00Z">
        <w:r w:rsidR="001274B2" w:rsidRPr="001E15E2" w:rsidDel="001E15E2">
          <w:rPr>
            <w:sz w:val="24"/>
            <w:lang w:val="pt-BR"/>
            <w:rPrChange w:id="32" w:author="Elias De Moraes Fernandes" w:date="2016-03-04T14:46:00Z">
              <w:rPr>
                <w:lang w:val="pt-BR"/>
              </w:rPr>
            </w:rPrChange>
          </w:rPr>
          <w:delText xml:space="preserve">  </w:delText>
        </w:r>
      </w:del>
    </w:p>
    <w:p w14:paraId="42E6CB41" w14:textId="77777777" w:rsidR="00C82EE5" w:rsidRPr="001E15E2" w:rsidRDefault="00C82EE5">
      <w:pPr>
        <w:tabs>
          <w:tab w:val="left" w:pos="7672"/>
        </w:tabs>
        <w:ind w:firstLine="426"/>
        <w:rPr>
          <w:sz w:val="24"/>
          <w:lang w:val="pt-BR"/>
          <w:rPrChange w:id="33" w:author="Elias De Moraes Fernandes" w:date="2016-03-04T14:45:00Z">
            <w:rPr>
              <w:lang w:val="pt-BR"/>
            </w:rPr>
          </w:rPrChange>
        </w:rPr>
        <w:pPrChange w:id="34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commentRangeStart w:id="35"/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  <w:commentRangeEnd w:id="35"/>
      <w:r w:rsidR="00543E0E">
        <w:rPr>
          <w:rStyle w:val="CommentReference"/>
        </w:rPr>
        <w:commentReference w:id="35"/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r>
        <w:rPr>
          <w:sz w:val="24"/>
          <w:lang w:val="pt-BR"/>
        </w:rPr>
        <w:t xml:space="preserve"> inimigos, resolveu declarar guerra para defender sua terra que está repleta de compostos orgânicos </w:t>
      </w:r>
      <w:r>
        <w:rPr>
          <w:sz w:val="24"/>
          <w:lang w:val="pt-BR"/>
        </w:rPr>
        <w:lastRenderedPageBreak/>
        <w:t xml:space="preserve">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6" w:name="_Toc442190680"/>
      <w:r>
        <w:rPr>
          <w:b/>
          <w:sz w:val="40"/>
          <w:lang w:val="pt-BR"/>
        </w:rPr>
        <w:lastRenderedPageBreak/>
        <w:t>Gameplay</w:t>
      </w:r>
      <w:bookmarkEnd w:id="36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5C9627C1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37" w:author="Elias De Moraes Fernandes" w:date="2016-03-16T11:06:00Z"/>
          <w:sz w:val="24"/>
          <w:lang w:val="pt-BR"/>
        </w:rPr>
        <w:pPrChange w:id="38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9" w:author="Elias De Moraes Fernandes" w:date="2016-03-16T11:06:00Z">
        <w:r w:rsidRPr="00E34C40">
          <w:rPr>
            <w:sz w:val="24"/>
            <w:lang w:val="pt-BR"/>
          </w:rPr>
          <w:t xml:space="preserve">Antes de iniciar o jogo, terá uma história explicando a história sobre os personagens envolvidos (principal e inimigos). </w:t>
        </w:r>
      </w:ins>
    </w:p>
    <w:p w14:paraId="07800DF4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40" w:author="Elias De Moraes Fernandes" w:date="2016-03-16T11:06:00Z"/>
          <w:sz w:val="24"/>
          <w:lang w:val="pt-BR"/>
        </w:rPr>
        <w:pPrChange w:id="41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2" w:author="Elias De Moraes Fernandes" w:date="2016-03-16T11:06:00Z">
        <w:r w:rsidRPr="00E34C40">
          <w:rPr>
            <w:sz w:val="24"/>
            <w:lang w:val="pt-BR"/>
          </w:rPr>
          <w:t>Na primeira fase o objetivo é proteger a comida depois que os mesmos são jogados dentro do minhocário (ambiente do jogo). O jogador precisa se alimentar antes que o inimigo o atacar e afastá-lo da comida ou eliminá-lo. O jogador precisa atingir a pontuação especificada.</w:t>
        </w:r>
      </w:ins>
    </w:p>
    <w:p w14:paraId="56A40043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43" w:author="Elias De Moraes Fernandes" w:date="2016-03-16T11:06:00Z"/>
          <w:sz w:val="24"/>
          <w:lang w:val="pt-BR"/>
        </w:rPr>
        <w:pPrChange w:id="44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5" w:author="Elias De Moraes Fernandes" w:date="2016-03-16T11:06:00Z">
        <w:r w:rsidRPr="00E34C40">
          <w:rPr>
            <w:sz w:val="24"/>
            <w:lang w:val="pt-BR"/>
          </w:rPr>
          <w:t xml:space="preserve">Na segunda fase, são jogados alimentos que pode e não pode comer, fazendo o jogador decidir qual é o correto. Novamente, precisa da pontuação mínima para avançar. </w:t>
        </w:r>
      </w:ins>
    </w:p>
    <w:p w14:paraId="6CAAF423" w14:textId="76998D6F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46" w:author="Elias De Moraes Fernandes" w:date="2016-03-16T11:06:00Z"/>
          <w:sz w:val="24"/>
          <w:lang w:val="pt-BR"/>
        </w:rPr>
        <w:pPrChange w:id="47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8" w:author="Elias De Moraes Fernandes" w:date="2016-03-16T11:06:00Z">
        <w:r w:rsidRPr="00E34C40">
          <w:rPr>
            <w:sz w:val="24"/>
            <w:lang w:val="pt-BR"/>
          </w:rPr>
          <w:t xml:space="preserve">Da terceira fase à quinta fase, começa os inimigos. O personagem precisa se alimentar e proteger sua vida e o minhocário. A </w:t>
        </w:r>
        <w:proofErr w:type="spellStart"/>
        <w:r w:rsidRPr="00E34C40">
          <w:rPr>
            <w:sz w:val="24"/>
            <w:lang w:val="pt-BR"/>
          </w:rPr>
          <w:t>profª</w:t>
        </w:r>
        <w:proofErr w:type="spellEnd"/>
        <w:r w:rsidRPr="00E34C40">
          <w:rPr>
            <w:sz w:val="24"/>
            <w:lang w:val="pt-BR"/>
          </w:rPr>
          <w:t xml:space="preserve">. Ana deposita alimentos na caixa. A partir da segunda fase, as Bombas Ácidas apresentam perigo ao inimigo que podem ser </w:t>
        </w:r>
        <w:proofErr w:type="spellStart"/>
        <w:r w:rsidRPr="00E34C40">
          <w:rPr>
            <w:sz w:val="24"/>
            <w:lang w:val="pt-BR"/>
          </w:rPr>
          <w:t>arremassadas</w:t>
        </w:r>
        <w:proofErr w:type="spellEnd"/>
        <w:r w:rsidRPr="00E34C40">
          <w:rPr>
            <w:sz w:val="24"/>
            <w:lang w:val="pt-BR"/>
          </w:rPr>
          <w:t>, caso o jogador tenha adquirido. Outro perigo é o ataque dos inimigos. Os ataques entendem-se pelo fato do inimigo tocar no personagem. Cada toque, o personagem perde energia. Para repulsar os inimigos, precisa tocar segui</w:t>
        </w:r>
      </w:ins>
      <w:ins w:id="49" w:author="Elias De Moraes Fernandes" w:date="2016-03-16T11:07:00Z">
        <w:r w:rsidR="005E1E81">
          <w:rPr>
            <w:sz w:val="24"/>
            <w:lang w:val="pt-BR"/>
          </w:rPr>
          <w:t>da</w:t>
        </w:r>
      </w:ins>
      <w:ins w:id="50" w:author="Elias De Moraes Fernandes" w:date="2016-03-16T11:06:00Z">
        <w:r w:rsidRPr="00E34C40">
          <w:rPr>
            <w:sz w:val="24"/>
            <w:lang w:val="pt-BR"/>
          </w:rPr>
          <w:t>mente para afastá-los. É preciso defecar em uma área indicada na fase para poder adubar a terra, a fim de contabilizar os pontos.</w:t>
        </w:r>
      </w:ins>
    </w:p>
    <w:p w14:paraId="7564CED5" w14:textId="3F7D7032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51" w:author="Elias De Moraes Fernandes" w:date="2016-03-16T11:06:00Z"/>
          <w:sz w:val="24"/>
          <w:lang w:val="pt-BR"/>
        </w:rPr>
        <w:pPrChange w:id="5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" w:author="Elias De Moraes Fernandes" w:date="2016-03-16T11:06:00Z">
        <w:r w:rsidRPr="00E34C40">
          <w:rPr>
            <w:sz w:val="24"/>
            <w:lang w:val="pt-BR"/>
          </w:rPr>
          <w:t xml:space="preserve">A sexta fase é somente o personagem fugindo das bombas ácidas, durante um tempo </w:t>
        </w:r>
      </w:ins>
      <w:ins w:id="54" w:author="Elias De Moraes Fernandes" w:date="2016-03-16T11:07:00Z">
        <w:r w:rsidR="00CD5819" w:rsidRPr="00E34C40">
          <w:rPr>
            <w:sz w:val="24"/>
            <w:lang w:val="pt-BR"/>
          </w:rPr>
          <w:t>pré-determinado</w:t>
        </w:r>
      </w:ins>
      <w:ins w:id="55" w:author="Elias De Moraes Fernandes" w:date="2016-03-16T11:06:00Z">
        <w:r w:rsidRPr="00E34C40">
          <w:rPr>
            <w:sz w:val="24"/>
            <w:lang w:val="pt-BR"/>
          </w:rPr>
          <w:t>. Para ajudar o personagem, o jogador precisa tocar na Bomba Ácida, quando estiver longe para fazer ela explodir.</w:t>
        </w:r>
      </w:ins>
    </w:p>
    <w:p w14:paraId="375FC5C7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56" w:author="Elias De Moraes Fernandes" w:date="2016-03-16T11:06:00Z"/>
          <w:sz w:val="24"/>
          <w:lang w:val="pt-BR"/>
        </w:rPr>
        <w:pPrChange w:id="57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8" w:author="Elias De Moraes Fernandes" w:date="2016-03-16T11:06:00Z">
        <w:r w:rsidRPr="00E34C40">
          <w:rPr>
            <w:sz w:val="24"/>
            <w:lang w:val="pt-BR"/>
          </w:rPr>
          <w:t xml:space="preserve">Da sétima até a nona fase são apresentados o Ataque dos Inimigos. Eles vêm em </w:t>
        </w:r>
        <w:proofErr w:type="spellStart"/>
        <w:r w:rsidRPr="001417C9">
          <w:rPr>
            <w:i/>
            <w:sz w:val="24"/>
            <w:lang w:val="pt-BR"/>
            <w:rPrChange w:id="59" w:author="Elias De Moraes Fernandes" w:date="2016-03-16T11:10:00Z">
              <w:rPr>
                <w:sz w:val="24"/>
                <w:lang w:val="pt-BR"/>
              </w:rPr>
            </w:rPrChange>
          </w:rPr>
          <w:t>waves</w:t>
        </w:r>
        <w:proofErr w:type="spellEnd"/>
        <w:r w:rsidRPr="00E34C40">
          <w:rPr>
            <w:sz w:val="24"/>
            <w:lang w:val="pt-BR"/>
          </w:rPr>
          <w:t xml:space="preserve">, porém um inimigo para cada fase. Vai apresentar muitas Bombas Ácidas para auxiliar o jogador a vencer. Também terá o auxílio de </w:t>
        </w:r>
        <w:proofErr w:type="spellStart"/>
        <w:r w:rsidRPr="001417C9">
          <w:rPr>
            <w:i/>
            <w:sz w:val="24"/>
            <w:lang w:val="pt-BR"/>
            <w:rPrChange w:id="60" w:author="Elias De Moraes Fernandes" w:date="2016-03-16T11:10:00Z">
              <w:rPr>
                <w:sz w:val="24"/>
                <w:lang w:val="pt-BR"/>
              </w:rPr>
            </w:rPrChange>
          </w:rPr>
          <w:t>power-ups</w:t>
        </w:r>
        <w:proofErr w:type="spellEnd"/>
        <w:r w:rsidRPr="00E34C40">
          <w:rPr>
            <w:sz w:val="24"/>
            <w:lang w:val="pt-BR"/>
          </w:rPr>
          <w:t xml:space="preserve"> como o Borro de Café. O jogador pode coletar esse item para restaurar 100% da sua vida.</w:t>
        </w:r>
      </w:ins>
    </w:p>
    <w:p w14:paraId="70333BA1" w14:textId="19968296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61" w:author="Elias De Moraes Fernandes" w:date="2016-03-16T11:06:00Z"/>
          <w:sz w:val="24"/>
          <w:lang w:val="pt-BR"/>
        </w:rPr>
        <w:pPrChange w:id="6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63" w:author="Elias De Moraes Fernandes" w:date="2016-03-16T11:06:00Z">
        <w:r w:rsidRPr="00E34C40">
          <w:rPr>
            <w:sz w:val="24"/>
            <w:lang w:val="pt-BR"/>
          </w:rPr>
          <w:t xml:space="preserve">A décima fase é composta por dicas sobre vermicompostagem, no formato múltipla escolha. Antes de cada fase ser concluída, o </w:t>
        </w:r>
        <w:proofErr w:type="spellStart"/>
        <w:r w:rsidRPr="001417C9">
          <w:rPr>
            <w:i/>
            <w:sz w:val="24"/>
            <w:lang w:val="pt-BR"/>
            <w:rPrChange w:id="64" w:author="Elias De Moraes Fernandes" w:date="2016-03-16T11:09:00Z">
              <w:rPr>
                <w:sz w:val="24"/>
                <w:lang w:val="pt-BR"/>
              </w:rPr>
            </w:rPrChange>
          </w:rPr>
          <w:t>Level</w:t>
        </w:r>
        <w:proofErr w:type="spellEnd"/>
        <w:r w:rsidRPr="001417C9">
          <w:rPr>
            <w:i/>
            <w:sz w:val="24"/>
            <w:lang w:val="pt-BR"/>
            <w:rPrChange w:id="65" w:author="Elias De Moraes Fernandes" w:date="2016-03-16T11:0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1417C9">
          <w:rPr>
            <w:i/>
            <w:sz w:val="24"/>
            <w:lang w:val="pt-BR"/>
            <w:rPrChange w:id="66" w:author="Elias De Moraes Fernandes" w:date="2016-03-16T11:09:00Z">
              <w:rPr>
                <w:sz w:val="24"/>
                <w:lang w:val="pt-BR"/>
              </w:rPr>
            </w:rPrChange>
          </w:rPr>
          <w:t>Clear</w:t>
        </w:r>
        <w:proofErr w:type="spellEnd"/>
        <w:r w:rsidRPr="00E34C40">
          <w:rPr>
            <w:sz w:val="24"/>
            <w:lang w:val="pt-BR"/>
          </w:rPr>
          <w:t xml:space="preserve"> contará também com uma questão </w:t>
        </w:r>
      </w:ins>
      <w:ins w:id="67" w:author="Elias De Moraes Fernandes" w:date="2016-03-16T11:09:00Z">
        <w:r w:rsidR="001417C9" w:rsidRPr="00E34C40">
          <w:rPr>
            <w:sz w:val="24"/>
            <w:lang w:val="pt-BR"/>
          </w:rPr>
          <w:t>múltipla</w:t>
        </w:r>
      </w:ins>
      <w:ins w:id="68" w:author="Elias De Moraes Fernandes" w:date="2016-03-16T11:06:00Z">
        <w:r w:rsidRPr="00E34C40">
          <w:rPr>
            <w:sz w:val="24"/>
            <w:lang w:val="pt-BR"/>
          </w:rPr>
          <w:t xml:space="preserve"> escolha sobre o cenário em questão. Caso o jogador acerte, terá uma recompensa.</w:t>
        </w:r>
      </w:ins>
    </w:p>
    <w:p w14:paraId="7883959B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69" w:author="Elias De Moraes Fernandes" w:date="2016-03-16T11:06:00Z"/>
          <w:sz w:val="24"/>
          <w:lang w:val="pt-BR"/>
        </w:rPr>
        <w:pPrChange w:id="7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B0F60E7" w14:textId="77777777" w:rsidR="00E34C40" w:rsidRPr="00E34C40" w:rsidRDefault="00E34C40">
      <w:pPr>
        <w:pStyle w:val="ListParagraph"/>
        <w:tabs>
          <w:tab w:val="left" w:pos="7672"/>
        </w:tabs>
        <w:ind w:left="0" w:firstLine="360"/>
        <w:rPr>
          <w:ins w:id="71" w:author="Elias De Moraes Fernandes" w:date="2016-03-16T11:06:00Z"/>
          <w:sz w:val="24"/>
          <w:lang w:val="pt-BR"/>
        </w:rPr>
        <w:pPrChange w:id="7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73" w:author="Elias De Moraes Fernandes" w:date="2016-03-16T11:06:00Z">
        <w:r w:rsidRPr="00E34C40">
          <w:rPr>
            <w:sz w:val="24"/>
            <w:lang w:val="pt-BR"/>
          </w:rPr>
          <w:t xml:space="preserve">O jogo não contará com itens coletáveis como troféus. Abaixo a imagem simplificada do </w:t>
        </w:r>
        <w:proofErr w:type="spellStart"/>
        <w:r w:rsidRPr="001417C9">
          <w:rPr>
            <w:i/>
            <w:sz w:val="24"/>
            <w:lang w:val="pt-BR"/>
            <w:rPrChange w:id="74" w:author="Elias De Moraes Fernandes" w:date="2016-03-16T11:10:00Z">
              <w:rPr>
                <w:sz w:val="24"/>
                <w:lang w:val="pt-BR"/>
              </w:rPr>
            </w:rPrChange>
          </w:rPr>
          <w:t>storyboard</w:t>
        </w:r>
        <w:proofErr w:type="spellEnd"/>
        <w:r w:rsidRPr="00E34C40">
          <w:rPr>
            <w:sz w:val="24"/>
            <w:lang w:val="pt-BR"/>
          </w:rPr>
          <w:t>.</w:t>
        </w:r>
      </w:ins>
    </w:p>
    <w:p w14:paraId="11330DE7" w14:textId="5C48C5B2" w:rsidR="008F4797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75" w:author="Elias De Moraes Fernandes" w:date="2016-03-16T11:06:00Z"/>
          <w:sz w:val="24"/>
          <w:lang w:val="pt-BR"/>
        </w:rPr>
      </w:pPr>
      <w:del w:id="76" w:author="Elias De Moraes Fernandes" w:date="2016-03-16T11:06:00Z">
        <w:r w:rsidDel="00E34C40">
          <w:rPr>
            <w:sz w:val="24"/>
            <w:lang w:val="pt-BR"/>
          </w:rPr>
          <w:delText xml:space="preserve">Antes de iniciar o jogo, terá uma história em quadrinhos explicando o contexto do jogo e sobre os 2 personagens principais. </w:delText>
        </w:r>
      </w:del>
    </w:p>
    <w:p w14:paraId="7C8AFFF2" w14:textId="4D785FDC" w:rsidR="00372CA9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77" w:author="Elias De Moraes Fernandes" w:date="2016-03-16T11:06:00Z"/>
          <w:sz w:val="24"/>
          <w:lang w:val="pt-BR"/>
        </w:rPr>
      </w:pPr>
      <w:del w:id="78" w:author="Elias De Moraes Fernandes" w:date="2016-03-16T11:06:00Z">
        <w:r w:rsidDel="00E34C40">
          <w:rPr>
            <w:sz w:val="24"/>
            <w:lang w:val="pt-BR"/>
          </w:rPr>
          <w:delText xml:space="preserve">Na </w:delText>
        </w:r>
        <w:r w:rsidR="008F2237" w:rsidDel="00E34C40">
          <w:rPr>
            <w:sz w:val="24"/>
            <w:lang w:val="pt-BR"/>
          </w:rPr>
          <w:delText>primeira fase, alimentos são jogados dentro da caixa para que o personagem pode come</w:delText>
        </w:r>
        <w:r w:rsidR="00E46885" w:rsidDel="00E34C40">
          <w:rPr>
            <w:sz w:val="24"/>
            <w:lang w:val="pt-BR"/>
          </w:rPr>
          <w:delText>r. Ele precisa ir se alimentar e atingir a pontuação especificada</w:delText>
        </w:r>
      </w:del>
    </w:p>
    <w:p w14:paraId="5932A5C4" w14:textId="6B8AE72F" w:rsidR="008F2237" w:rsidDel="00E34C40" w:rsidRDefault="008F2237" w:rsidP="007C6837">
      <w:pPr>
        <w:pStyle w:val="ListParagraph"/>
        <w:tabs>
          <w:tab w:val="left" w:pos="7672"/>
        </w:tabs>
        <w:ind w:left="0" w:firstLine="360"/>
        <w:rPr>
          <w:del w:id="79" w:author="Elias De Moraes Fernandes" w:date="2016-03-16T11:06:00Z"/>
          <w:sz w:val="24"/>
          <w:lang w:val="pt-BR"/>
        </w:rPr>
      </w:pPr>
      <w:del w:id="80" w:author="Elias De Moraes Fernandes" w:date="2016-03-16T11:06:00Z">
        <w:r w:rsidDel="00E34C40">
          <w:rPr>
            <w:sz w:val="24"/>
            <w:lang w:val="pt-BR"/>
          </w:rPr>
          <w:delText>Na segunda fase, são jogados alimentos que pode e não pode comer</w:delText>
        </w:r>
        <w:r w:rsidR="00E46885" w:rsidDel="00E34C40">
          <w:rPr>
            <w:sz w:val="24"/>
            <w:lang w:val="pt-BR"/>
          </w:rPr>
          <w:delText>, fazendo o jogador decidir qual é o correto. Novamente, precisa da pontuação mínima para avançar.</w:delText>
        </w:r>
        <w:r w:rsidR="00A12A5C" w:rsidDel="00E34C40">
          <w:rPr>
            <w:sz w:val="24"/>
            <w:lang w:val="pt-BR"/>
          </w:rPr>
          <w:delText xml:space="preserve"> </w:delText>
        </w:r>
      </w:del>
    </w:p>
    <w:p w14:paraId="78BA1EAA" w14:textId="1754F21C" w:rsidR="00A12A5C" w:rsidRPr="00A12A5C" w:rsidDel="00E34C40" w:rsidRDefault="00E46885" w:rsidP="00A12A5C">
      <w:pPr>
        <w:pStyle w:val="ListParagraph"/>
        <w:tabs>
          <w:tab w:val="left" w:pos="7672"/>
        </w:tabs>
        <w:ind w:left="0" w:firstLine="360"/>
        <w:rPr>
          <w:del w:id="81" w:author="Elias De Moraes Fernandes" w:date="2016-03-16T11:06:00Z"/>
          <w:sz w:val="24"/>
          <w:lang w:val="pt-BR"/>
        </w:rPr>
      </w:pPr>
      <w:del w:id="82" w:author="Elias De Moraes Fernandes" w:date="2016-03-16T11:06:00Z">
        <w:r w:rsidDel="00E34C40">
          <w:rPr>
            <w:sz w:val="24"/>
            <w:lang w:val="pt-BR"/>
          </w:rPr>
          <w:delText xml:space="preserve">Da terceira fase à quinta fase, começa os inimigos. O personagem precisa se alimentar e proteger a vida e a caixa. </w:delText>
        </w:r>
        <w:r w:rsidR="008A1882" w:rsidDel="00E34C40">
          <w:rPr>
            <w:sz w:val="24"/>
            <w:lang w:val="pt-BR"/>
          </w:rPr>
          <w:delText xml:space="preserve">Alimentos são jogados </w:delText>
        </w:r>
        <w:r w:rsidR="0082508B" w:rsidDel="00E34C40">
          <w:rPr>
            <w:sz w:val="24"/>
            <w:lang w:val="pt-BR"/>
          </w:rPr>
          <w:delText>na caixa.</w:delText>
        </w:r>
        <w:r w:rsidR="008A6C21" w:rsidDel="00E34C40">
          <w:rPr>
            <w:sz w:val="24"/>
            <w:lang w:val="pt-BR"/>
          </w:rPr>
          <w:delText xml:space="preserve"> A partir da terceira fase, </w:delText>
        </w:r>
        <w:r w:rsidR="008A123F" w:rsidDel="00E34C40">
          <w:rPr>
            <w:sz w:val="24"/>
            <w:lang w:val="pt-BR"/>
          </w:rPr>
          <w:delText xml:space="preserve">as Bombas Ácidas </w:delText>
        </w:r>
        <w:r w:rsidR="008A6C21" w:rsidDel="00E34C40">
          <w:rPr>
            <w:sz w:val="24"/>
            <w:lang w:val="pt-BR"/>
          </w:rPr>
          <w:delText>apresenta</w:delText>
        </w:r>
        <w:r w:rsidR="00E74540" w:rsidDel="00E34C40">
          <w:rPr>
            <w:sz w:val="24"/>
            <w:lang w:val="pt-BR"/>
          </w:rPr>
          <w:delText>m</w:delText>
        </w:r>
        <w:r w:rsidR="008A6C21" w:rsidDel="00E34C40">
          <w:rPr>
            <w:sz w:val="24"/>
            <w:lang w:val="pt-BR"/>
          </w:rPr>
          <w:delText xml:space="preserve"> perigo ao jogador </w:delText>
        </w:r>
        <w:r w:rsidR="006003D4" w:rsidDel="00E34C40">
          <w:rPr>
            <w:sz w:val="24"/>
            <w:lang w:val="pt-BR"/>
          </w:rPr>
          <w:delText>que podem explodir próximo ao jogador</w:delText>
        </w:r>
        <w:r w:rsidR="00E74540" w:rsidDel="00E34C40">
          <w:rPr>
            <w:sz w:val="24"/>
            <w:lang w:val="pt-BR"/>
          </w:rPr>
          <w:delText>. Para ajudar o jogador, precisa tocar na Bomba Ácida, quando estiver longe e fazer ela explodir.</w:delText>
        </w:r>
        <w:r w:rsidR="006003D4" w:rsidDel="00E34C40">
          <w:rPr>
            <w:sz w:val="24"/>
            <w:lang w:val="pt-BR"/>
          </w:rPr>
          <w:delText xml:space="preserve"> </w:delText>
        </w:r>
        <w:r w:rsidR="00E74540" w:rsidDel="00E34C40">
          <w:rPr>
            <w:sz w:val="24"/>
            <w:lang w:val="pt-BR"/>
          </w:rPr>
          <w:delText>Outro perigo é</w:delText>
        </w:r>
        <w:r w:rsidR="001F5F1A" w:rsidDel="00E34C40">
          <w:rPr>
            <w:sz w:val="24"/>
            <w:lang w:val="pt-BR"/>
          </w:rPr>
          <w:delText xml:space="preserve"> </w:delText>
        </w:r>
        <w:r w:rsidR="008A6C21" w:rsidDel="00E34C40">
          <w:rPr>
            <w:sz w:val="24"/>
            <w:lang w:val="pt-BR"/>
          </w:rPr>
          <w:delText>o ataque dos inimigos. Os ataques entendem-se pelo fato do inimigo tocar no personagem.</w:delText>
        </w:r>
        <w:r w:rsidR="00A12A5C" w:rsidDel="00E34C40">
          <w:rPr>
            <w:sz w:val="24"/>
            <w:lang w:val="pt-BR"/>
          </w:rPr>
          <w:delText xml:space="preserve"> </w:delText>
        </w:r>
        <w:r w:rsidR="004C7D42" w:rsidDel="00E34C40">
          <w:rPr>
            <w:sz w:val="24"/>
            <w:lang w:val="pt-BR"/>
          </w:rPr>
          <w:delText>Cada toque, o personag</w:delText>
        </w:r>
        <w:r w:rsidR="00E23B96" w:rsidDel="00E34C40">
          <w:rPr>
            <w:sz w:val="24"/>
            <w:lang w:val="pt-BR"/>
          </w:rPr>
          <w:delText>em perde energia.</w:delText>
        </w:r>
      </w:del>
    </w:p>
    <w:p w14:paraId="1C47CB53" w14:textId="6693AE62" w:rsidR="00E46885" w:rsidDel="00E34C40" w:rsidRDefault="008A1882" w:rsidP="007C6837">
      <w:pPr>
        <w:pStyle w:val="ListParagraph"/>
        <w:tabs>
          <w:tab w:val="left" w:pos="7672"/>
        </w:tabs>
        <w:ind w:left="0" w:firstLine="360"/>
        <w:rPr>
          <w:del w:id="83" w:author="Elias De Moraes Fernandes" w:date="2016-03-16T11:06:00Z"/>
          <w:sz w:val="24"/>
          <w:lang w:val="pt-BR"/>
        </w:rPr>
      </w:pPr>
      <w:del w:id="84" w:author="Elias De Moraes Fernandes" w:date="2016-03-16T11:06:00Z">
        <w:r w:rsidDel="00E34C40">
          <w:rPr>
            <w:sz w:val="24"/>
            <w:lang w:val="pt-BR"/>
          </w:rPr>
          <w:delText>Da</w:delText>
        </w:r>
        <w:r w:rsidR="00E46885" w:rsidDel="00E34C40">
          <w:rPr>
            <w:sz w:val="24"/>
            <w:lang w:val="pt-BR"/>
          </w:rPr>
          <w:delText xml:space="preserve"> sexta fase</w:delText>
        </w:r>
        <w:r w:rsidDel="00E34C40">
          <w:rPr>
            <w:sz w:val="24"/>
            <w:lang w:val="pt-BR"/>
          </w:rPr>
          <w:delText xml:space="preserve"> à</w:delText>
        </w:r>
        <w:r w:rsidR="00A12A5C" w:rsidDel="00E34C40">
          <w:rPr>
            <w:sz w:val="24"/>
            <w:lang w:val="pt-BR"/>
          </w:rPr>
          <w:delText xml:space="preserve"> oitava</w:delText>
        </w:r>
        <w:r w:rsidDel="00E34C40">
          <w:rPr>
            <w:sz w:val="24"/>
            <w:lang w:val="pt-BR"/>
          </w:rPr>
          <w:delText xml:space="preserve"> fase são apresentados</w:delText>
        </w:r>
        <w:r w:rsidR="00E46885" w:rsidDel="00E34C40">
          <w:rPr>
            <w:sz w:val="24"/>
            <w:lang w:val="pt-BR"/>
          </w:rPr>
          <w:delText xml:space="preserve"> o Ataque dos Inimigos. Eles vêm em </w:delText>
        </w:r>
        <w:r w:rsidR="00E46885" w:rsidRPr="00E46885" w:rsidDel="00E34C40">
          <w:rPr>
            <w:i/>
            <w:sz w:val="24"/>
            <w:lang w:val="pt-BR"/>
          </w:rPr>
          <w:delText>waves</w:delText>
        </w:r>
        <w:r w:rsidDel="00E34C40">
          <w:rPr>
            <w:i/>
            <w:sz w:val="24"/>
            <w:lang w:val="pt-BR"/>
          </w:rPr>
          <w:delText xml:space="preserve">, </w:delText>
        </w:r>
        <w:r w:rsidDel="00E34C40">
          <w:rPr>
            <w:sz w:val="24"/>
            <w:lang w:val="pt-BR"/>
          </w:rPr>
          <w:delText>porém um inimigo cada fase.</w:delText>
        </w:r>
        <w:r w:rsidR="00A12A5C" w:rsidDel="00E34C40">
          <w:rPr>
            <w:sz w:val="24"/>
            <w:lang w:val="pt-BR"/>
          </w:rPr>
          <w:delText xml:space="preserve"> Vai apresentar muitas Bombas Ácidas para auxiliar o jogador a vencer. Tamb</w:delText>
        </w:r>
        <w:r w:rsidR="009C4F71" w:rsidDel="00E34C40">
          <w:rPr>
            <w:sz w:val="24"/>
            <w:lang w:val="pt-BR"/>
          </w:rPr>
          <w:delText xml:space="preserve">ém terá o auxílio de </w:delText>
        </w:r>
        <w:r w:rsidR="009C4F71" w:rsidRPr="009C4F71" w:rsidDel="00E34C40">
          <w:rPr>
            <w:i/>
            <w:sz w:val="24"/>
            <w:lang w:val="pt-BR"/>
          </w:rPr>
          <w:delText xml:space="preserve">power-ups </w:delText>
        </w:r>
        <w:r w:rsidR="00A12A5C" w:rsidDel="00E34C40">
          <w:rPr>
            <w:sz w:val="24"/>
            <w:lang w:val="pt-BR"/>
          </w:rPr>
          <w:delText xml:space="preserve">como o Borro de Café. O jogador pode coletar esse item para </w:delText>
        </w:r>
        <w:r w:rsidR="007F64A0" w:rsidDel="00E34C40">
          <w:rPr>
            <w:sz w:val="24"/>
            <w:lang w:val="pt-BR"/>
          </w:rPr>
          <w:delText>restaurar 100% da sua vida. (</w:delText>
        </w:r>
      </w:del>
      <w:del w:id="85" w:author="Elias De Moraes Fernandes" w:date="2016-03-16T11:05:00Z">
        <w:r w:rsidR="007F64A0" w:rsidDel="00586F38">
          <w:rPr>
            <w:sz w:val="24"/>
            <w:lang w:val="pt-BR"/>
          </w:rPr>
          <w:delText>ganhar</w:delText>
        </w:r>
      </w:del>
      <w:del w:id="86" w:author="Elias De Moraes Fernandes" w:date="2016-03-16T11:06:00Z">
        <w:r w:rsidR="007F64A0" w:rsidDel="00E34C40">
          <w:rPr>
            <w:sz w:val="24"/>
            <w:lang w:val="pt-BR"/>
          </w:rPr>
          <w:delText xml:space="preserve"> mais energia)</w:delText>
        </w:r>
      </w:del>
    </w:p>
    <w:p w14:paraId="68CFB2A1" w14:textId="3A9761F8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87" w:author="Elias De Moraes Fernandes" w:date="2016-03-16T11:06:00Z">
        <w:r w:rsidDel="00E34C40">
          <w:rPr>
            <w:sz w:val="24"/>
            <w:lang w:val="pt-BR"/>
          </w:rPr>
          <w:delText>O jogo não contará com ite</w:delText>
        </w:r>
        <w:r w:rsidR="00337D22" w:rsidDel="00E34C40">
          <w:rPr>
            <w:sz w:val="24"/>
            <w:lang w:val="pt-BR"/>
          </w:rPr>
          <w:delText>n</w:delText>
        </w:r>
        <w:r w:rsidDel="00E34C40">
          <w:rPr>
            <w:sz w:val="24"/>
            <w:lang w:val="pt-BR"/>
          </w:rPr>
          <w:delText>s coletáveis como itens de troféu.</w:delText>
        </w:r>
      </w:del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2D1A1ABA" w14:textId="1DB12D60" w:rsidR="00A42D34" w:rsidRPr="00A42D34" w:rsidRDefault="00A71E95" w:rsidP="007C6837">
      <w:pPr>
        <w:pStyle w:val="ListParagraph"/>
        <w:tabs>
          <w:tab w:val="left" w:pos="7672"/>
        </w:tabs>
        <w:ind w:left="0" w:firstLine="360"/>
        <w:rPr>
          <w:ins w:id="88" w:author="Elias De Moraes Fernandes" w:date="2016-03-16T11:17:00Z"/>
          <w:b/>
          <w:sz w:val="24"/>
          <w:lang w:val="pt-BR"/>
          <w:rPrChange w:id="89" w:author="Elias De Moraes Fernandes" w:date="2016-03-16T11:17:00Z">
            <w:rPr>
              <w:ins w:id="90" w:author="Elias De Moraes Fernandes" w:date="2016-03-16T11:17:00Z"/>
              <w:sz w:val="24"/>
              <w:lang w:val="pt-BR"/>
            </w:rPr>
          </w:rPrChange>
        </w:rPr>
      </w:pPr>
      <w:ins w:id="91" w:author="Elias De Moraes Fernandes" w:date="2016-03-16T10:59:00Z">
        <w:r w:rsidRPr="00A42D34">
          <w:rPr>
            <w:b/>
            <w:sz w:val="24"/>
            <w:lang w:val="pt-BR"/>
            <w:rPrChange w:id="92" w:author="Elias De Moraes Fernandes" w:date="2016-03-16T11:17:00Z">
              <w:rPr>
                <w:sz w:val="24"/>
                <w:lang w:val="pt-BR"/>
              </w:rPr>
            </w:rPrChange>
          </w:rPr>
          <w:t xml:space="preserve">Desafio </w:t>
        </w:r>
      </w:ins>
      <w:ins w:id="93" w:author="Elias De Moraes Fernandes" w:date="2016-03-16T11:16:00Z">
        <w:r w:rsidR="00A42D34" w:rsidRPr="00A42D34">
          <w:rPr>
            <w:b/>
            <w:sz w:val="24"/>
            <w:lang w:val="pt-BR"/>
            <w:rPrChange w:id="94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95" w:author="Elias De Moraes Fernandes" w:date="2016-03-16T10:59:00Z">
        <w:r w:rsidRPr="00A42D34">
          <w:rPr>
            <w:b/>
            <w:sz w:val="24"/>
            <w:lang w:val="pt-BR"/>
            <w:rPrChange w:id="96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97" w:author="Elias De Moraes Fernandes" w:date="2016-03-16T12:37:00Z">
        <w:r w:rsidR="00D0280E">
          <w:rPr>
            <w:b/>
            <w:sz w:val="24"/>
            <w:lang w:val="pt-BR"/>
          </w:rPr>
          <w:t>1</w:t>
        </w:r>
      </w:ins>
      <w:ins w:id="98" w:author="Elias De Moraes Fernandes" w:date="2016-03-16T10:59:00Z">
        <w:r w:rsidRPr="00A42D34">
          <w:rPr>
            <w:b/>
            <w:sz w:val="24"/>
            <w:lang w:val="pt-BR"/>
            <w:rPrChange w:id="99" w:author="Elias De Moraes Fernandes" w:date="2016-03-16T11:17:00Z">
              <w:rPr>
                <w:sz w:val="24"/>
                <w:lang w:val="pt-BR"/>
              </w:rPr>
            </w:rPrChange>
          </w:rPr>
          <w:t xml:space="preserve">: </w:t>
        </w:r>
      </w:ins>
      <w:ins w:id="100" w:author="Elias De Moraes Fernandes" w:date="2016-03-16T12:37:00Z">
        <w:r w:rsidR="00D0280E">
          <w:rPr>
            <w:b/>
            <w:sz w:val="24"/>
            <w:lang w:val="pt-BR"/>
          </w:rPr>
          <w:t>Alimentar corretamente</w:t>
        </w:r>
      </w:ins>
      <w:ins w:id="101" w:author="Elias De Moraes Fernandes" w:date="2016-03-16T11:17:00Z">
        <w:r w:rsidR="00A42D34" w:rsidRPr="00A42D34">
          <w:rPr>
            <w:b/>
            <w:sz w:val="24"/>
            <w:lang w:val="pt-BR"/>
            <w:rPrChange w:id="102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</w:ins>
    </w:p>
    <w:p w14:paraId="47EE3E7C" w14:textId="58FB2075" w:rsidR="00A71E95" w:rsidRDefault="00A71E95" w:rsidP="007C6837">
      <w:pPr>
        <w:pStyle w:val="ListParagraph"/>
        <w:tabs>
          <w:tab w:val="left" w:pos="7672"/>
        </w:tabs>
        <w:ind w:left="0" w:firstLine="360"/>
        <w:rPr>
          <w:ins w:id="103" w:author="Elias De Moraes Fernandes" w:date="2016-03-16T10:59:00Z"/>
          <w:sz w:val="24"/>
          <w:lang w:val="pt-BR"/>
        </w:rPr>
      </w:pPr>
      <w:ins w:id="104" w:author="Elias De Moraes Fernandes" w:date="2016-03-16T10:59:00Z">
        <w:r>
          <w:rPr>
            <w:sz w:val="24"/>
            <w:lang w:val="pt-BR"/>
          </w:rPr>
          <w:t xml:space="preserve">Alimentar Corretamente - </w:t>
        </w:r>
      </w:ins>
      <w:ins w:id="105" w:author="Elias De Moraes Fernandes" w:date="2016-03-16T11:00:00Z">
        <w:r>
          <w:rPr>
            <w:sz w:val="24"/>
            <w:lang w:val="pt-BR"/>
          </w:rPr>
          <w:t>Comer somente o que faz bem para saúde do personagem</w:t>
        </w:r>
      </w:ins>
      <w:ins w:id="106" w:author="Elias De Moraes Fernandes" w:date="2016-03-16T11:12:00Z">
        <w:r w:rsidR="00234111">
          <w:rPr>
            <w:sz w:val="24"/>
            <w:lang w:val="pt-BR"/>
          </w:rPr>
          <w:t xml:space="preserve">. </w:t>
        </w:r>
      </w:ins>
      <w:ins w:id="107" w:author="Elias De Moraes Fernandes" w:date="2016-03-16T11:18:00Z">
        <w:r w:rsidR="00A42D34">
          <w:rPr>
            <w:sz w:val="24"/>
            <w:lang w:val="pt-BR"/>
          </w:rPr>
          <w:t>Evite</w:t>
        </w:r>
      </w:ins>
      <w:ins w:id="108" w:author="Elias De Moraes Fernandes" w:date="2016-03-16T11:13:00Z">
        <w:r w:rsidR="00234111">
          <w:rPr>
            <w:sz w:val="24"/>
            <w:lang w:val="pt-BR"/>
          </w:rPr>
          <w:t xml:space="preserve"> clicar sobre os alimentos não saudáveis para minhoca.</w:t>
        </w:r>
      </w:ins>
    </w:p>
    <w:p w14:paraId="40FF78E1" w14:textId="77777777" w:rsid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09" w:author="Elias De Moraes Fernandes" w:date="2016-03-16T11:18:00Z"/>
          <w:b/>
          <w:sz w:val="24"/>
          <w:lang w:val="pt-BR"/>
        </w:rPr>
      </w:pPr>
      <w:r w:rsidRPr="00A42D34">
        <w:rPr>
          <w:b/>
          <w:sz w:val="24"/>
          <w:lang w:val="pt-BR"/>
          <w:rPrChange w:id="110" w:author="Elias De Moraes Fernandes" w:date="2016-03-16T11:17:00Z">
            <w:rPr>
              <w:sz w:val="24"/>
              <w:lang w:val="pt-BR"/>
            </w:rPr>
          </w:rPrChange>
        </w:rPr>
        <w:lastRenderedPageBreak/>
        <w:t>Desafio</w:t>
      </w:r>
      <w:ins w:id="111" w:author="Elias De Moraes Fernandes" w:date="2016-03-16T11:17:00Z">
        <w:r w:rsidR="00A42D34" w:rsidRPr="00A42D34">
          <w:rPr>
            <w:b/>
            <w:sz w:val="24"/>
            <w:lang w:val="pt-BR"/>
            <w:rPrChange w:id="112" w:author="Elias De Moraes Fernandes" w:date="2016-03-16T11:17:00Z">
              <w:rPr>
                <w:sz w:val="24"/>
                <w:lang w:val="pt-BR"/>
              </w:rPr>
            </w:rPrChange>
          </w:rPr>
          <w:t xml:space="preserve"> da</w:t>
        </w:r>
      </w:ins>
      <w:ins w:id="113" w:author="Elias De Moraes Fernandes" w:date="2016-03-16T10:58:00Z">
        <w:r w:rsidR="00A42D34" w:rsidRPr="00A42D34">
          <w:rPr>
            <w:b/>
            <w:sz w:val="24"/>
            <w:lang w:val="pt-BR"/>
            <w:rPrChange w:id="114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  <w:r w:rsidR="00610386" w:rsidRPr="00A42D34">
          <w:rPr>
            <w:b/>
            <w:sz w:val="24"/>
            <w:lang w:val="pt-BR"/>
            <w:rPrChange w:id="115" w:author="Elias De Moraes Fernandes" w:date="2016-03-16T11:17:00Z">
              <w:rPr>
                <w:sz w:val="24"/>
                <w:lang w:val="pt-BR"/>
              </w:rPr>
            </w:rPrChange>
          </w:rPr>
          <w:t>fase</w:t>
        </w:r>
      </w:ins>
      <w:r w:rsidRPr="00A42D34">
        <w:rPr>
          <w:b/>
          <w:sz w:val="24"/>
          <w:lang w:val="pt-BR"/>
          <w:rPrChange w:id="116" w:author="Elias De Moraes Fernandes" w:date="2016-03-16T11:17:00Z">
            <w:rPr>
              <w:sz w:val="24"/>
              <w:lang w:val="pt-BR"/>
            </w:rPr>
          </w:rPrChange>
        </w:rPr>
        <w:t xml:space="preserve"> </w:t>
      </w:r>
      <w:del w:id="117" w:author="Elias De Moraes Fernandes" w:date="2016-03-16T10:58:00Z">
        <w:r w:rsidRPr="00A42D34" w:rsidDel="002E4B24">
          <w:rPr>
            <w:b/>
            <w:sz w:val="24"/>
            <w:lang w:val="pt-BR"/>
            <w:rPrChange w:id="118" w:author="Elias De Moraes Fernandes" w:date="2016-03-16T11:17:00Z">
              <w:rPr>
                <w:sz w:val="24"/>
                <w:lang w:val="pt-BR"/>
              </w:rPr>
            </w:rPrChange>
          </w:rPr>
          <w:delText>1</w:delText>
        </w:r>
      </w:del>
      <w:ins w:id="119" w:author="Elias De Moraes Fernandes" w:date="2016-03-16T10:58:00Z">
        <w:r w:rsidR="002E4B24" w:rsidRPr="00A42D34">
          <w:rPr>
            <w:b/>
            <w:sz w:val="24"/>
            <w:lang w:val="pt-BR"/>
            <w:rPrChange w:id="120" w:author="Elias De Moraes Fernandes" w:date="2016-03-16T11:17:00Z">
              <w:rPr>
                <w:sz w:val="24"/>
                <w:lang w:val="pt-BR"/>
              </w:rPr>
            </w:rPrChange>
          </w:rPr>
          <w:t>2</w:t>
        </w:r>
      </w:ins>
      <w:r w:rsidRPr="00A42D34">
        <w:rPr>
          <w:b/>
          <w:sz w:val="24"/>
          <w:lang w:val="pt-BR"/>
          <w:rPrChange w:id="121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22" w:author="Elias De Moraes Fernandes" w:date="2016-03-16T11:18:00Z">
        <w:r w:rsidR="00A42D34" w:rsidRPr="00A42D34">
          <w:rPr>
            <w:b/>
            <w:sz w:val="24"/>
            <w:lang w:val="pt-BR"/>
          </w:rPr>
          <w:t>Ataque dos Pássaros</w:t>
        </w:r>
      </w:ins>
    </w:p>
    <w:p w14:paraId="43AB59C6" w14:textId="23CD39FD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123" w:author="Elias De Moraes Fernandes" w:date="2016-03-16T11:00:00Z">
        <w:r w:rsidDel="00A71E95">
          <w:rPr>
            <w:sz w:val="24"/>
            <w:lang w:val="pt-BR"/>
          </w:rPr>
          <w:delText xml:space="preserve">Alimentar </w:delText>
        </w:r>
      </w:del>
      <w:ins w:id="124" w:author="Elias De Moraes Fernandes" w:date="2016-03-16T11:00:00Z">
        <w:r w:rsidR="00A71E95">
          <w:rPr>
            <w:sz w:val="24"/>
            <w:lang w:val="pt-BR"/>
          </w:rPr>
          <w:t xml:space="preserve">Proteger Comida  </w:t>
        </w:r>
      </w:ins>
      <w:r>
        <w:rPr>
          <w:sz w:val="24"/>
          <w:lang w:val="pt-BR"/>
        </w:rPr>
        <w:t>–</w:t>
      </w:r>
      <w:ins w:id="125" w:author="Elias De Moraes Fernandes" w:date="2016-03-16T11:00:00Z">
        <w:r w:rsidR="00A71E95">
          <w:rPr>
            <w:sz w:val="24"/>
            <w:lang w:val="pt-BR"/>
          </w:rPr>
          <w:t xml:space="preserve"> Não deixar que o inimigo retire os nutrientes (energia)</w:t>
        </w:r>
      </w:ins>
      <w:r>
        <w:rPr>
          <w:sz w:val="24"/>
          <w:lang w:val="pt-BR"/>
        </w:rPr>
        <w:t xml:space="preserve"> </w:t>
      </w:r>
      <w:del w:id="126" w:author="Elias De Moraes Fernandes" w:date="2016-03-16T10:59:00Z">
        <w:r w:rsidDel="00A71E95">
          <w:rPr>
            <w:sz w:val="24"/>
            <w:lang w:val="pt-BR"/>
          </w:rPr>
          <w:delText>Procurar somente o que faz bem para saúde do personagem</w:delText>
        </w:r>
      </w:del>
    </w:p>
    <w:p w14:paraId="3CA33F62" w14:textId="58EF47E5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27" w:author="Elias De Moraes Fernandes" w:date="2016-03-16T11:17:00Z"/>
          <w:b/>
          <w:sz w:val="24"/>
          <w:lang w:val="pt-BR"/>
          <w:rPrChange w:id="128" w:author="Elias De Moraes Fernandes" w:date="2016-03-16T11:17:00Z">
            <w:rPr>
              <w:ins w:id="129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30" w:author="Elias De Moraes Fernandes" w:date="2016-03-16T11:17:00Z">
            <w:rPr>
              <w:sz w:val="24"/>
              <w:lang w:val="pt-BR"/>
            </w:rPr>
          </w:rPrChange>
        </w:rPr>
        <w:t xml:space="preserve">Desafio </w:t>
      </w:r>
      <w:ins w:id="131" w:author="Elias De Moraes Fernandes" w:date="2016-03-16T11:17:00Z">
        <w:r w:rsidR="00A42D34" w:rsidRPr="00A42D34">
          <w:rPr>
            <w:b/>
            <w:sz w:val="24"/>
            <w:lang w:val="pt-BR"/>
            <w:rPrChange w:id="132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133" w:author="Elias De Moraes Fernandes" w:date="2016-03-16T10:59:00Z">
        <w:r w:rsidR="00610386" w:rsidRPr="00A42D34">
          <w:rPr>
            <w:b/>
            <w:sz w:val="24"/>
            <w:lang w:val="pt-BR"/>
            <w:rPrChange w:id="134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135" w:author="Elias De Moraes Fernandes" w:date="2016-03-16T10:58:00Z">
        <w:r w:rsidR="002E4B24" w:rsidRPr="00A42D34">
          <w:rPr>
            <w:b/>
            <w:sz w:val="24"/>
            <w:lang w:val="pt-BR"/>
            <w:rPrChange w:id="136" w:author="Elias De Moraes Fernandes" w:date="2016-03-16T11:17:00Z">
              <w:rPr>
                <w:sz w:val="24"/>
                <w:lang w:val="pt-BR"/>
              </w:rPr>
            </w:rPrChange>
          </w:rPr>
          <w:t>3</w:t>
        </w:r>
      </w:ins>
      <w:del w:id="137" w:author="Elias De Moraes Fernandes" w:date="2016-03-16T10:58:00Z">
        <w:r w:rsidRPr="00A42D34" w:rsidDel="002E4B24">
          <w:rPr>
            <w:b/>
            <w:sz w:val="24"/>
            <w:lang w:val="pt-BR"/>
            <w:rPrChange w:id="138" w:author="Elias De Moraes Fernandes" w:date="2016-03-16T11:17:00Z">
              <w:rPr>
                <w:sz w:val="24"/>
                <w:lang w:val="pt-BR"/>
              </w:rPr>
            </w:rPrChange>
          </w:rPr>
          <w:delText>2</w:delText>
        </w:r>
      </w:del>
      <w:r w:rsidRPr="00A42D34">
        <w:rPr>
          <w:b/>
          <w:sz w:val="24"/>
          <w:lang w:val="pt-BR"/>
          <w:rPrChange w:id="139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40" w:author="Elias De Moraes Fernandes" w:date="2016-03-16T11:18:00Z">
        <w:r w:rsidR="00A42D34" w:rsidRPr="00A42D34">
          <w:rPr>
            <w:b/>
            <w:sz w:val="24"/>
            <w:lang w:val="pt-BR"/>
          </w:rPr>
          <w:t>Ataque das Formigas</w:t>
        </w:r>
      </w:ins>
    </w:p>
    <w:p w14:paraId="1C52E269" w14:textId="5DC378BA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Proteger </w:t>
      </w:r>
      <w:ins w:id="141" w:author="Elias De Moraes Fernandes" w:date="2016-03-16T11:14:00Z">
        <w:r w:rsidR="00A42D34">
          <w:rPr>
            <w:sz w:val="24"/>
            <w:lang w:val="pt-BR"/>
          </w:rPr>
          <w:t>o Minhocário</w:t>
        </w:r>
      </w:ins>
      <w:del w:id="142" w:author="Elias De Moraes Fernandes" w:date="2016-03-16T11:14:00Z">
        <w:r w:rsidDel="00A42D34">
          <w:rPr>
            <w:sz w:val="24"/>
            <w:lang w:val="pt-BR"/>
          </w:rPr>
          <w:delText>Casa</w:delText>
        </w:r>
      </w:del>
      <w:r>
        <w:rPr>
          <w:sz w:val="24"/>
          <w:lang w:val="pt-BR"/>
        </w:rPr>
        <w:t xml:space="preserve"> – Não deixar os inimigos </w:t>
      </w:r>
      <w:del w:id="143" w:author="Elias De Moraes Fernandes" w:date="2016-03-16T11:01:00Z">
        <w:r w:rsidDel="00A71E95">
          <w:rPr>
            <w:sz w:val="24"/>
            <w:lang w:val="pt-BR"/>
          </w:rPr>
          <w:delText xml:space="preserve">roubar as comidas nem </w:delText>
        </w:r>
      </w:del>
      <w:r>
        <w:rPr>
          <w:sz w:val="24"/>
          <w:lang w:val="pt-BR"/>
        </w:rPr>
        <w:t>fazer</w:t>
      </w:r>
      <w:ins w:id="144" w:author="Elias De Moraes Fernandes" w:date="2016-03-16T11:01:00Z">
        <w:r w:rsidR="00A71E95">
          <w:rPr>
            <w:sz w:val="24"/>
            <w:lang w:val="pt-BR"/>
          </w:rPr>
          <w:t>em</w:t>
        </w:r>
      </w:ins>
      <w:r>
        <w:rPr>
          <w:sz w:val="24"/>
          <w:lang w:val="pt-BR"/>
        </w:rPr>
        <w:t xml:space="preserve"> ninho </w:t>
      </w:r>
      <w:ins w:id="145" w:author="Elias De Moraes Fernandes" w:date="2016-03-16T11:01:00Z">
        <w:r w:rsidR="00A71E95">
          <w:rPr>
            <w:sz w:val="24"/>
            <w:lang w:val="pt-BR"/>
          </w:rPr>
          <w:t>nem roubar as comidas</w:t>
        </w:r>
      </w:ins>
    </w:p>
    <w:p w14:paraId="2EFB6784" w14:textId="3148B99A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46" w:author="Elias De Moraes Fernandes" w:date="2016-03-16T11:17:00Z"/>
          <w:b/>
          <w:sz w:val="24"/>
          <w:lang w:val="pt-BR"/>
          <w:rPrChange w:id="147" w:author="Elias De Moraes Fernandes" w:date="2016-03-16T11:18:00Z">
            <w:rPr>
              <w:ins w:id="148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49" w:author="Elias De Moraes Fernandes" w:date="2016-03-16T11:18:00Z">
            <w:rPr>
              <w:sz w:val="24"/>
              <w:lang w:val="pt-BR"/>
            </w:rPr>
          </w:rPrChange>
        </w:rPr>
        <w:t xml:space="preserve">Desafio </w:t>
      </w:r>
      <w:ins w:id="150" w:author="Elias De Moraes Fernandes" w:date="2016-03-16T10:59:00Z">
        <w:r w:rsidR="00A42D34" w:rsidRPr="00A42D34">
          <w:rPr>
            <w:b/>
            <w:sz w:val="24"/>
            <w:lang w:val="pt-BR"/>
            <w:rPrChange w:id="151" w:author="Elias De Moraes Fernandes" w:date="2016-03-16T11:18:00Z">
              <w:rPr>
                <w:sz w:val="24"/>
                <w:lang w:val="pt-BR"/>
              </w:rPr>
            </w:rPrChange>
          </w:rPr>
          <w:t xml:space="preserve">da </w:t>
        </w:r>
        <w:r w:rsidR="00610386" w:rsidRPr="00A42D34">
          <w:rPr>
            <w:b/>
            <w:sz w:val="24"/>
            <w:lang w:val="pt-BR"/>
            <w:rPrChange w:id="152" w:author="Elias De Moraes Fernandes" w:date="2016-03-16T11:18:00Z">
              <w:rPr>
                <w:sz w:val="24"/>
                <w:lang w:val="pt-BR"/>
              </w:rPr>
            </w:rPrChange>
          </w:rPr>
          <w:t xml:space="preserve">fase </w:t>
        </w:r>
      </w:ins>
      <w:del w:id="153" w:author="Elias De Moraes Fernandes" w:date="2016-03-16T10:58:00Z">
        <w:r w:rsidRPr="00A42D34" w:rsidDel="002E4B24">
          <w:rPr>
            <w:b/>
            <w:sz w:val="24"/>
            <w:lang w:val="pt-BR"/>
            <w:rPrChange w:id="154" w:author="Elias De Moraes Fernandes" w:date="2016-03-16T11:18:00Z">
              <w:rPr>
                <w:sz w:val="24"/>
                <w:lang w:val="pt-BR"/>
              </w:rPr>
            </w:rPrChange>
          </w:rPr>
          <w:delText>3</w:delText>
        </w:r>
      </w:del>
      <w:ins w:id="155" w:author="Elias De Moraes Fernandes" w:date="2016-03-16T10:58:00Z">
        <w:r w:rsidR="002E4B24" w:rsidRPr="00A42D34">
          <w:rPr>
            <w:b/>
            <w:sz w:val="24"/>
            <w:lang w:val="pt-BR"/>
            <w:rPrChange w:id="156" w:author="Elias De Moraes Fernandes" w:date="2016-03-16T11:18:00Z">
              <w:rPr>
                <w:sz w:val="24"/>
                <w:lang w:val="pt-BR"/>
              </w:rPr>
            </w:rPrChange>
          </w:rPr>
          <w:t>4</w:t>
        </w:r>
      </w:ins>
      <w:r w:rsidRPr="00A42D34">
        <w:rPr>
          <w:b/>
          <w:sz w:val="24"/>
          <w:lang w:val="pt-BR"/>
          <w:rPrChange w:id="157" w:author="Elias De Moraes Fernandes" w:date="2016-03-16T11:18:00Z">
            <w:rPr>
              <w:sz w:val="24"/>
              <w:lang w:val="pt-BR"/>
            </w:rPr>
          </w:rPrChange>
        </w:rPr>
        <w:t xml:space="preserve">: </w:t>
      </w:r>
      <w:ins w:id="158" w:author="Elias De Moraes Fernandes" w:date="2016-03-16T11:18:00Z">
        <w:r w:rsidR="00A42D34" w:rsidRPr="00A42D34">
          <w:rPr>
            <w:b/>
            <w:sz w:val="24"/>
            <w:lang w:val="pt-BR"/>
            <w:rPrChange w:id="159" w:author="Elias De Moraes Fernandes" w:date="2016-03-16T11:18:00Z">
              <w:rPr>
                <w:sz w:val="24"/>
                <w:lang w:val="pt-BR"/>
              </w:rPr>
            </w:rPrChange>
          </w:rPr>
          <w:t>Ataque do Sanguessuga</w:t>
        </w:r>
      </w:ins>
    </w:p>
    <w:p w14:paraId="3CBA5E13" w14:textId="28D49F52" w:rsidR="000E6740" w:rsidRDefault="000E6740" w:rsidP="007C6837">
      <w:pPr>
        <w:pStyle w:val="ListParagraph"/>
        <w:tabs>
          <w:tab w:val="left" w:pos="7672"/>
        </w:tabs>
        <w:ind w:left="0" w:firstLine="360"/>
        <w:rPr>
          <w:ins w:id="160" w:author="Elias De Moraes Fernandes" w:date="2016-03-16T12:39:00Z"/>
          <w:sz w:val="24"/>
          <w:lang w:val="pt-BR"/>
        </w:rPr>
      </w:pPr>
      <w:del w:id="161" w:author="Elias De Moraes Fernandes" w:date="2016-03-16T11:16:00Z">
        <w:r w:rsidDel="00A42D34">
          <w:rPr>
            <w:sz w:val="24"/>
            <w:lang w:val="pt-BR"/>
          </w:rPr>
          <w:delText>Eliminar Inimigos</w:delText>
        </w:r>
      </w:del>
      <w:ins w:id="162" w:author="Elias De Moraes Fernandes" w:date="2016-03-16T11:16:00Z">
        <w:r w:rsidR="00A42D34">
          <w:rPr>
            <w:sz w:val="24"/>
            <w:lang w:val="pt-BR"/>
          </w:rPr>
          <w:t>Proteger a vida</w:t>
        </w:r>
      </w:ins>
      <w:r>
        <w:rPr>
          <w:sz w:val="24"/>
          <w:lang w:val="pt-BR"/>
        </w:rPr>
        <w:t xml:space="preserve"> – </w:t>
      </w:r>
      <w:ins w:id="163" w:author="Elias De Moraes Fernandes" w:date="2016-03-16T11:19:00Z">
        <w:r w:rsidR="0029041F">
          <w:rPr>
            <w:sz w:val="24"/>
            <w:lang w:val="pt-BR"/>
          </w:rPr>
          <w:t>Não deixar o inimigo se aproximar, pois ele deixa anêmico (retira energia)</w:t>
        </w:r>
      </w:ins>
      <w:ins w:id="164" w:author="Elias De Moraes Fernandes" w:date="2016-03-16T11:21:00Z">
        <w:r w:rsidR="0029041F">
          <w:rPr>
            <w:sz w:val="24"/>
            <w:lang w:val="pt-BR"/>
          </w:rPr>
          <w:t>.</w:t>
        </w:r>
      </w:ins>
      <w:ins w:id="165" w:author="Elias De Moraes Fernandes" w:date="2016-03-16T11:19:00Z">
        <w:r w:rsidR="0029041F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Deixar os inimigos fracos ou matar eles usando Bomba Ácida</w:t>
      </w:r>
    </w:p>
    <w:p w14:paraId="3EBC44B8" w14:textId="57A522EE" w:rsidR="00507AAB" w:rsidRDefault="00CF2422" w:rsidP="007C6837">
      <w:pPr>
        <w:pStyle w:val="ListParagraph"/>
        <w:tabs>
          <w:tab w:val="left" w:pos="7672"/>
        </w:tabs>
        <w:ind w:left="0" w:firstLine="360"/>
        <w:rPr>
          <w:ins w:id="166" w:author="Elias De Moraes Fernandes" w:date="2016-03-16T11:13:00Z"/>
          <w:sz w:val="24"/>
          <w:lang w:val="pt-BR"/>
        </w:rPr>
      </w:pPr>
      <w:ins w:id="167" w:author="Elias De Moraes Fernandes" w:date="2016-03-16T12:40:00Z">
        <w:r>
          <w:rPr>
            <w:sz w:val="24"/>
            <w:lang w:val="pt-BR"/>
          </w:rPr>
          <w:pict w14:anchorId="7539E75D">
            <v:rect id="_x0000_i1025" style="width:0;height:1.5pt" o:hralign="center" o:hrstd="t" o:hr="t" fillcolor="#aaa" stroked="f"/>
          </w:pict>
        </w:r>
      </w:ins>
    </w:p>
    <w:p w14:paraId="63980D20" w14:textId="6D826727" w:rsidR="00A42D34" w:rsidRDefault="00A42D34" w:rsidP="007C6837">
      <w:pPr>
        <w:pStyle w:val="ListParagraph"/>
        <w:tabs>
          <w:tab w:val="left" w:pos="7672"/>
        </w:tabs>
        <w:ind w:left="0" w:firstLine="360"/>
        <w:rPr>
          <w:ins w:id="168" w:author="Elias De Moraes Fernandes" w:date="2016-03-16T12:38:00Z"/>
          <w:b/>
          <w:sz w:val="24"/>
          <w:lang w:val="pt-BR"/>
        </w:rPr>
      </w:pPr>
      <w:ins w:id="169" w:author="Elias De Moraes Fernandes" w:date="2016-03-16T11:13:00Z">
        <w:r w:rsidRPr="0029041F">
          <w:rPr>
            <w:b/>
            <w:sz w:val="24"/>
            <w:lang w:val="pt-BR"/>
            <w:rPrChange w:id="170" w:author="Elias De Moraes Fernandes" w:date="2016-03-16T11:21:00Z">
              <w:rPr>
                <w:sz w:val="24"/>
                <w:lang w:val="pt-BR"/>
              </w:rPr>
            </w:rPrChange>
          </w:rPr>
          <w:t xml:space="preserve">Desafio </w:t>
        </w:r>
        <w:r w:rsidR="00507AAB">
          <w:rPr>
            <w:b/>
            <w:sz w:val="24"/>
            <w:lang w:val="pt-BR"/>
          </w:rPr>
          <w:t xml:space="preserve">da </w:t>
        </w:r>
        <w:r w:rsidRPr="0029041F">
          <w:rPr>
            <w:b/>
            <w:sz w:val="24"/>
            <w:lang w:val="pt-BR"/>
            <w:rPrChange w:id="171" w:author="Elias De Moraes Fernandes" w:date="2016-03-16T11:21:00Z">
              <w:rPr>
                <w:sz w:val="24"/>
                <w:lang w:val="pt-BR"/>
              </w:rPr>
            </w:rPrChange>
          </w:rPr>
          <w:t>fase 5:</w:t>
        </w:r>
      </w:ins>
      <w:ins w:id="172" w:author="Elias De Moraes Fernandes" w:date="2016-03-16T12:38:00Z">
        <w:r w:rsidR="00507AAB">
          <w:rPr>
            <w:b/>
            <w:sz w:val="24"/>
            <w:lang w:val="pt-BR"/>
          </w:rPr>
          <w:t xml:space="preserve"> Fugir de Bombas Ácidas</w:t>
        </w:r>
      </w:ins>
    </w:p>
    <w:p w14:paraId="41BE3575" w14:textId="51390EE4" w:rsidR="00507AAB" w:rsidRPr="00507AAB" w:rsidRDefault="00507AAB">
      <w:pPr>
        <w:pStyle w:val="ListParagraph"/>
        <w:tabs>
          <w:tab w:val="left" w:pos="7672"/>
        </w:tabs>
        <w:ind w:left="0" w:firstLine="360"/>
        <w:rPr>
          <w:ins w:id="173" w:author="Elias De Moraes Fernandes" w:date="2016-03-16T12:38:00Z"/>
          <w:sz w:val="24"/>
          <w:lang w:val="pt-BR"/>
          <w:rPrChange w:id="174" w:author="Elias De Moraes Fernandes" w:date="2016-03-16T12:38:00Z">
            <w:rPr>
              <w:ins w:id="175" w:author="Elias De Moraes Fernandes" w:date="2016-03-16T12:38:00Z"/>
            </w:rPr>
          </w:rPrChange>
        </w:rPr>
        <w:pPrChange w:id="176" w:author="Elias De Moraes Fernandes" w:date="2016-03-16T12:38:00Z">
          <w:pPr>
            <w:pStyle w:val="ListParagraph"/>
            <w:tabs>
              <w:tab w:val="left" w:pos="7672"/>
            </w:tabs>
            <w:ind w:firstLine="360"/>
          </w:pPr>
        </w:pPrChange>
      </w:pPr>
      <w:ins w:id="177" w:author="Elias De Moraes Fernandes" w:date="2016-03-16T12:38:00Z">
        <w:r w:rsidRPr="00507AAB">
          <w:rPr>
            <w:sz w:val="24"/>
            <w:lang w:val="pt-BR"/>
            <w:rPrChange w:id="178" w:author="Elias De Moraes Fernandes" w:date="2016-03-16T12:38:00Z">
              <w:rPr/>
            </w:rPrChange>
          </w:rPr>
          <w:t>"Fugir Bombas Acidas"</w:t>
        </w:r>
      </w:ins>
    </w:p>
    <w:p w14:paraId="0C54C949" w14:textId="39159B07" w:rsidR="00507AAB" w:rsidRPr="00507AAB" w:rsidRDefault="00507AAB" w:rsidP="00507AAB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179" w:author="Elias De Moraes Fernandes" w:date="2016-03-16T12:38:00Z">
        <w:r w:rsidRPr="00507AAB">
          <w:rPr>
            <w:sz w:val="24"/>
            <w:lang w:val="pt-BR"/>
            <w:rPrChange w:id="180" w:author="Elias De Moraes Fernandes" w:date="2016-03-16T12:38:00Z">
              <w:rPr>
                <w:b/>
                <w:sz w:val="24"/>
              </w:rPr>
            </w:rPrChange>
          </w:rPr>
          <w:t>Adicionar Spot para pedir mais comidas</w:t>
        </w:r>
      </w:ins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BB05825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>cumprir as regras de cada fase. Estas são atingir um numero mínimo de pontos e deixar a caixa</w:t>
      </w:r>
      <w:del w:id="181" w:author="Elias De Moraes Fernandes" w:date="2016-03-16T11:21:00Z">
        <w:r w:rsidR="00D53E06" w:rsidDel="006D46F2">
          <w:rPr>
            <w:sz w:val="24"/>
            <w:lang w:val="pt-BR"/>
          </w:rPr>
          <w:delText xml:space="preserve"> limpa</w:delText>
        </w:r>
      </w:del>
      <w:ins w:id="182" w:author="Elias De Moraes Fernandes" w:date="2016-03-16T11:21:00Z">
        <w:r w:rsidR="006D46F2">
          <w:rPr>
            <w:sz w:val="24"/>
            <w:lang w:val="pt-BR"/>
          </w:rPr>
          <w:t xml:space="preserve"> </w:t>
        </w:r>
      </w:ins>
      <w:del w:id="183" w:author="Elias De Moraes Fernandes" w:date="2016-03-16T11:21:00Z">
        <w:r w:rsidR="00D53E06" w:rsidDel="006D46F2">
          <w:rPr>
            <w:sz w:val="24"/>
            <w:lang w:val="pt-BR"/>
          </w:rPr>
          <w:delText xml:space="preserve">, </w:delText>
        </w:r>
      </w:del>
      <w:r w:rsidR="00D53E06">
        <w:rPr>
          <w:sz w:val="24"/>
          <w:lang w:val="pt-BR"/>
        </w:rPr>
        <w:t xml:space="preserve">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476CA0B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conseguir sobreviver lidando</w:t>
      </w:r>
      <w:r>
        <w:rPr>
          <w:sz w:val="24"/>
          <w:lang w:val="pt-BR"/>
        </w:rPr>
        <w:t xml:space="preserve"> com as adversidades de acordo com as </w:t>
      </w:r>
      <w:del w:id="184" w:author="Elias De Moraes Fernandes" w:date="2016-03-16T12:40:00Z">
        <w:r w:rsidDel="006F4426">
          <w:rPr>
            <w:sz w:val="24"/>
            <w:lang w:val="pt-BR"/>
          </w:rPr>
          <w:delText xml:space="preserve">ferramentas </w:delText>
        </w:r>
      </w:del>
      <w:ins w:id="185" w:author="Elias De Moraes Fernandes" w:date="2016-03-16T12:40:00Z">
        <w:r w:rsidR="006F4426">
          <w:rPr>
            <w:sz w:val="24"/>
            <w:lang w:val="pt-BR"/>
          </w:rPr>
          <w:t>orientações</w:t>
        </w:r>
      </w:ins>
      <w:del w:id="186" w:author="Elias De Moraes Fernandes" w:date="2016-03-16T12:40:00Z">
        <w:r w:rsidDel="006F4426">
          <w:rPr>
            <w:sz w:val="24"/>
            <w:lang w:val="pt-BR"/>
          </w:rPr>
          <w:delText xml:space="preserve">que vai </w:delText>
        </w:r>
        <w:r w:rsidR="00EA583C" w:rsidDel="006F4426">
          <w:rPr>
            <w:sz w:val="24"/>
            <w:lang w:val="pt-BR"/>
          </w:rPr>
          <w:delText>adquirind</w:delText>
        </w:r>
      </w:del>
      <w:ins w:id="187" w:author="Elias De Moraes Fernandes" w:date="2016-03-16T12:40:00Z">
        <w:r w:rsidR="006F4426">
          <w:rPr>
            <w:sz w:val="24"/>
            <w:lang w:val="pt-BR"/>
          </w:rPr>
          <w:t xml:space="preserve"> passadas ao jogador</w:t>
        </w:r>
      </w:ins>
      <w:del w:id="188" w:author="Elias De Moraes Fernandes" w:date="2016-03-16T12:40:00Z">
        <w:r w:rsidR="00EA583C" w:rsidDel="006F4426">
          <w:rPr>
            <w:sz w:val="24"/>
            <w:lang w:val="pt-BR"/>
          </w:rPr>
          <w:delText>o</w:delText>
        </w:r>
      </w:del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10057701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</w:t>
      </w:r>
      <w:ins w:id="189" w:author="Elias De Moraes Fernandes" w:date="2016-03-16T12:40:00Z">
        <w:r w:rsidR="006F4426">
          <w:rPr>
            <w:sz w:val="24"/>
            <w:lang w:val="pt-BR"/>
          </w:rPr>
          <w:t>/tempo</w:t>
        </w:r>
      </w:ins>
      <w:r>
        <w:rPr>
          <w:sz w:val="24"/>
          <w:lang w:val="pt-BR"/>
        </w:rPr>
        <w:t xml:space="preserve"> estipulad</w:t>
      </w:r>
      <w:ins w:id="190" w:author="Elias De Moraes Fernandes" w:date="2016-03-16T12:41:00Z">
        <w:r w:rsidR="006F4426">
          <w:rPr>
            <w:sz w:val="24"/>
            <w:lang w:val="pt-BR"/>
          </w:rPr>
          <w:t>os</w:t>
        </w:r>
      </w:ins>
      <w:del w:id="191" w:author="Elias De Moraes Fernandes" w:date="2016-03-16T12:41:00Z">
        <w:r w:rsidDel="006F4426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584D14E4" w14:textId="143A48BC" w:rsidR="00341139" w:rsidRDefault="00D53E06" w:rsidP="007C6837">
      <w:pPr>
        <w:pStyle w:val="ListParagraph"/>
        <w:tabs>
          <w:tab w:val="left" w:pos="7672"/>
        </w:tabs>
        <w:ind w:left="0" w:firstLine="360"/>
        <w:rPr>
          <w:ins w:id="192" w:author="Elias De Moraes Fernandes" w:date="2016-03-16T11:50:00Z"/>
          <w:sz w:val="24"/>
          <w:lang w:val="pt-BR"/>
        </w:rPr>
      </w:pPr>
      <w:del w:id="193" w:author="Elias De Moraes Fernandes" w:date="2016-03-16T11:49:00Z">
        <w:r w:rsidDel="00341139">
          <w:rPr>
            <w:sz w:val="24"/>
            <w:lang w:val="pt-BR"/>
          </w:rPr>
          <w:delText xml:space="preserve">As atribuições de recompensas para o jogador </w:delText>
        </w:r>
      </w:del>
      <w:ins w:id="194" w:author="Elias De Moraes Fernandes" w:date="2016-03-16T11:49:00Z">
        <w:r w:rsidR="00341139">
          <w:rPr>
            <w:sz w:val="24"/>
            <w:lang w:val="pt-BR"/>
          </w:rPr>
          <w:t xml:space="preserve">As atribuições de recompensas para o jogador encontram-se no </w:t>
        </w:r>
        <w:proofErr w:type="spellStart"/>
        <w:r w:rsidR="00341139" w:rsidRPr="00341139">
          <w:rPr>
            <w:i/>
            <w:sz w:val="24"/>
            <w:lang w:val="pt-BR"/>
            <w:rPrChange w:id="195" w:author="Elias De Moraes Fernandes" w:date="2016-03-16T11:49:00Z">
              <w:rPr>
                <w:sz w:val="24"/>
                <w:lang w:val="pt-BR"/>
              </w:rPr>
            </w:rPrChange>
          </w:rPr>
          <w:t>Level</w:t>
        </w:r>
        <w:proofErr w:type="spellEnd"/>
        <w:r w:rsidR="00341139" w:rsidRPr="00341139">
          <w:rPr>
            <w:i/>
            <w:sz w:val="24"/>
            <w:lang w:val="pt-BR"/>
            <w:rPrChange w:id="196" w:author="Elias De Moraes Fernandes" w:date="2016-03-16T11:4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="00341139" w:rsidRPr="00341139">
          <w:rPr>
            <w:i/>
            <w:sz w:val="24"/>
            <w:lang w:val="pt-BR"/>
            <w:rPrChange w:id="197" w:author="Elias De Moraes Fernandes" w:date="2016-03-16T11:49:00Z">
              <w:rPr>
                <w:sz w:val="24"/>
                <w:lang w:val="pt-BR"/>
              </w:rPr>
            </w:rPrChange>
          </w:rPr>
          <w:t>Clear</w:t>
        </w:r>
        <w:proofErr w:type="spellEnd"/>
        <w:r w:rsidR="00341139">
          <w:rPr>
            <w:sz w:val="24"/>
            <w:lang w:val="pt-BR"/>
          </w:rPr>
          <w:t xml:space="preserve"> (após cada fase terminar)</w:t>
        </w:r>
      </w:ins>
    </w:p>
    <w:p w14:paraId="14A2DB9A" w14:textId="74359E0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198" w:author="Elias De Moraes Fernandes" w:date="2016-03-16T11:50:00Z"/>
          <w:sz w:val="24"/>
          <w:lang w:val="pt-BR"/>
        </w:rPr>
      </w:pPr>
      <w:ins w:id="199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00" w:author="Elias De Moraes Fernandes" w:date="2016-03-16T12:33:00Z">
        <w:r w:rsidR="00C050CD">
          <w:rPr>
            <w:sz w:val="24"/>
            <w:lang w:val="pt-BR"/>
          </w:rPr>
          <w:t>0</w:t>
        </w:r>
      </w:ins>
      <w:ins w:id="201" w:author="Elias De Moraes Fernandes" w:date="2016-03-16T11:50:00Z">
        <w:r w:rsidRPr="00341139">
          <w:rPr>
            <w:sz w:val="24"/>
            <w:lang w:val="pt-BR"/>
          </w:rPr>
          <w:t xml:space="preserve"> - Tutorial [0]</w:t>
        </w:r>
        <w:r>
          <w:rPr>
            <w:sz w:val="24"/>
            <w:lang w:val="pt-BR"/>
          </w:rPr>
          <w:t xml:space="preserve"> – Se o jogador não perdeu vida, ele ganha </w:t>
        </w:r>
      </w:ins>
      <w:ins w:id="202" w:author="Elias De Moraes Fernandes" w:date="2016-03-16T11:52:00Z">
        <w:r w:rsidR="00492CD9" w:rsidRPr="00492CD9">
          <w:rPr>
            <w:b/>
            <w:sz w:val="24"/>
            <w:lang w:val="pt-BR"/>
            <w:rPrChange w:id="203" w:author="Elias De Moraes Fernandes" w:date="2016-03-16T11:54:00Z">
              <w:rPr>
                <w:sz w:val="24"/>
                <w:lang w:val="pt-BR"/>
              </w:rPr>
            </w:rPrChange>
          </w:rPr>
          <w:t>50</w:t>
        </w:r>
      </w:ins>
      <w:ins w:id="204" w:author="Elias De Moraes Fernandes" w:date="2016-03-16T11:50:00Z">
        <w:r w:rsidRPr="00492CD9">
          <w:rPr>
            <w:b/>
            <w:sz w:val="24"/>
            <w:lang w:val="pt-BR"/>
            <w:rPrChange w:id="205" w:author="Elias De Moraes Fernandes" w:date="2016-03-16T11:54:00Z">
              <w:rPr>
                <w:sz w:val="24"/>
                <w:lang w:val="pt-BR"/>
              </w:rPr>
            </w:rPrChange>
          </w:rPr>
          <w:t xml:space="preserve"> pontos</w:t>
        </w:r>
        <w:r>
          <w:rPr>
            <w:sz w:val="24"/>
            <w:lang w:val="pt-BR"/>
          </w:rPr>
          <w:t>.</w:t>
        </w:r>
      </w:ins>
    </w:p>
    <w:p w14:paraId="46CF651B" w14:textId="69D6FD42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06" w:author="Elias De Moraes Fernandes" w:date="2016-03-16T11:50:00Z"/>
          <w:sz w:val="24"/>
          <w:lang w:val="pt-BR"/>
        </w:rPr>
      </w:pPr>
      <w:ins w:id="207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08" w:author="Elias De Moraes Fernandes" w:date="2016-03-16T12:33:00Z">
        <w:r w:rsidR="00C050CD">
          <w:rPr>
            <w:sz w:val="24"/>
            <w:lang w:val="pt-BR"/>
          </w:rPr>
          <w:t>1</w:t>
        </w:r>
      </w:ins>
      <w:ins w:id="209" w:author="Elias De Moraes Fernandes" w:date="2016-03-16T11:50:00Z">
        <w:r w:rsidRPr="00341139">
          <w:rPr>
            <w:sz w:val="24"/>
            <w:lang w:val="pt-BR"/>
          </w:rPr>
          <w:t>- Alimentar Corretamente [</w:t>
        </w:r>
      </w:ins>
      <w:ins w:id="210" w:author="Elias De Moraes Fernandes" w:date="2016-03-16T11:55:00Z">
        <w:r w:rsidR="00492CD9" w:rsidRPr="00492CD9">
          <w:rPr>
            <w:b/>
            <w:sz w:val="24"/>
            <w:lang w:val="pt-BR"/>
            <w:rPrChange w:id="211" w:author="Elias De Moraes Fernandes" w:date="2016-03-16T11:56:00Z">
              <w:rPr>
                <w:sz w:val="24"/>
                <w:lang w:val="pt-BR"/>
              </w:rPr>
            </w:rPrChange>
          </w:rPr>
          <w:t>100 pontos</w:t>
        </w:r>
      </w:ins>
      <w:ins w:id="212" w:author="Elias De Moraes Fernandes" w:date="2016-03-16T11:50:00Z">
        <w:r w:rsidRPr="00341139">
          <w:rPr>
            <w:sz w:val="24"/>
            <w:lang w:val="pt-BR"/>
          </w:rPr>
          <w:t>]</w:t>
        </w:r>
      </w:ins>
      <w:ins w:id="213" w:author="Elias De Moraes Fernandes" w:date="2016-03-16T11:55:00Z">
        <w:r w:rsidR="00492CD9" w:rsidRPr="00492CD9">
          <w:rPr>
            <w:sz w:val="24"/>
            <w:lang w:val="pt-BR"/>
          </w:rPr>
          <w:t xml:space="preserve"> </w:t>
        </w:r>
        <w:r w:rsidR="00492CD9" w:rsidRPr="00492CD9">
          <w:rPr>
            <w:color w:val="000000" w:themeColor="text1"/>
            <w:sz w:val="24"/>
            <w:lang w:val="pt-BR"/>
            <w:rPrChange w:id="214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="00492CD9" w:rsidRPr="00492CD9">
          <w:rPr>
            <w:color w:val="C00000"/>
            <w:sz w:val="24"/>
            <w:lang w:val="pt-BR"/>
            <w:rPrChange w:id="215" w:author="Elias De Moraes Fernandes" w:date="2016-03-16T11:56:00Z">
              <w:rPr>
                <w:sz w:val="24"/>
                <w:lang w:val="pt-BR"/>
              </w:rPr>
            </w:rPrChange>
          </w:rPr>
          <w:t>-10 pontos</w:t>
        </w:r>
        <w:r w:rsidR="00492CD9" w:rsidRPr="00341139">
          <w:rPr>
            <w:sz w:val="24"/>
            <w:lang w:val="pt-BR"/>
          </w:rPr>
          <w:t xml:space="preserve"> para errada]</w:t>
        </w:r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Bomba Ácida (Limão)</w:t>
        </w:r>
      </w:ins>
    </w:p>
    <w:p w14:paraId="1D66A590" w14:textId="687CCCC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16" w:author="Elias De Moraes Fernandes" w:date="2016-03-16T11:50:00Z"/>
          <w:sz w:val="24"/>
          <w:lang w:val="pt-BR"/>
        </w:rPr>
      </w:pPr>
      <w:ins w:id="217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18" w:author="Elias De Moraes Fernandes" w:date="2016-03-16T12:33:00Z">
        <w:r w:rsidR="00C050CD">
          <w:rPr>
            <w:sz w:val="24"/>
            <w:lang w:val="pt-BR"/>
          </w:rPr>
          <w:t>2</w:t>
        </w:r>
      </w:ins>
      <w:ins w:id="219" w:author="Elias De Moraes Fernandes" w:date="2016-03-16T11:50:00Z">
        <w:r w:rsidRPr="00341139">
          <w:rPr>
            <w:sz w:val="24"/>
            <w:lang w:val="pt-BR"/>
          </w:rPr>
          <w:t xml:space="preserve"> - Questão Múltipla </w:t>
        </w:r>
      </w:ins>
      <w:ins w:id="220" w:author="Elias De Moraes Fernandes" w:date="2016-03-16T11:52:00Z">
        <w:r w:rsidR="00492CD9" w:rsidRPr="00341139">
          <w:rPr>
            <w:sz w:val="24"/>
            <w:lang w:val="pt-BR"/>
          </w:rPr>
          <w:t>Escolha [</w:t>
        </w:r>
      </w:ins>
      <w:ins w:id="221" w:author="Elias De Moraes Fernandes" w:date="2016-03-16T11:50:00Z">
        <w:r w:rsidRPr="00492CD9">
          <w:rPr>
            <w:b/>
            <w:sz w:val="24"/>
            <w:lang w:val="pt-BR"/>
            <w:rPrChange w:id="222" w:author="Elias De Moraes Fernandes" w:date="2016-03-16T11:54:00Z">
              <w:rPr>
                <w:sz w:val="24"/>
                <w:lang w:val="pt-BR"/>
              </w:rPr>
            </w:rPrChange>
          </w:rPr>
          <w:t>150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23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24" w:author="Elias De Moraes Fernandes" w:date="2016-03-16T11:56:00Z">
              <w:rPr>
                <w:sz w:val="24"/>
                <w:lang w:val="pt-BR"/>
              </w:rPr>
            </w:rPrChange>
          </w:rPr>
          <w:t xml:space="preserve">-15 pontos </w:t>
        </w:r>
        <w:r w:rsidRPr="00341139">
          <w:rPr>
            <w:sz w:val="24"/>
            <w:lang w:val="pt-BR"/>
          </w:rPr>
          <w:t>para errada]</w:t>
        </w:r>
      </w:ins>
      <w:ins w:id="225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Carvão Moído</w:t>
        </w:r>
      </w:ins>
    </w:p>
    <w:p w14:paraId="05EA363F" w14:textId="63873D0E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26" w:author="Elias De Moraes Fernandes" w:date="2016-03-16T11:50:00Z"/>
          <w:sz w:val="24"/>
          <w:lang w:val="pt-BR"/>
        </w:rPr>
      </w:pPr>
      <w:ins w:id="227" w:author="Elias De Moraes Fernandes" w:date="2016-03-16T11:50:00Z">
        <w:r w:rsidRPr="00341139">
          <w:rPr>
            <w:sz w:val="24"/>
            <w:lang w:val="pt-BR"/>
          </w:rPr>
          <w:lastRenderedPageBreak/>
          <w:t xml:space="preserve">Fase </w:t>
        </w:r>
      </w:ins>
      <w:ins w:id="228" w:author="Elias De Moraes Fernandes" w:date="2016-03-16T12:33:00Z">
        <w:r w:rsidR="00C050CD">
          <w:rPr>
            <w:sz w:val="24"/>
            <w:lang w:val="pt-BR"/>
          </w:rPr>
          <w:t>3</w:t>
        </w:r>
      </w:ins>
      <w:ins w:id="229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30" w:author="Elias De Moraes Fernandes" w:date="2016-03-16T11:54:00Z">
              <w:rPr>
                <w:sz w:val="24"/>
                <w:lang w:val="pt-BR"/>
              </w:rPr>
            </w:rPrChange>
          </w:rPr>
          <w:t>300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31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32" w:author="Elias De Moraes Fernandes" w:date="2016-03-16T11:56:00Z">
              <w:rPr>
                <w:sz w:val="24"/>
                <w:lang w:val="pt-BR"/>
              </w:rPr>
            </w:rPrChange>
          </w:rPr>
          <w:t xml:space="preserve">-30 pontos </w:t>
        </w:r>
        <w:r w:rsidRPr="00341139">
          <w:rPr>
            <w:sz w:val="24"/>
            <w:lang w:val="pt-BR"/>
          </w:rPr>
          <w:t>para errada]</w:t>
        </w:r>
      </w:ins>
      <w:ins w:id="233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Borro de Café</w:t>
        </w:r>
      </w:ins>
    </w:p>
    <w:p w14:paraId="1B050082" w14:textId="287FDC3C" w:rsidR="00341139" w:rsidRDefault="00341139">
      <w:pPr>
        <w:pStyle w:val="ListParagraph"/>
        <w:tabs>
          <w:tab w:val="left" w:pos="7672"/>
        </w:tabs>
        <w:ind w:left="709" w:firstLine="360"/>
        <w:rPr>
          <w:ins w:id="234" w:author="Elias De Moraes Fernandes" w:date="2016-03-16T11:49:00Z"/>
          <w:sz w:val="24"/>
          <w:lang w:val="pt-BR"/>
        </w:rPr>
        <w:pPrChange w:id="235" w:author="Elias De Moraes Fernandes" w:date="2016-03-16T11:5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36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37" w:author="Elias De Moraes Fernandes" w:date="2016-03-16T12:33:00Z">
        <w:r w:rsidR="00C050CD">
          <w:rPr>
            <w:sz w:val="24"/>
            <w:lang w:val="pt-BR"/>
          </w:rPr>
          <w:t>4</w:t>
        </w:r>
      </w:ins>
      <w:ins w:id="238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39" w:author="Elias De Moraes Fernandes" w:date="2016-03-16T11:54:00Z">
              <w:rPr>
                <w:sz w:val="24"/>
                <w:lang w:val="pt-BR"/>
              </w:rPr>
            </w:rPrChange>
          </w:rPr>
          <w:t>450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40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41" w:author="Elias De Moraes Fernandes" w:date="2016-03-16T11:56:00Z">
              <w:rPr>
                <w:sz w:val="24"/>
                <w:lang w:val="pt-BR"/>
              </w:rPr>
            </w:rPrChange>
          </w:rPr>
          <w:t xml:space="preserve">-45 pontos </w:t>
        </w:r>
        <w:r w:rsidRPr="00341139">
          <w:rPr>
            <w:sz w:val="24"/>
            <w:lang w:val="pt-BR"/>
          </w:rPr>
          <w:t>para errada]</w:t>
        </w:r>
      </w:ins>
    </w:p>
    <w:p w14:paraId="2C111022" w14:textId="202748E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242" w:author="Elias De Moraes Fernandes" w:date="2016-03-16T11:49:00Z">
        <w:r w:rsidDel="00341139">
          <w:rPr>
            <w:sz w:val="24"/>
            <w:lang w:val="pt-BR"/>
          </w:rPr>
          <w:delText xml:space="preserve">são </w:delText>
        </w:r>
      </w:del>
    </w:p>
    <w:p w14:paraId="72DFE8D0" w14:textId="77777777" w:rsidR="00816B9F" w:rsidRDefault="00816B9F" w:rsidP="00C535C6">
      <w:pPr>
        <w:pStyle w:val="ListParagraph"/>
        <w:tabs>
          <w:tab w:val="left" w:pos="7672"/>
        </w:tabs>
        <w:ind w:left="0" w:firstLine="360"/>
        <w:rPr>
          <w:ins w:id="243" w:author="Elias De Moraes Fernandes" w:date="2016-03-16T11:48:00Z"/>
          <w:sz w:val="24"/>
          <w:lang w:val="pt-BR"/>
        </w:rPr>
      </w:pPr>
    </w:p>
    <w:p w14:paraId="3ACB29C1" w14:textId="19CDBC4F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44" w:author="Elias De Moraes Fernandes" w:date="2016-03-16T11:48:00Z"/>
          <w:sz w:val="24"/>
          <w:lang w:val="pt-BR"/>
        </w:rPr>
      </w:pPr>
      <w:del w:id="245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N</w:delText>
        </w:r>
        <w:r w:rsidDel="00816B9F">
          <w:rPr>
            <w:sz w:val="24"/>
            <w:lang w:val="pt-BR"/>
          </w:rPr>
          <w:delText>ovos alimentos inseridos na caixa. Com isso, tem mais poder de escolha para ficar forte</w:delText>
        </w:r>
      </w:del>
    </w:p>
    <w:p w14:paraId="5EA901BD" w14:textId="393D6B23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46" w:author="Elias De Moraes Fernandes" w:date="2016-03-16T11:48:00Z"/>
          <w:sz w:val="24"/>
          <w:lang w:val="pt-BR"/>
        </w:rPr>
      </w:pPr>
      <w:del w:id="247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D</w:delText>
        </w:r>
        <w:r w:rsidDel="00816B9F">
          <w:rPr>
            <w:sz w:val="24"/>
            <w:lang w:val="pt-BR"/>
          </w:rPr>
          <w:delText>obro da pontuação se não perder vida em determinada fase. Incentivo para o jogador manter vida cheia até o fim da fase.</w:delText>
        </w:r>
      </w:del>
    </w:p>
    <w:p w14:paraId="28B8E8B0" w14:textId="46061852" w:rsidR="007C6837" w:rsidDel="00816B9F" w:rsidRDefault="00F4671F" w:rsidP="00C535C6">
      <w:pPr>
        <w:pStyle w:val="ListParagraph"/>
        <w:tabs>
          <w:tab w:val="left" w:pos="7672"/>
        </w:tabs>
        <w:ind w:left="0" w:firstLine="360"/>
        <w:rPr>
          <w:del w:id="248" w:author="Elias De Moraes Fernandes" w:date="2016-03-16T11:48:00Z"/>
          <w:sz w:val="24"/>
          <w:lang w:val="pt-BR"/>
        </w:rPr>
      </w:pPr>
      <w:del w:id="249" w:author="Elias De Moraes Fernandes" w:date="2016-03-16T11:48:00Z">
        <w:r w:rsidDel="00816B9F">
          <w:rPr>
            <w:sz w:val="24"/>
            <w:lang w:val="pt-BR"/>
          </w:rPr>
          <w:delText>- Se destruir o ninho de formigas, ganha mais uma opção de Bomba Ácida para combater as formigas e sanguessugas.</w:delText>
        </w:r>
      </w:del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03FE4" w:rsidRDefault="00E77129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250" w:author="Elias De Moraes Fernandes" w:date="2016-03-16T11:10:00Z">
            <w:rPr>
              <w:shd w:val="clear" w:color="auto" w:fill="FFFFFF"/>
              <w:lang w:val="pt-BR"/>
            </w:rPr>
          </w:rPrChange>
        </w:rPr>
        <w:pPrChange w:id="251" w:author="Elias De Moraes Fernandes" w:date="2016-03-16T11:10:00Z">
          <w:pPr/>
        </w:pPrChange>
      </w:pPr>
      <w:r w:rsidRPr="00E03FE4">
        <w:rPr>
          <w:sz w:val="24"/>
          <w:lang w:val="pt-BR"/>
          <w:rPrChange w:id="252" w:author="Elias De Moraes Fernandes" w:date="2016-03-16T11:10:00Z">
            <w:rPr>
              <w:shd w:val="clear" w:color="auto" w:fill="FFFFFF"/>
            </w:rPr>
          </w:rPrChange>
        </w:rPr>
        <w:t>A condição de Vitória é dada das seguintes formas:</w:t>
      </w:r>
    </w:p>
    <w:p w14:paraId="6223D3BF" w14:textId="0BE2EABF" w:rsidR="00E77129" w:rsidRPr="00E03FE4" w:rsidRDefault="00E77129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53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54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55" w:author="Elias De Moraes Fernandes" w:date="2016-03-16T11:10:00Z">
            <w:rPr>
              <w:shd w:val="clear" w:color="auto" w:fill="FFFFFF"/>
            </w:rPr>
          </w:rPrChange>
        </w:rPr>
        <w:t>- Fazer pontuação Mínima</w:t>
      </w:r>
      <w:ins w:id="256" w:author="Elias De Moraes Fernandes" w:date="2016-03-16T11:51:00Z">
        <w:r w:rsidR="00341139">
          <w:rPr>
            <w:sz w:val="24"/>
            <w:lang w:val="pt-BR"/>
          </w:rPr>
          <w:t xml:space="preserve"> estipulada na fase</w:t>
        </w:r>
      </w:ins>
    </w:p>
    <w:p w14:paraId="3A36C137" w14:textId="06BA817C" w:rsidR="00602B0E" w:rsidRPr="00E03FE4" w:rsidDel="00341139" w:rsidRDefault="00602B0E">
      <w:pPr>
        <w:pStyle w:val="ListParagraph"/>
        <w:tabs>
          <w:tab w:val="left" w:pos="7672"/>
        </w:tabs>
        <w:ind w:left="360" w:firstLine="360"/>
        <w:rPr>
          <w:del w:id="257" w:author="Elias De Moraes Fernandes" w:date="2016-03-16T11:50:00Z"/>
          <w:sz w:val="24"/>
          <w:lang w:val="pt-BR"/>
          <w:rPrChange w:id="258" w:author="Elias De Moraes Fernandes" w:date="2016-03-16T11:10:00Z">
            <w:rPr>
              <w:del w:id="259" w:author="Elias De Moraes Fernandes" w:date="2016-03-16T11:50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260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61" w:author="Elias De Moraes Fernandes" w:date="2016-03-16T11:10:00Z">
            <w:rPr>
              <w:shd w:val="clear" w:color="auto" w:fill="FFFFFF"/>
            </w:rPr>
          </w:rPrChange>
        </w:rPr>
        <w:t xml:space="preserve">- </w:t>
      </w:r>
      <w:del w:id="262" w:author="Elias De Moraes Fernandes" w:date="2016-03-16T11:50:00Z">
        <w:r w:rsidRPr="00E03FE4" w:rsidDel="00341139">
          <w:rPr>
            <w:sz w:val="24"/>
            <w:lang w:val="pt-BR"/>
            <w:rPrChange w:id="263" w:author="Elias De Moraes Fernandes" w:date="2016-03-16T11:10:00Z">
              <w:rPr>
                <w:shd w:val="clear" w:color="auto" w:fill="FFFFFF"/>
              </w:rPr>
            </w:rPrChange>
          </w:rPr>
          <w:delText>Comer todos os alimentos antes dos Inimigos</w:delText>
        </w:r>
      </w:del>
    </w:p>
    <w:p w14:paraId="137F3057" w14:textId="7C27003F" w:rsidR="00E77129" w:rsidRPr="00E03FE4" w:rsidDel="00341139" w:rsidRDefault="00E77129">
      <w:pPr>
        <w:pStyle w:val="ListParagraph"/>
        <w:tabs>
          <w:tab w:val="left" w:pos="7672"/>
        </w:tabs>
        <w:ind w:left="360" w:firstLine="360"/>
        <w:rPr>
          <w:del w:id="264" w:author="Elias De Moraes Fernandes" w:date="2016-03-16T11:50:00Z"/>
          <w:sz w:val="24"/>
          <w:lang w:val="pt-BR"/>
          <w:rPrChange w:id="265" w:author="Elias De Moraes Fernandes" w:date="2016-03-16T11:10:00Z">
            <w:rPr>
              <w:del w:id="266" w:author="Elias De Moraes Fernandes" w:date="2016-03-16T11:50:00Z"/>
              <w:shd w:val="clear" w:color="auto" w:fill="FFFFFF"/>
            </w:rPr>
          </w:rPrChange>
        </w:rPr>
        <w:pPrChange w:id="267" w:author="Elias De Moraes Fernandes" w:date="2016-03-16T11:10:00Z">
          <w:pPr>
            <w:pStyle w:val="NoSpacing"/>
            <w:ind w:left="720"/>
          </w:pPr>
        </w:pPrChange>
      </w:pPr>
      <w:del w:id="268" w:author="Elias De Moraes Fernandes" w:date="2016-03-16T11:50:00Z">
        <w:r w:rsidRPr="00E03FE4" w:rsidDel="00341139">
          <w:rPr>
            <w:sz w:val="24"/>
            <w:lang w:val="pt-BR"/>
            <w:rPrChange w:id="269" w:author="Elias De Moraes Fernandes" w:date="2016-03-16T11:10:00Z">
              <w:rPr>
                <w:shd w:val="clear" w:color="auto" w:fill="FFFFFF"/>
              </w:rPr>
            </w:rPrChange>
          </w:rPr>
          <w:delText>- Proteger dos inimigos</w:delText>
        </w:r>
        <w:r w:rsidR="00C535C6" w:rsidRPr="00E03FE4" w:rsidDel="00341139">
          <w:rPr>
            <w:sz w:val="24"/>
            <w:lang w:val="pt-BR"/>
            <w:rPrChange w:id="270" w:author="Elias De Moraes Fernandes" w:date="2016-03-16T11:10:00Z">
              <w:rPr>
                <w:shd w:val="clear" w:color="auto" w:fill="FFFFFF"/>
              </w:rPr>
            </w:rPrChange>
          </w:rPr>
          <w:delText xml:space="preserve"> e Matá-los</w:delText>
        </w:r>
      </w:del>
    </w:p>
    <w:p w14:paraId="63BD97DA" w14:textId="3C1BA703" w:rsidR="00516639" w:rsidRPr="00E03FE4" w:rsidRDefault="00516639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71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72" w:author="Elias De Moraes Fernandes" w:date="2016-03-16T11:50:00Z">
          <w:pPr>
            <w:pStyle w:val="NoSpacing"/>
            <w:ind w:left="720"/>
          </w:pPr>
        </w:pPrChange>
      </w:pPr>
      <w:del w:id="273" w:author="Elias De Moraes Fernandes" w:date="2016-03-16T11:50:00Z">
        <w:r w:rsidRPr="00E03FE4" w:rsidDel="00341139">
          <w:rPr>
            <w:sz w:val="24"/>
            <w:lang w:val="pt-BR"/>
            <w:rPrChange w:id="274" w:author="Elias De Moraes Fernandes" w:date="2016-03-16T11:10:00Z">
              <w:rPr>
                <w:shd w:val="clear" w:color="auto" w:fill="FFFFFF"/>
              </w:rPr>
            </w:rPrChange>
          </w:rPr>
          <w:delText>- Salvar a caixa</w:delText>
        </w:r>
        <w:r w:rsidR="00A65EA9" w:rsidRPr="00E03FE4" w:rsidDel="00341139">
          <w:rPr>
            <w:sz w:val="24"/>
            <w:lang w:val="pt-BR"/>
            <w:rPrChange w:id="275" w:author="Elias De Moraes Fernandes" w:date="2016-03-16T11:10:00Z">
              <w:rPr>
                <w:shd w:val="clear" w:color="auto" w:fill="FFFFFF"/>
              </w:rPr>
            </w:rPrChange>
          </w:rPr>
          <w:delText xml:space="preserve"> de compostagem</w:delText>
        </w:r>
      </w:del>
      <w:ins w:id="276" w:author="Elias De Moraes Fernandes" w:date="2016-03-16T11:50:00Z">
        <w:r w:rsidR="00341139">
          <w:rPr>
            <w:sz w:val="24"/>
            <w:lang w:val="pt-BR"/>
          </w:rPr>
          <w:t>Realizar a miss</w:t>
        </w:r>
      </w:ins>
      <w:ins w:id="277" w:author="Elias De Moraes Fernandes" w:date="2016-03-16T11:51:00Z">
        <w:r w:rsidR="00341139">
          <w:rPr>
            <w:sz w:val="24"/>
            <w:lang w:val="pt-BR"/>
          </w:rPr>
          <w:t>ão da fase dentro do tempo estipulado</w:t>
        </w:r>
      </w:ins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2000DF90" w:rsidR="007C6837" w:rsidDel="00341139" w:rsidRDefault="007C6837" w:rsidP="007C6837">
      <w:pPr>
        <w:pStyle w:val="ListParagraph"/>
        <w:tabs>
          <w:tab w:val="left" w:pos="7672"/>
        </w:tabs>
        <w:ind w:left="0" w:firstLine="360"/>
        <w:rPr>
          <w:del w:id="278" w:author="Elias De Moraes Fernandes" w:date="2016-03-16T11:51:00Z"/>
          <w:sz w:val="24"/>
          <w:lang w:val="pt-BR"/>
        </w:rPr>
      </w:pPr>
      <w:del w:id="279" w:author="Elias De Moraes Fernandes" w:date="2016-03-16T11:51:00Z">
        <w:r w:rsidDel="00341139">
          <w:rPr>
            <w:sz w:val="24"/>
            <w:lang w:val="pt-BR"/>
          </w:rPr>
          <w:delText xml:space="preserve">- </w:delText>
        </w:r>
        <w:r w:rsidRPr="007C6837" w:rsidDel="00341139">
          <w:rPr>
            <w:sz w:val="24"/>
            <w:lang w:val="pt-BR"/>
          </w:rPr>
          <w:delText>Qual é a condição de derrota? Perder 3 vidas? Ficar sem energia?</w:delText>
        </w:r>
      </w:del>
    </w:p>
    <w:p w14:paraId="7463AD0D" w14:textId="7EC9B778" w:rsidR="00552C0C" w:rsidRPr="00341139" w:rsidRDefault="00552C0C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280" w:author="Elias De Moraes Fernandes" w:date="2016-03-16T11:51:00Z">
            <w:rPr>
              <w:shd w:val="clear" w:color="auto" w:fill="FFFFFF"/>
              <w:lang w:val="pt-BR"/>
            </w:rPr>
          </w:rPrChange>
        </w:rPr>
        <w:pPrChange w:id="281" w:author="Elias De Moraes Fernandes" w:date="2016-03-16T11:51:00Z">
          <w:pPr/>
        </w:pPrChange>
      </w:pPr>
      <w:r w:rsidRPr="00341139">
        <w:rPr>
          <w:sz w:val="24"/>
          <w:lang w:val="pt-BR"/>
          <w:rPrChange w:id="282" w:author="Elias De Moraes Fernandes" w:date="2016-03-16T11:51:00Z">
            <w:rPr>
              <w:shd w:val="clear" w:color="auto" w:fill="FFFFFF"/>
            </w:rPr>
          </w:rPrChange>
        </w:rPr>
        <w:t>A condição de Derrota é dada das seguintes formas:</w:t>
      </w:r>
    </w:p>
    <w:p w14:paraId="42DDDDBC" w14:textId="77777777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83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84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285" w:author="Elias De Moraes Fernandes" w:date="2016-03-16T11:12:00Z">
            <w:rPr>
              <w:shd w:val="clear" w:color="auto" w:fill="FFFFFF"/>
            </w:rPr>
          </w:rPrChange>
        </w:rPr>
        <w:t>- Jogador (Minhoca) não proteger a terra e se proteger</w:t>
      </w:r>
    </w:p>
    <w:p w14:paraId="54904E50" w14:textId="6209442B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86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87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288" w:author="Elias De Moraes Fernandes" w:date="2016-03-16T11:12:00Z">
            <w:rPr>
              <w:shd w:val="clear" w:color="auto" w:fill="FFFFFF"/>
            </w:rPr>
          </w:rPrChange>
        </w:rPr>
        <w:t xml:space="preserve">- Se </w:t>
      </w:r>
      <w:r w:rsidR="000A3926" w:rsidRPr="00234111">
        <w:rPr>
          <w:sz w:val="24"/>
          <w:lang w:val="pt-BR"/>
          <w:rPrChange w:id="289" w:author="Elias De Moraes Fernandes" w:date="2016-03-16T11:12:00Z">
            <w:rPr>
              <w:shd w:val="clear" w:color="auto" w:fill="FFFFFF"/>
            </w:rPr>
          </w:rPrChange>
        </w:rPr>
        <w:t>o jogador</w:t>
      </w:r>
      <w:r w:rsidRPr="00234111">
        <w:rPr>
          <w:sz w:val="24"/>
          <w:lang w:val="pt-BR"/>
          <w:rPrChange w:id="290" w:author="Elias De Moraes Fernandes" w:date="2016-03-16T11:12:00Z">
            <w:rPr>
              <w:shd w:val="clear" w:color="auto" w:fill="FFFFFF"/>
            </w:rPr>
          </w:rPrChange>
        </w:rPr>
        <w:t xml:space="preserve"> fazer contato nas fases que requer proteger a vida com qualquer predador 3</w:t>
      </w:r>
      <w:proofErr w:type="gramStart"/>
      <w:r w:rsidRPr="00234111">
        <w:rPr>
          <w:sz w:val="24"/>
          <w:lang w:val="pt-BR"/>
          <w:rPrChange w:id="291" w:author="Elias De Moraes Fernandes" w:date="2016-03-16T11:12:00Z">
            <w:rPr>
              <w:shd w:val="clear" w:color="auto" w:fill="FFFFFF"/>
            </w:rPr>
          </w:rPrChange>
        </w:rPr>
        <w:t>+</w:t>
      </w:r>
      <w:proofErr w:type="gramEnd"/>
      <w:r w:rsidRPr="00234111">
        <w:rPr>
          <w:sz w:val="24"/>
          <w:lang w:val="pt-BR"/>
          <w:rPrChange w:id="292" w:author="Elias De Moraes Fernandes" w:date="2016-03-16T11:12:00Z">
            <w:rPr>
              <w:shd w:val="clear" w:color="auto" w:fill="FFFFFF"/>
            </w:rPr>
          </w:rPrChange>
        </w:rPr>
        <w:t xml:space="preserve"> vezes</w:t>
      </w:r>
      <w:r w:rsidR="006D71B4" w:rsidRPr="00234111">
        <w:rPr>
          <w:sz w:val="24"/>
          <w:lang w:val="pt-BR"/>
          <w:rPrChange w:id="293" w:author="Elias De Moraes Fernandes" w:date="2016-03-16T11:12:00Z">
            <w:rPr>
              <w:shd w:val="clear" w:color="auto" w:fill="FFFFFF"/>
            </w:rPr>
          </w:rPrChange>
        </w:rPr>
        <w:t xml:space="preserve"> (indicação de ní</w:t>
      </w:r>
      <w:r w:rsidRPr="00234111">
        <w:rPr>
          <w:sz w:val="24"/>
          <w:lang w:val="pt-BR"/>
          <w:rPrChange w:id="294" w:author="Elias De Moraes Fernandes" w:date="2016-03-16T11:12:00Z">
            <w:rPr>
              <w:shd w:val="clear" w:color="auto" w:fill="FFFFFF"/>
            </w:rPr>
          </w:rPrChange>
        </w:rPr>
        <w:t>vel de energia), ele perde o jogo.</w:t>
      </w:r>
    </w:p>
    <w:p w14:paraId="3F1924CF" w14:textId="4D24F44E" w:rsidR="00552C0C" w:rsidRPr="00234111" w:rsidRDefault="00552C0C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95" w:author="Elias De Moraes Fernandes" w:date="2016-03-16T11:12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296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297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-</w:t>
      </w:r>
      <w:r w:rsidR="00AF0D49" w:rsidRPr="00234111">
        <w:rPr>
          <w:sz w:val="24"/>
          <w:lang w:val="pt-BR"/>
          <w:rPrChange w:id="298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AE4FC2" w:rsidRPr="00234111">
        <w:rPr>
          <w:sz w:val="24"/>
          <w:lang w:val="pt-BR"/>
          <w:rPrChange w:id="299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Ser atingido</w:t>
      </w:r>
      <w:r w:rsidRPr="00234111">
        <w:rPr>
          <w:sz w:val="24"/>
          <w:lang w:val="pt-BR"/>
          <w:rPrChange w:id="300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r w:rsidR="00397918" w:rsidRPr="00234111">
        <w:rPr>
          <w:sz w:val="24"/>
          <w:lang w:val="pt-BR"/>
          <w:rPrChange w:id="301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por bomba</w:t>
      </w:r>
      <w:r w:rsidRPr="00234111">
        <w:rPr>
          <w:sz w:val="24"/>
          <w:lang w:val="pt-BR"/>
          <w:rPrChange w:id="302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ácida</w:t>
      </w:r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03" w:name="_Toc442190681"/>
      <w:r>
        <w:rPr>
          <w:b/>
          <w:sz w:val="40"/>
          <w:lang w:val="pt-BR"/>
        </w:rPr>
        <w:lastRenderedPageBreak/>
        <w:t>Personagens</w:t>
      </w:r>
      <w:bookmarkEnd w:id="303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58DDD35D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p</w:t>
      </w:r>
      <w:ins w:id="304" w:author="Elias De Moraes Fernandes" w:date="2016-03-04T17:30:00Z">
        <w:r w:rsidR="004E3F97">
          <w:rPr>
            <w:sz w:val="24"/>
            <w:szCs w:val="24"/>
            <w:lang w:val="pt-BR"/>
          </w:rPr>
          <w:t>a</w:t>
        </w:r>
      </w:ins>
      <w:r w:rsidR="00FC2E7A" w:rsidRPr="00D023C1">
        <w:rPr>
          <w:sz w:val="24"/>
          <w:szCs w:val="24"/>
          <w:lang w:val="pt-BR"/>
        </w:rPr>
        <w:t>ra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87A8BDE" w:rsidR="007C6837" w:rsidRDefault="005D0D4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305" w:author="Elias De Moraes Fernandes" w:date="2016-03-16T12:41:00Z">
        <w:r>
          <w:rPr>
            <w:noProof/>
            <w:sz w:val="24"/>
            <w:rPrChange w:id="306" w:author="Unknown">
              <w:rPr>
                <w:noProof/>
              </w:rPr>
            </w:rPrChange>
          </w:rPr>
          <w:drawing>
            <wp:inline distT="0" distB="0" distL="0" distR="0" wp14:anchorId="22FDAADB" wp14:editId="3FC80BD4">
              <wp:extent cx="1595755" cy="960755"/>
              <wp:effectExtent l="0" t="0" r="4445" b="4445"/>
              <wp:docPr id="7" name="Picture 7" descr="../../Nonda/_Game_Design/defender/animation/_worm_walk_cycle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../Nonda/_Game_Design/defender/animation/_worm_walk_cycle5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95755" cy="960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21C69A" w14:textId="289536B7" w:rsidR="007C6837" w:rsidRPr="007C6837" w:rsidDel="005D0D49" w:rsidRDefault="007C6837" w:rsidP="00232956">
      <w:pPr>
        <w:pStyle w:val="ListParagraph"/>
        <w:tabs>
          <w:tab w:val="left" w:pos="7672"/>
        </w:tabs>
        <w:ind w:left="0" w:firstLine="360"/>
        <w:rPr>
          <w:del w:id="307" w:author="Elias De Moraes Fernandes" w:date="2016-03-16T12:42:00Z"/>
          <w:sz w:val="24"/>
          <w:lang w:val="pt-BR"/>
        </w:rPr>
      </w:pPr>
      <w:del w:id="308" w:author="Elias De Moraes Fernandes" w:date="2016-03-16T12:42:00Z">
        <w:r w:rsidRPr="00B77DE2" w:rsidDel="005D0D49">
          <w:rPr>
            <w:sz w:val="24"/>
            <w:highlight w:val="yellow"/>
            <w:lang w:val="pt-BR"/>
          </w:rPr>
          <w:delText>- Ilustração visual dos personagens;</w:delText>
        </w:r>
      </w:del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5EAADE69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</w:t>
      </w:r>
      <w:r w:rsidRPr="000474E2">
        <w:rPr>
          <w:sz w:val="24"/>
          <w:highlight w:val="yellow"/>
          <w:lang w:val="pt-BR"/>
          <w:rPrChange w:id="309" w:author="Elias De Moraes Fernandes" w:date="2016-03-04T17:33:00Z">
            <w:rPr>
              <w:sz w:val="24"/>
              <w:lang w:val="pt-BR"/>
            </w:rPr>
          </w:rPrChange>
        </w:rPr>
        <w:t>correr</w:t>
      </w:r>
      <w:r>
        <w:rPr>
          <w:sz w:val="24"/>
          <w:lang w:val="pt-BR"/>
        </w:rPr>
        <w:t xml:space="preserve">, </w:t>
      </w:r>
      <w:ins w:id="310" w:author="Elias De Moraes Fernandes" w:date="2016-03-04T17:30:00Z">
        <w:r w:rsidR="0001648A">
          <w:rPr>
            <w:sz w:val="24"/>
            <w:lang w:val="pt-BR"/>
          </w:rPr>
          <w:t xml:space="preserve">pular, </w:t>
        </w:r>
      </w:ins>
      <w:ins w:id="311" w:author="Elias De Moraes Fernandes" w:date="2016-03-04T17:33:00Z">
        <w:r w:rsidR="001B0D99">
          <w:rPr>
            <w:sz w:val="24"/>
            <w:lang w:val="pt-BR"/>
          </w:rPr>
          <w:t xml:space="preserve">alimentar, </w:t>
        </w:r>
      </w:ins>
      <w:r>
        <w:rPr>
          <w:sz w:val="24"/>
          <w:lang w:val="pt-BR"/>
        </w:rPr>
        <w:t>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30FCE1CF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12" w:author="Elias De Moraes Fernandes" w:date="2016-03-16T12:49:00Z"/>
          <w:b/>
          <w:sz w:val="24"/>
          <w:lang w:val="pt-BR"/>
          <w:rPrChange w:id="313" w:author="Elias De Moraes Fernandes" w:date="2016-03-16T12:49:00Z">
            <w:rPr>
              <w:ins w:id="314" w:author="Elias De Moraes Fernandes" w:date="2016-03-16T12:49:00Z"/>
            </w:rPr>
          </w:rPrChange>
        </w:rPr>
        <w:pPrChange w:id="315" w:author="Elias De Moraes Fernandes" w:date="2016-03-16T12:49:00Z">
          <w:pPr/>
        </w:pPrChange>
      </w:pPr>
      <w:ins w:id="316" w:author="Elias De Moraes Fernandes" w:date="2016-03-16T12:49:00Z">
        <w:r w:rsidRPr="005E2E0B">
          <w:rPr>
            <w:b/>
            <w:sz w:val="24"/>
            <w:lang w:val="pt-BR"/>
            <w:rPrChange w:id="317" w:author="Elias De Moraes Fernandes" w:date="2016-03-16T12:49:00Z">
              <w:rPr>
                <w:b/>
                <w:bCs/>
              </w:rPr>
            </w:rPrChange>
          </w:rPr>
          <w:t>Comportamento dos alimentos no personagem</w:t>
        </w:r>
      </w:ins>
    </w:p>
    <w:p w14:paraId="706FA0E8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18" w:author="Elias De Moraes Fernandes" w:date="2016-03-16T12:49:00Z"/>
          <w:sz w:val="24"/>
          <w:lang w:val="pt-BR"/>
          <w:rPrChange w:id="319" w:author="Elias De Moraes Fernandes" w:date="2016-03-16T12:49:00Z">
            <w:rPr>
              <w:ins w:id="320" w:author="Elias De Moraes Fernandes" w:date="2016-03-16T12:49:00Z"/>
            </w:rPr>
          </w:rPrChange>
        </w:rPr>
        <w:pPrChange w:id="321" w:author="Elias De Moraes Fernandes" w:date="2016-03-16T12:49:00Z">
          <w:pPr/>
        </w:pPrChange>
      </w:pPr>
      <w:ins w:id="322" w:author="Elias De Moraes Fernandes" w:date="2016-03-16T12:49:00Z">
        <w:r w:rsidRPr="005E2E0B">
          <w:rPr>
            <w:sz w:val="24"/>
            <w:lang w:val="pt-BR"/>
            <w:rPrChange w:id="323" w:author="Elias De Moraes Fernandes" w:date="2016-03-16T12:49:00Z">
              <w:rPr>
                <w:i/>
                <w:iCs/>
              </w:rPr>
            </w:rPrChange>
          </w:rPr>
          <w:t>Casca de Banana -&gt; + 6 de energia</w:t>
        </w:r>
      </w:ins>
    </w:p>
    <w:p w14:paraId="057CD4E7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24" w:author="Elias De Moraes Fernandes" w:date="2016-03-16T12:49:00Z"/>
          <w:sz w:val="24"/>
          <w:lang w:val="pt-BR"/>
          <w:rPrChange w:id="325" w:author="Elias De Moraes Fernandes" w:date="2016-03-16T12:49:00Z">
            <w:rPr>
              <w:ins w:id="326" w:author="Elias De Moraes Fernandes" w:date="2016-03-16T12:49:00Z"/>
            </w:rPr>
          </w:rPrChange>
        </w:rPr>
        <w:pPrChange w:id="327" w:author="Elias De Moraes Fernandes" w:date="2016-03-16T12:49:00Z">
          <w:pPr/>
        </w:pPrChange>
      </w:pPr>
      <w:ins w:id="328" w:author="Elias De Moraes Fernandes" w:date="2016-03-16T12:49:00Z">
        <w:r w:rsidRPr="005E2E0B">
          <w:rPr>
            <w:sz w:val="24"/>
            <w:lang w:val="pt-BR"/>
            <w:rPrChange w:id="329" w:author="Elias De Moraes Fernandes" w:date="2016-03-16T12:49:00Z">
              <w:rPr>
                <w:i/>
                <w:iCs/>
              </w:rPr>
            </w:rPrChange>
          </w:rPr>
          <w:t>Borro de café POWER-UP -&gt; +12 de energia</w:t>
        </w:r>
      </w:ins>
    </w:p>
    <w:p w14:paraId="210055B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30" w:author="Elias De Moraes Fernandes" w:date="2016-03-16T12:49:00Z"/>
          <w:sz w:val="24"/>
          <w:lang w:val="pt-BR"/>
          <w:rPrChange w:id="331" w:author="Elias De Moraes Fernandes" w:date="2016-03-16T12:49:00Z">
            <w:rPr>
              <w:ins w:id="332" w:author="Elias De Moraes Fernandes" w:date="2016-03-16T12:49:00Z"/>
            </w:rPr>
          </w:rPrChange>
        </w:rPr>
        <w:pPrChange w:id="333" w:author="Elias De Moraes Fernandes" w:date="2016-03-16T12:49:00Z">
          <w:pPr/>
        </w:pPrChange>
      </w:pPr>
      <w:ins w:id="334" w:author="Elias De Moraes Fernandes" w:date="2016-03-16T12:49:00Z">
        <w:r w:rsidRPr="005E2E0B">
          <w:rPr>
            <w:sz w:val="24"/>
            <w:lang w:val="pt-BR"/>
            <w:rPrChange w:id="335" w:author="Elias De Moraes Fernandes" w:date="2016-03-16T12:49:00Z">
              <w:rPr>
                <w:i/>
                <w:iCs/>
              </w:rPr>
            </w:rPrChange>
          </w:rPr>
          <w:t>Carvão POWER-UP -&gt; +10 de energia</w:t>
        </w:r>
      </w:ins>
    </w:p>
    <w:p w14:paraId="24E454D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36" w:author="Elias De Moraes Fernandes" w:date="2016-03-16T12:49:00Z"/>
          <w:sz w:val="24"/>
          <w:lang w:val="pt-BR"/>
          <w:rPrChange w:id="337" w:author="Elias De Moraes Fernandes" w:date="2016-03-16T12:49:00Z">
            <w:rPr>
              <w:ins w:id="338" w:author="Elias De Moraes Fernandes" w:date="2016-03-16T12:49:00Z"/>
            </w:rPr>
          </w:rPrChange>
        </w:rPr>
        <w:pPrChange w:id="339" w:author="Elias De Moraes Fernandes" w:date="2016-03-16T12:49:00Z">
          <w:pPr/>
        </w:pPrChange>
      </w:pPr>
      <w:ins w:id="340" w:author="Elias De Moraes Fernandes" w:date="2016-03-16T12:49:00Z">
        <w:r w:rsidRPr="005E2E0B">
          <w:rPr>
            <w:sz w:val="24"/>
            <w:lang w:val="pt-BR"/>
            <w:rPrChange w:id="341" w:author="Elias De Moraes Fernandes" w:date="2016-03-16T12:49:00Z">
              <w:rPr>
                <w:i/>
                <w:iCs/>
              </w:rPr>
            </w:rPrChange>
          </w:rPr>
          <w:t>Casca de maçã -&gt; + 5 de energia</w:t>
        </w:r>
      </w:ins>
    </w:p>
    <w:p w14:paraId="6697D1BC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42" w:author="Elias De Moraes Fernandes" w:date="2016-03-16T12:49:00Z"/>
          <w:sz w:val="24"/>
          <w:lang w:val="pt-BR"/>
          <w:rPrChange w:id="343" w:author="Elias De Moraes Fernandes" w:date="2016-03-16T12:49:00Z">
            <w:rPr>
              <w:ins w:id="344" w:author="Elias De Moraes Fernandes" w:date="2016-03-16T12:49:00Z"/>
            </w:rPr>
          </w:rPrChange>
        </w:rPr>
        <w:pPrChange w:id="345" w:author="Elias De Moraes Fernandes" w:date="2016-03-16T12:49:00Z">
          <w:pPr/>
        </w:pPrChange>
      </w:pPr>
      <w:ins w:id="346" w:author="Elias De Moraes Fernandes" w:date="2016-03-16T12:49:00Z">
        <w:r w:rsidRPr="005E2E0B">
          <w:rPr>
            <w:sz w:val="24"/>
            <w:lang w:val="pt-BR"/>
            <w:rPrChange w:id="347" w:author="Elias De Moraes Fernandes" w:date="2016-03-16T12:49:00Z">
              <w:rPr>
                <w:i/>
                <w:iCs/>
              </w:rPr>
            </w:rPrChange>
          </w:rPr>
          <w:t>Alface -&gt; +3 de energia</w:t>
        </w:r>
      </w:ins>
    </w:p>
    <w:p w14:paraId="69560F6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48" w:author="Elias De Moraes Fernandes" w:date="2016-03-16T12:49:00Z"/>
          <w:sz w:val="24"/>
          <w:lang w:val="pt-BR"/>
          <w:rPrChange w:id="349" w:author="Elias De Moraes Fernandes" w:date="2016-03-16T12:49:00Z">
            <w:rPr>
              <w:ins w:id="350" w:author="Elias De Moraes Fernandes" w:date="2016-03-16T12:49:00Z"/>
            </w:rPr>
          </w:rPrChange>
        </w:rPr>
        <w:pPrChange w:id="351" w:author="Elias De Moraes Fernandes" w:date="2016-03-16T12:49:00Z">
          <w:pPr/>
        </w:pPrChange>
      </w:pPr>
      <w:ins w:id="352" w:author="Elias De Moraes Fernandes" w:date="2016-03-16T12:49:00Z">
        <w:r w:rsidRPr="005E2E0B">
          <w:rPr>
            <w:sz w:val="24"/>
            <w:lang w:val="pt-BR"/>
            <w:rPrChange w:id="353" w:author="Elias De Moraes Fernandes" w:date="2016-03-16T12:49:00Z">
              <w:rPr>
                <w:i/>
                <w:iCs/>
              </w:rPr>
            </w:rPrChange>
          </w:rPr>
          <w:t>Pão -&gt; +4 de energia</w:t>
        </w:r>
      </w:ins>
    </w:p>
    <w:p w14:paraId="259906A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54" w:author="Elias De Moraes Fernandes" w:date="2016-03-16T12:49:00Z"/>
          <w:sz w:val="24"/>
          <w:lang w:val="pt-BR"/>
          <w:rPrChange w:id="355" w:author="Elias De Moraes Fernandes" w:date="2016-03-16T12:49:00Z">
            <w:rPr>
              <w:ins w:id="356" w:author="Elias De Moraes Fernandes" w:date="2016-03-16T12:49:00Z"/>
            </w:rPr>
          </w:rPrChange>
        </w:rPr>
        <w:pPrChange w:id="357" w:author="Elias De Moraes Fernandes" w:date="2016-03-16T12:49:00Z">
          <w:pPr/>
        </w:pPrChange>
      </w:pPr>
      <w:ins w:id="358" w:author="Elias De Moraes Fernandes" w:date="2016-03-16T12:49:00Z">
        <w:r w:rsidRPr="005E2E0B">
          <w:rPr>
            <w:sz w:val="24"/>
            <w:lang w:val="pt-BR"/>
            <w:rPrChange w:id="359" w:author="Elias De Moraes Fernandes" w:date="2016-03-16T12:49:00Z">
              <w:rPr>
                <w:i/>
                <w:iCs/>
              </w:rPr>
            </w:rPrChange>
          </w:rPr>
          <w:t>Resto de arroz &amp; feijão -&gt; +8 de energia</w:t>
        </w:r>
      </w:ins>
    </w:p>
    <w:p w14:paraId="7AA03B22" w14:textId="64F7D066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60" w:author="Elias De Moraes Fernandes" w:date="2016-03-16T12:49:00Z"/>
          <w:b/>
          <w:sz w:val="24"/>
          <w:lang w:val="pt-BR"/>
          <w:rPrChange w:id="361" w:author="Elias De Moraes Fernandes" w:date="2016-03-16T12:50:00Z">
            <w:rPr>
              <w:ins w:id="362" w:author="Elias De Moraes Fernandes" w:date="2016-03-16T12:49:00Z"/>
            </w:rPr>
          </w:rPrChange>
        </w:rPr>
        <w:pPrChange w:id="363" w:author="Elias De Moraes Fernandes" w:date="2016-03-16T12:49:00Z">
          <w:pPr/>
        </w:pPrChange>
      </w:pPr>
      <w:ins w:id="364" w:author="Elias De Moraes Fernandes" w:date="2016-03-16T12:50:00Z">
        <w:r w:rsidRPr="005E2E0B">
          <w:rPr>
            <w:b/>
            <w:sz w:val="24"/>
            <w:lang w:val="pt-BR"/>
            <w:rPrChange w:id="365" w:author="Elias De Moraes Fernandes" w:date="2016-03-16T12:50:00Z">
              <w:rPr>
                <w:sz w:val="24"/>
                <w:lang w:val="pt-BR"/>
              </w:rPr>
            </w:rPrChange>
          </w:rPr>
          <w:t>Danos</w:t>
        </w:r>
      </w:ins>
    </w:p>
    <w:p w14:paraId="70096FB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66" w:author="Elias De Moraes Fernandes" w:date="2016-03-16T12:49:00Z"/>
          <w:sz w:val="24"/>
          <w:lang w:val="pt-BR"/>
          <w:rPrChange w:id="367" w:author="Elias De Moraes Fernandes" w:date="2016-03-16T12:49:00Z">
            <w:rPr>
              <w:ins w:id="368" w:author="Elias De Moraes Fernandes" w:date="2016-03-16T12:49:00Z"/>
            </w:rPr>
          </w:rPrChange>
        </w:rPr>
        <w:pPrChange w:id="369" w:author="Elias De Moraes Fernandes" w:date="2016-03-16T12:49:00Z">
          <w:pPr/>
        </w:pPrChange>
      </w:pPr>
      <w:ins w:id="370" w:author="Elias De Moraes Fernandes" w:date="2016-03-16T12:49:00Z">
        <w:r w:rsidRPr="005E2E0B">
          <w:rPr>
            <w:sz w:val="24"/>
            <w:lang w:val="pt-BR"/>
            <w:rPrChange w:id="371" w:author="Elias De Moraes Fernandes" w:date="2016-03-16T12:49:00Z">
              <w:rPr>
                <w:i/>
                <w:iCs/>
              </w:rPr>
            </w:rPrChange>
          </w:rPr>
          <w:t xml:space="preserve">Osso de Frango -&gt; - 5 de energia </w:t>
        </w:r>
        <w:proofErr w:type="spellStart"/>
        <w:r w:rsidRPr="005E2E0B">
          <w:rPr>
            <w:sz w:val="24"/>
            <w:lang w:val="pt-BR"/>
            <w:rPrChange w:id="372" w:author="Elias De Moraes Fernandes" w:date="2016-03-16T12:49:00Z">
              <w:rPr/>
            </w:rPrChange>
          </w:rPr>
          <w:t>Plastico</w:t>
        </w:r>
        <w:proofErr w:type="spellEnd"/>
        <w:r w:rsidRPr="005E2E0B">
          <w:rPr>
            <w:sz w:val="24"/>
            <w:lang w:val="pt-BR"/>
            <w:rPrChange w:id="373" w:author="Elias De Moraes Fernandes" w:date="2016-03-16T12:49:00Z">
              <w:rPr/>
            </w:rPrChange>
          </w:rPr>
          <w:t xml:space="preserve"> -&gt; -10 de energia</w:t>
        </w:r>
      </w:ins>
    </w:p>
    <w:p w14:paraId="35100D76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74" w:author="Elias De Moraes Fernandes" w:date="2016-03-16T12:49:00Z"/>
          <w:sz w:val="24"/>
          <w:lang w:val="pt-BR"/>
          <w:rPrChange w:id="375" w:author="Elias De Moraes Fernandes" w:date="2016-03-16T12:49:00Z">
            <w:rPr>
              <w:ins w:id="376" w:author="Elias De Moraes Fernandes" w:date="2016-03-16T12:49:00Z"/>
            </w:rPr>
          </w:rPrChange>
        </w:rPr>
        <w:pPrChange w:id="377" w:author="Elias De Moraes Fernandes" w:date="2016-03-16T12:49:00Z">
          <w:pPr/>
        </w:pPrChange>
      </w:pPr>
      <w:ins w:id="378" w:author="Elias De Moraes Fernandes" w:date="2016-03-16T12:49:00Z">
        <w:r w:rsidRPr="005E2E0B">
          <w:rPr>
            <w:sz w:val="24"/>
            <w:lang w:val="pt-BR"/>
            <w:rPrChange w:id="379" w:author="Elias De Moraes Fernandes" w:date="2016-03-16T12:49:00Z">
              <w:rPr>
                <w:i/>
                <w:iCs/>
              </w:rPr>
            </w:rPrChange>
          </w:rPr>
          <w:t>Casca de Laranja BOMBA ÁCIDA-&gt; -20 de energia</w:t>
        </w:r>
      </w:ins>
    </w:p>
    <w:p w14:paraId="43E12815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80" w:author="Elias De Moraes Fernandes" w:date="2016-03-16T12:49:00Z"/>
          <w:sz w:val="24"/>
          <w:lang w:val="pt-BR"/>
          <w:rPrChange w:id="381" w:author="Elias De Moraes Fernandes" w:date="2016-03-16T12:49:00Z">
            <w:rPr>
              <w:ins w:id="382" w:author="Elias De Moraes Fernandes" w:date="2016-03-16T12:49:00Z"/>
            </w:rPr>
          </w:rPrChange>
        </w:rPr>
        <w:pPrChange w:id="383" w:author="Elias De Moraes Fernandes" w:date="2016-03-16T12:49:00Z">
          <w:pPr/>
        </w:pPrChange>
      </w:pPr>
      <w:ins w:id="384" w:author="Elias De Moraes Fernandes" w:date="2016-03-16T12:49:00Z">
        <w:r w:rsidRPr="005E2E0B">
          <w:rPr>
            <w:sz w:val="24"/>
            <w:lang w:val="pt-BR"/>
            <w:rPrChange w:id="385" w:author="Elias De Moraes Fernandes" w:date="2016-03-16T12:49:00Z">
              <w:rPr>
                <w:i/>
                <w:iCs/>
              </w:rPr>
            </w:rPrChange>
          </w:rPr>
          <w:lastRenderedPageBreak/>
          <w:t>Casca de Limão BOMBA ÁCIDA-&gt; -25 de energia</w:t>
        </w:r>
      </w:ins>
    </w:p>
    <w:p w14:paraId="2FCB7AA8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86" w:author="Elias De Moraes Fernandes" w:date="2016-03-16T12:49:00Z"/>
          <w:sz w:val="24"/>
          <w:lang w:val="pt-BR"/>
          <w:rPrChange w:id="387" w:author="Elias De Moraes Fernandes" w:date="2016-03-16T12:49:00Z">
            <w:rPr>
              <w:ins w:id="388" w:author="Elias De Moraes Fernandes" w:date="2016-03-16T12:49:00Z"/>
            </w:rPr>
          </w:rPrChange>
        </w:rPr>
        <w:pPrChange w:id="389" w:author="Elias De Moraes Fernandes" w:date="2016-03-16T12:49:00Z">
          <w:pPr/>
        </w:pPrChange>
      </w:pPr>
      <w:ins w:id="390" w:author="Elias De Moraes Fernandes" w:date="2016-03-16T12:49:00Z">
        <w:r w:rsidRPr="005E2E0B">
          <w:rPr>
            <w:sz w:val="24"/>
            <w:lang w:val="pt-BR"/>
            <w:rPrChange w:id="391" w:author="Elias De Moraes Fernandes" w:date="2016-03-16T12:49:00Z">
              <w:rPr>
                <w:b/>
                <w:bCs/>
              </w:rPr>
            </w:rPrChange>
          </w:rPr>
          <w:t>Comportamento do personagem</w:t>
        </w:r>
      </w:ins>
    </w:p>
    <w:p w14:paraId="2C2D4E6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392" w:author="Elias De Moraes Fernandes" w:date="2016-03-16T12:49:00Z"/>
          <w:sz w:val="24"/>
          <w:lang w:val="pt-BR"/>
          <w:rPrChange w:id="393" w:author="Elias De Moraes Fernandes" w:date="2016-03-16T12:49:00Z">
            <w:rPr>
              <w:ins w:id="394" w:author="Elias De Moraes Fernandes" w:date="2016-03-16T12:49:00Z"/>
            </w:rPr>
          </w:rPrChange>
        </w:rPr>
        <w:pPrChange w:id="395" w:author="Elias De Moraes Fernandes" w:date="2016-03-16T12:49:00Z">
          <w:pPr/>
        </w:pPrChange>
      </w:pPr>
      <w:ins w:id="396" w:author="Elias De Moraes Fernandes" w:date="2016-03-16T12:49:00Z">
        <w:r w:rsidRPr="005E2E0B">
          <w:rPr>
            <w:sz w:val="24"/>
            <w:lang w:val="pt-BR"/>
            <w:rPrChange w:id="397" w:author="Elias De Moraes Fernandes" w:date="2016-03-16T12:49:00Z">
              <w:rPr>
                <w:i/>
                <w:iCs/>
              </w:rPr>
            </w:rPrChange>
          </w:rPr>
          <w:t>Ao alimentar -</w:t>
        </w:r>
        <w:proofErr w:type="gramStart"/>
        <w:r w:rsidRPr="005E2E0B">
          <w:rPr>
            <w:sz w:val="24"/>
            <w:lang w:val="pt-BR"/>
            <w:rPrChange w:id="398" w:author="Elias De Moraes Fernandes" w:date="2016-03-16T12:49:00Z">
              <w:rPr/>
            </w:rPrChange>
          </w:rPr>
          <w:t>&gt; Adicionar</w:t>
        </w:r>
        <w:proofErr w:type="gramEnd"/>
        <w:r w:rsidRPr="005E2E0B">
          <w:rPr>
            <w:sz w:val="24"/>
            <w:lang w:val="pt-BR"/>
            <w:rPrChange w:id="399" w:author="Elias De Moraes Fernandes" w:date="2016-03-16T12:49:00Z">
              <w:rPr/>
            </w:rPrChange>
          </w:rPr>
          <w:t xml:space="preserve"> pontos referente à comida (VER ACIMA)</w:t>
        </w:r>
      </w:ins>
    </w:p>
    <w:p w14:paraId="6124C6CA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00" w:author="Elias De Moraes Fernandes" w:date="2016-03-16T12:49:00Z"/>
          <w:sz w:val="24"/>
          <w:lang w:val="pt-BR"/>
          <w:rPrChange w:id="401" w:author="Elias De Moraes Fernandes" w:date="2016-03-16T12:49:00Z">
            <w:rPr>
              <w:ins w:id="402" w:author="Elias De Moraes Fernandes" w:date="2016-03-16T12:49:00Z"/>
            </w:rPr>
          </w:rPrChange>
        </w:rPr>
        <w:pPrChange w:id="403" w:author="Elias De Moraes Fernandes" w:date="2016-03-16T12:49:00Z">
          <w:pPr/>
        </w:pPrChange>
      </w:pPr>
      <w:ins w:id="404" w:author="Elias De Moraes Fernandes" w:date="2016-03-16T12:49:00Z">
        <w:r w:rsidRPr="005E2E0B">
          <w:rPr>
            <w:sz w:val="24"/>
            <w:lang w:val="pt-BR"/>
            <w:rPrChange w:id="405" w:author="Elias De Moraes Fernandes" w:date="2016-03-16T12:49:00Z">
              <w:rPr>
                <w:i/>
                <w:iCs/>
              </w:rPr>
            </w:rPrChange>
          </w:rPr>
          <w:t>Ao tomar hit -&gt; -5 da energia</w:t>
        </w:r>
      </w:ins>
    </w:p>
    <w:p w14:paraId="5AEB0E45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06" w:author="Elias De Moraes Fernandes" w:date="2016-03-16T12:49:00Z"/>
          <w:sz w:val="24"/>
          <w:lang w:val="pt-BR"/>
          <w:rPrChange w:id="407" w:author="Elias De Moraes Fernandes" w:date="2016-03-16T12:49:00Z">
            <w:rPr>
              <w:ins w:id="408" w:author="Elias De Moraes Fernandes" w:date="2016-03-16T12:49:00Z"/>
            </w:rPr>
          </w:rPrChange>
        </w:rPr>
        <w:pPrChange w:id="409" w:author="Elias De Moraes Fernandes" w:date="2016-03-16T12:49:00Z">
          <w:pPr/>
        </w:pPrChange>
      </w:pPr>
      <w:ins w:id="410" w:author="Elias De Moraes Fernandes" w:date="2016-03-16T12:49:00Z">
        <w:r w:rsidRPr="005E2E0B">
          <w:rPr>
            <w:sz w:val="24"/>
            <w:lang w:val="pt-BR"/>
            <w:rPrChange w:id="411" w:author="Elias De Moraes Fernandes" w:date="2016-03-16T12:49:00Z">
              <w:rPr>
                <w:i/>
                <w:iCs/>
              </w:rPr>
            </w:rPrChange>
          </w:rPr>
          <w:t>Ao atingir um Pássaro -&gt; 150 pontos</w:t>
        </w:r>
      </w:ins>
    </w:p>
    <w:p w14:paraId="068F5392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12" w:author="Elias De Moraes Fernandes" w:date="2016-03-16T12:49:00Z"/>
          <w:sz w:val="24"/>
          <w:lang w:val="pt-BR"/>
          <w:rPrChange w:id="413" w:author="Elias De Moraes Fernandes" w:date="2016-03-16T12:49:00Z">
            <w:rPr>
              <w:ins w:id="414" w:author="Elias De Moraes Fernandes" w:date="2016-03-16T12:49:00Z"/>
            </w:rPr>
          </w:rPrChange>
        </w:rPr>
        <w:pPrChange w:id="415" w:author="Elias De Moraes Fernandes" w:date="2016-03-16T12:49:00Z">
          <w:pPr/>
        </w:pPrChange>
      </w:pPr>
      <w:ins w:id="416" w:author="Elias De Moraes Fernandes" w:date="2016-03-16T12:49:00Z">
        <w:r w:rsidRPr="005E2E0B">
          <w:rPr>
            <w:sz w:val="24"/>
            <w:lang w:val="pt-BR"/>
            <w:rPrChange w:id="417" w:author="Elias De Moraes Fernandes" w:date="2016-03-16T12:49:00Z">
              <w:rPr>
                <w:i/>
                <w:iCs/>
              </w:rPr>
            </w:rPrChange>
          </w:rPr>
          <w:t>Ao atingir um Sanguessuga -&gt; 300 pontos</w:t>
        </w:r>
      </w:ins>
    </w:p>
    <w:p w14:paraId="4385CE19" w14:textId="77777777" w:rsidR="005E2E0B" w:rsidRPr="005E2E0B" w:rsidRDefault="005E2E0B">
      <w:pPr>
        <w:pStyle w:val="ListParagraph"/>
        <w:tabs>
          <w:tab w:val="left" w:pos="7672"/>
        </w:tabs>
        <w:ind w:left="0" w:firstLine="360"/>
        <w:rPr>
          <w:ins w:id="418" w:author="Elias De Moraes Fernandes" w:date="2016-03-16T12:49:00Z"/>
          <w:sz w:val="24"/>
          <w:lang w:val="pt-BR"/>
          <w:rPrChange w:id="419" w:author="Elias De Moraes Fernandes" w:date="2016-03-16T12:49:00Z">
            <w:rPr>
              <w:ins w:id="420" w:author="Elias De Moraes Fernandes" w:date="2016-03-16T12:49:00Z"/>
            </w:rPr>
          </w:rPrChange>
        </w:rPr>
        <w:pPrChange w:id="421" w:author="Elias De Moraes Fernandes" w:date="2016-03-16T12:49:00Z">
          <w:pPr/>
        </w:pPrChange>
      </w:pPr>
      <w:ins w:id="422" w:author="Elias De Moraes Fernandes" w:date="2016-03-16T12:49:00Z">
        <w:r w:rsidRPr="005E2E0B">
          <w:rPr>
            <w:sz w:val="24"/>
            <w:lang w:val="pt-BR"/>
            <w:rPrChange w:id="423" w:author="Elias De Moraes Fernandes" w:date="2016-03-16T12:49:00Z">
              <w:rPr>
                <w:i/>
                <w:iCs/>
              </w:rPr>
            </w:rPrChange>
          </w:rPr>
          <w:t>Ao atingir uma Formiga -&gt; 450 pontos</w:t>
        </w:r>
      </w:ins>
    </w:p>
    <w:p w14:paraId="7B7E1F05" w14:textId="05127AC7" w:rsidR="005E2E0B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del w:id="424" w:author="Elias De Moraes Fernandes" w:date="2016-03-16T12:49:00Z">
        <w:r w:rsidRPr="00015550" w:rsidDel="005E2E0B">
          <w:rPr>
            <w:b/>
            <w:sz w:val="24"/>
            <w:lang w:val="pt-BR"/>
          </w:rPr>
          <w:delText xml:space="preserve">- </w:delText>
        </w:r>
        <w:r w:rsidR="00AE2C87" w:rsidRPr="00015550" w:rsidDel="005E2E0B">
          <w:rPr>
            <w:b/>
            <w:sz w:val="24"/>
            <w:lang w:val="pt-PT"/>
          </w:rPr>
          <w:delText>Mé</w:delText>
        </w:r>
        <w:r w:rsidRPr="00015550" w:rsidDel="005E2E0B">
          <w:rPr>
            <w:b/>
            <w:sz w:val="24"/>
            <w:lang w:val="pt-PT"/>
          </w:rPr>
          <w:delText>tricas de gameplay do personagem principal;</w:delText>
        </w:r>
      </w:del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25" w:name="_Toc442190682"/>
      <w:r>
        <w:rPr>
          <w:b/>
          <w:sz w:val="40"/>
          <w:lang w:val="pt-BR"/>
        </w:rPr>
        <w:lastRenderedPageBreak/>
        <w:t>Controles</w:t>
      </w:r>
      <w:bookmarkEnd w:id="425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2F3673EB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del w:id="426" w:author="Elias De Moraes Fernandes" w:date="2016-03-14T17:19:00Z">
        <w:r w:rsidDel="00096B20">
          <w:rPr>
            <w:sz w:val="24"/>
            <w:lang w:val="pt-BR"/>
          </w:rPr>
          <w:delText xml:space="preserve">O </w:delText>
        </w:r>
      </w:del>
      <w:ins w:id="427" w:author="Elias De Moraes Fernandes" w:date="2016-03-14T17:20:00Z">
        <w:r w:rsidR="00096B20">
          <w:rPr>
            <w:sz w:val="24"/>
            <w:lang w:val="pt-BR"/>
          </w:rPr>
          <w:t>O personagem estará sempre se movendo, nunca parado. Para</w:t>
        </w:r>
      </w:ins>
      <w:del w:id="428" w:author="Elias De Moraes Fernandes" w:date="2016-03-14T17:20:00Z">
        <w:r w:rsidDel="00096B20">
          <w:rPr>
            <w:sz w:val="24"/>
            <w:lang w:val="pt-BR"/>
          </w:rPr>
          <w:delText xml:space="preserve">personagem é </w:delText>
        </w:r>
      </w:del>
      <w:ins w:id="429" w:author="Elias De Moraes Fernandes" w:date="2016-03-14T17:20:00Z">
        <w:r w:rsidR="00096B20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controla</w:t>
      </w:r>
      <w:ins w:id="430" w:author="Elias De Moraes Fernandes" w:date="2016-03-14T17:21:00Z">
        <w:r w:rsidR="00096B20">
          <w:rPr>
            <w:sz w:val="24"/>
            <w:lang w:val="pt-BR"/>
          </w:rPr>
          <w:t xml:space="preserve">r, </w:t>
        </w:r>
      </w:ins>
      <w:del w:id="431" w:author="Elias De Moraes Fernandes" w:date="2016-03-14T17:21:00Z">
        <w:r w:rsidDel="00096B20">
          <w:rPr>
            <w:sz w:val="24"/>
            <w:lang w:val="pt-BR"/>
          </w:rPr>
          <w:delText>do através de</w:delText>
        </w:r>
      </w:del>
      <w:ins w:id="432" w:author="Elias De Moraes Fernandes" w:date="2016-03-14T17:21:00Z">
        <w:r w:rsidR="00096B20">
          <w:rPr>
            <w:sz w:val="24"/>
            <w:lang w:val="pt-BR"/>
          </w:rPr>
          <w:t xml:space="preserve"> deve tocar</w:t>
        </w:r>
      </w:ins>
      <w:r>
        <w:rPr>
          <w:sz w:val="24"/>
          <w:lang w:val="pt-BR"/>
        </w:rPr>
        <w:t xml:space="preserve"> </w:t>
      </w:r>
      <w:del w:id="433" w:author="Elias De Moraes Fernandes" w:date="2016-03-14T17:21:00Z">
        <w:r w:rsidDel="00096B20">
          <w:rPr>
            <w:sz w:val="24"/>
            <w:lang w:val="pt-BR"/>
          </w:rPr>
          <w:delText>toques na</w:delText>
        </w:r>
      </w:del>
      <w:ins w:id="434" w:author="Elias De Moraes Fernandes" w:date="2016-03-14T17:21:00Z">
        <w:r w:rsidR="00096B20">
          <w:rPr>
            <w:sz w:val="24"/>
            <w:lang w:val="pt-BR"/>
          </w:rPr>
          <w:t xml:space="preserve">na </w:t>
        </w:r>
      </w:ins>
      <w:r>
        <w:rPr>
          <w:sz w:val="24"/>
          <w:lang w:val="pt-BR"/>
        </w:rPr>
        <w:t xml:space="preserve">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  <w:ins w:id="435" w:author="Elias De Moraes Fernandes" w:date="2016-03-14T17:21:00Z">
        <w:r w:rsidR="00096B20">
          <w:rPr>
            <w:sz w:val="24"/>
            <w:lang w:val="pt-BR"/>
          </w:rPr>
          <w:t>:</w:t>
        </w:r>
      </w:ins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23E6053C" w:rsidR="000A0F17" w:rsidRDefault="00751FC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ins w:id="436" w:author="Elias De Moraes Fernandes" w:date="2016-03-14T18:03:00Z">
        <w:r>
          <w:rPr>
            <w:sz w:val="24"/>
            <w:lang w:val="pt-BR"/>
          </w:rPr>
          <w:t xml:space="preserve">Toque </w:t>
        </w:r>
      </w:ins>
      <w:ins w:id="437" w:author="Elias De Moraes Fernandes" w:date="2016-03-14T18:04:00Z">
        <w:r w:rsidR="009642EC">
          <w:rPr>
            <w:sz w:val="24"/>
            <w:lang w:val="pt-BR"/>
          </w:rPr>
          <w:t xml:space="preserve">no </w:t>
        </w:r>
      </w:ins>
      <w:ins w:id="438" w:author="Elias De Moraes Fernandes" w:date="2016-03-14T18:03:00Z">
        <w:r>
          <w:rPr>
            <w:sz w:val="24"/>
            <w:lang w:val="pt-BR"/>
          </w:rPr>
          <w:t>lado oposto que o personagem está movendo para mudar direç</w:t>
        </w:r>
      </w:ins>
      <w:ins w:id="439" w:author="Elias De Moraes Fernandes" w:date="2016-03-14T18:04:00Z">
        <w:r>
          <w:rPr>
            <w:sz w:val="24"/>
            <w:lang w:val="pt-BR"/>
          </w:rPr>
          <w:t>ão.</w:t>
        </w:r>
      </w:ins>
      <w:del w:id="440" w:author="Elias De Moraes Fernandes" w:date="2016-03-14T17:29:00Z">
        <w:r w:rsidR="000A0F17" w:rsidRPr="000A0F17" w:rsidDel="00FF4CA6">
          <w:rPr>
            <w:sz w:val="24"/>
            <w:lang w:val="pt-BR"/>
          </w:rPr>
          <w:delText>Esquerda</w:delText>
        </w:r>
        <w:r w:rsidR="000A0F17" w:rsidDel="00FF4CA6">
          <w:rPr>
            <w:sz w:val="24"/>
            <w:lang w:val="pt-BR"/>
          </w:rPr>
          <w:delText xml:space="preserve"> </w:delText>
        </w:r>
      </w:del>
      <w:del w:id="441" w:author="Elias De Moraes Fernandes" w:date="2016-03-14T17:32:00Z">
        <w:r w:rsidR="000A0F17" w:rsidDel="0022315C">
          <w:rPr>
            <w:sz w:val="24"/>
            <w:lang w:val="pt-BR"/>
          </w:rPr>
          <w:delText xml:space="preserve">(Tocar lado esquerdo </w:delText>
        </w:r>
      </w:del>
      <w:del w:id="442" w:author="Elias De Moraes Fernandes" w:date="2016-03-14T17:13:00Z">
        <w:r w:rsidR="000A0F17" w:rsidDel="00096B20">
          <w:rPr>
            <w:sz w:val="24"/>
            <w:lang w:val="pt-BR"/>
          </w:rPr>
          <w:delText>da Tela</w:delText>
        </w:r>
      </w:del>
      <w:del w:id="443" w:author="Elias De Moraes Fernandes" w:date="2016-03-14T17:28:00Z">
        <w:r w:rsidR="000A0F17" w:rsidDel="00FF4CA6">
          <w:rPr>
            <w:sz w:val="24"/>
            <w:lang w:val="pt-BR"/>
          </w:rPr>
          <w:delText>)</w:delText>
        </w:r>
      </w:del>
    </w:p>
    <w:p w14:paraId="1D0BD3AC" w14:textId="2421EDE8" w:rsidR="00FF4CA6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del w:id="444" w:author="Elias De Moraes Fernandes" w:date="2016-03-14T17:29:00Z">
        <w:r w:rsidDel="00FF4CA6">
          <w:rPr>
            <w:sz w:val="24"/>
            <w:lang w:val="pt-BR"/>
          </w:rPr>
          <w:delText xml:space="preserve">Direita </w:delText>
        </w:r>
      </w:del>
      <w:del w:id="445" w:author="Elias De Moraes Fernandes" w:date="2016-03-14T17:33:00Z">
        <w:r w:rsidDel="00087206">
          <w:rPr>
            <w:sz w:val="24"/>
            <w:lang w:val="pt-BR"/>
          </w:rPr>
          <w:delText>(Tocar lado direito</w:delText>
        </w:r>
      </w:del>
      <w:del w:id="446" w:author="Elias De Moraes Fernandes" w:date="2016-03-14T17:14:00Z">
        <w:r w:rsidDel="00096B20">
          <w:rPr>
            <w:sz w:val="24"/>
            <w:lang w:val="pt-BR"/>
          </w:rPr>
          <w:delText xml:space="preserve"> da Tela</w:delText>
        </w:r>
      </w:del>
      <w:del w:id="447" w:author="Elias De Moraes Fernandes" w:date="2016-03-14T17:33:00Z">
        <w:r w:rsidDel="00087206">
          <w:rPr>
            <w:sz w:val="24"/>
            <w:lang w:val="pt-BR"/>
          </w:rPr>
          <w:delText>)</w:delText>
        </w:r>
      </w:del>
      <w:ins w:id="448" w:author="Elias De Moraes Fernandes" w:date="2016-03-14T17:37:00Z">
        <w:r w:rsidR="00087206">
          <w:rPr>
            <w:sz w:val="24"/>
            <w:lang w:val="pt-BR"/>
          </w:rPr>
          <w:t>Correr: tocar no m</w:t>
        </w:r>
      </w:ins>
      <w:ins w:id="449" w:author="Elias De Moraes Fernandes" w:date="2016-03-14T17:29:00Z">
        <w:r w:rsidR="00FF4CA6">
          <w:rPr>
            <w:sz w:val="24"/>
            <w:lang w:val="pt-BR"/>
          </w:rPr>
          <w:t>esmo lado que personagem está movendo.</w:t>
        </w:r>
      </w:ins>
    </w:p>
    <w:p w14:paraId="0DC64EC5" w14:textId="1F587785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ins w:id="450" w:author="Elias De Moraes Fernandes" w:date="2016-03-14T17:28:00Z"/>
          <w:sz w:val="24"/>
          <w:lang w:val="pt-BR"/>
        </w:rPr>
      </w:pPr>
      <w:r>
        <w:rPr>
          <w:sz w:val="24"/>
          <w:lang w:val="pt-BR"/>
        </w:rPr>
        <w:t>Cima (</w:t>
      </w:r>
      <w:del w:id="451" w:author="Elias De Moraes Fernandes" w:date="2016-03-14T17:17:00Z">
        <w:r w:rsidDel="00096B20">
          <w:rPr>
            <w:sz w:val="24"/>
            <w:lang w:val="pt-BR"/>
          </w:rPr>
          <w:delText>Deslizar para cima</w:delText>
        </w:r>
      </w:del>
      <w:ins w:id="452" w:author="Elias De Moraes Fernandes" w:date="2016-03-14T17:17:00Z">
        <w:r w:rsidR="00096B20">
          <w:rPr>
            <w:sz w:val="24"/>
            <w:lang w:val="pt-BR"/>
          </w:rPr>
          <w:t>Tocar</w:t>
        </w:r>
      </w:ins>
      <w:ins w:id="453" w:author="Elias De Moraes Fernandes" w:date="2016-03-14T17:18:00Z">
        <w:r w:rsidR="00096B20">
          <w:rPr>
            <w:sz w:val="24"/>
            <w:lang w:val="pt-BR"/>
          </w:rPr>
          <w:t xml:space="preserve"> acima do personagem para pular – quando tiver inimigo próximo ou pular de uma plataforma para outra</w:t>
        </w:r>
      </w:ins>
      <w:del w:id="454" w:author="Elias De Moraes Fernandes" w:date="2016-03-14T17:18:00Z">
        <w:r w:rsidDel="00096B20">
          <w:rPr>
            <w:sz w:val="24"/>
            <w:lang w:val="pt-BR"/>
          </w:rPr>
          <w:delText>, lado esquerdo ou direito da Tela</w:delText>
        </w:r>
      </w:del>
      <w:r>
        <w:rPr>
          <w:sz w:val="24"/>
          <w:lang w:val="pt-BR"/>
        </w:rPr>
        <w:t>)</w:t>
      </w:r>
    </w:p>
    <w:p w14:paraId="0562094F" w14:textId="4631F47A" w:rsidR="00FF4CA6" w:rsidDel="00FF4CA6" w:rsidRDefault="00FF4CA6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del w:id="455" w:author="Elias De Moraes Fernandes" w:date="2016-03-14T17:30:00Z"/>
          <w:sz w:val="24"/>
          <w:lang w:val="pt-BR"/>
        </w:rPr>
      </w:pPr>
    </w:p>
    <w:p w14:paraId="453BEC0D" w14:textId="216E662D" w:rsidR="000A0F17" w:rsidDel="00FF4CA6" w:rsidRDefault="000A0F17" w:rsidP="000A0F17">
      <w:pPr>
        <w:tabs>
          <w:tab w:val="left" w:pos="7672"/>
        </w:tabs>
        <w:ind w:firstLine="1134"/>
        <w:rPr>
          <w:del w:id="456" w:author="Elias De Moraes Fernandes" w:date="2016-03-14T17:30:00Z"/>
          <w:sz w:val="24"/>
          <w:lang w:val="pt-BR"/>
        </w:rPr>
      </w:pPr>
      <w:del w:id="457" w:author="Elias De Moraes Fernandes" w:date="2016-03-14T17:30:00Z">
        <w:r w:rsidDel="00FF4CA6">
          <w:rPr>
            <w:sz w:val="24"/>
            <w:lang w:val="pt-BR"/>
          </w:rPr>
          <w:delText>Especiais</w:delText>
        </w:r>
      </w:del>
    </w:p>
    <w:p w14:paraId="7576E2F0" w14:textId="56B7CB00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del w:id="458" w:author="Elias De Moraes Fernandes" w:date="2016-03-14T17:10:00Z">
        <w:r w:rsidDel="00096B20">
          <w:rPr>
            <w:sz w:val="24"/>
            <w:lang w:val="pt-BR"/>
          </w:rPr>
          <w:delText>Duplo toque</w:delText>
        </w:r>
      </w:del>
      <w:ins w:id="459" w:author="Elias De Moraes Fernandes" w:date="2016-03-14T17:10:00Z">
        <w:r w:rsidR="00096B20">
          <w:rPr>
            <w:sz w:val="24"/>
            <w:lang w:val="pt-BR"/>
          </w:rPr>
          <w:t>Toque</w:t>
        </w:r>
      </w:ins>
      <w:ins w:id="460" w:author="Elias De Moraes Fernandes" w:date="2016-03-14T17:13:00Z">
        <w:r w:rsidR="00096B20">
          <w:rPr>
            <w:sz w:val="24"/>
            <w:lang w:val="pt-BR"/>
          </w:rPr>
          <w:t xml:space="preserve"> (várias vezes)</w:t>
        </w:r>
      </w:ins>
      <w:r>
        <w:rPr>
          <w:sz w:val="24"/>
          <w:lang w:val="pt-BR"/>
        </w:rPr>
        <w:t xml:space="preserve"> em cima do inimigo</w:t>
      </w:r>
      <w:r w:rsidR="002E5AFF">
        <w:rPr>
          <w:sz w:val="24"/>
          <w:lang w:val="pt-BR"/>
        </w:rPr>
        <w:t xml:space="preserve"> </w:t>
      </w:r>
      <w:ins w:id="461" w:author="Elias De Moraes Fernandes" w:date="2016-03-14T17:10:00Z">
        <w:r w:rsidR="00096B20">
          <w:rPr>
            <w:sz w:val="24"/>
            <w:lang w:val="pt-BR"/>
          </w:rPr>
          <w:t xml:space="preserve">para dar dano </w:t>
        </w:r>
      </w:ins>
      <w:del w:id="462" w:author="Elias De Moraes Fernandes" w:date="2016-03-14T17:10:00Z">
        <w:r w:rsidR="002E5AFF" w:rsidDel="00096B20">
          <w:rPr>
            <w:sz w:val="24"/>
            <w:lang w:val="pt-BR"/>
          </w:rPr>
          <w:delText>(para</w:delText>
        </w:r>
      </w:del>
      <w:ins w:id="463" w:author="Elias De Moraes Fernandes" w:date="2016-03-14T17:10:00Z">
        <w:r w:rsidR="00096B20">
          <w:rPr>
            <w:sz w:val="24"/>
            <w:lang w:val="pt-BR"/>
          </w:rPr>
          <w:t>(Se Nonda tiver com bomba ácida</w:t>
        </w:r>
      </w:ins>
      <w:ins w:id="464" w:author="Elias De Moraes Fernandes" w:date="2016-03-14T17:12:00Z">
        <w:r w:rsidR="00096B20">
          <w:rPr>
            <w:sz w:val="24"/>
            <w:lang w:val="pt-BR"/>
          </w:rPr>
          <w:t xml:space="preserve">, </w:t>
        </w:r>
      </w:ins>
      <w:ins w:id="465" w:author="Elias De Moraes Fernandes" w:date="2016-03-14T17:13:00Z">
        <w:r w:rsidR="00096B20">
          <w:rPr>
            <w:sz w:val="24"/>
            <w:lang w:val="pt-BR"/>
          </w:rPr>
          <w:t>será lançada logo em seguida)</w:t>
        </w:r>
      </w:ins>
      <w:del w:id="466" w:author="Elias De Moraes Fernandes" w:date="2016-03-14T17:12:00Z">
        <w:r w:rsidR="006C3CC2" w:rsidDel="00096B20">
          <w:rPr>
            <w:sz w:val="24"/>
            <w:lang w:val="pt-BR"/>
          </w:rPr>
          <w:delText xml:space="preserve"> </w:delText>
        </w:r>
        <w:r w:rsidR="00FF5CFF" w:rsidDel="00096B20">
          <w:rPr>
            <w:sz w:val="24"/>
            <w:lang w:val="pt-BR"/>
          </w:rPr>
          <w:delText>Nonda</w:delText>
        </w:r>
        <w:r w:rsidR="002E5AFF" w:rsidDel="00096B20">
          <w:rPr>
            <w:sz w:val="24"/>
            <w:lang w:val="pt-BR"/>
          </w:rPr>
          <w:delText xml:space="preserve"> lançar </w:delText>
        </w:r>
        <w:r w:rsidR="007973E6" w:rsidDel="00096B20">
          <w:rPr>
            <w:sz w:val="24"/>
            <w:lang w:val="pt-BR"/>
          </w:rPr>
          <w:delText>Bomba Ácida</w:delText>
        </w:r>
      </w:del>
      <w:del w:id="467" w:author="Elias De Moraes Fernandes" w:date="2016-03-14T17:13:00Z">
        <w:r w:rsidR="007973E6" w:rsidDel="00096B20">
          <w:rPr>
            <w:sz w:val="24"/>
            <w:lang w:val="pt-BR"/>
          </w:rPr>
          <w:delText>)</w:delText>
        </w:r>
      </w:del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</w:t>
      </w:r>
      <w:proofErr w:type="spellStart"/>
      <w:r>
        <w:rPr>
          <w:sz w:val="24"/>
          <w:lang w:val="pt-BR"/>
        </w:rPr>
        <w:t>AutoPlay</w:t>
      </w:r>
      <w:proofErr w:type="spellEnd"/>
      <w:r>
        <w:rPr>
          <w:sz w:val="24"/>
          <w:lang w:val="pt-BR"/>
        </w:rPr>
        <w:t>)</w:t>
      </w:r>
    </w:p>
    <w:p w14:paraId="13BC7865" w14:textId="76D53F3A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 xml:space="preserve">) </w:t>
      </w:r>
      <w:del w:id="468" w:author="Elias De Moraes Fernandes" w:date="2016-03-14T17:08:00Z">
        <w:r w:rsidDel="00096B20">
          <w:rPr>
            <w:sz w:val="24"/>
            <w:lang w:val="pt-BR"/>
          </w:rPr>
          <w:delText>para que possa jogar novos alimentos dentro da caixa</w:delText>
        </w:r>
      </w:del>
      <w:ins w:id="469" w:author="Elias De Moraes Fernandes" w:date="2016-03-14T17:08:00Z">
        <w:r w:rsidR="00096B20">
          <w:rPr>
            <w:sz w:val="24"/>
            <w:lang w:val="pt-BR"/>
          </w:rPr>
          <w:t>que vai inserir alimentos de tempo em tempo dentro da caixa</w:t>
        </w:r>
      </w:ins>
      <w:r>
        <w:rPr>
          <w:sz w:val="24"/>
          <w:lang w:val="pt-BR"/>
        </w:rPr>
        <w:t>.</w:t>
      </w:r>
    </w:p>
    <w:p w14:paraId="72DF0E64" w14:textId="70CCA3DD" w:rsidR="005E6EDF" w:rsidRPr="00EB3F4A" w:rsidDel="00EB3F4A" w:rsidRDefault="00EB3F4A">
      <w:pPr>
        <w:pStyle w:val="ListParagraph"/>
        <w:tabs>
          <w:tab w:val="left" w:pos="7672"/>
        </w:tabs>
        <w:ind w:left="567" w:firstLine="360"/>
        <w:rPr>
          <w:ins w:id="470" w:author="Elias De Moraes Fernandes" w:date="2016-03-14T18:07:00Z"/>
          <w:del w:id="471" w:author="Elias De Moraes Fernandes" w:date="2016-03-14T18:06:00Z"/>
          <w:rStyle w:val="Hyperlink"/>
          <w:sz w:val="16"/>
          <w:szCs w:val="16"/>
          <w:rPrChange w:id="472" w:author="Elias De Moraes Fernandes" w:date="2016-03-14T18:07:00Z">
            <w:rPr>
              <w:ins w:id="473" w:author="Elias De Moraes Fernandes" w:date="2016-03-14T18:07:00Z"/>
              <w:del w:id="474" w:author="Elias De Moraes Fernandes" w:date="2016-03-14T18:06:00Z"/>
              <w:sz w:val="24"/>
              <w:lang w:val="pt-BR"/>
            </w:rPr>
          </w:rPrChange>
        </w:rPr>
        <w:pPrChange w:id="475" w:author="Elias De Moraes Fernandes" w:date="2016-03-14T18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476" w:author="Elias De Moraes Fernandes" w:date="2016-03-14T18:07:00Z">
        <w:r>
          <w:rPr>
            <w:sz w:val="16"/>
            <w:szCs w:val="16"/>
            <w:lang w:val="pt-BR"/>
          </w:rPr>
          <w:fldChar w:fldCharType="begin"/>
        </w:r>
        <w:r>
          <w:rPr>
            <w:sz w:val="16"/>
            <w:szCs w:val="16"/>
            <w:lang w:val="pt-BR"/>
          </w:rPr>
          <w:instrText xml:space="preserve"> HYPERLINK "https://hortfrancisblog.files.wordpress.com/2013/11/touchscreen-controls-01.png" </w:instrText>
        </w:r>
        <w:r>
          <w:rPr>
            <w:sz w:val="16"/>
            <w:szCs w:val="16"/>
            <w:lang w:val="pt-BR"/>
          </w:rPr>
          <w:fldChar w:fldCharType="separate"/>
        </w:r>
        <w:r w:rsidRPr="00EB3F4A">
          <w:rPr>
            <w:rStyle w:val="Hyperlink"/>
            <w:sz w:val="16"/>
            <w:szCs w:val="16"/>
            <w:lang w:val="pt-BR"/>
          </w:rPr>
          <w:t>https://hortfrancisblog.files.wordpress.com/2013/11/touchscreen-controls-01.png</w:t>
        </w:r>
        <w:del w:id="477" w:author="Elias De Moraes Fernandes" w:date="2016-03-14T18:06:00Z">
          <w:r w:rsidR="0077658F" w:rsidRPr="00EB3F4A" w:rsidDel="00EB3F4A">
            <w:rPr>
              <w:rStyle w:val="Hyperlink"/>
              <w:sz w:val="16"/>
              <w:szCs w:val="16"/>
              <w:rPrChange w:id="478" w:author="Elias De Moraes Fernandes" w:date="2016-03-14T18:07:00Z">
                <w:rPr>
                  <w:sz w:val="24"/>
                  <w:lang w:val="pt-BR"/>
                </w:rPr>
              </w:rPrChange>
            </w:rPr>
            <w:delText>- Utilize uma imagem de um joystick ou teclado para ilustrar todos os comandos disponíveis;</w:delText>
          </w:r>
        </w:del>
      </w:ins>
    </w:p>
    <w:p w14:paraId="7237FBC0" w14:textId="4B225852" w:rsidR="005E6EDF" w:rsidRDefault="00EB3F4A">
      <w:pPr>
        <w:ind w:left="567"/>
        <w:rPr>
          <w:sz w:val="28"/>
          <w:lang w:val="pt-BR"/>
        </w:rPr>
        <w:pPrChange w:id="479" w:author="Elias De Moraes Fernandes" w:date="2016-03-14T18:07:00Z">
          <w:pPr/>
        </w:pPrChange>
      </w:pPr>
      <w:ins w:id="480" w:author="Elias De Moraes Fernandes" w:date="2016-03-14T18:07:00Z">
        <w:r>
          <w:rPr>
            <w:sz w:val="16"/>
            <w:szCs w:val="16"/>
            <w:lang w:val="pt-BR"/>
          </w:rPr>
          <w:fldChar w:fldCharType="end"/>
        </w:r>
      </w:ins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81" w:name="_Toc442190683"/>
      <w:r>
        <w:rPr>
          <w:b/>
          <w:sz w:val="40"/>
          <w:lang w:val="pt-BR"/>
        </w:rPr>
        <w:lastRenderedPageBreak/>
        <w:t>Câmera</w:t>
      </w:r>
      <w:bookmarkEnd w:id="481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10A5E438" w14:textId="1BF3692E" w:rsidR="00EB3F4A" w:rsidRDefault="00F7464D" w:rsidP="005E6EDF">
      <w:pPr>
        <w:pStyle w:val="ListParagraph"/>
        <w:tabs>
          <w:tab w:val="left" w:pos="7672"/>
        </w:tabs>
        <w:ind w:left="360"/>
        <w:rPr>
          <w:ins w:id="482" w:author="Elias De Moraes Fernandes" w:date="2016-03-14T18:12:00Z"/>
          <w:sz w:val="24"/>
          <w:lang w:val="pt-BR"/>
        </w:rPr>
      </w:pPr>
      <w:r w:rsidRPr="00F7464D">
        <w:rPr>
          <w:sz w:val="24"/>
          <w:lang w:val="pt-BR"/>
        </w:rPr>
        <w:t>A câmera é lateral</w:t>
      </w:r>
      <w:ins w:id="483" w:author="Elias De Moraes Fernandes" w:date="2016-03-14T18:13:00Z">
        <w:r w:rsidR="00EB3F4A">
          <w:rPr>
            <w:sz w:val="24"/>
            <w:lang w:val="pt-BR"/>
          </w:rPr>
          <w:t xml:space="preserve"> (</w:t>
        </w:r>
        <w:proofErr w:type="spellStart"/>
        <w:r w:rsidR="00EB3F4A">
          <w:rPr>
            <w:sz w:val="24"/>
            <w:lang w:val="pt-BR"/>
          </w:rPr>
          <w:t>side</w:t>
        </w:r>
        <w:proofErr w:type="spellEnd"/>
        <w:r w:rsidR="00EB3F4A">
          <w:rPr>
            <w:sz w:val="24"/>
            <w:lang w:val="pt-BR"/>
          </w:rPr>
          <w:t xml:space="preserve"> </w:t>
        </w:r>
        <w:proofErr w:type="spellStart"/>
        <w:r w:rsidR="00EB3F4A">
          <w:rPr>
            <w:sz w:val="24"/>
            <w:lang w:val="pt-BR"/>
          </w:rPr>
          <w:t>view</w:t>
        </w:r>
        <w:proofErr w:type="spellEnd"/>
        <w:r w:rsidR="00EB3F4A">
          <w:rPr>
            <w:sz w:val="24"/>
            <w:lang w:val="pt-BR"/>
          </w:rPr>
          <w:t>)</w:t>
        </w:r>
      </w:ins>
      <w:r w:rsidRPr="00F7464D">
        <w:rPr>
          <w:sz w:val="24"/>
          <w:lang w:val="pt-BR"/>
        </w:rPr>
        <w:t xml:space="preserve"> da perspectiva do jogador, em 2D. </w:t>
      </w:r>
      <w:ins w:id="484" w:author="Elias De Moraes Fernandes" w:date="2016-03-14T18:13:00Z">
        <w:r w:rsidR="00EB3F4A">
          <w:rPr>
            <w:sz w:val="24"/>
            <w:lang w:val="pt-BR"/>
          </w:rPr>
          <w:t xml:space="preserve">Terá uma câmera que segue o jogador </w:t>
        </w:r>
      </w:ins>
      <w:ins w:id="485" w:author="Elias De Moraes Fernandes" w:date="2016-03-14T18:14:00Z">
        <w:r w:rsidR="00731044">
          <w:rPr>
            <w:sz w:val="24"/>
            <w:lang w:val="pt-BR"/>
          </w:rPr>
          <w:t>(com zoom)</w:t>
        </w:r>
        <w:r w:rsidR="00C77916">
          <w:rPr>
            <w:sz w:val="24"/>
            <w:lang w:val="pt-BR"/>
          </w:rPr>
          <w:t>.</w:t>
        </w:r>
      </w:ins>
      <w:ins w:id="486" w:author="Elias De Moraes Fernandes" w:date="2016-03-14T18:39:00Z">
        <w:r w:rsidR="00D81EDC">
          <w:rPr>
            <w:sz w:val="24"/>
            <w:lang w:val="pt-BR"/>
          </w:rPr>
          <w:t xml:space="preserve"> A proporção do jogador será como </w:t>
        </w:r>
      </w:ins>
      <w:ins w:id="487" w:author="Elias De Moraes Fernandes" w:date="2016-03-16T12:42:00Z">
        <w:r w:rsidR="009025B6">
          <w:rPr>
            <w:sz w:val="24"/>
            <w:lang w:val="pt-BR"/>
          </w:rPr>
          <w:t>mostrada</w:t>
        </w:r>
      </w:ins>
      <w:ins w:id="488" w:author="Elias De Moraes Fernandes" w:date="2016-03-14T18:39:00Z">
        <w:r w:rsidR="00D81EDC">
          <w:rPr>
            <w:sz w:val="24"/>
            <w:lang w:val="pt-BR"/>
          </w:rPr>
          <w:t xml:space="preserve"> abaixo.</w:t>
        </w:r>
      </w:ins>
    </w:p>
    <w:p w14:paraId="75B7362A" w14:textId="0CBE6CDE" w:rsidR="00EB3F4A" w:rsidRPr="00F7464D" w:rsidRDefault="005A47B5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del w:id="489" w:author="Elias De Moraes Fernandes" w:date="2016-03-14T18:12:00Z">
        <w:r w:rsidDel="00EB3F4A">
          <w:rPr>
            <w:sz w:val="24"/>
            <w:lang w:val="pt-BR"/>
          </w:rPr>
          <w:delText xml:space="preserve">Ele visualiza </w:delText>
        </w:r>
        <w:r w:rsidR="00FE3412" w:rsidDel="00EB3F4A">
          <w:rPr>
            <w:sz w:val="24"/>
            <w:lang w:val="pt-BR"/>
          </w:rPr>
          <w:delText>em</w:delText>
        </w:r>
      </w:del>
      <w:del w:id="490" w:author="Elias De Moraes Fernandes" w:date="2016-03-14T18:13:00Z">
        <w:r w:rsidR="00FE3412" w:rsidDel="00EB3F4A">
          <w:rPr>
            <w:sz w:val="24"/>
            <w:lang w:val="pt-BR"/>
          </w:rPr>
          <w:delText xml:space="preserve"> side view (vista lateral).</w:delText>
        </w:r>
      </w:del>
    </w:p>
    <w:p w14:paraId="46368076" w14:textId="77777777" w:rsidR="00850271" w:rsidRDefault="00B76A53">
      <w:pPr>
        <w:pStyle w:val="ListParagraph"/>
        <w:keepNext/>
        <w:tabs>
          <w:tab w:val="left" w:pos="7672"/>
        </w:tabs>
        <w:ind w:left="0" w:firstLine="360"/>
        <w:jc w:val="center"/>
        <w:rPr>
          <w:ins w:id="491" w:author="Elias De Moraes Fernandes" w:date="2016-03-14T18:40:00Z"/>
        </w:rPr>
        <w:pPrChange w:id="492" w:author="Elias De Moraes Fernandes" w:date="2016-03-14T18:40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r>
        <w:rPr>
          <w:noProof/>
          <w:sz w:val="24"/>
        </w:rPr>
        <w:drawing>
          <wp:inline distT="0" distB="0" distL="0" distR="0" wp14:anchorId="0368F63F" wp14:editId="4DD006D0">
            <wp:extent cx="4708052" cy="2643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26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21CC" w14:textId="5DEB5DA3" w:rsidR="0091226E" w:rsidRDefault="00850271">
      <w:pPr>
        <w:pStyle w:val="Caption"/>
        <w:rPr>
          <w:sz w:val="24"/>
          <w:lang w:val="pt-BR"/>
        </w:rPr>
        <w:pPrChange w:id="493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proofErr w:type="spellStart"/>
      <w:ins w:id="494" w:author="Elias De Moraes Fernandes" w:date="2016-03-14T18:40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495" w:author="Elias De Moraes Fernandes" w:date="2016-03-16T13:16:00Z">
        <w:r w:rsidR="00D71A67">
          <w:rPr>
            <w:noProof/>
          </w:rPr>
          <w:t>1</w:t>
        </w:r>
      </w:ins>
      <w:ins w:id="496" w:author="Elias De Moraes Fernandes" w:date="2016-03-14T18:40:00Z">
        <w:r>
          <w:fldChar w:fldCharType="end"/>
        </w:r>
        <w:r>
          <w:t xml:space="preserve">  - Camera Side View </w:t>
        </w:r>
        <w:proofErr w:type="spellStart"/>
        <w:r>
          <w:t>usando</w:t>
        </w:r>
        <w:proofErr w:type="spellEnd"/>
        <w:r>
          <w:t xml:space="preserve"> </w:t>
        </w:r>
        <w:proofErr w:type="spellStart"/>
        <w:r>
          <w:t>proporção</w:t>
        </w:r>
      </w:ins>
      <w:proofErr w:type="spellEnd"/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97" w:name="_Toc442190684"/>
      <w:r>
        <w:rPr>
          <w:b/>
          <w:sz w:val="40"/>
          <w:lang w:val="pt-BR"/>
        </w:rPr>
        <w:lastRenderedPageBreak/>
        <w:t>Universo do Jogo</w:t>
      </w:r>
      <w:bookmarkEnd w:id="497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4977D6EE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</w:t>
      </w:r>
      <w:del w:id="498" w:author="Elias De Moraes Fernandes" w:date="2016-03-14T18:24:00Z">
        <w:r w:rsidDel="00DC73DB">
          <w:rPr>
            <w:sz w:val="24"/>
            <w:lang w:val="pt-BR"/>
          </w:rPr>
          <w:delText xml:space="preserve">entre </w:delText>
        </w:r>
      </w:del>
      <w:ins w:id="499" w:author="Elias De Moraes Fernandes" w:date="2016-03-14T18:24:00Z">
        <w:r w:rsidR="00DC73DB">
          <w:rPr>
            <w:sz w:val="24"/>
            <w:lang w:val="pt-BR"/>
          </w:rPr>
          <w:t xml:space="preserve">para </w:t>
        </w:r>
      </w:ins>
      <w:r>
        <w:rPr>
          <w:sz w:val="24"/>
          <w:lang w:val="pt-BR"/>
        </w:rPr>
        <w:t>pegar o alimento e fazer maior pontuação</w:t>
      </w:r>
      <w:r w:rsidR="00110958">
        <w:rPr>
          <w:sz w:val="24"/>
          <w:lang w:val="pt-BR"/>
        </w:rPr>
        <w:t>.</w:t>
      </w:r>
    </w:p>
    <w:p w14:paraId="34445EA8" w14:textId="6FB61274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</w:t>
      </w:r>
      <w:del w:id="500" w:author="Elias De Moraes Fernandes" w:date="2016-03-14T18:25:00Z">
        <w:r w:rsidR="00662181" w:rsidDel="00DC73DB">
          <w:rPr>
            <w:sz w:val="24"/>
            <w:lang w:val="pt-BR"/>
          </w:rPr>
          <w:delText xml:space="preserve">Existe uma </w:delText>
        </w:r>
      </w:del>
      <w:ins w:id="501" w:author="Elias De Moraes Fernandes" w:date="2016-03-14T18:25:00Z">
        <w:r w:rsidR="00DC73DB">
          <w:rPr>
            <w:sz w:val="24"/>
            <w:lang w:val="pt-BR"/>
          </w:rPr>
          <w:t xml:space="preserve">A </w:t>
        </w:r>
      </w:ins>
      <w:r w:rsidR="00662181">
        <w:rPr>
          <w:sz w:val="24"/>
          <w:lang w:val="pt-BR"/>
        </w:rPr>
        <w:t xml:space="preserve">pontuação </w:t>
      </w:r>
      <w:del w:id="502" w:author="Elias De Moraes Fernandes" w:date="2016-03-14T18:25:00Z">
        <w:r w:rsidR="00662181" w:rsidDel="00DC73DB">
          <w:rPr>
            <w:sz w:val="24"/>
            <w:lang w:val="pt-BR"/>
          </w:rPr>
          <w:delText xml:space="preserve">em </w:delText>
        </w:r>
      </w:del>
      <w:r w:rsidR="00662181">
        <w:rPr>
          <w:sz w:val="24"/>
          <w:lang w:val="pt-BR"/>
        </w:rPr>
        <w:t xml:space="preserve">que o jogador </w:t>
      </w:r>
      <w:del w:id="503" w:author="Elias De Moraes Fernandes" w:date="2016-03-14T18:25:00Z">
        <w:r w:rsidR="00662181" w:rsidDel="00DC73DB">
          <w:rPr>
            <w:sz w:val="24"/>
            <w:lang w:val="pt-BR"/>
          </w:rPr>
          <w:delText>tem que</w:delText>
        </w:r>
      </w:del>
      <w:ins w:id="504" w:author="Elias De Moraes Fernandes" w:date="2016-03-14T18:25:00Z">
        <w:r w:rsidR="00DC73DB">
          <w:rPr>
            <w:sz w:val="24"/>
            <w:lang w:val="pt-BR"/>
          </w:rPr>
          <w:t xml:space="preserve">precisa </w:t>
        </w:r>
      </w:ins>
      <w:del w:id="505" w:author="Elias De Moraes Fernandes" w:date="2016-03-14T18:26:00Z">
        <w:r w:rsidR="00662181" w:rsidDel="00DC73DB">
          <w:rPr>
            <w:sz w:val="24"/>
            <w:lang w:val="pt-BR"/>
          </w:rPr>
          <w:delText xml:space="preserve"> </w:delText>
        </w:r>
      </w:del>
      <w:r w:rsidR="00662181">
        <w:rPr>
          <w:sz w:val="24"/>
          <w:lang w:val="pt-BR"/>
        </w:rPr>
        <w:t>atingir</w:t>
      </w:r>
      <w:del w:id="506" w:author="Elias De Moraes Fernandes" w:date="2016-03-14T18:26:00Z">
        <w:r w:rsidR="00745547" w:rsidDel="00DC73DB">
          <w:rPr>
            <w:sz w:val="24"/>
            <w:lang w:val="pt-BR"/>
          </w:rPr>
          <w:delText xml:space="preserve">, </w:delText>
        </w:r>
      </w:del>
      <w:del w:id="507" w:author="Elias De Moraes Fernandes" w:date="2016-03-14T18:25:00Z">
        <w:r w:rsidR="00745547" w:rsidDel="00DC73DB">
          <w:rPr>
            <w:sz w:val="24"/>
            <w:lang w:val="pt-BR"/>
          </w:rPr>
          <w:delText>que</w:delText>
        </w:r>
      </w:del>
      <w:ins w:id="508" w:author="Elias De Moraes Fernandes" w:date="2016-03-14T18:26:00Z">
        <w:r w:rsidR="00DC73DB">
          <w:rPr>
            <w:sz w:val="24"/>
            <w:lang w:val="pt-BR"/>
          </w:rPr>
          <w:t xml:space="preserve"> </w:t>
        </w:r>
      </w:ins>
      <w:del w:id="509" w:author="Elias De Moraes Fernandes" w:date="2016-03-14T18:25:00Z">
        <w:r w:rsidR="00745547" w:rsidDel="00DC73DB">
          <w:rPr>
            <w:sz w:val="24"/>
            <w:lang w:val="pt-BR"/>
          </w:rPr>
          <w:delText xml:space="preserve"> </w:delText>
        </w:r>
      </w:del>
      <w:r w:rsidR="00745547">
        <w:rPr>
          <w:sz w:val="24"/>
          <w:lang w:val="pt-BR"/>
        </w:rPr>
        <w:t>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Groodle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Theme</w:t>
      </w:r>
      <w:proofErr w:type="spellEnd"/>
      <w:r>
        <w:rPr>
          <w:sz w:val="24"/>
          <w:lang w:val="pt-BR"/>
        </w:rPr>
        <w:t xml:space="preserve"> </w:t>
      </w:r>
      <w:hyperlink r:id="rId10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proofErr w:type="spellEnd"/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proofErr w:type="spellStart"/>
      <w:r w:rsidR="009E1D0D">
        <w:rPr>
          <w:sz w:val="24"/>
          <w:lang w:val="pt-BR"/>
        </w:rPr>
        <w:t>Loading</w:t>
      </w:r>
      <w:proofErr w:type="spellEnd"/>
      <w:r w:rsidR="009E1D0D">
        <w:rPr>
          <w:sz w:val="24"/>
          <w:lang w:val="pt-BR"/>
        </w:rPr>
        <w:t xml:space="preserve"> </w:t>
      </w:r>
      <w:proofErr w:type="spellStart"/>
      <w:r w:rsidR="009E1D0D">
        <w:rPr>
          <w:sz w:val="24"/>
          <w:lang w:val="pt-BR"/>
        </w:rPr>
        <w:t>Scene</w:t>
      </w:r>
      <w:proofErr w:type="spellEnd"/>
      <w:r w:rsidR="009E1D0D">
        <w:rPr>
          <w:sz w:val="24"/>
          <w:lang w:val="pt-BR"/>
        </w:rPr>
        <w:t xml:space="preserve"> </w:t>
      </w:r>
      <w:hyperlink r:id="rId11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12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Up</w:t>
      </w:r>
      <w:proofErr w:type="spellEnd"/>
      <w:r>
        <w:rPr>
          <w:sz w:val="24"/>
          <w:lang w:val="pt-BR"/>
        </w:rPr>
        <w:t xml:space="preserve">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</w:t>
      </w:r>
      <w:proofErr w:type="spellStart"/>
      <w:r w:rsidR="009A32DF">
        <w:rPr>
          <w:sz w:val="24"/>
          <w:lang w:val="pt-BR"/>
        </w:rPr>
        <w:t>Win</w:t>
      </w:r>
      <w:proofErr w:type="spellEnd"/>
      <w:r w:rsidR="009A32DF">
        <w:rPr>
          <w:sz w:val="24"/>
          <w:lang w:val="pt-BR"/>
        </w:rPr>
        <w:t>)</w:t>
      </w:r>
      <w:r>
        <w:rPr>
          <w:sz w:val="24"/>
          <w:lang w:val="pt-BR"/>
        </w:rPr>
        <w:t xml:space="preserve"> </w:t>
      </w:r>
      <w:hyperlink r:id="rId14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5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Default="009A32DF" w:rsidP="0061038E">
      <w:pPr>
        <w:pStyle w:val="ListParagraph"/>
        <w:tabs>
          <w:tab w:val="left" w:pos="709"/>
        </w:tabs>
        <w:ind w:left="0" w:firstLine="709"/>
        <w:rPr>
          <w:ins w:id="510" w:author="Elias De Moraes Fernandes" w:date="2016-03-14T18:26:00Z"/>
          <w:rStyle w:val="Hyperlink"/>
          <w:sz w:val="24"/>
          <w:lang w:val="pt-BR"/>
        </w:rPr>
      </w:pPr>
      <w:r>
        <w:rPr>
          <w:sz w:val="24"/>
          <w:lang w:val="pt-BR"/>
        </w:rPr>
        <w:t>Derrota (</w:t>
      </w:r>
      <w:proofErr w:type="spellStart"/>
      <w:r>
        <w:rPr>
          <w:sz w:val="24"/>
          <w:lang w:val="pt-BR"/>
        </w:rPr>
        <w:t>Lose</w:t>
      </w:r>
      <w:proofErr w:type="spellEnd"/>
      <w:r>
        <w:rPr>
          <w:sz w:val="24"/>
          <w:lang w:val="pt-BR"/>
        </w:rPr>
        <w:t xml:space="preserve">) </w:t>
      </w:r>
      <w:hyperlink r:id="rId16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3FD543D" w14:textId="77777777" w:rsidR="00BC1739" w:rsidRPr="0061038E" w:rsidRDefault="00BC1739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</w:p>
    <w:p w14:paraId="2D7436BD" w14:textId="31056974" w:rsidR="0077658F" w:rsidRPr="0077658F" w:rsidDel="00BC1739" w:rsidRDefault="0077658F" w:rsidP="0077658F">
      <w:pPr>
        <w:pStyle w:val="ListParagraph"/>
        <w:tabs>
          <w:tab w:val="left" w:pos="7672"/>
        </w:tabs>
        <w:ind w:left="0" w:firstLine="360"/>
        <w:rPr>
          <w:del w:id="511" w:author="Elias De Moraes Fernandes" w:date="2016-03-14T18:26:00Z"/>
          <w:sz w:val="24"/>
          <w:lang w:val="pt-BR"/>
        </w:rPr>
      </w:pPr>
      <w:del w:id="512" w:author="Elias De Moraes Fernandes" w:date="2016-03-14T18:26:00Z">
        <w:r w:rsidDel="00BC1739">
          <w:rPr>
            <w:sz w:val="24"/>
            <w:lang w:val="pt-BR"/>
          </w:rPr>
          <w:delText xml:space="preserve">- </w:delText>
        </w:r>
        <w:r w:rsidRPr="0077658F" w:rsidDel="00BC1739">
          <w:rPr>
            <w:sz w:val="24"/>
            <w:lang w:val="pt-BR"/>
          </w:rPr>
          <w:delText>Inclua ilustrações de todos os mapas e fases do jogo;</w:delText>
        </w:r>
      </w:del>
    </w:p>
    <w:p w14:paraId="5E64BE22" w14:textId="37AB4F39" w:rsidR="005E6EDF" w:rsidRDefault="005E6EDF" w:rsidP="0077658F">
      <w:pPr>
        <w:ind w:firstLine="360"/>
        <w:rPr>
          <w:ins w:id="513" w:author="Elias De Moraes Fernandes" w:date="2016-03-14T18:26:00Z"/>
          <w:sz w:val="24"/>
          <w:lang w:val="pt-BR"/>
        </w:rPr>
      </w:pPr>
      <w:del w:id="514" w:author="Elias De Moraes Fernandes" w:date="2016-03-14T18:26:00Z">
        <w:r w:rsidRPr="0077658F" w:rsidDel="00BC1739">
          <w:rPr>
            <w:sz w:val="24"/>
            <w:lang w:val="pt-BR"/>
          </w:rPr>
          <w:br w:type="page"/>
        </w:r>
      </w:del>
    </w:p>
    <w:p w14:paraId="420B0D82" w14:textId="77777777" w:rsidR="00BC1739" w:rsidRPr="0077658F" w:rsidRDefault="00BC1739" w:rsidP="0077658F">
      <w:pPr>
        <w:ind w:firstLine="360"/>
        <w:rPr>
          <w:sz w:val="24"/>
          <w:lang w:val="pt-BR"/>
        </w:rPr>
      </w:pP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15" w:name="_Toc442190685"/>
      <w:r>
        <w:rPr>
          <w:b/>
          <w:sz w:val="40"/>
          <w:lang w:val="pt-BR"/>
        </w:rPr>
        <w:lastRenderedPageBreak/>
        <w:t>Inimigos</w:t>
      </w:r>
      <w:bookmarkEnd w:id="515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58233A67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516" w:author="Elias De Moraes Fernandes" w:date="2016-03-14T18:41:00Z"/>
        </w:rPr>
        <w:pPrChange w:id="517" w:author="Elias De Moraes Fernandes" w:date="2016-03-14T18:4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5151" w14:textId="1FF7E2A9" w:rsidR="0077658F" w:rsidRDefault="00850271">
      <w:pPr>
        <w:pStyle w:val="Caption"/>
        <w:rPr>
          <w:sz w:val="24"/>
          <w:lang w:val="pt-BR"/>
        </w:rPr>
        <w:pPrChange w:id="518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19" w:author="Elias De Moraes Fernandes" w:date="2016-03-14T18:41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20" w:author="Elias De Moraes Fernandes" w:date="2016-03-16T13:16:00Z">
        <w:r w:rsidR="00D71A67">
          <w:rPr>
            <w:noProof/>
          </w:rPr>
          <w:t>2</w:t>
        </w:r>
      </w:ins>
      <w:ins w:id="521" w:author="Elias De Moraes Fernandes" w:date="2016-03-14T18:41:00Z">
        <w:r>
          <w:fldChar w:fldCharType="end"/>
        </w:r>
        <w:r>
          <w:t xml:space="preserve"> - Sketch: </w:t>
        </w:r>
        <w:proofErr w:type="spellStart"/>
        <w:r>
          <w:t>Inimigo</w:t>
        </w:r>
        <w:proofErr w:type="spellEnd"/>
        <w:r>
          <w:t xml:space="preserve"> </w:t>
        </w:r>
        <w:proofErr w:type="spellStart"/>
        <w:r>
          <w:t>Sanguessuga</w:t>
        </w:r>
      </w:ins>
      <w:proofErr w:type="spellEnd"/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0BA8E2A5" w14:textId="77777777" w:rsidR="00850271" w:rsidRDefault="00634B8B">
      <w:pPr>
        <w:pStyle w:val="ListParagraph"/>
        <w:keepNext/>
        <w:tabs>
          <w:tab w:val="left" w:pos="7672"/>
        </w:tabs>
        <w:ind w:left="0" w:firstLine="360"/>
        <w:rPr>
          <w:ins w:id="522" w:author="Elias De Moraes Fernandes" w:date="2016-03-14T18:42:00Z"/>
        </w:rPr>
        <w:pPrChange w:id="523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775AA439" wp14:editId="018088DE">
            <wp:extent cx="5894183" cy="2232000"/>
            <wp:effectExtent l="0" t="0" r="0" b="3810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2" b="31622"/>
                    <a:stretch/>
                  </pic:blipFill>
                  <pic:spPr bwMode="auto">
                    <a:xfrm>
                      <a:off x="0" y="0"/>
                      <a:ext cx="5940425" cy="22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9F73" w14:textId="51C081A4" w:rsidR="00C60DD6" w:rsidRDefault="00850271">
      <w:pPr>
        <w:pStyle w:val="Caption"/>
        <w:rPr>
          <w:ins w:id="524" w:author="Elias De Moraes Fernandes" w:date="2016-03-16T12:48:00Z"/>
        </w:rPr>
        <w:pPrChange w:id="525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26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27" w:author="Elias De Moraes Fernandes" w:date="2016-03-16T13:16:00Z">
        <w:r w:rsidR="00D71A67">
          <w:rPr>
            <w:noProof/>
          </w:rPr>
          <w:t>3</w:t>
        </w:r>
      </w:ins>
      <w:ins w:id="528" w:author="Elias De Moraes Fernandes" w:date="2016-03-14T18:42:00Z">
        <w:r>
          <w:fldChar w:fldCharType="end"/>
        </w:r>
        <w:r w:rsidRPr="000E58AD">
          <w:t xml:space="preserve"> - Sketch: </w:t>
        </w:r>
        <w:proofErr w:type="spellStart"/>
        <w:r w:rsidRPr="000E58AD">
          <w:t>Inimigo</w:t>
        </w:r>
        <w:proofErr w:type="spellEnd"/>
        <w:r w:rsidRPr="000E58AD">
          <w:t xml:space="preserve"> </w:t>
        </w:r>
        <w:proofErr w:type="spellStart"/>
        <w:r>
          <w:t>Pássaro</w:t>
        </w:r>
      </w:ins>
      <w:proofErr w:type="spellEnd"/>
    </w:p>
    <w:p w14:paraId="22A6FB28" w14:textId="77777777" w:rsidR="005E2E0B" w:rsidRDefault="005E2E0B">
      <w:pPr>
        <w:rPr>
          <w:ins w:id="529" w:author="Elias De Moraes Fernandes" w:date="2016-03-16T12:48:00Z"/>
        </w:rPr>
        <w:pPrChange w:id="530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FDEF9D" w14:textId="5BCB25E8" w:rsidR="005E2E0B" w:rsidRPr="005E2E0B" w:rsidDel="005E2E0B" w:rsidRDefault="005E2E0B">
      <w:pPr>
        <w:rPr>
          <w:del w:id="531" w:author="Elias De Moraes Fernandes" w:date="2016-03-16T12:50:00Z"/>
          <w:rPrChange w:id="532" w:author="Elias De Moraes Fernandes" w:date="2016-03-16T12:48:00Z">
            <w:rPr>
              <w:del w:id="533" w:author="Elias De Moraes Fernandes" w:date="2016-03-16T12:50:00Z"/>
              <w:sz w:val="24"/>
              <w:lang w:val="pt-BR"/>
            </w:rPr>
          </w:rPrChange>
        </w:rPr>
        <w:pPrChange w:id="534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BAD08B8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535" w:author="Elias De Moraes Fernandes" w:date="2016-03-14T18:42:00Z"/>
        </w:rPr>
        <w:pPrChange w:id="536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75B3622E" w:rsidR="008159B8" w:rsidRPr="0077658F" w:rsidRDefault="00850271">
      <w:pPr>
        <w:pStyle w:val="Caption"/>
        <w:rPr>
          <w:sz w:val="24"/>
          <w:lang w:val="pt-BR"/>
        </w:rPr>
        <w:pPrChange w:id="537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538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539" w:author="Elias De Moraes Fernandes" w:date="2016-03-16T13:16:00Z">
        <w:r w:rsidR="00D71A67">
          <w:rPr>
            <w:noProof/>
          </w:rPr>
          <w:t>4</w:t>
        </w:r>
      </w:ins>
      <w:ins w:id="540" w:author="Elias De Moraes Fernandes" w:date="2016-03-14T18:42:00Z">
        <w:r>
          <w:fldChar w:fldCharType="end"/>
        </w:r>
        <w:r w:rsidRPr="00DF4DD5">
          <w:t xml:space="preserve"> - Sketch: </w:t>
        </w:r>
        <w:proofErr w:type="spellStart"/>
        <w:r w:rsidRPr="00DF4DD5">
          <w:t>Inimigo</w:t>
        </w:r>
        <w:proofErr w:type="spellEnd"/>
        <w:r w:rsidRPr="00DF4DD5">
          <w:t xml:space="preserve"> </w:t>
        </w:r>
        <w:proofErr w:type="spellStart"/>
        <w:r>
          <w:t>Formiga</w:t>
        </w:r>
      </w:ins>
      <w:proofErr w:type="spellEnd"/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ins w:id="541" w:author="Elias De Moraes Fernandes" w:date="2016-03-16T11:23:00Z"/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51C4F6B9" w14:textId="77777777" w:rsidR="00141384" w:rsidRDefault="00141384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4B447099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proofErr w:type="spellStart"/>
      <w:r>
        <w:rPr>
          <w:sz w:val="24"/>
          <w:lang w:val="pt-BR"/>
        </w:rPr>
        <w:t>ássaro</w:t>
      </w:r>
      <w:proofErr w:type="spellEnd"/>
      <w:r>
        <w:rPr>
          <w:sz w:val="24"/>
          <w:lang w:val="pt-BR"/>
        </w:rPr>
        <w:t xml:space="preserve"> comendo todo alimento antes </w:t>
      </w:r>
      <w:r w:rsidR="00C03660">
        <w:rPr>
          <w:sz w:val="24"/>
          <w:lang w:val="pt-BR"/>
        </w:rPr>
        <w:t>deles</w:t>
      </w:r>
      <w:del w:id="542" w:author="Elias De Moraes Fernandes" w:date="2016-03-16T11:24:00Z">
        <w:r w:rsidDel="00141384">
          <w:rPr>
            <w:sz w:val="24"/>
            <w:lang w:val="pt-BR"/>
          </w:rPr>
          <w:delText>, principalmente</w:delText>
        </w:r>
        <w:r w:rsidDel="00141384">
          <w:rPr>
            <w:sz w:val="24"/>
            <w:lang w:val="en-CA"/>
          </w:rPr>
          <w:delText xml:space="preserve"> os </w:delText>
        </w:r>
        <w:r w:rsidR="00C03660" w:rsidDel="00141384">
          <w:rPr>
            <w:sz w:val="24"/>
            <w:lang w:val="en-CA"/>
          </w:rPr>
          <w:delText xml:space="preserve">alimentos que aparecerem </w:delText>
        </w:r>
        <w:r w:rsidDel="00141384">
          <w:rPr>
            <w:sz w:val="24"/>
            <w:lang w:val="pt-BR"/>
          </w:rPr>
          <w:delText>no topo da tela.</w:delText>
        </w:r>
      </w:del>
      <w:ins w:id="543" w:author="Elias De Moraes Fernandes" w:date="2016-03-16T11:24:00Z">
        <w:r w:rsidR="00141384">
          <w:rPr>
            <w:sz w:val="24"/>
            <w:lang w:val="pt-BR"/>
          </w:rPr>
          <w:t xml:space="preserve"> e matando eles tocando sobre eles</w:t>
        </w:r>
      </w:ins>
      <w:r>
        <w:rPr>
          <w:sz w:val="24"/>
          <w:lang w:val="pt-BR"/>
        </w:rPr>
        <w:t xml:space="preserve"> </w:t>
      </w:r>
    </w:p>
    <w:p w14:paraId="64D7A438" w14:textId="77777777" w:rsidR="00141384" w:rsidRPr="00224CE5" w:rsidDel="00141384" w:rsidRDefault="00141384" w:rsidP="00141384">
      <w:pPr>
        <w:pStyle w:val="ListParagraph"/>
        <w:tabs>
          <w:tab w:val="left" w:pos="7672"/>
        </w:tabs>
        <w:ind w:left="0" w:firstLine="360"/>
        <w:rPr>
          <w:del w:id="544" w:author="Elias De Moraes Fernandes" w:date="2016-03-16T11:25:00Z"/>
          <w:sz w:val="24"/>
          <w:lang w:val="en-CA"/>
        </w:rPr>
      </w:pPr>
      <w:moveToRangeStart w:id="545" w:author="Elias De Moraes Fernandes" w:date="2016-03-16T11:25:00Z" w:name="move445890883"/>
      <w:moveTo w:id="546" w:author="Elias De Moraes Fernandes" w:date="2016-03-16T11:25:00Z">
        <w:r>
          <w:rPr>
            <w:sz w:val="24"/>
            <w:lang w:val="en-CA"/>
          </w:rPr>
          <w:t xml:space="preserve">- a </w:t>
        </w:r>
        <w:proofErr w:type="spellStart"/>
        <w:r>
          <w:rPr>
            <w:sz w:val="24"/>
            <w:lang w:val="en-CA"/>
          </w:rPr>
          <w:t>formiga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bloqueando</w:t>
        </w:r>
        <w:proofErr w:type="spellEnd"/>
        <w:r>
          <w:rPr>
            <w:sz w:val="24"/>
            <w:lang w:val="en-CA"/>
          </w:rPr>
          <w:t xml:space="preserve"> o </w:t>
        </w:r>
        <w:proofErr w:type="spellStart"/>
        <w:r>
          <w:rPr>
            <w:sz w:val="24"/>
            <w:lang w:val="en-CA"/>
          </w:rPr>
          <w:t>caminho</w:t>
        </w:r>
        <w:proofErr w:type="spellEnd"/>
        <w:r>
          <w:rPr>
            <w:sz w:val="24"/>
            <w:lang w:val="en-CA"/>
          </w:rPr>
          <w:t xml:space="preserve"> com </w:t>
        </w:r>
        <w:proofErr w:type="spellStart"/>
        <w:r>
          <w:rPr>
            <w:sz w:val="24"/>
            <w:lang w:val="en-CA"/>
          </w:rPr>
          <w:t>carvão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moído</w:t>
        </w:r>
        <w:proofErr w:type="spellEnd"/>
        <w:r>
          <w:rPr>
            <w:sz w:val="24"/>
            <w:lang w:val="en-CA"/>
          </w:rPr>
          <w:t xml:space="preserve"> e, </w:t>
        </w:r>
        <w:proofErr w:type="spellStart"/>
        <w:r>
          <w:rPr>
            <w:sz w:val="24"/>
            <w:lang w:val="en-CA"/>
          </w:rPr>
          <w:t>ou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jogando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bomba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ácida</w:t>
        </w:r>
        <w:proofErr w:type="spellEnd"/>
        <w:r>
          <w:rPr>
            <w:sz w:val="24"/>
            <w:lang w:val="en-CA"/>
          </w:rPr>
          <w:t xml:space="preserve"> para </w:t>
        </w:r>
        <w:proofErr w:type="spellStart"/>
        <w:r>
          <w:rPr>
            <w:sz w:val="24"/>
            <w:lang w:val="en-CA"/>
          </w:rPr>
          <w:t>eliminá-los</w:t>
        </w:r>
        <w:proofErr w:type="spellEnd"/>
        <w:r>
          <w:rPr>
            <w:sz w:val="24"/>
            <w:lang w:val="en-CA"/>
          </w:rPr>
          <w:t>.</w:t>
        </w:r>
      </w:moveTo>
    </w:p>
    <w:moveToRangeEnd w:id="545"/>
    <w:p w14:paraId="3F52C18A" w14:textId="77777777" w:rsidR="00141384" w:rsidRPr="00141384" w:rsidRDefault="00141384">
      <w:pPr>
        <w:pStyle w:val="ListParagraph"/>
        <w:tabs>
          <w:tab w:val="left" w:pos="7672"/>
        </w:tabs>
        <w:ind w:left="0" w:firstLine="360"/>
        <w:rPr>
          <w:ins w:id="547" w:author="Elias De Moraes Fernandes" w:date="2016-03-16T11:25:00Z"/>
          <w:lang w:val="en-CA"/>
        </w:rPr>
      </w:pP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</w:t>
      </w:r>
      <w:proofErr w:type="spellStart"/>
      <w:r>
        <w:rPr>
          <w:sz w:val="24"/>
          <w:lang w:val="en-CA"/>
        </w:rPr>
        <w:t>sanguessuga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arremessando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contra </w:t>
      </w:r>
      <w:proofErr w:type="spellStart"/>
      <w:r>
        <w:rPr>
          <w:sz w:val="24"/>
          <w:lang w:val="en-CA"/>
        </w:rPr>
        <w:t>ele</w:t>
      </w:r>
      <w:proofErr w:type="spellEnd"/>
      <w:r>
        <w:rPr>
          <w:sz w:val="24"/>
          <w:lang w:val="en-CA"/>
        </w:rPr>
        <w:t xml:space="preserve">. Comer </w:t>
      </w:r>
      <w:proofErr w:type="spellStart"/>
      <w:r>
        <w:rPr>
          <w:sz w:val="24"/>
          <w:lang w:val="en-CA"/>
        </w:rPr>
        <w:t>comidas</w:t>
      </w:r>
      <w:proofErr w:type="spellEnd"/>
      <w:r>
        <w:rPr>
          <w:sz w:val="24"/>
          <w:lang w:val="en-CA"/>
        </w:rPr>
        <w:t xml:space="preserve"> que </w:t>
      </w:r>
      <w:proofErr w:type="spellStart"/>
      <w:r>
        <w:rPr>
          <w:sz w:val="24"/>
          <w:lang w:val="en-CA"/>
        </w:rPr>
        <w:t>restauram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vida</w:t>
      </w:r>
      <w:proofErr w:type="spellEnd"/>
      <w:r>
        <w:rPr>
          <w:sz w:val="24"/>
          <w:lang w:val="en-CA"/>
        </w:rPr>
        <w:t xml:space="preserve">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também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ajuda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derrotá</w:t>
      </w:r>
      <w:proofErr w:type="spellEnd"/>
      <w:r>
        <w:rPr>
          <w:sz w:val="24"/>
          <w:lang w:val="en-CA"/>
        </w:rPr>
        <w:t>-lo.</w:t>
      </w:r>
    </w:p>
    <w:p w14:paraId="0121132D" w14:textId="567771BA" w:rsidR="00224CE5" w:rsidRPr="00224CE5" w:rsidDel="00141384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548" w:author="Elias De Moraes Fernandes" w:date="2016-03-16T11:25:00Z" w:name="move445890883"/>
      <w:moveFrom w:id="549" w:author="Elias De Moraes Fernandes" w:date="2016-03-16T11:25:00Z">
        <w:r w:rsidDel="00141384">
          <w:rPr>
            <w:sz w:val="24"/>
            <w:lang w:val="en-CA"/>
          </w:rPr>
          <w:t>- a formiga bloqueando o caminho com carvão moído e, ou jogando bomba ácida para eliminá-los.</w:t>
        </w:r>
      </w:moveFrom>
    </w:p>
    <w:moveFromRangeEnd w:id="548"/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71C7749" w14:textId="77777777" w:rsidR="00CE1CDC" w:rsidRDefault="00CE1CDC" w:rsidP="003B00AD">
      <w:pPr>
        <w:pStyle w:val="ListParagraph"/>
        <w:tabs>
          <w:tab w:val="left" w:pos="7672"/>
        </w:tabs>
        <w:ind w:left="0" w:firstLine="360"/>
        <w:rPr>
          <w:ins w:id="550" w:author="Elias De Moraes Fernandes" w:date="2016-03-15T17:39:00Z"/>
          <w:b/>
          <w:bCs/>
          <w:sz w:val="24"/>
        </w:rPr>
      </w:pPr>
      <w:proofErr w:type="spellStart"/>
      <w:ins w:id="551" w:author="Elias De Moraes Fernandes" w:date="2016-03-15T17:39:00Z">
        <w:r w:rsidRPr="00CE1CDC">
          <w:rPr>
            <w:b/>
            <w:bCs/>
            <w:sz w:val="24"/>
          </w:rPr>
          <w:t>Recompensa</w:t>
        </w:r>
        <w:proofErr w:type="spellEnd"/>
        <w:r w:rsidRPr="00CE1CDC">
          <w:rPr>
            <w:b/>
            <w:bCs/>
            <w:sz w:val="24"/>
          </w:rPr>
          <w:t xml:space="preserve"> para </w:t>
        </w:r>
        <w:proofErr w:type="spellStart"/>
        <w:r w:rsidRPr="00CE1CDC">
          <w:rPr>
            <w:b/>
            <w:bCs/>
            <w:sz w:val="24"/>
          </w:rPr>
          <w:t>cada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Fase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Concluída</w:t>
        </w:r>
        <w:proofErr w:type="spellEnd"/>
      </w:ins>
    </w:p>
    <w:p w14:paraId="2096D3F2" w14:textId="6A18DCD2" w:rsidR="00224CE5" w:rsidRPr="00E15A90" w:rsidDel="00CE1CDC" w:rsidRDefault="00224CE5">
      <w:pPr>
        <w:tabs>
          <w:tab w:val="left" w:pos="7672"/>
        </w:tabs>
        <w:ind w:left="720"/>
        <w:rPr>
          <w:del w:id="552" w:author="Elias De Moraes Fernandes" w:date="2016-03-15T17:39:00Z"/>
          <w:sz w:val="24"/>
          <w:rPrChange w:id="553" w:author="Elias De Moraes Fernandes" w:date="2016-03-15T17:40:00Z">
            <w:rPr>
              <w:del w:id="554" w:author="Elias De Moraes Fernandes" w:date="2016-03-15T17:39:00Z"/>
              <w:lang w:val="pt-BR"/>
            </w:rPr>
          </w:rPrChange>
        </w:rPr>
        <w:pPrChange w:id="555" w:author="Elias De Moraes Fernandes" w:date="2016-03-15T17:40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56" w:author="Elias De Moraes Fernandes" w:date="2016-03-15T17:39:00Z">
        <w:r w:rsidRPr="00E15A90" w:rsidDel="00CE1CDC">
          <w:rPr>
            <w:sz w:val="24"/>
            <w:rPrChange w:id="557" w:author="Elias De Moraes Fernandes" w:date="2016-03-15T17:40:00Z">
              <w:rPr>
                <w:lang w:val="pt-BR"/>
              </w:rPr>
            </w:rPrChange>
          </w:rPr>
          <w:delText xml:space="preserve">Recompensa </w:delText>
        </w:r>
        <w:r w:rsidR="00081FDE" w:rsidRPr="00E15A90" w:rsidDel="00CE1CDC">
          <w:rPr>
            <w:sz w:val="24"/>
            <w:rPrChange w:id="558" w:author="Elias De Moraes Fernandes" w:date="2016-03-15T17:40:00Z">
              <w:rPr>
                <w:lang w:val="pt-BR"/>
              </w:rPr>
            </w:rPrChange>
          </w:rPr>
          <w:delText>para</w:delText>
        </w:r>
        <w:r w:rsidRPr="00E15A90" w:rsidDel="00CE1CDC">
          <w:rPr>
            <w:sz w:val="24"/>
            <w:rPrChange w:id="559" w:author="Elias De Moraes Fernandes" w:date="2016-03-15T17:40:00Z">
              <w:rPr>
                <w:lang w:val="pt-BR"/>
              </w:rPr>
            </w:rPrChange>
          </w:rPr>
          <w:delText xml:space="preserve"> cada inimigo</w:delText>
        </w:r>
        <w:r w:rsidR="005E38B1" w:rsidRPr="00E15A90" w:rsidDel="00CE1CDC">
          <w:rPr>
            <w:sz w:val="24"/>
            <w:rPrChange w:id="560" w:author="Elias De Moraes Fernandes" w:date="2016-03-15T17:40:00Z">
              <w:rPr>
                <w:lang w:val="pt-BR"/>
              </w:rPr>
            </w:rPrChange>
          </w:rPr>
          <w:delText xml:space="preserve"> </w:delText>
        </w:r>
        <w:r w:rsidR="00081FDE" w:rsidRPr="00E15A90" w:rsidDel="00CE1CDC">
          <w:rPr>
            <w:sz w:val="24"/>
            <w:rPrChange w:id="561" w:author="Elias De Moraes Fernandes" w:date="2016-03-15T17:40:00Z">
              <w:rPr>
                <w:lang w:val="pt-BR"/>
              </w:rPr>
            </w:rPrChange>
          </w:rPr>
          <w:delText>derrotado</w:delText>
        </w:r>
      </w:del>
    </w:p>
    <w:p w14:paraId="543D5E1B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62" w:author="Elias De Moraes Fernandes" w:date="2016-03-16T12:43:00Z"/>
          <w:sz w:val="24"/>
        </w:rPr>
      </w:pPr>
      <w:proofErr w:type="spellStart"/>
      <w:ins w:id="56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0 - Tutorial </w:t>
        </w:r>
        <w:r w:rsidRPr="009025B6">
          <w:rPr>
            <w:sz w:val="24"/>
          </w:rPr>
          <w:t xml:space="preserve">[50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>]</w:t>
        </w:r>
      </w:ins>
    </w:p>
    <w:p w14:paraId="5150050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64" w:author="Elias De Moraes Fernandes" w:date="2016-03-16T12:43:00Z"/>
          <w:sz w:val="24"/>
        </w:rPr>
      </w:pPr>
      <w:ins w:id="565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necessita</w:t>
        </w:r>
        <w:proofErr w:type="spellEnd"/>
        <w:r w:rsidRPr="009025B6">
          <w:rPr>
            <w:sz w:val="24"/>
          </w:rPr>
          <w:t xml:space="preserve"> de luz para </w:t>
        </w:r>
        <w:proofErr w:type="spellStart"/>
        <w:r w:rsidRPr="009025B6">
          <w:rPr>
            <w:sz w:val="24"/>
          </w:rPr>
          <w:t>produzir</w:t>
        </w:r>
        <w:proofErr w:type="spellEnd"/>
        <w:r w:rsidRPr="009025B6">
          <w:rPr>
            <w:sz w:val="24"/>
          </w:rPr>
          <w:t>?</w:t>
        </w:r>
      </w:ins>
    </w:p>
    <w:p w14:paraId="05DEBC5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66" w:author="Elias De Moraes Fernandes" w:date="2016-03-16T12:43:00Z"/>
          <w:sz w:val="24"/>
        </w:rPr>
      </w:pPr>
      <w:ins w:id="567" w:author="Elias De Moraes Fernandes" w:date="2016-03-16T12:43:00Z">
        <w:r w:rsidRPr="009025B6">
          <w:rPr>
            <w:i/>
            <w:iCs/>
            <w:sz w:val="24"/>
          </w:rPr>
          <w:t>R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Não</w:t>
        </w:r>
        <w:proofErr w:type="spellEnd"/>
      </w:ins>
    </w:p>
    <w:p w14:paraId="4CECD9D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68" w:author="Elias De Moraes Fernandes" w:date="2016-03-16T12:43:00Z"/>
          <w:sz w:val="24"/>
        </w:rPr>
      </w:pPr>
      <w:ins w:id="569" w:author="Elias De Moraes Fernandes" w:date="2016-03-16T12:43:00Z">
        <w:r w:rsidRPr="009025B6">
          <w:rPr>
            <w:sz w:val="24"/>
          </w:rPr>
          <w:t>- Sim</w:t>
        </w:r>
      </w:ins>
    </w:p>
    <w:p w14:paraId="356D940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0" w:author="Elias De Moraes Fernandes" w:date="2016-03-16T12:43:00Z"/>
          <w:sz w:val="24"/>
        </w:rPr>
      </w:pPr>
      <w:proofErr w:type="spellStart"/>
      <w:ins w:id="571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1 - </w:t>
        </w:r>
        <w:proofErr w:type="spellStart"/>
        <w:r w:rsidRPr="009025B6">
          <w:rPr>
            <w:b/>
            <w:bCs/>
            <w:sz w:val="24"/>
          </w:rPr>
          <w:t>Alimentar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Corretamente</w:t>
        </w:r>
        <w:proofErr w:type="spellEnd"/>
        <w:r w:rsidRPr="009025B6">
          <w:rPr>
            <w:b/>
            <w:bCs/>
            <w:sz w:val="24"/>
          </w:rPr>
          <w:t xml:space="preserve"> </w:t>
        </w:r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7D392C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2" w:author="Elias De Moraes Fernandes" w:date="2016-03-16T12:43:00Z"/>
          <w:sz w:val="24"/>
        </w:rPr>
      </w:pPr>
      <w:ins w:id="573" w:author="Elias De Moraes Fernandes" w:date="2016-03-16T12:43:00Z">
        <w:r w:rsidRPr="009025B6">
          <w:rPr>
            <w:sz w:val="24"/>
          </w:rPr>
          <w:t xml:space="preserve">[100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] [-10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AB1A5E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4" w:author="Elias De Moraes Fernandes" w:date="2016-03-16T12:43:00Z"/>
          <w:sz w:val="24"/>
        </w:rPr>
      </w:pPr>
      <w:ins w:id="575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Quais</w:t>
        </w:r>
        <w:proofErr w:type="spellEnd"/>
        <w:r w:rsidRPr="009025B6">
          <w:rPr>
            <w:sz w:val="24"/>
          </w:rPr>
          <w:t xml:space="preserve"> dos </w:t>
        </w:r>
        <w:proofErr w:type="spellStart"/>
        <w:r w:rsidRPr="009025B6">
          <w:rPr>
            <w:sz w:val="24"/>
          </w:rPr>
          <w:t>alimentos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abaixo</w:t>
        </w:r>
        <w:proofErr w:type="spellEnd"/>
        <w:r w:rsidRPr="009025B6">
          <w:rPr>
            <w:sz w:val="24"/>
          </w:rPr>
          <w:t xml:space="preserve"> Nonda </w:t>
        </w:r>
        <w:proofErr w:type="spellStart"/>
        <w:r w:rsidRPr="009025B6">
          <w:rPr>
            <w:sz w:val="24"/>
          </w:rPr>
          <w:t>não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pode</w:t>
        </w:r>
        <w:proofErr w:type="spellEnd"/>
        <w:r w:rsidRPr="009025B6">
          <w:rPr>
            <w:sz w:val="24"/>
          </w:rPr>
          <w:t xml:space="preserve"> comer?</w:t>
        </w:r>
      </w:ins>
    </w:p>
    <w:p w14:paraId="2C36FDD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6" w:author="Elias De Moraes Fernandes" w:date="2016-03-16T12:43:00Z"/>
          <w:sz w:val="24"/>
        </w:rPr>
      </w:pPr>
      <w:ins w:id="577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Pão</w:t>
        </w:r>
        <w:proofErr w:type="spellEnd"/>
      </w:ins>
    </w:p>
    <w:p w14:paraId="54B5EAC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78" w:author="Elias De Moraes Fernandes" w:date="2016-03-16T12:43:00Z"/>
          <w:sz w:val="24"/>
        </w:rPr>
      </w:pPr>
      <w:ins w:id="579" w:author="Elias De Moraes Fernandes" w:date="2016-03-16T12:43:00Z">
        <w:r w:rsidRPr="009025B6">
          <w:rPr>
            <w:b/>
            <w:bCs/>
            <w:i/>
            <w:iCs/>
            <w:sz w:val="24"/>
          </w:rPr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Frango</w:t>
        </w:r>
        <w:proofErr w:type="spellEnd"/>
        <w:r w:rsidRPr="009025B6">
          <w:rPr>
            <w:b/>
            <w:bCs/>
            <w:sz w:val="24"/>
          </w:rPr>
          <w:t xml:space="preserve"> com </w:t>
        </w:r>
        <w:proofErr w:type="spellStart"/>
        <w:r w:rsidRPr="009025B6">
          <w:rPr>
            <w:b/>
            <w:bCs/>
            <w:sz w:val="24"/>
          </w:rPr>
          <w:t>osso</w:t>
        </w:r>
        <w:proofErr w:type="spellEnd"/>
      </w:ins>
    </w:p>
    <w:p w14:paraId="61FD299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0" w:author="Elias De Moraes Fernandes" w:date="2016-03-16T12:43:00Z"/>
          <w:sz w:val="24"/>
        </w:rPr>
      </w:pPr>
      <w:ins w:id="581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Casca</w:t>
        </w:r>
        <w:proofErr w:type="spellEnd"/>
        <w:r w:rsidRPr="009025B6">
          <w:rPr>
            <w:sz w:val="24"/>
          </w:rPr>
          <w:t xml:space="preserve"> de Banana</w:t>
        </w:r>
      </w:ins>
    </w:p>
    <w:p w14:paraId="48324AE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2" w:author="Elias De Moraes Fernandes" w:date="2016-03-16T12:43:00Z"/>
          <w:sz w:val="24"/>
        </w:rPr>
      </w:pPr>
      <w:proofErr w:type="spellStart"/>
      <w:ins w:id="58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2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dos </w:t>
        </w:r>
        <w:proofErr w:type="spellStart"/>
        <w:r w:rsidRPr="009025B6">
          <w:rPr>
            <w:b/>
            <w:bCs/>
            <w:sz w:val="24"/>
          </w:rPr>
          <w:t>Pássaros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C700B6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4" w:author="Elias De Moraes Fernandes" w:date="2016-03-16T12:43:00Z"/>
          <w:sz w:val="24"/>
        </w:rPr>
      </w:pPr>
      <w:ins w:id="585" w:author="Elias De Moraes Fernandes" w:date="2016-03-16T12:43:00Z">
        <w:r w:rsidRPr="009025B6">
          <w:rPr>
            <w:sz w:val="24"/>
          </w:rPr>
          <w:t xml:space="preserve">[150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[-15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0171806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6" w:author="Elias De Moraes Fernandes" w:date="2016-03-16T12:43:00Z"/>
          <w:sz w:val="24"/>
        </w:rPr>
      </w:pPr>
      <w:ins w:id="587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Como </w:t>
        </w:r>
        <w:proofErr w:type="spellStart"/>
        <w:r w:rsidRPr="009025B6">
          <w:rPr>
            <w:sz w:val="24"/>
          </w:rPr>
          <w:t>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canteiros</w:t>
        </w:r>
        <w:proofErr w:type="spellEnd"/>
        <w:r w:rsidRPr="009025B6">
          <w:rPr>
            <w:sz w:val="24"/>
          </w:rPr>
          <w:t xml:space="preserve"> (minhocário) </w:t>
        </w:r>
        <w:proofErr w:type="spellStart"/>
        <w:r w:rsidRPr="009025B6">
          <w:rPr>
            <w:sz w:val="24"/>
          </w:rPr>
          <w:t>deve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ficar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que </w:t>
        </w:r>
        <w:proofErr w:type="spellStart"/>
        <w:r w:rsidRPr="009025B6">
          <w:rPr>
            <w:sz w:val="24"/>
          </w:rPr>
          <w:t>pássaros</w:t>
        </w:r>
        <w:proofErr w:type="spellEnd"/>
        <w:r w:rsidRPr="009025B6">
          <w:rPr>
            <w:sz w:val="24"/>
          </w:rPr>
          <w:t xml:space="preserve"> entre?</w:t>
        </w:r>
      </w:ins>
    </w:p>
    <w:p w14:paraId="7A5896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88" w:author="Elias De Moraes Fernandes" w:date="2016-03-16T12:43:00Z"/>
          <w:sz w:val="24"/>
        </w:rPr>
      </w:pPr>
      <w:ins w:id="589" w:author="Elias De Moraes Fernandes" w:date="2016-03-16T12:43:00Z">
        <w:r w:rsidRPr="009025B6">
          <w:rPr>
            <w:b/>
            <w:bCs/>
            <w:i/>
            <w:iCs/>
            <w:sz w:val="24"/>
          </w:rPr>
          <w:lastRenderedPageBreak/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Fechado</w:t>
        </w:r>
        <w:proofErr w:type="spellEnd"/>
      </w:ins>
    </w:p>
    <w:p w14:paraId="3394D84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0" w:author="Elias De Moraes Fernandes" w:date="2016-03-16T12:43:00Z"/>
          <w:sz w:val="24"/>
        </w:rPr>
      </w:pPr>
      <w:ins w:id="591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Aberto</w:t>
        </w:r>
        <w:proofErr w:type="spellEnd"/>
      </w:ins>
    </w:p>
    <w:p w14:paraId="703AB3A6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2" w:author="Elias De Moraes Fernandes" w:date="2016-03-16T12:43:00Z"/>
          <w:sz w:val="24"/>
        </w:rPr>
      </w:pPr>
      <w:proofErr w:type="spellStart"/>
      <w:ins w:id="59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3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Formigas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170AD18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4" w:author="Elias De Moraes Fernandes" w:date="2016-03-16T12:43:00Z"/>
          <w:sz w:val="24"/>
        </w:rPr>
      </w:pPr>
      <w:ins w:id="595" w:author="Elias De Moraes Fernandes" w:date="2016-03-16T12:43:00Z">
        <w:r w:rsidRPr="009025B6">
          <w:rPr>
            <w:sz w:val="24"/>
          </w:rPr>
          <w:t xml:space="preserve">[300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[-30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515FDF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6" w:author="Elias De Moraes Fernandes" w:date="2016-03-16T12:43:00Z"/>
          <w:sz w:val="24"/>
        </w:rPr>
      </w:pPr>
      <w:ins w:id="597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O que </w:t>
        </w:r>
        <w:proofErr w:type="spellStart"/>
        <w:r w:rsidRPr="009025B6">
          <w:rPr>
            <w:sz w:val="24"/>
          </w:rPr>
          <w:t>evita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formiga</w:t>
        </w:r>
        <w:proofErr w:type="spellEnd"/>
        <w:r w:rsidRPr="009025B6">
          <w:rPr>
            <w:sz w:val="24"/>
          </w:rPr>
          <w:t xml:space="preserve"> de </w:t>
        </w:r>
        <w:proofErr w:type="spellStart"/>
        <w:r w:rsidRPr="009025B6">
          <w:rPr>
            <w:sz w:val="24"/>
          </w:rPr>
          <w:t>transitar</w:t>
        </w:r>
        <w:proofErr w:type="spellEnd"/>
        <w:r w:rsidRPr="009025B6">
          <w:rPr>
            <w:sz w:val="24"/>
          </w:rPr>
          <w:t xml:space="preserve"> e </w:t>
        </w:r>
        <w:proofErr w:type="spellStart"/>
        <w:r w:rsidRPr="009025B6">
          <w:rPr>
            <w:sz w:val="24"/>
          </w:rPr>
          <w:t>fazer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ninho</w:t>
        </w:r>
        <w:proofErr w:type="spellEnd"/>
        <w:r w:rsidRPr="009025B6">
          <w:rPr>
            <w:sz w:val="24"/>
          </w:rPr>
          <w:t xml:space="preserve"> no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 (É </w:t>
        </w:r>
        <w:proofErr w:type="spellStart"/>
        <w:r w:rsidRPr="009025B6">
          <w:rPr>
            <w:sz w:val="24"/>
          </w:rPr>
          <w:t>necessário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uma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faixa</w:t>
        </w:r>
        <w:proofErr w:type="spellEnd"/>
        <w:r w:rsidRPr="009025B6">
          <w:rPr>
            <w:sz w:val="24"/>
          </w:rPr>
          <w:t xml:space="preserve"> de 10cm </w:t>
        </w:r>
        <w:proofErr w:type="spellStart"/>
        <w:r w:rsidRPr="009025B6">
          <w:rPr>
            <w:sz w:val="24"/>
          </w:rPr>
          <w:t>desse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insumo</w:t>
        </w:r>
        <w:proofErr w:type="spellEnd"/>
        <w:r w:rsidRPr="009025B6">
          <w:rPr>
            <w:sz w:val="24"/>
          </w:rPr>
          <w:t>??)</w:t>
        </w:r>
      </w:ins>
    </w:p>
    <w:p w14:paraId="07BBD9B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598" w:author="Elias De Moraes Fernandes" w:date="2016-03-16T12:43:00Z"/>
          <w:sz w:val="24"/>
        </w:rPr>
      </w:pPr>
      <w:ins w:id="599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Carvão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Moído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4C9C59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0" w:author="Elias De Moraes Fernandes" w:date="2016-03-16T12:43:00Z"/>
          <w:sz w:val="24"/>
        </w:rPr>
      </w:pPr>
      <w:ins w:id="601" w:author="Elias De Moraes Fernandes" w:date="2016-03-16T12:43:00Z">
        <w:r w:rsidRPr="009025B6">
          <w:rPr>
            <w:sz w:val="24"/>
          </w:rPr>
          <w:t>- Terra</w:t>
        </w:r>
      </w:ins>
    </w:p>
    <w:p w14:paraId="2522BF1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2" w:author="Elias De Moraes Fernandes" w:date="2016-03-16T12:43:00Z"/>
          <w:sz w:val="24"/>
        </w:rPr>
      </w:pPr>
      <w:ins w:id="603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Água</w:t>
        </w:r>
        <w:proofErr w:type="spellEnd"/>
      </w:ins>
    </w:p>
    <w:p w14:paraId="410ADB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4" w:author="Elias De Moraes Fernandes" w:date="2016-03-16T12:43:00Z"/>
          <w:sz w:val="24"/>
        </w:rPr>
      </w:pPr>
      <w:proofErr w:type="spellStart"/>
      <w:ins w:id="605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4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5893DC7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6" w:author="Elias De Moraes Fernandes" w:date="2016-03-16T12:43:00Z"/>
          <w:sz w:val="24"/>
        </w:rPr>
      </w:pPr>
      <w:ins w:id="607" w:author="Elias De Moraes Fernandes" w:date="2016-03-16T12:43:00Z">
        <w:r w:rsidRPr="009025B6">
          <w:rPr>
            <w:sz w:val="24"/>
          </w:rPr>
          <w:t xml:space="preserve">[450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[-45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3B7EDEE9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08" w:author="Elias De Moraes Fernandes" w:date="2016-03-16T12:43:00Z"/>
          <w:sz w:val="24"/>
        </w:rPr>
      </w:pPr>
      <w:ins w:id="609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Como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das </w:t>
        </w:r>
        <w:proofErr w:type="spellStart"/>
        <w:r w:rsidRPr="009025B6">
          <w:rPr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invadirem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 das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>?</w:t>
        </w:r>
      </w:ins>
    </w:p>
    <w:p w14:paraId="0D3A644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0" w:author="Elias De Moraes Fernandes" w:date="2016-03-16T12:43:00Z"/>
          <w:sz w:val="24"/>
        </w:rPr>
      </w:pPr>
      <w:proofErr w:type="spellStart"/>
      <w:ins w:id="611" w:author="Elias De Moraes Fernandes" w:date="2016-03-16T12:43:00Z">
        <w:r w:rsidRPr="009025B6">
          <w:rPr>
            <w:sz w:val="24"/>
          </w:rPr>
          <w:t>Cobrir</w:t>
        </w:r>
        <w:proofErr w:type="spellEnd"/>
        <w:r w:rsidRPr="009025B6">
          <w:rPr>
            <w:sz w:val="24"/>
          </w:rPr>
          <w:t xml:space="preserve"> com </w:t>
        </w:r>
        <w:proofErr w:type="spellStart"/>
        <w:r w:rsidRPr="009025B6">
          <w:rPr>
            <w:sz w:val="24"/>
          </w:rPr>
          <w:t>plástico</w:t>
        </w:r>
        <w:proofErr w:type="spellEnd"/>
      </w:ins>
    </w:p>
    <w:p w14:paraId="1425537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2" w:author="Elias De Moraes Fernandes" w:date="2016-03-16T12:43:00Z"/>
          <w:sz w:val="24"/>
        </w:rPr>
      </w:pPr>
      <w:ins w:id="613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Cimentar</w:t>
        </w:r>
        <w:proofErr w:type="spellEnd"/>
        <w:r w:rsidRPr="009025B6">
          <w:rPr>
            <w:b/>
            <w:bCs/>
            <w:sz w:val="24"/>
          </w:rPr>
          <w:t xml:space="preserve"> o </w:t>
        </w:r>
        <w:proofErr w:type="spellStart"/>
        <w:r w:rsidRPr="009025B6">
          <w:rPr>
            <w:b/>
            <w:bCs/>
            <w:sz w:val="24"/>
          </w:rPr>
          <w:t>fundo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76FF5F4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4" w:author="Elias De Moraes Fernandes" w:date="2016-03-16T12:43:00Z"/>
          <w:sz w:val="24"/>
        </w:rPr>
      </w:pPr>
      <w:ins w:id="615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Colocar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veneno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nelas</w:t>
        </w:r>
        <w:proofErr w:type="spellEnd"/>
      </w:ins>
    </w:p>
    <w:p w14:paraId="3DF82F3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6" w:author="Elias De Moraes Fernandes" w:date="2016-03-16T12:43:00Z"/>
          <w:sz w:val="24"/>
        </w:rPr>
      </w:pPr>
      <w:ins w:id="617" w:author="Elias De Moraes Fernandes" w:date="2016-03-16T12:43:00Z">
        <w:r w:rsidRPr="009025B6">
          <w:rPr>
            <w:sz w:val="24"/>
          </w:rPr>
          <w:t xml:space="preserve">Voce </w:t>
        </w:r>
        <w:proofErr w:type="spellStart"/>
        <w:r w:rsidRPr="009025B6">
          <w:rPr>
            <w:sz w:val="24"/>
          </w:rPr>
          <w:t>sabia</w:t>
        </w:r>
        <w:proofErr w:type="spellEnd"/>
        <w:r w:rsidRPr="009025B6">
          <w:rPr>
            <w:sz w:val="24"/>
          </w:rPr>
          <w:t xml:space="preserve">? O </w:t>
        </w:r>
        <w:proofErr w:type="spellStart"/>
        <w:r w:rsidRPr="009025B6">
          <w:rPr>
            <w:sz w:val="24"/>
          </w:rPr>
          <w:t>sanguessuga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suga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sangue</w:t>
        </w:r>
        <w:proofErr w:type="spellEnd"/>
        <w:r w:rsidRPr="009025B6">
          <w:rPr>
            <w:sz w:val="24"/>
          </w:rPr>
          <w:t xml:space="preserve"> da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até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</w:t>
        </w:r>
        <w:proofErr w:type="spellEnd"/>
        <w:r w:rsidRPr="009025B6">
          <w:rPr>
            <w:sz w:val="24"/>
          </w:rPr>
          <w:t xml:space="preserve">-la </w:t>
        </w:r>
        <w:proofErr w:type="spellStart"/>
        <w:r w:rsidRPr="009025B6">
          <w:rPr>
            <w:sz w:val="24"/>
          </w:rPr>
          <w:t>anêmica</w:t>
        </w:r>
        <w:proofErr w:type="spellEnd"/>
        <w:r w:rsidRPr="009025B6">
          <w:rPr>
            <w:sz w:val="24"/>
          </w:rPr>
          <w:t xml:space="preserve">. </w:t>
        </w:r>
        <w:proofErr w:type="spellStart"/>
        <w:r w:rsidRPr="009025B6">
          <w:rPr>
            <w:sz w:val="24"/>
          </w:rPr>
          <w:t>Sua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morte</w:t>
        </w:r>
        <w:proofErr w:type="spellEnd"/>
        <w:r w:rsidRPr="009025B6">
          <w:rPr>
            <w:sz w:val="24"/>
          </w:rPr>
          <w:t xml:space="preserve"> é </w:t>
        </w:r>
        <w:proofErr w:type="spellStart"/>
        <w:r w:rsidRPr="009025B6">
          <w:rPr>
            <w:sz w:val="24"/>
          </w:rPr>
          <w:t>certa</w:t>
        </w:r>
        <w:proofErr w:type="spellEnd"/>
        <w:r w:rsidRPr="009025B6">
          <w:rPr>
            <w:sz w:val="24"/>
          </w:rPr>
          <w:t>.</w:t>
        </w:r>
      </w:ins>
    </w:p>
    <w:p w14:paraId="75374E6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18" w:author="Elias De Moraes Fernandes" w:date="2016-03-16T12:43:00Z"/>
          <w:sz w:val="24"/>
        </w:rPr>
      </w:pPr>
      <w:proofErr w:type="spellStart"/>
      <w:ins w:id="619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5 - </w:t>
        </w:r>
        <w:proofErr w:type="spellStart"/>
        <w:r w:rsidRPr="009025B6">
          <w:rPr>
            <w:b/>
            <w:bCs/>
            <w:sz w:val="24"/>
          </w:rPr>
          <w:t>Questão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Múltipla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Escolha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65C6C87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0" w:author="Elias De Moraes Fernandes" w:date="2016-03-16T12:43:00Z"/>
          <w:sz w:val="24"/>
        </w:rPr>
      </w:pPr>
      <w:ins w:id="621" w:author="Elias De Moraes Fernandes" w:date="2016-03-16T12:43:00Z">
        <w:r w:rsidRPr="009025B6">
          <w:rPr>
            <w:sz w:val="24"/>
          </w:rPr>
          <w:t xml:space="preserve">[500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6044B6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2" w:author="Elias De Moraes Fernandes" w:date="2016-03-16T12:43:00Z"/>
          <w:sz w:val="24"/>
        </w:rPr>
      </w:pPr>
      <w:ins w:id="623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Qual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temperatura</w:t>
        </w:r>
        <w:proofErr w:type="spellEnd"/>
        <w:r w:rsidRPr="009025B6">
          <w:rPr>
            <w:sz w:val="24"/>
          </w:rPr>
          <w:t xml:space="preserve"> ideal para </w:t>
        </w:r>
        <w:proofErr w:type="spellStart"/>
        <w:r w:rsidRPr="009025B6">
          <w:rPr>
            <w:sz w:val="24"/>
          </w:rPr>
          <w:t>manter</w:t>
        </w:r>
        <w:proofErr w:type="spellEnd"/>
        <w:r w:rsidRPr="009025B6">
          <w:rPr>
            <w:sz w:val="24"/>
          </w:rPr>
          <w:t xml:space="preserve"> 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dentro</w:t>
        </w:r>
        <w:proofErr w:type="spellEnd"/>
        <w:r w:rsidRPr="009025B6">
          <w:rPr>
            <w:sz w:val="24"/>
          </w:rPr>
          <w:t xml:space="preserve"> do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</w:t>
        </w:r>
      </w:ins>
    </w:p>
    <w:p w14:paraId="3DCE6D2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4" w:author="Elias De Moraes Fernandes" w:date="2016-03-16T12:43:00Z"/>
          <w:sz w:val="24"/>
        </w:rPr>
      </w:pPr>
      <w:ins w:id="625" w:author="Elias De Moraes Fernandes" w:date="2016-03-16T12:43:00Z">
        <w:r w:rsidRPr="009025B6">
          <w:rPr>
            <w:sz w:val="24"/>
          </w:rPr>
          <w:t>- 30 - 50º</w:t>
        </w:r>
      </w:ins>
    </w:p>
    <w:p w14:paraId="333EB2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626" w:author="Elias De Moraes Fernandes" w:date="2016-03-16T12:43:00Z"/>
          <w:sz w:val="24"/>
        </w:rPr>
      </w:pPr>
      <w:ins w:id="627" w:author="Elias De Moraes Fernandes" w:date="2016-03-16T12:43:00Z">
        <w:r w:rsidRPr="009025B6">
          <w:rPr>
            <w:sz w:val="24"/>
          </w:rPr>
          <w:t>- 10 - 19º</w:t>
        </w:r>
      </w:ins>
    </w:p>
    <w:p w14:paraId="26C68D3D" w14:textId="0754EAAD" w:rsidR="00872672" w:rsidDel="00E15A90" w:rsidRDefault="009025B6">
      <w:pPr>
        <w:pStyle w:val="ListParagraph"/>
        <w:tabs>
          <w:tab w:val="left" w:pos="7672"/>
        </w:tabs>
        <w:ind w:firstLine="414"/>
        <w:rPr>
          <w:del w:id="628" w:author="Elias De Moraes Fernandes" w:date="2016-03-15T17:39:00Z"/>
          <w:sz w:val="24"/>
          <w:lang w:val="en-CA"/>
        </w:rPr>
        <w:pPrChange w:id="629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630" w:author="Elias De Moraes Fernandes" w:date="2016-03-16T12:43:00Z">
        <w:r w:rsidRPr="009025B6">
          <w:rPr>
            <w:b/>
            <w:bCs/>
            <w:sz w:val="24"/>
            <w:rPrChange w:id="631" w:author="Elias De Moraes Fernandes" w:date="2016-03-16T12:43:00Z">
              <w:rPr>
                <w:b/>
                <w:bCs/>
                <w:i/>
                <w:iCs/>
                <w:sz w:val="24"/>
              </w:rPr>
            </w:rPrChange>
          </w:rPr>
          <w:t>R</w:t>
        </w:r>
        <w:r w:rsidRPr="009025B6">
          <w:rPr>
            <w:b/>
            <w:bCs/>
            <w:sz w:val="24"/>
          </w:rPr>
          <w:t>: 20 - 40º</w:t>
        </w:r>
      </w:ins>
      <w:moveToRangeStart w:id="632" w:author="Elias De Moraes Fernandes" w:date="2016-03-15T17:23:00Z" w:name="move445825928"/>
      <w:moveTo w:id="633" w:author="Elias De Moraes Fernandes" w:date="2016-03-15T17:23:00Z">
        <w:del w:id="634" w:author="Elias De Moraes Fernandes" w:date="2016-03-15T17:39:00Z">
          <w:r w:rsidR="00872672" w:rsidDel="00E15A90">
            <w:rPr>
              <w:sz w:val="24"/>
              <w:lang w:val="en-CA"/>
            </w:rPr>
            <w:delText>Formiga</w:delText>
          </w:r>
        </w:del>
      </w:moveTo>
    </w:p>
    <w:p w14:paraId="2A253581" w14:textId="0B85AD6A" w:rsidR="00872672" w:rsidDel="00E15A90" w:rsidRDefault="00872672">
      <w:pPr>
        <w:pStyle w:val="ListParagraph"/>
        <w:tabs>
          <w:tab w:val="left" w:pos="7672"/>
        </w:tabs>
        <w:ind w:firstLine="414"/>
        <w:rPr>
          <w:del w:id="635" w:author="Elias De Moraes Fernandes" w:date="2016-03-15T17:39:00Z"/>
          <w:sz w:val="24"/>
          <w:lang w:val="en-CA"/>
        </w:rPr>
        <w:pPrChange w:id="636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 w:id="637" w:author="Elias De Moraes Fernandes" w:date="2016-03-15T17:23:00Z">
        <w:del w:id="638" w:author="Elias De Moraes Fernandes" w:date="2016-03-15T17:39:00Z">
          <w:r w:rsidDel="00E15A90">
            <w:rPr>
              <w:sz w:val="24"/>
              <w:lang w:val="en-CA"/>
            </w:rPr>
            <w:delText xml:space="preserve">- </w:delText>
          </w:r>
        </w:del>
        <w:del w:id="639" w:author="Elias De Moraes Fernandes" w:date="2016-03-15T17:23:00Z">
          <w:r w:rsidDel="00872672">
            <w:rPr>
              <w:sz w:val="24"/>
              <w:lang w:val="en-CA"/>
            </w:rPr>
            <w:delText>4</w:delText>
          </w:r>
        </w:del>
        <w:del w:id="640" w:author="Elias De Moraes Fernandes" w:date="2016-03-15T17:39:00Z">
          <w:r w:rsidDel="00E15A90">
            <w:rPr>
              <w:sz w:val="24"/>
              <w:lang w:val="en-CA"/>
            </w:rPr>
            <w:delText xml:space="preserve">00 pontos extra + desbloqueio de novo item </w:delText>
          </w:r>
        </w:del>
        <w:del w:id="641" w:author="Elias De Moraes Fernandes" w:date="2016-03-15T17:23:00Z">
          <w:r w:rsidDel="00FD25DD">
            <w:rPr>
              <w:sz w:val="24"/>
              <w:lang w:val="en-CA"/>
            </w:rPr>
            <w:delText>(Bomba Ácida e Carvão Moído)</w:delText>
          </w:r>
        </w:del>
      </w:moveTo>
    </w:p>
    <w:moveToRangeEnd w:id="632"/>
    <w:p w14:paraId="38197B53" w14:textId="6437FF08" w:rsidR="0077658F" w:rsidDel="00E15A90" w:rsidRDefault="00947D25">
      <w:pPr>
        <w:pStyle w:val="ListParagraph"/>
        <w:tabs>
          <w:tab w:val="left" w:pos="7672"/>
        </w:tabs>
        <w:ind w:firstLine="414"/>
        <w:rPr>
          <w:del w:id="642" w:author="Elias De Moraes Fernandes" w:date="2016-03-15T17:39:00Z"/>
          <w:sz w:val="24"/>
          <w:lang w:val="en-CA"/>
        </w:rPr>
        <w:pPrChange w:id="643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44" w:author="Elias De Moraes Fernandes" w:date="2016-03-15T17:39:00Z">
        <w:r w:rsidDel="00E15A90">
          <w:rPr>
            <w:sz w:val="24"/>
            <w:lang w:val="pt-BR"/>
          </w:rPr>
          <w:delText>Sanguessuga</w:delText>
        </w:r>
      </w:del>
    </w:p>
    <w:p w14:paraId="10424B83" w14:textId="4BD20CAE" w:rsidR="0012043A" w:rsidRPr="00947D25" w:rsidRDefault="0012043A">
      <w:pPr>
        <w:pStyle w:val="ListParagraph"/>
        <w:tabs>
          <w:tab w:val="left" w:pos="7672"/>
        </w:tabs>
        <w:ind w:firstLine="414"/>
        <w:rPr>
          <w:sz w:val="24"/>
          <w:lang w:val="pt-BR"/>
        </w:rPr>
        <w:pPrChange w:id="645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46" w:author="Elias De Moraes Fernandes" w:date="2016-03-15T17:39:00Z">
        <w:r w:rsidDel="00E15A90">
          <w:rPr>
            <w:sz w:val="24"/>
            <w:lang w:val="en-CA"/>
          </w:rPr>
          <w:delText xml:space="preserve">- </w:delText>
        </w:r>
      </w:del>
      <w:del w:id="647" w:author="Elias De Moraes Fernandes" w:date="2016-03-15T17:07:00Z">
        <w:r w:rsidR="00947D25" w:rsidDel="003B00AD">
          <w:rPr>
            <w:sz w:val="24"/>
            <w:lang w:val="en-CA"/>
          </w:rPr>
          <w:delText xml:space="preserve">150 </w:delText>
        </w:r>
      </w:del>
      <w:del w:id="648" w:author="Elias De Moraes Fernandes" w:date="2016-03-15T17:39:00Z">
        <w:r w:rsidR="00947D25" w:rsidDel="00E15A90">
          <w:rPr>
            <w:sz w:val="24"/>
            <w:lang w:val="en-CA"/>
          </w:rPr>
          <w:delText xml:space="preserve">pontos extra + desbloqueio de novo item </w:delText>
        </w:r>
      </w:del>
      <w:del w:id="649" w:author="Elias De Moraes Fernandes" w:date="2016-03-15T17:23:00Z">
        <w:r w:rsidR="00947D25" w:rsidDel="00FD25DD">
          <w:rPr>
            <w:sz w:val="24"/>
            <w:lang w:val="en-CA"/>
          </w:rPr>
          <w:delText xml:space="preserve">(Bomba </w:delText>
        </w:r>
        <w:r w:rsidR="00947D25" w:rsidDel="00FD25DD">
          <w:rPr>
            <w:sz w:val="24"/>
            <w:lang w:val="pt-BR"/>
          </w:rPr>
          <w:delText>Ácida)</w:delText>
        </w:r>
      </w:del>
    </w:p>
    <w:p w14:paraId="71CD05C1" w14:textId="4F089E72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650" w:author="Elias De Moraes Fernandes" w:date="2016-03-15T17:07:00Z"/>
          <w:sz w:val="24"/>
          <w:lang w:val="en-CA"/>
        </w:rPr>
      </w:pPr>
      <w:del w:id="651" w:author="Elias De Moraes Fernandes" w:date="2016-03-15T17:07:00Z">
        <w:r w:rsidDel="003B00AD">
          <w:rPr>
            <w:sz w:val="24"/>
            <w:lang w:val="en-CA"/>
          </w:rPr>
          <w:delText>Pássaro</w:delText>
        </w:r>
      </w:del>
    </w:p>
    <w:p w14:paraId="78F66730" w14:textId="25E364C5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652" w:author="Elias De Moraes Fernandes" w:date="2016-03-15T17:07:00Z"/>
          <w:sz w:val="24"/>
          <w:lang w:val="en-CA"/>
        </w:rPr>
      </w:pPr>
      <w:del w:id="653" w:author="Elias De Moraes Fernandes" w:date="2016-03-15T17:07:00Z">
        <w:r w:rsidDel="003B00AD">
          <w:rPr>
            <w:sz w:val="24"/>
            <w:lang w:val="en-CA"/>
          </w:rPr>
          <w:delText>- 300 pontos extra + desbloqueio de novo item (comida)</w:delText>
        </w:r>
      </w:del>
    </w:p>
    <w:p w14:paraId="2E5704E9" w14:textId="5F6C6CA1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654" w:author="Elias De Moraes Fernandes" w:date="2016-03-15T17:23:00Z" w:name="move445825928"/>
      <w:moveFrom w:id="655" w:author="Elias De Moraes Fernandes" w:date="2016-03-15T17:23:00Z">
        <w:r w:rsidDel="00872672">
          <w:rPr>
            <w:sz w:val="24"/>
            <w:lang w:val="en-CA"/>
          </w:rPr>
          <w:t>Formiga</w:t>
        </w:r>
      </w:moveFrom>
    </w:p>
    <w:p w14:paraId="16028115" w14:textId="6F3D893B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 w:id="656" w:author="Elias De Moraes Fernandes" w:date="2016-03-15T17:23:00Z">
        <w:r w:rsidDel="00872672">
          <w:rPr>
            <w:sz w:val="24"/>
            <w:lang w:val="en-CA"/>
          </w:rPr>
          <w:t>- 400 pontos extra + desbloqueio de novo item (Bomba Ácida</w:t>
        </w:r>
        <w:r w:rsidR="00413601" w:rsidDel="00872672">
          <w:rPr>
            <w:sz w:val="24"/>
            <w:lang w:val="en-CA"/>
          </w:rPr>
          <w:t xml:space="preserve"> e Carvão Moído</w:t>
        </w:r>
        <w:r w:rsidDel="00872672">
          <w:rPr>
            <w:sz w:val="24"/>
            <w:lang w:val="en-CA"/>
          </w:rPr>
          <w:t>)</w:t>
        </w:r>
      </w:moveFrom>
    </w:p>
    <w:moveFromRangeEnd w:id="654"/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Default="00FB4DA0" w:rsidP="00EF7FB2">
      <w:pPr>
        <w:pStyle w:val="ListParagraph"/>
        <w:tabs>
          <w:tab w:val="left" w:pos="7672"/>
        </w:tabs>
        <w:ind w:left="0" w:firstLine="360"/>
        <w:rPr>
          <w:ins w:id="657" w:author="Elias De Moraes Fernandes" w:date="2016-03-16T12:51:00Z"/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34F30E96" w14:textId="2592AB6F" w:rsidR="005E2E0B" w:rsidRPr="00EF7FB2" w:rsidDel="005E2E0B" w:rsidRDefault="005E2E0B" w:rsidP="00EF7FB2">
      <w:pPr>
        <w:pStyle w:val="ListParagraph"/>
        <w:tabs>
          <w:tab w:val="left" w:pos="7672"/>
        </w:tabs>
        <w:ind w:left="0" w:firstLine="360"/>
        <w:rPr>
          <w:del w:id="658" w:author="Elias De Moraes Fernandes" w:date="2016-03-16T12:52:00Z"/>
          <w:b/>
          <w:sz w:val="24"/>
          <w:lang w:val="pt-BR"/>
        </w:rPr>
      </w:pP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4FFC7658" w:rsidR="003B6AB6" w:rsidRDefault="003B6AB6">
      <w:pPr>
        <w:ind w:left="360" w:firstLine="360"/>
        <w:rPr>
          <w:ins w:id="659" w:author="Elias De Moraes Fernandes" w:date="2016-03-16T12:51:00Z"/>
          <w:sz w:val="24"/>
          <w:lang w:val="pt-BR"/>
        </w:rPr>
        <w:pPrChange w:id="660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 e rápido</w:t>
      </w:r>
      <w:del w:id="661" w:author="Elias De Moraes Fernandes" w:date="2016-03-16T12:51:00Z">
        <w:r w:rsidDel="005E2E0B">
          <w:rPr>
            <w:sz w:val="24"/>
            <w:lang w:val="pt-BR"/>
          </w:rPr>
          <w:delText xml:space="preserve">, tira </w:delText>
        </w:r>
      </w:del>
      <w:del w:id="662" w:author="Elias De Moraes Fernandes" w:date="2016-03-15T17:41:00Z">
        <w:r w:rsidR="00413601" w:rsidDel="00DD40F3">
          <w:rPr>
            <w:sz w:val="24"/>
            <w:lang w:val="pt-BR"/>
          </w:rPr>
          <w:delText>25</w:delText>
        </w:r>
        <w:r w:rsidDel="00DD40F3">
          <w:rPr>
            <w:sz w:val="24"/>
            <w:lang w:val="pt-BR"/>
          </w:rPr>
          <w:delText>%</w:delText>
        </w:r>
      </w:del>
      <w:del w:id="663" w:author="Elias De Moraes Fernandes" w:date="2016-03-16T12:51:00Z">
        <w:r w:rsidDel="005E2E0B">
          <w:rPr>
            <w:sz w:val="24"/>
            <w:lang w:val="pt-BR"/>
          </w:rPr>
          <w:delText xml:space="preserve"> </w:delText>
        </w:r>
      </w:del>
      <w:del w:id="664" w:author="Elias De Moraes Fernandes" w:date="2016-03-15T17:42:00Z">
        <w:r w:rsidDel="00DD40F3">
          <w:rPr>
            <w:sz w:val="24"/>
            <w:lang w:val="pt-BR"/>
          </w:rPr>
          <w:delText xml:space="preserve">vida </w:delText>
        </w:r>
      </w:del>
      <w:del w:id="665" w:author="Elias De Moraes Fernandes" w:date="2016-03-16T12:51:00Z">
        <w:r w:rsidDel="005E2E0B">
          <w:rPr>
            <w:sz w:val="24"/>
            <w:lang w:val="pt-BR"/>
          </w:rPr>
          <w:delText>quando toca no personagem principal.</w:delText>
        </w:r>
      </w:del>
      <w:ins w:id="666" w:author="Elias De Moraes Fernandes" w:date="2016-03-16T12:51:00Z">
        <w:r w:rsidR="005E2E0B">
          <w:rPr>
            <w:sz w:val="24"/>
            <w:lang w:val="pt-BR"/>
          </w:rPr>
          <w:t>.</w:t>
        </w:r>
      </w:ins>
    </w:p>
    <w:p w14:paraId="2354F273" w14:textId="77777777" w:rsidR="005E2E0B" w:rsidRPr="005E2E0B" w:rsidRDefault="005E2E0B">
      <w:pPr>
        <w:ind w:left="360" w:firstLine="360"/>
        <w:rPr>
          <w:ins w:id="667" w:author="Elias De Moraes Fernandes" w:date="2016-03-16T12:51:00Z"/>
          <w:sz w:val="24"/>
          <w:lang w:val="en-CA"/>
          <w:rPrChange w:id="668" w:author="Elias De Moraes Fernandes" w:date="2016-03-16T12:51:00Z">
            <w:rPr>
              <w:ins w:id="669" w:author="Elias De Moraes Fernandes" w:date="2016-03-16T12:51:00Z"/>
            </w:rPr>
          </w:rPrChange>
        </w:rPr>
        <w:pPrChange w:id="670" w:author="Elias De Moraes Fernandes" w:date="2016-03-16T12:51:00Z">
          <w:pPr/>
        </w:pPrChange>
      </w:pPr>
      <w:proofErr w:type="spellStart"/>
      <w:ins w:id="671" w:author="Elias De Moraes Fernandes" w:date="2016-03-16T12:51:00Z">
        <w:r w:rsidRPr="005E2E0B">
          <w:rPr>
            <w:sz w:val="24"/>
            <w:lang w:val="en-CA"/>
            <w:rPrChange w:id="672" w:author="Elias De Moraes Fernandes" w:date="2016-03-16T12:51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en-CA"/>
            <w:rPrChange w:id="673" w:author="Elias De Moraes Fernandes" w:date="2016-03-16T12:51:00Z">
              <w:rPr/>
            </w:rPrChange>
          </w:rPr>
          <w:t xml:space="preserve"> -&gt; +2 de </w:t>
        </w:r>
        <w:proofErr w:type="spellStart"/>
        <w:r w:rsidRPr="005E2E0B">
          <w:rPr>
            <w:sz w:val="24"/>
            <w:lang w:val="en-CA"/>
            <w:rPrChange w:id="674" w:author="Elias De Moraes Fernandes" w:date="2016-03-16T12:51:00Z">
              <w:rPr/>
            </w:rPrChange>
          </w:rPr>
          <w:t>energia</w:t>
        </w:r>
        <w:proofErr w:type="spellEnd"/>
      </w:ins>
    </w:p>
    <w:p w14:paraId="5DEC5EC4" w14:textId="6C221DDF" w:rsidR="005E2E0B" w:rsidRPr="005E2E0B" w:rsidRDefault="005E2E0B">
      <w:pPr>
        <w:ind w:left="360" w:firstLine="360"/>
        <w:rPr>
          <w:sz w:val="24"/>
          <w:lang w:val="en-CA"/>
          <w:rPrChange w:id="675" w:author="Elias De Moraes Fernandes" w:date="2016-03-16T12:51:00Z">
            <w:rPr>
              <w:sz w:val="24"/>
              <w:lang w:val="pt-BR"/>
            </w:rPr>
          </w:rPrChange>
        </w:rPr>
        <w:pPrChange w:id="676" w:author="Elias De Moraes Fernandes" w:date="2016-03-16T12:51:00Z">
          <w:pPr>
            <w:ind w:firstLine="360"/>
          </w:pPr>
        </w:pPrChange>
      </w:pPr>
      <w:proofErr w:type="spellStart"/>
      <w:ins w:id="677" w:author="Elias De Moraes Fernandes" w:date="2016-03-16T12:51:00Z">
        <w:r w:rsidRPr="005E2E0B">
          <w:rPr>
            <w:sz w:val="24"/>
            <w:lang w:val="en-CA"/>
            <w:rPrChange w:id="678" w:author="Elias De Moraes Fernandes" w:date="2016-03-16T12:51:00Z">
              <w:rPr>
                <w:i/>
                <w:iCs/>
              </w:rPr>
            </w:rPrChange>
          </w:rPr>
          <w:t>Acertar</w:t>
        </w:r>
        <w:proofErr w:type="spellEnd"/>
        <w:r w:rsidRPr="005E2E0B">
          <w:rPr>
            <w:sz w:val="24"/>
            <w:lang w:val="en-CA"/>
            <w:rPrChange w:id="679" w:author="Elias De Moraes Fernandes" w:date="2016-03-16T12:51:00Z">
              <w:rPr>
                <w:i/>
                <w:iCs/>
              </w:rPr>
            </w:rPrChange>
          </w:rPr>
          <w:t xml:space="preserve"> a </w:t>
        </w:r>
        <w:proofErr w:type="spellStart"/>
        <w:r w:rsidRPr="005E2E0B">
          <w:rPr>
            <w:sz w:val="24"/>
            <w:lang w:val="en-CA"/>
            <w:rPrChange w:id="680" w:author="Elias De Moraes Fernandes" w:date="2016-03-16T12:51:00Z">
              <w:rPr>
                <w:i/>
                <w:iCs/>
              </w:rPr>
            </w:rPrChange>
          </w:rPr>
          <w:t>minhoca</w:t>
        </w:r>
        <w:proofErr w:type="spellEnd"/>
        <w:r w:rsidRPr="005E2E0B">
          <w:rPr>
            <w:sz w:val="24"/>
            <w:lang w:val="en-CA"/>
            <w:rPrChange w:id="681" w:author="Elias De Moraes Fernandes" w:date="2016-03-16T12:51:00Z">
              <w:rPr/>
            </w:rPrChange>
          </w:rPr>
          <w:t xml:space="preserve"> -&gt; - 5 de </w:t>
        </w:r>
        <w:proofErr w:type="spellStart"/>
        <w:r w:rsidRPr="005E2E0B">
          <w:rPr>
            <w:sz w:val="24"/>
            <w:lang w:val="en-CA"/>
            <w:rPrChange w:id="682" w:author="Elias De Moraes Fernandes" w:date="2016-03-16T12:51:00Z">
              <w:rPr/>
            </w:rPrChange>
          </w:rPr>
          <w:t>energia</w:t>
        </w:r>
        <w:proofErr w:type="spellEnd"/>
        <w:r w:rsidRPr="005E2E0B">
          <w:rPr>
            <w:sz w:val="24"/>
            <w:lang w:val="en-CA"/>
            <w:rPrChange w:id="683" w:author="Elias De Moraes Fernandes" w:date="2016-03-16T12:51:00Z">
              <w:rPr/>
            </w:rPrChange>
          </w:rPr>
          <w:t xml:space="preserve"> (no player)</w:t>
        </w:r>
      </w:ins>
    </w:p>
    <w:p w14:paraId="3ACD39C2" w14:textId="0AC04DFC" w:rsidR="00262DD3" w:rsidRDefault="003B6AB6" w:rsidP="005E2E0B">
      <w:pPr>
        <w:ind w:left="360" w:firstLine="360"/>
        <w:rPr>
          <w:ins w:id="684" w:author="Elias De Moraes Fernandes" w:date="2016-03-16T12:52:00Z"/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 w:rsidR="00C14A08">
        <w:rPr>
          <w:sz w:val="24"/>
          <w:lang w:val="en-CA"/>
        </w:rPr>
        <w:t>Não</w:t>
      </w:r>
      <w:proofErr w:type="spellEnd"/>
      <w:r w:rsidR="00C14A08">
        <w:rPr>
          <w:sz w:val="24"/>
          <w:lang w:val="en-CA"/>
        </w:rPr>
        <w:t xml:space="preserve"> </w:t>
      </w:r>
      <w:proofErr w:type="spellStart"/>
      <w:r w:rsidR="00C14A08">
        <w:rPr>
          <w:sz w:val="24"/>
          <w:lang w:val="en-CA"/>
        </w:rPr>
        <w:t>possui</w:t>
      </w:r>
      <w:proofErr w:type="spellEnd"/>
      <w:r>
        <w:rPr>
          <w:sz w:val="24"/>
          <w:lang w:val="pt-BR"/>
        </w:rPr>
        <w:t>.</w:t>
      </w:r>
    </w:p>
    <w:p w14:paraId="0E7C82D5" w14:textId="77777777" w:rsidR="00262DD3" w:rsidRDefault="00262DD3">
      <w:pPr>
        <w:rPr>
          <w:ins w:id="685" w:author="Elias De Moraes Fernandes" w:date="2016-03-16T12:52:00Z"/>
          <w:sz w:val="24"/>
          <w:lang w:val="pt-BR"/>
        </w:rPr>
      </w:pPr>
      <w:ins w:id="686" w:author="Elias De Moraes Fernandes" w:date="2016-03-16T12:52:00Z">
        <w:r>
          <w:rPr>
            <w:sz w:val="24"/>
            <w:lang w:val="pt-BR"/>
          </w:rPr>
          <w:br w:type="page"/>
        </w:r>
      </w:ins>
    </w:p>
    <w:p w14:paraId="04A00A85" w14:textId="77777777" w:rsidR="00F36160" w:rsidDel="005E2E0B" w:rsidRDefault="00F36160">
      <w:pPr>
        <w:ind w:left="360" w:firstLine="360"/>
        <w:rPr>
          <w:del w:id="687" w:author="Elias De Moraes Fernandes" w:date="2016-03-16T12:48:00Z"/>
          <w:sz w:val="24"/>
          <w:lang w:val="pt-BR"/>
        </w:rPr>
        <w:pPrChange w:id="688" w:author="Elias De Moraes Fernandes" w:date="2016-03-15T17:40:00Z">
          <w:pPr>
            <w:ind w:firstLine="360"/>
          </w:pPr>
        </w:pPrChange>
      </w:pPr>
    </w:p>
    <w:p w14:paraId="7C127B54" w14:textId="77777777" w:rsidR="002B2BEC" w:rsidDel="005E2E0B" w:rsidRDefault="002B2BEC" w:rsidP="00F36160">
      <w:pPr>
        <w:ind w:firstLine="360"/>
        <w:rPr>
          <w:del w:id="689" w:author="Elias De Moraes Fernandes" w:date="2016-03-16T12:48:00Z"/>
          <w:sz w:val="24"/>
          <w:lang w:val="pt-BR"/>
        </w:rPr>
      </w:pPr>
    </w:p>
    <w:p w14:paraId="00C119A8" w14:textId="77777777" w:rsidR="00EF7FB2" w:rsidDel="00262DD3" w:rsidRDefault="00EF7FB2">
      <w:pPr>
        <w:ind w:left="360" w:firstLine="426"/>
        <w:rPr>
          <w:del w:id="690" w:author="Elias De Moraes Fernandes" w:date="2016-03-16T12:52:00Z"/>
          <w:sz w:val="24"/>
          <w:lang w:val="pt-BR"/>
        </w:rPr>
        <w:pPrChange w:id="691" w:author="Elias De Moraes Fernandes" w:date="2016-03-16T12:52:00Z">
          <w:pPr>
            <w:ind w:firstLine="360"/>
          </w:pPr>
        </w:pPrChange>
      </w:pPr>
    </w:p>
    <w:p w14:paraId="68C8E421" w14:textId="27E2630A" w:rsidR="00F36160" w:rsidRPr="00EF7FB2" w:rsidRDefault="00F36160">
      <w:pPr>
        <w:ind w:firstLine="426"/>
        <w:rPr>
          <w:b/>
          <w:sz w:val="24"/>
          <w:lang w:val="pt-BR"/>
        </w:rPr>
        <w:pPrChange w:id="692" w:author="Elias De Moraes Fernandes" w:date="2016-03-16T12:52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Formiga</w:t>
      </w:r>
    </w:p>
    <w:p w14:paraId="7DE4AECF" w14:textId="21B9F077" w:rsidR="00F36160" w:rsidRDefault="00F36160">
      <w:pPr>
        <w:ind w:left="360" w:firstLine="360"/>
        <w:rPr>
          <w:sz w:val="24"/>
          <w:lang w:val="pt-BR"/>
        </w:rPr>
        <w:pPrChange w:id="693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Agressivo, insistente. </w:t>
      </w:r>
      <w:del w:id="694" w:author="Elias De Moraes Fernandes" w:date="2016-03-16T12:52:00Z">
        <w:r w:rsidDel="005E2E0B">
          <w:rPr>
            <w:sz w:val="24"/>
            <w:lang w:val="pt-BR"/>
          </w:rPr>
          <w:delText xml:space="preserve">Tira </w:delText>
        </w:r>
      </w:del>
      <w:del w:id="695" w:author="Elias De Moraes Fernandes" w:date="2016-03-15T17:42:00Z">
        <w:r w:rsidDel="00DD40F3">
          <w:rPr>
            <w:sz w:val="24"/>
            <w:lang w:val="pt-BR"/>
          </w:rPr>
          <w:delText>20% vida</w:delText>
        </w:r>
      </w:del>
      <w:del w:id="696" w:author="Elias De Moraes Fernandes" w:date="2016-03-16T12:52:00Z">
        <w:r w:rsidDel="005E2E0B">
          <w:rPr>
            <w:sz w:val="24"/>
            <w:lang w:val="pt-BR"/>
          </w:rPr>
          <w:delText xml:space="preserve"> quando toca no personagem principal.</w:delText>
        </w:r>
      </w:del>
    </w:p>
    <w:p w14:paraId="127CFF82" w14:textId="77777777" w:rsidR="00EF7FB2" w:rsidRDefault="00F36160">
      <w:pPr>
        <w:ind w:left="360" w:firstLine="360"/>
        <w:rPr>
          <w:ins w:id="697" w:author="Elias De Moraes Fernandes" w:date="2016-03-16T12:52:00Z"/>
          <w:sz w:val="24"/>
          <w:lang w:val="pt-BR"/>
        </w:rPr>
        <w:pPrChange w:id="698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>
        <w:rPr>
          <w:sz w:val="24"/>
          <w:lang w:val="en-CA"/>
        </w:rPr>
        <w:t>Poder</w:t>
      </w:r>
      <w:proofErr w:type="spellEnd"/>
      <w:r>
        <w:rPr>
          <w:sz w:val="24"/>
          <w:lang w:val="en-CA"/>
        </w:rPr>
        <w:t xml:space="preserve"> de </w:t>
      </w:r>
      <w:proofErr w:type="spellStart"/>
      <w:r>
        <w:rPr>
          <w:sz w:val="24"/>
          <w:lang w:val="en-CA"/>
        </w:rPr>
        <w:t>chamar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formigueiro</w:t>
      </w:r>
      <w:proofErr w:type="spellEnd"/>
      <w:r>
        <w:rPr>
          <w:sz w:val="24"/>
          <w:lang w:val="en-CA"/>
        </w:rPr>
        <w:t xml:space="preserve"> e </w:t>
      </w:r>
      <w:proofErr w:type="spellStart"/>
      <w:r>
        <w:rPr>
          <w:sz w:val="24"/>
          <w:lang w:val="en-CA"/>
        </w:rPr>
        <w:t>criar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ninho</w:t>
      </w:r>
      <w:proofErr w:type="spellEnd"/>
      <w:r>
        <w:rPr>
          <w:sz w:val="24"/>
          <w:lang w:val="en-CA"/>
        </w:rPr>
        <w:t xml:space="preserve"> em </w:t>
      </w:r>
      <w:proofErr w:type="spellStart"/>
      <w:r>
        <w:rPr>
          <w:sz w:val="24"/>
          <w:lang w:val="en-CA"/>
        </w:rPr>
        <w:t>determinados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locais</w:t>
      </w:r>
      <w:proofErr w:type="spellEnd"/>
      <w:r>
        <w:rPr>
          <w:sz w:val="24"/>
          <w:lang w:val="pt-BR"/>
        </w:rPr>
        <w:t>.</w:t>
      </w:r>
    </w:p>
    <w:p w14:paraId="516B6918" w14:textId="77777777" w:rsidR="005E2E0B" w:rsidRPr="005E2E0B" w:rsidRDefault="005E2E0B">
      <w:pPr>
        <w:ind w:left="360" w:firstLine="360"/>
        <w:rPr>
          <w:ins w:id="699" w:author="Elias De Moraes Fernandes" w:date="2016-03-16T12:52:00Z"/>
          <w:sz w:val="24"/>
          <w:lang w:val="pt-BR"/>
          <w:rPrChange w:id="700" w:author="Elias De Moraes Fernandes" w:date="2016-03-16T12:52:00Z">
            <w:rPr>
              <w:ins w:id="701" w:author="Elias De Moraes Fernandes" w:date="2016-03-16T12:52:00Z"/>
            </w:rPr>
          </w:rPrChange>
        </w:rPr>
        <w:pPrChange w:id="702" w:author="Elias De Moraes Fernandes" w:date="2016-03-16T12:52:00Z">
          <w:pPr/>
        </w:pPrChange>
      </w:pPr>
      <w:ins w:id="703" w:author="Elias De Moraes Fernandes" w:date="2016-03-16T12:52:00Z">
        <w:r w:rsidRPr="005E2E0B">
          <w:rPr>
            <w:sz w:val="24"/>
            <w:lang w:val="pt-BR"/>
            <w:rPrChange w:id="704" w:author="Elias De Moraes Fernandes" w:date="2016-03-16T12:52:00Z">
              <w:rPr>
                <w:i/>
                <w:iCs/>
              </w:rPr>
            </w:rPrChange>
          </w:rPr>
          <w:t>Alimentar -&gt; +4 de energia</w:t>
        </w:r>
      </w:ins>
    </w:p>
    <w:p w14:paraId="20AB9CA8" w14:textId="77777777" w:rsidR="005E2E0B" w:rsidRPr="005E2E0B" w:rsidRDefault="005E2E0B">
      <w:pPr>
        <w:ind w:left="360" w:firstLine="360"/>
        <w:rPr>
          <w:ins w:id="705" w:author="Elias De Moraes Fernandes" w:date="2016-03-16T12:52:00Z"/>
          <w:sz w:val="24"/>
          <w:lang w:val="pt-BR"/>
          <w:rPrChange w:id="706" w:author="Elias De Moraes Fernandes" w:date="2016-03-16T12:52:00Z">
            <w:rPr>
              <w:ins w:id="707" w:author="Elias De Moraes Fernandes" w:date="2016-03-16T12:52:00Z"/>
            </w:rPr>
          </w:rPrChange>
        </w:rPr>
        <w:pPrChange w:id="708" w:author="Elias De Moraes Fernandes" w:date="2016-03-16T12:52:00Z">
          <w:pPr/>
        </w:pPrChange>
      </w:pPr>
      <w:ins w:id="709" w:author="Elias De Moraes Fernandes" w:date="2016-03-16T12:52:00Z">
        <w:r w:rsidRPr="005E2E0B">
          <w:rPr>
            <w:sz w:val="24"/>
            <w:lang w:val="pt-BR"/>
            <w:rPrChange w:id="710" w:author="Elias De Moraes Fernandes" w:date="2016-03-16T12:52:00Z">
              <w:rPr>
                <w:i/>
                <w:iCs/>
              </w:rPr>
            </w:rPrChange>
          </w:rPr>
          <w:t>Comer Carvão Moído -&gt; -5 de energia</w:t>
        </w:r>
      </w:ins>
    </w:p>
    <w:p w14:paraId="72A591D3" w14:textId="77777777" w:rsidR="005E2E0B" w:rsidRPr="005E2E0B" w:rsidRDefault="005E2E0B">
      <w:pPr>
        <w:ind w:left="360" w:firstLine="360"/>
        <w:rPr>
          <w:ins w:id="711" w:author="Elias De Moraes Fernandes" w:date="2016-03-16T12:52:00Z"/>
          <w:sz w:val="24"/>
          <w:lang w:val="pt-BR"/>
          <w:rPrChange w:id="712" w:author="Elias De Moraes Fernandes" w:date="2016-03-16T12:52:00Z">
            <w:rPr>
              <w:ins w:id="713" w:author="Elias De Moraes Fernandes" w:date="2016-03-16T12:52:00Z"/>
            </w:rPr>
          </w:rPrChange>
        </w:rPr>
        <w:pPrChange w:id="714" w:author="Elias De Moraes Fernandes" w:date="2016-03-16T12:52:00Z">
          <w:pPr/>
        </w:pPrChange>
      </w:pPr>
      <w:ins w:id="715" w:author="Elias De Moraes Fernandes" w:date="2016-03-16T12:52:00Z">
        <w:r w:rsidRPr="005E2E0B">
          <w:rPr>
            <w:sz w:val="24"/>
            <w:lang w:val="pt-BR"/>
            <w:rPrChange w:id="716" w:author="Elias De Moraes Fernandes" w:date="2016-03-16T12:52:00Z">
              <w:rPr>
                <w:i/>
                <w:iCs/>
              </w:rPr>
            </w:rPrChange>
          </w:rPr>
          <w:t>Acertar a minhoca -&gt; -5 de energia (no player)</w:t>
        </w:r>
      </w:ins>
    </w:p>
    <w:p w14:paraId="754ACB6F" w14:textId="77777777" w:rsidR="005E2E0B" w:rsidRDefault="005E2E0B">
      <w:pPr>
        <w:ind w:left="360" w:firstLine="360"/>
        <w:rPr>
          <w:sz w:val="24"/>
          <w:lang w:val="pt-BR"/>
        </w:rPr>
        <w:pPrChange w:id="717" w:author="Elias De Moraes Fernandes" w:date="2016-03-15T17:40:00Z">
          <w:pPr>
            <w:ind w:firstLine="360"/>
          </w:pPr>
        </w:pPrChange>
      </w:pPr>
    </w:p>
    <w:p w14:paraId="4ACBAFC9" w14:textId="77777777" w:rsidR="00EF7FB2" w:rsidDel="005E2E0B" w:rsidRDefault="00EF7FB2">
      <w:pPr>
        <w:ind w:firstLine="426"/>
        <w:rPr>
          <w:del w:id="718" w:author="Elias De Moraes Fernandes" w:date="2016-03-16T12:48:00Z"/>
          <w:sz w:val="24"/>
          <w:lang w:val="pt-BR"/>
        </w:rPr>
        <w:pPrChange w:id="719" w:author="Elias De Moraes Fernandes" w:date="2016-03-16T12:48:00Z">
          <w:pPr>
            <w:ind w:firstLine="360"/>
          </w:pPr>
        </w:pPrChange>
      </w:pPr>
    </w:p>
    <w:p w14:paraId="03239035" w14:textId="77777777" w:rsidR="00EF7FB2" w:rsidRPr="00EF7FB2" w:rsidRDefault="00EF7FB2">
      <w:pPr>
        <w:ind w:firstLine="426"/>
        <w:rPr>
          <w:b/>
          <w:sz w:val="24"/>
          <w:lang w:val="pt-BR"/>
        </w:rPr>
        <w:pPrChange w:id="720" w:author="Elias De Moraes Fernandes" w:date="2016-03-16T12:48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Sanguessuga</w:t>
      </w:r>
    </w:p>
    <w:p w14:paraId="06600119" w14:textId="3155512C" w:rsidR="00EF7FB2" w:rsidRDefault="00EF7FB2">
      <w:pPr>
        <w:ind w:left="360" w:firstLine="360"/>
        <w:rPr>
          <w:ins w:id="721" w:author="Elias De Moraes Fernandes" w:date="2016-03-16T12:50:00Z"/>
          <w:sz w:val="24"/>
          <w:lang w:val="pt-BR"/>
        </w:rPr>
        <w:pPrChange w:id="722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del w:id="723" w:author="Elias De Moraes Fernandes" w:date="2016-03-15T17:40:00Z">
        <w:r w:rsidDel="00E15A90">
          <w:rPr>
            <w:sz w:val="24"/>
            <w:lang w:val="pt-BR"/>
          </w:rPr>
          <w:delText xml:space="preserve">Agressivo porém </w:delText>
        </w:r>
      </w:del>
      <w:ins w:id="724" w:author="Elias De Moraes Fernandes" w:date="2016-03-15T17:41:00Z">
        <w:r w:rsidR="00E15A90">
          <w:rPr>
            <w:sz w:val="24"/>
            <w:lang w:val="pt-BR"/>
          </w:rPr>
          <w:t>Le</w:t>
        </w:r>
      </w:ins>
      <w:del w:id="725" w:author="Elias De Moraes Fernandes" w:date="2016-03-15T17:41:00Z">
        <w:r w:rsidDel="00E15A90">
          <w:rPr>
            <w:sz w:val="24"/>
            <w:lang w:val="pt-BR"/>
          </w:rPr>
          <w:delText>l</w:delText>
        </w:r>
      </w:del>
      <w:del w:id="726" w:author="Elias De Moraes Fernandes" w:date="2016-03-15T17:40:00Z">
        <w:r w:rsidDel="00E15A90">
          <w:rPr>
            <w:sz w:val="24"/>
            <w:lang w:val="pt-BR"/>
          </w:rPr>
          <w:delText>e</w:delText>
        </w:r>
      </w:del>
      <w:r>
        <w:rPr>
          <w:sz w:val="24"/>
          <w:lang w:val="pt-BR"/>
        </w:rPr>
        <w:t>nto</w:t>
      </w:r>
      <w:ins w:id="727" w:author="Elias De Moraes Fernandes" w:date="2016-03-15T17:41:00Z">
        <w:r w:rsidR="00E15A90">
          <w:rPr>
            <w:sz w:val="24"/>
            <w:lang w:val="pt-BR"/>
          </w:rPr>
          <w:t xml:space="preserve"> porém Agressivo</w:t>
        </w:r>
      </w:ins>
      <w:ins w:id="728" w:author="Elias De Moraes Fernandes" w:date="2016-03-16T12:50:00Z">
        <w:r w:rsidR="005E2E0B">
          <w:rPr>
            <w:sz w:val="24"/>
            <w:lang w:val="pt-BR"/>
          </w:rPr>
          <w:t>.</w:t>
        </w:r>
      </w:ins>
      <w:del w:id="729" w:author="Elias De Moraes Fernandes" w:date="2016-03-16T12:50:00Z">
        <w:r w:rsidDel="005E2E0B">
          <w:rPr>
            <w:sz w:val="24"/>
            <w:lang w:val="pt-BR"/>
          </w:rPr>
          <w:delText xml:space="preserve">, tira </w:delText>
        </w:r>
      </w:del>
      <w:del w:id="730" w:author="Elias De Moraes Fernandes" w:date="2016-03-16T12:44:00Z">
        <w:r w:rsidDel="0097724D">
          <w:rPr>
            <w:sz w:val="24"/>
            <w:lang w:val="pt-BR"/>
          </w:rPr>
          <w:delText>15%</w:delText>
        </w:r>
      </w:del>
      <w:del w:id="731" w:author="Elias De Moraes Fernandes" w:date="2016-03-16T12:50:00Z">
        <w:r w:rsidDel="005E2E0B">
          <w:rPr>
            <w:sz w:val="24"/>
            <w:lang w:val="pt-BR"/>
          </w:rPr>
          <w:delText xml:space="preserve"> vida quando toca no personagem principal.</w:delText>
        </w:r>
      </w:del>
    </w:p>
    <w:p w14:paraId="3838C60F" w14:textId="77777777" w:rsidR="005E2E0B" w:rsidRPr="005E2E0B" w:rsidRDefault="005E2E0B">
      <w:pPr>
        <w:ind w:left="360" w:firstLine="360"/>
        <w:rPr>
          <w:ins w:id="732" w:author="Elias De Moraes Fernandes" w:date="2016-03-16T12:50:00Z"/>
          <w:sz w:val="24"/>
          <w:lang w:val="pt-BR"/>
          <w:rPrChange w:id="733" w:author="Elias De Moraes Fernandes" w:date="2016-03-16T12:50:00Z">
            <w:rPr>
              <w:ins w:id="734" w:author="Elias De Moraes Fernandes" w:date="2016-03-16T12:50:00Z"/>
            </w:rPr>
          </w:rPrChange>
        </w:rPr>
        <w:pPrChange w:id="735" w:author="Elias De Moraes Fernandes" w:date="2016-03-16T12:50:00Z">
          <w:pPr/>
        </w:pPrChange>
      </w:pPr>
      <w:ins w:id="736" w:author="Elias De Moraes Fernandes" w:date="2016-03-16T12:50:00Z">
        <w:r w:rsidRPr="005E2E0B">
          <w:rPr>
            <w:sz w:val="24"/>
            <w:lang w:val="pt-BR"/>
            <w:rPrChange w:id="737" w:author="Elias De Moraes Fernandes" w:date="2016-03-16T12:50:00Z">
              <w:rPr>
                <w:i/>
                <w:iCs/>
              </w:rPr>
            </w:rPrChange>
          </w:rPr>
          <w:t>Alimentar -&gt; +6 de energia</w:t>
        </w:r>
      </w:ins>
    </w:p>
    <w:p w14:paraId="79C0B843" w14:textId="59B3E764" w:rsidR="005E2E0B" w:rsidRDefault="005E2E0B">
      <w:pPr>
        <w:ind w:left="360" w:firstLine="360"/>
        <w:rPr>
          <w:sz w:val="24"/>
          <w:lang w:val="pt-BR"/>
        </w:rPr>
        <w:pPrChange w:id="738" w:author="Elias De Moraes Fernandes" w:date="2016-03-16T12:52:00Z">
          <w:pPr>
            <w:ind w:firstLine="360"/>
          </w:pPr>
        </w:pPrChange>
      </w:pPr>
      <w:ins w:id="739" w:author="Elias De Moraes Fernandes" w:date="2016-03-16T12:50:00Z">
        <w:r w:rsidRPr="005E2E0B">
          <w:rPr>
            <w:sz w:val="24"/>
            <w:lang w:val="pt-BR"/>
            <w:rPrChange w:id="740" w:author="Elias De Moraes Fernandes" w:date="2016-03-16T12:50:00Z">
              <w:rPr>
                <w:i/>
                <w:iCs/>
              </w:rPr>
            </w:rPrChange>
          </w:rPr>
          <w:t>Acertar a minhoca -&gt; -10 de energia (no player)</w:t>
        </w:r>
      </w:ins>
    </w:p>
    <w:p w14:paraId="2C16C645" w14:textId="77777777" w:rsidR="00EF7FB2" w:rsidRDefault="00EF7FB2">
      <w:pPr>
        <w:ind w:left="360" w:firstLine="360"/>
        <w:rPr>
          <w:sz w:val="24"/>
          <w:lang w:val="pt-BR"/>
        </w:rPr>
        <w:pPrChange w:id="741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possui.</w:t>
      </w:r>
    </w:p>
    <w:p w14:paraId="1D263F24" w14:textId="77777777" w:rsidR="002B5974" w:rsidRDefault="002B5974">
      <w:pPr>
        <w:rPr>
          <w:ins w:id="742" w:author="Elias De Moraes Fernandes" w:date="2016-03-16T12:53:00Z"/>
          <w:sz w:val="24"/>
          <w:lang w:val="pt-BR"/>
        </w:rPr>
      </w:pPr>
      <w:ins w:id="743" w:author="Elias De Moraes Fernandes" w:date="2016-03-16T12:53:00Z">
        <w:r>
          <w:rPr>
            <w:sz w:val="24"/>
            <w:lang w:val="pt-BR"/>
          </w:rPr>
          <w:br w:type="page"/>
        </w:r>
      </w:ins>
    </w:p>
    <w:p w14:paraId="4798E6DB" w14:textId="700F7C73" w:rsidR="003B6AB6" w:rsidRPr="0077658F" w:rsidDel="00B8107F" w:rsidRDefault="003B6AB6">
      <w:pPr>
        <w:rPr>
          <w:del w:id="744" w:author="Elias De Moraes Fernandes" w:date="2016-03-04T17:01:00Z"/>
          <w:sz w:val="24"/>
          <w:lang w:val="pt-BR"/>
        </w:rPr>
        <w:pPrChange w:id="745" w:author="Elias De Moraes Fernandes" w:date="2016-03-16T12:53:00Z">
          <w:pPr>
            <w:ind w:firstLine="360"/>
          </w:pPr>
        </w:pPrChange>
      </w:pPr>
      <w:del w:id="746" w:author="Elias De Moraes Fernandes" w:date="2016-03-04T17:01:00Z">
        <w:r w:rsidRPr="0077658F" w:rsidDel="00B8107F">
          <w:rPr>
            <w:sz w:val="24"/>
            <w:lang w:val="pt-BR"/>
          </w:rPr>
          <w:lastRenderedPageBreak/>
          <w:br w:type="page"/>
        </w:r>
      </w:del>
    </w:p>
    <w:p w14:paraId="2362AC2D" w14:textId="2F9F61D1" w:rsidR="005E6EDF" w:rsidRPr="0077658F" w:rsidRDefault="005E6EDF">
      <w:pPr>
        <w:rPr>
          <w:sz w:val="24"/>
          <w:lang w:val="pt-BR"/>
        </w:rPr>
        <w:pPrChange w:id="747" w:author="Elias De Moraes Fernandes" w:date="2016-03-16T12:53:00Z">
          <w:pPr>
            <w:tabs>
              <w:tab w:val="left" w:pos="4962"/>
            </w:tabs>
            <w:ind w:firstLine="360"/>
          </w:pPr>
        </w:pPrChange>
      </w:pPr>
      <w:del w:id="748" w:author="Elias De Moraes Fernandes" w:date="2016-03-04T17:01:00Z">
        <w:r w:rsidRPr="0077658F" w:rsidDel="00B8107F">
          <w:rPr>
            <w:sz w:val="24"/>
            <w:lang w:val="pt-BR"/>
          </w:rPr>
          <w:br w:type="page"/>
        </w:r>
      </w:del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49" w:name="_Toc442190686"/>
      <w:r>
        <w:rPr>
          <w:b/>
          <w:sz w:val="40"/>
          <w:lang w:val="pt-BR"/>
        </w:rPr>
        <w:t>Interface</w:t>
      </w:r>
      <w:bookmarkEnd w:id="749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17840BE9" w14:textId="77777777" w:rsidR="00850271" w:rsidRDefault="00453E01">
      <w:pPr>
        <w:pStyle w:val="ListParagraph"/>
        <w:keepNext/>
        <w:tabs>
          <w:tab w:val="left" w:pos="7672"/>
        </w:tabs>
        <w:ind w:left="0" w:firstLine="360"/>
        <w:rPr>
          <w:ins w:id="750" w:author="Elias De Moraes Fernandes" w:date="2016-03-14T18:43:00Z"/>
        </w:rPr>
        <w:pPrChange w:id="751" w:author="Elias De Moraes Fernandes" w:date="2016-03-14T18:4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664EB3AD" wp14:editId="5EF04F93">
            <wp:extent cx="5689938" cy="32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875"/>
                    <a:stretch/>
                  </pic:blipFill>
                  <pic:spPr bwMode="auto">
                    <a:xfrm>
                      <a:off x="0" y="0"/>
                      <a:ext cx="5933436" cy="3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6B03" w14:textId="6D718526" w:rsidR="0077658F" w:rsidRDefault="00850271">
      <w:pPr>
        <w:pStyle w:val="Caption"/>
        <w:rPr>
          <w:sz w:val="24"/>
          <w:lang w:val="pt-BR"/>
        </w:rPr>
        <w:pPrChange w:id="752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753" w:author="Elias De Moraes Fernandes" w:date="2016-03-14T18:43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754" w:author="Elias De Moraes Fernandes" w:date="2016-03-16T13:16:00Z">
        <w:r w:rsidR="00D71A67">
          <w:rPr>
            <w:noProof/>
          </w:rPr>
          <w:t>5</w:t>
        </w:r>
      </w:ins>
      <w:ins w:id="755" w:author="Elias De Moraes Fernandes" w:date="2016-03-14T18:43:00Z">
        <w:r>
          <w:fldChar w:fldCharType="end"/>
        </w:r>
        <w:r w:rsidRPr="00196602">
          <w:t xml:space="preserve"> - </w:t>
        </w:r>
        <w:r>
          <w:t xml:space="preserve">HUD: </w:t>
        </w:r>
        <w:proofErr w:type="spellStart"/>
        <w:r>
          <w:t>organização</w:t>
        </w:r>
        <w:proofErr w:type="spellEnd"/>
        <w:r>
          <w:t xml:space="preserve"> dos </w:t>
        </w:r>
        <w:proofErr w:type="spellStart"/>
        <w:r>
          <w:t>Elementos</w:t>
        </w:r>
      </w:ins>
      <w:proofErr w:type="spellEnd"/>
    </w:p>
    <w:p w14:paraId="065A0079" w14:textId="3F6F9B63" w:rsidR="0077658F" w:rsidDel="00850271" w:rsidRDefault="0077658F" w:rsidP="0077658F">
      <w:pPr>
        <w:pStyle w:val="ListParagraph"/>
        <w:tabs>
          <w:tab w:val="left" w:pos="7672"/>
        </w:tabs>
        <w:ind w:left="0" w:firstLine="360"/>
        <w:rPr>
          <w:del w:id="756" w:author="Elias De Moraes Fernandes" w:date="2016-03-14T18:43:00Z"/>
          <w:sz w:val="24"/>
          <w:lang w:val="pt-BR"/>
        </w:rPr>
      </w:pPr>
      <w:del w:id="757" w:author="Elias De Moraes Fernandes" w:date="2016-03-14T18:43:00Z">
        <w:r w:rsidDel="00850271">
          <w:rPr>
            <w:sz w:val="24"/>
            <w:lang w:val="pt-BR"/>
          </w:rPr>
          <w:delText xml:space="preserve">- </w:delText>
        </w:r>
        <w:r w:rsidRPr="0077658F" w:rsidDel="00850271">
          <w:rPr>
            <w:sz w:val="24"/>
            <w:lang w:val="pt-BR"/>
          </w:rPr>
          <w:delText>Posicionamento dos elementos do HUD</w:delText>
        </w:r>
        <w:r w:rsidDel="00850271">
          <w:rPr>
            <w:sz w:val="24"/>
            <w:lang w:val="pt-BR"/>
          </w:rPr>
          <w:delText>;</w:delText>
        </w:r>
      </w:del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ins w:id="758" w:author="Elias De Moraes Fernandes" w:date="2016-03-04T16:58:00Z"/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 xml:space="preserve">, </w:t>
      </w:r>
      <w:proofErr w:type="spellStart"/>
      <w:r w:rsidRPr="0077658F">
        <w:rPr>
          <w:sz w:val="24"/>
          <w:lang w:val="pt-BR"/>
        </w:rPr>
        <w:t>etc</w:t>
      </w:r>
      <w:proofErr w:type="spellEnd"/>
      <w:r w:rsidRPr="0077658F">
        <w:rPr>
          <w:sz w:val="24"/>
          <w:lang w:val="pt-BR"/>
        </w:rPr>
        <w:t>...</w:t>
      </w:r>
    </w:p>
    <w:p w14:paraId="619AE460" w14:textId="7020CFBB" w:rsidR="00F65D48" w:rsidRPr="0077658F" w:rsidRDefault="00F65D4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759" w:author="Elias De Moraes Fernandes" w:date="2016-03-04T16:58:00Z">
        <w:r>
          <w:rPr>
            <w:noProof/>
            <w:sz w:val="24"/>
            <w:rPrChange w:id="760" w:author="Unknown">
              <w:rPr>
                <w:noProof/>
              </w:rPr>
            </w:rPrChange>
          </w:rPr>
          <w:drawing>
            <wp:inline distT="0" distB="0" distL="0" distR="0" wp14:anchorId="1F4B33CE" wp14:editId="4B3FF82E">
              <wp:extent cx="5940425" cy="3339465"/>
              <wp:effectExtent l="0" t="0" r="3175" b="0"/>
              <wp:docPr id="6" name="Picture 6" descr="../../Nonda/_Level_Design/assets/00SplashScreenNond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Nonda/_Level_Design/assets/00SplashScreenNonda.jpg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339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FDA6D1" w14:textId="0ACE1204" w:rsidR="001806E8" w:rsidRDefault="005E6EDF">
      <w:pPr>
        <w:pStyle w:val="Caption"/>
        <w:rPr>
          <w:ins w:id="761" w:author="Elias De Moraes Fernandes" w:date="2016-03-04T16:59:00Z"/>
          <w:sz w:val="24"/>
          <w:lang w:val="pt-BR"/>
        </w:rPr>
        <w:pPrChange w:id="762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63" w:author="Elias De Moraes Fernandes" w:date="2016-03-04T16:59:00Z">
        <w:r w:rsidDel="00F65D48">
          <w:rPr>
            <w:sz w:val="28"/>
            <w:lang w:val="pt-BR"/>
          </w:rPr>
          <w:br w:type="page"/>
        </w:r>
      </w:del>
      <w:proofErr w:type="spellStart"/>
      <w:ins w:id="764" w:author="Elias De Moraes Fernandes" w:date="2016-03-14T18:43:00Z">
        <w:r w:rsidR="00850271">
          <w:t>Figura</w:t>
        </w:r>
        <w:proofErr w:type="spellEnd"/>
        <w:r w:rsidR="00850271">
          <w:t xml:space="preserve"> </w:t>
        </w:r>
        <w:r w:rsidR="00850271">
          <w:fldChar w:fldCharType="begin"/>
        </w:r>
        <w:r w:rsidR="00850271">
          <w:instrText xml:space="preserve"> SEQ Figura \* ARABIC </w:instrText>
        </w:r>
      </w:ins>
      <w:r w:rsidR="00850271">
        <w:fldChar w:fldCharType="separate"/>
      </w:r>
      <w:ins w:id="765" w:author="Elias De Moraes Fernandes" w:date="2016-03-16T13:16:00Z">
        <w:r w:rsidR="00D71A67">
          <w:rPr>
            <w:noProof/>
          </w:rPr>
          <w:t>6</w:t>
        </w:r>
      </w:ins>
      <w:ins w:id="766" w:author="Elias De Moraes Fernandes" w:date="2016-03-14T18:43:00Z">
        <w:r w:rsidR="00850271">
          <w:fldChar w:fldCharType="end"/>
        </w:r>
        <w:r w:rsidR="00850271">
          <w:t xml:space="preserve"> - </w:t>
        </w:r>
        <w:proofErr w:type="spellStart"/>
        <w:r w:rsidR="00850271">
          <w:t>SplashScreen</w:t>
        </w:r>
      </w:ins>
      <w:proofErr w:type="spellEnd"/>
    </w:p>
    <w:p w14:paraId="4C8651A5" w14:textId="77777777" w:rsidR="005E6EDF" w:rsidRDefault="005E6EDF">
      <w:pPr>
        <w:rPr>
          <w:sz w:val="28"/>
          <w:lang w:val="pt-BR"/>
        </w:rPr>
      </w:pP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67" w:name="_Toc442190687"/>
      <w:proofErr w:type="spellStart"/>
      <w:r>
        <w:rPr>
          <w:b/>
          <w:sz w:val="40"/>
          <w:lang w:val="pt-BR"/>
        </w:rPr>
        <w:t>Cutscenes</w:t>
      </w:r>
      <w:bookmarkEnd w:id="767"/>
      <w:proofErr w:type="spellEnd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ins w:id="768" w:author="Elias De Moraes Fernandes" w:date="2016-03-15T20:05:00Z"/>
          <w:sz w:val="28"/>
          <w:lang w:val="pt-BR"/>
        </w:rPr>
      </w:pPr>
    </w:p>
    <w:p w14:paraId="3BA6EB88" w14:textId="38AE9E44" w:rsidR="00983FD8" w:rsidRPr="00983FD8" w:rsidRDefault="00983FD8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769" w:author="Elias De Moraes Fernandes" w:date="2016-03-15T20:06:00Z">
            <w:rPr>
              <w:lang w:val="pt-BR"/>
            </w:rPr>
          </w:rPrChange>
        </w:rPr>
        <w:pPrChange w:id="770" w:author="Elias De Moraes Fernandes" w:date="2016-03-15T20:06:00Z">
          <w:pPr>
            <w:pStyle w:val="ListParagraph"/>
            <w:tabs>
              <w:tab w:val="left" w:pos="7672"/>
            </w:tabs>
            <w:ind w:left="360"/>
          </w:pPr>
        </w:pPrChange>
      </w:pPr>
      <w:ins w:id="771" w:author="Elias De Moraes Fernandes" w:date="2016-03-15T20:05:00Z">
        <w:r w:rsidRPr="00983FD8">
          <w:rPr>
            <w:sz w:val="24"/>
            <w:lang w:val="pt-BR"/>
            <w:rPrChange w:id="772" w:author="Elias De Moraes Fernandes" w:date="2016-03-15T20:06:00Z">
              <w:rPr>
                <w:lang w:val="pt-BR"/>
              </w:rPr>
            </w:rPrChange>
          </w:rPr>
          <w:t xml:space="preserve">Os </w:t>
        </w:r>
        <w:proofErr w:type="spellStart"/>
        <w:r w:rsidRPr="00983FD8">
          <w:rPr>
            <w:sz w:val="24"/>
            <w:lang w:val="pt-BR"/>
            <w:rPrChange w:id="773" w:author="Elias De Moraes Fernandes" w:date="2016-03-15T20:06:00Z">
              <w:rPr>
                <w:lang w:val="pt-BR"/>
              </w:rPr>
            </w:rPrChange>
          </w:rPr>
          <w:t>cutscenes</w:t>
        </w:r>
        <w:proofErr w:type="spellEnd"/>
        <w:r w:rsidRPr="00983FD8">
          <w:rPr>
            <w:sz w:val="24"/>
            <w:lang w:val="pt-BR"/>
            <w:rPrChange w:id="774" w:author="Elias De Moraes Fernandes" w:date="2016-03-15T20:06:00Z">
              <w:rPr>
                <w:lang w:val="pt-BR"/>
              </w:rPr>
            </w:rPrChange>
          </w:rPr>
          <w:t xml:space="preserve"> serão mostrados e, logo após aparecerão perguntas relacionadas às dicas. </w:t>
        </w:r>
      </w:ins>
    </w:p>
    <w:p w14:paraId="2DF558E7" w14:textId="04DFA53F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5D16397D" w:rsidR="0077658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775" w:author="Elias De Moraes Fernandes" w:date="2016-03-14T19:17:00Z"/>
          <w:sz w:val="24"/>
          <w:lang w:val="pt-BR"/>
        </w:rPr>
        <w:pPrChange w:id="776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77" w:author="Elias De Moraes Fernandes" w:date="2016-03-14T19:17:00Z">
        <w:r>
          <w:rPr>
            <w:sz w:val="24"/>
            <w:lang w:val="pt-BR"/>
          </w:rPr>
          <w:t>Sequ</w:t>
        </w:r>
      </w:ins>
      <w:ins w:id="778" w:author="Elias De Moraes Fernandes" w:date="2016-03-14T19:23:00Z">
        <w:r>
          <w:rPr>
            <w:sz w:val="24"/>
            <w:lang w:val="pt-BR"/>
          </w:rPr>
          <w:t>ê</w:t>
        </w:r>
      </w:ins>
      <w:ins w:id="779" w:author="Elias De Moraes Fernandes" w:date="2016-03-14T19:17:00Z">
        <w:r w:rsidR="00B14807">
          <w:rPr>
            <w:sz w:val="24"/>
            <w:lang w:val="pt-BR"/>
          </w:rPr>
          <w:t>ncia 1: Histó</w:t>
        </w:r>
        <w:r w:rsidR="00483240">
          <w:rPr>
            <w:sz w:val="24"/>
            <w:lang w:val="pt-BR"/>
          </w:rPr>
          <w:t>ria do Jogo</w:t>
        </w:r>
      </w:ins>
      <w:ins w:id="780" w:author="Elias De Moraes Fernandes" w:date="2016-03-15T18:45:00Z">
        <w:r w:rsidR="00F42D01">
          <w:rPr>
            <w:sz w:val="24"/>
            <w:lang w:val="pt-BR"/>
          </w:rPr>
          <w:t xml:space="preserve"> </w:t>
        </w:r>
      </w:ins>
      <w:ins w:id="781" w:author="Elias De Moraes Fernandes" w:date="2016-03-15T18:46:00Z">
        <w:r w:rsidR="00F42D01">
          <w:rPr>
            <w:sz w:val="24"/>
            <w:lang w:val="pt-BR"/>
          </w:rPr>
          <w:t>(</w:t>
        </w:r>
      </w:ins>
      <w:ins w:id="782" w:author="Elias De Moraes Fernandes" w:date="2016-03-15T18:45:00Z">
        <w:r w:rsidR="00F42D01">
          <w:rPr>
            <w:sz w:val="24"/>
            <w:lang w:val="pt-BR"/>
          </w:rPr>
          <w:t>CINEMATIC</w:t>
        </w:r>
      </w:ins>
      <w:ins w:id="783" w:author="Elias De Moraes Fernandes" w:date="2016-03-15T18:47:00Z">
        <w:r w:rsidR="00187F6F">
          <w:rPr>
            <w:sz w:val="24"/>
            <w:lang w:val="pt-BR"/>
          </w:rPr>
          <w:t xml:space="preserve"> INICIAL</w:t>
        </w:r>
      </w:ins>
      <w:ins w:id="784" w:author="Elias De Moraes Fernandes" w:date="2016-03-15T18:45:00Z">
        <w:r w:rsidR="00F42D01">
          <w:rPr>
            <w:sz w:val="24"/>
            <w:lang w:val="pt-BR"/>
          </w:rPr>
          <w:t>)</w:t>
        </w:r>
      </w:ins>
    </w:p>
    <w:p w14:paraId="1E5ADEE9" w14:textId="396FB55B" w:rsidR="00B14807" w:rsidRDefault="00B14807">
      <w:pPr>
        <w:pStyle w:val="ListParagraph"/>
        <w:numPr>
          <w:ilvl w:val="0"/>
          <w:numId w:val="18"/>
        </w:numPr>
        <w:tabs>
          <w:tab w:val="left" w:pos="7672"/>
        </w:tabs>
        <w:rPr>
          <w:ins w:id="785" w:author="Elias De Moraes Fernandes" w:date="2016-03-14T19:18:00Z"/>
          <w:sz w:val="24"/>
          <w:lang w:val="pt-BR"/>
        </w:rPr>
        <w:pPrChange w:id="786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87" w:author="Elias De Moraes Fernandes" w:date="2016-03-14T19:17:00Z">
        <w:r>
          <w:rPr>
            <w:sz w:val="24"/>
            <w:lang w:val="pt-BR"/>
          </w:rPr>
          <w:t>S</w:t>
        </w:r>
        <w:r w:rsidR="004F238A">
          <w:rPr>
            <w:sz w:val="24"/>
            <w:lang w:val="pt-BR"/>
          </w:rPr>
          <w:t>equ</w:t>
        </w:r>
      </w:ins>
      <w:ins w:id="788" w:author="Elias De Moraes Fernandes" w:date="2016-03-14T19:23:00Z">
        <w:r w:rsidR="004F238A">
          <w:rPr>
            <w:sz w:val="24"/>
            <w:lang w:val="pt-BR"/>
          </w:rPr>
          <w:t>ê</w:t>
        </w:r>
      </w:ins>
      <w:ins w:id="789" w:author="Elias De Moraes Fernandes" w:date="2016-03-14T19:17:00Z">
        <w:r>
          <w:rPr>
            <w:sz w:val="24"/>
            <w:lang w:val="pt-BR"/>
          </w:rPr>
          <w:t>ncia 2:</w:t>
        </w:r>
      </w:ins>
      <w:ins w:id="790" w:author="Elias De Moraes Fernandes" w:date="2016-03-14T19:18:00Z">
        <w:r>
          <w:rPr>
            <w:sz w:val="24"/>
            <w:lang w:val="pt-BR"/>
          </w:rPr>
          <w:t xml:space="preserve"> Tutorial do Jogo (Fase</w:t>
        </w:r>
      </w:ins>
      <w:ins w:id="791" w:author="Elias De Moraes Fernandes" w:date="2016-03-16T12:45:00Z">
        <w:r w:rsidR="000F68A5">
          <w:rPr>
            <w:sz w:val="24"/>
            <w:lang w:val="pt-BR"/>
          </w:rPr>
          <w:t>0</w:t>
        </w:r>
      </w:ins>
      <w:ins w:id="792" w:author="Elias De Moraes Fernandes" w:date="2016-03-14T19:18:00Z">
        <w:r>
          <w:rPr>
            <w:sz w:val="24"/>
            <w:lang w:val="pt-BR"/>
          </w:rPr>
          <w:t>)</w:t>
        </w:r>
      </w:ins>
    </w:p>
    <w:p w14:paraId="1C8F42F1" w14:textId="4C53D0F7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793" w:author="Elias De Moraes Fernandes" w:date="2016-03-14T19:19:00Z"/>
          <w:sz w:val="24"/>
          <w:lang w:val="pt-BR"/>
        </w:rPr>
        <w:pPrChange w:id="794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95" w:author="Elias De Moraes Fernandes" w:date="2016-03-14T19:19:00Z">
        <w:r>
          <w:rPr>
            <w:sz w:val="24"/>
            <w:lang w:val="pt-BR"/>
          </w:rPr>
          <w:lastRenderedPageBreak/>
          <w:t>Sequ</w:t>
        </w:r>
      </w:ins>
      <w:ins w:id="796" w:author="Elias De Moraes Fernandes" w:date="2016-03-14T19:23:00Z">
        <w:r>
          <w:rPr>
            <w:sz w:val="24"/>
            <w:lang w:val="pt-BR"/>
          </w:rPr>
          <w:t>ê</w:t>
        </w:r>
      </w:ins>
      <w:ins w:id="797" w:author="Elias De Moraes Fernandes" w:date="2016-03-14T19:19:00Z">
        <w:r w:rsidR="00B14807">
          <w:rPr>
            <w:sz w:val="24"/>
            <w:lang w:val="pt-BR"/>
          </w:rPr>
          <w:t xml:space="preserve">ncia 3: Tutorial da Fase </w:t>
        </w:r>
      </w:ins>
      <w:ins w:id="798" w:author="Elias De Moraes Fernandes" w:date="2016-03-16T12:45:00Z">
        <w:r w:rsidR="000F68A5">
          <w:rPr>
            <w:sz w:val="24"/>
            <w:lang w:val="pt-BR"/>
          </w:rPr>
          <w:t>1</w:t>
        </w:r>
      </w:ins>
      <w:ins w:id="799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00" w:author="Elias De Moraes Fernandes" w:date="2016-03-16T12:45:00Z">
        <w:r w:rsidR="000F68A5">
          <w:rPr>
            <w:sz w:val="24"/>
            <w:lang w:val="pt-BR"/>
          </w:rPr>
          <w:t>1</w:t>
        </w:r>
      </w:ins>
      <w:ins w:id="801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47444B7" w14:textId="54BB1B08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802" w:author="Elias De Moraes Fernandes" w:date="2016-03-14T19:23:00Z"/>
          <w:sz w:val="24"/>
          <w:lang w:val="pt-BR"/>
        </w:rPr>
        <w:pPrChange w:id="803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04" w:author="Elias De Moraes Fernandes" w:date="2016-03-14T19:20:00Z">
        <w:r>
          <w:rPr>
            <w:sz w:val="24"/>
            <w:lang w:val="pt-BR"/>
          </w:rPr>
          <w:t>Sequ</w:t>
        </w:r>
      </w:ins>
      <w:ins w:id="805" w:author="Elias De Moraes Fernandes" w:date="2016-03-14T19:23:00Z">
        <w:r>
          <w:rPr>
            <w:sz w:val="24"/>
            <w:lang w:val="pt-BR"/>
          </w:rPr>
          <w:t>ê</w:t>
        </w:r>
      </w:ins>
      <w:ins w:id="806" w:author="Elias De Moraes Fernandes" w:date="2016-03-14T19:20:00Z">
        <w:r w:rsidR="00B14807">
          <w:rPr>
            <w:sz w:val="24"/>
            <w:lang w:val="pt-BR"/>
          </w:rPr>
          <w:t xml:space="preserve">ncia 4: Tutorial da Fase </w:t>
        </w:r>
      </w:ins>
      <w:ins w:id="807" w:author="Elias De Moraes Fernandes" w:date="2016-03-16T12:45:00Z">
        <w:r w:rsidR="000F68A5">
          <w:rPr>
            <w:sz w:val="24"/>
            <w:lang w:val="pt-BR"/>
          </w:rPr>
          <w:t>2</w:t>
        </w:r>
      </w:ins>
      <w:ins w:id="808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09" w:author="Elias De Moraes Fernandes" w:date="2016-03-16T12:45:00Z">
        <w:r w:rsidR="000F68A5">
          <w:rPr>
            <w:sz w:val="24"/>
            <w:lang w:val="pt-BR"/>
          </w:rPr>
          <w:t>2</w:t>
        </w:r>
      </w:ins>
      <w:ins w:id="810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BB88E15" w14:textId="54085E60" w:rsidR="00187F6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811" w:author="Elias De Moraes Fernandes" w:date="2016-03-15T18:46:00Z"/>
          <w:sz w:val="24"/>
          <w:lang w:val="pt-BR"/>
        </w:rPr>
        <w:pPrChange w:id="812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13" w:author="Elias De Moraes Fernandes" w:date="2016-03-14T19:23:00Z">
        <w:r>
          <w:rPr>
            <w:sz w:val="24"/>
            <w:lang w:val="pt-BR"/>
          </w:rPr>
          <w:t>Sequê</w:t>
        </w:r>
        <w:r w:rsidR="00B14807">
          <w:rPr>
            <w:sz w:val="24"/>
            <w:lang w:val="pt-BR"/>
          </w:rPr>
          <w:t xml:space="preserve">ncia 5: Tutorial da Fase </w:t>
        </w:r>
      </w:ins>
      <w:ins w:id="814" w:author="Elias De Moraes Fernandes" w:date="2016-03-16T12:45:00Z">
        <w:r w:rsidR="000F68A5">
          <w:rPr>
            <w:sz w:val="24"/>
            <w:lang w:val="pt-BR"/>
          </w:rPr>
          <w:t>3</w:t>
        </w:r>
      </w:ins>
      <w:ins w:id="815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816" w:author="Elias De Moraes Fernandes" w:date="2016-03-16T12:45:00Z">
        <w:r w:rsidR="000F68A5">
          <w:rPr>
            <w:sz w:val="24"/>
            <w:lang w:val="pt-BR"/>
          </w:rPr>
          <w:t>3</w:t>
        </w:r>
      </w:ins>
      <w:ins w:id="817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C8E5CC0" w14:textId="6C88F46F" w:rsidR="00187F6F" w:rsidRPr="00187F6F" w:rsidRDefault="00187F6F">
      <w:pPr>
        <w:pStyle w:val="ListParagraph"/>
        <w:numPr>
          <w:ilvl w:val="0"/>
          <w:numId w:val="18"/>
        </w:numPr>
        <w:tabs>
          <w:tab w:val="left" w:pos="7672"/>
        </w:tabs>
        <w:rPr>
          <w:sz w:val="24"/>
          <w:lang w:val="pt-BR"/>
          <w:rPrChange w:id="818" w:author="Elias De Moraes Fernandes" w:date="2016-03-15T18:46:00Z">
            <w:rPr>
              <w:lang w:val="pt-BR"/>
            </w:rPr>
          </w:rPrChange>
        </w:rPr>
        <w:pPrChange w:id="819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20" w:author="Elias De Moraes Fernandes" w:date="2016-03-15T18:46:00Z">
        <w:r>
          <w:rPr>
            <w:sz w:val="24"/>
            <w:lang w:val="pt-BR"/>
          </w:rPr>
          <w:t>Sequencia 6: Desfecho (CINEMATIC FINAL)</w:t>
        </w:r>
      </w:ins>
    </w:p>
    <w:p w14:paraId="43A93512" w14:textId="77777777" w:rsidR="00166D4F" w:rsidRDefault="00166D4F" w:rsidP="0077658F">
      <w:pPr>
        <w:pStyle w:val="ListParagraph"/>
        <w:tabs>
          <w:tab w:val="left" w:pos="7672"/>
        </w:tabs>
        <w:ind w:left="0" w:firstLine="360"/>
        <w:rPr>
          <w:ins w:id="821" w:author="Elias De Moraes Fernandes" w:date="2016-03-14T19:32:00Z"/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2A7D9D71" w14:textId="12FF2DAB" w:rsid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22" w:author="Elias De Moraes Fernandes" w:date="2016-03-14T19:24:00Z"/>
          <w:sz w:val="24"/>
          <w:lang w:val="pt-BR"/>
        </w:rPr>
        <w:pPrChange w:id="823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24" w:author="Elias De Moraes Fernandes" w:date="2016-03-14T19:24:00Z">
        <w:r>
          <w:rPr>
            <w:sz w:val="24"/>
            <w:lang w:val="pt-BR"/>
          </w:rPr>
          <w:t xml:space="preserve">Sequência 1: </w:t>
        </w:r>
      </w:ins>
      <w:ins w:id="825" w:author="Elias De Moraes Fernandes" w:date="2016-03-14T19:32:00Z">
        <w:r w:rsidR="00166D4F">
          <w:rPr>
            <w:sz w:val="24"/>
            <w:lang w:val="pt-BR"/>
          </w:rPr>
          <w:t>Conta</w:t>
        </w:r>
      </w:ins>
      <w:ins w:id="826" w:author="Elias De Moraes Fernandes" w:date="2016-03-15T18:56:00Z">
        <w:r w:rsidR="006810E3">
          <w:rPr>
            <w:sz w:val="24"/>
            <w:lang w:val="pt-BR"/>
          </w:rPr>
          <w:t>r</w:t>
        </w:r>
      </w:ins>
      <w:ins w:id="827" w:author="Elias De Moraes Fernandes" w:date="2016-03-14T19:32:00Z">
        <w:r w:rsidR="00166D4F">
          <w:rPr>
            <w:sz w:val="24"/>
            <w:lang w:val="pt-BR"/>
          </w:rPr>
          <w:t xml:space="preserve"> como </w:t>
        </w:r>
      </w:ins>
      <w:ins w:id="828" w:author="Elias De Moraes Fernandes" w:date="2016-03-15T00:02:00Z">
        <w:r w:rsidR="00A05655">
          <w:rPr>
            <w:sz w:val="24"/>
            <w:lang w:val="pt-BR"/>
          </w:rPr>
          <w:t>a minhoca foi atacada pelos inimigos</w:t>
        </w:r>
      </w:ins>
      <w:ins w:id="829" w:author="Elias De Moraes Fernandes" w:date="2016-03-15T18:56:00Z">
        <w:r w:rsidR="006810E3">
          <w:rPr>
            <w:sz w:val="24"/>
            <w:lang w:val="pt-BR"/>
          </w:rPr>
          <w:t xml:space="preserve"> (UTFPR)</w:t>
        </w:r>
      </w:ins>
    </w:p>
    <w:p w14:paraId="46847E6E" w14:textId="39C5ED13" w:rsidR="000F68A5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30" w:author="Elias De Moraes Fernandes" w:date="2016-03-16T12:45:00Z"/>
          <w:sz w:val="24"/>
          <w:lang w:val="pt-BR"/>
        </w:rPr>
      </w:pPr>
      <w:ins w:id="831" w:author="Elias De Moraes Fernandes" w:date="2016-03-14T19:24:00Z">
        <w:r>
          <w:rPr>
            <w:sz w:val="24"/>
            <w:lang w:val="pt-BR"/>
          </w:rPr>
          <w:t xml:space="preserve">Sequência 2: </w:t>
        </w:r>
      </w:ins>
      <w:proofErr w:type="spellStart"/>
      <w:ins w:id="832" w:author="Elias De Moraes Fernandes" w:date="2016-03-16T12:45:00Z">
        <w:r w:rsidR="000F68A5">
          <w:rPr>
            <w:sz w:val="24"/>
            <w:lang w:val="pt-BR"/>
          </w:rPr>
          <w:t>Auto-Explicativo</w:t>
        </w:r>
        <w:proofErr w:type="spellEnd"/>
      </w:ins>
    </w:p>
    <w:p w14:paraId="63D69A8D" w14:textId="7E846FE7" w:rsidR="00E20E3D" w:rsidRDefault="000F68A5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33" w:author="Elias De Moraes Fernandes" w:date="2016-03-14T19:24:00Z"/>
          <w:sz w:val="24"/>
          <w:lang w:val="pt-BR"/>
        </w:rPr>
      </w:pPr>
      <w:ins w:id="834" w:author="Elias De Moraes Fernandes" w:date="2016-03-16T12:45:00Z">
        <w:r>
          <w:rPr>
            <w:sz w:val="24"/>
            <w:lang w:val="pt-BR"/>
          </w:rPr>
          <w:t xml:space="preserve">Sequencia 3: </w:t>
        </w:r>
      </w:ins>
      <w:ins w:id="835" w:author="Elias De Moraes Fernandes" w:date="2016-03-15T00:02:00Z">
        <w:r w:rsidR="00E83B57">
          <w:rPr>
            <w:sz w:val="24"/>
            <w:lang w:val="pt-BR"/>
          </w:rPr>
          <w:t>Conta</w:t>
        </w:r>
      </w:ins>
      <w:ins w:id="836" w:author="Elias De Moraes Fernandes" w:date="2016-03-15T19:57:00Z">
        <w:r w:rsidR="005E5D86">
          <w:rPr>
            <w:sz w:val="24"/>
            <w:lang w:val="pt-BR"/>
          </w:rPr>
          <w:t>r</w:t>
        </w:r>
      </w:ins>
      <w:ins w:id="837" w:author="Elias De Moraes Fernandes" w:date="2016-03-15T00:02:00Z">
        <w:r w:rsidR="00E83B57">
          <w:rPr>
            <w:sz w:val="24"/>
            <w:lang w:val="pt-BR"/>
          </w:rPr>
          <w:t xml:space="preserve"> </w:t>
        </w:r>
      </w:ins>
      <w:ins w:id="838" w:author="Elias De Moraes Fernandes" w:date="2016-03-15T19:56:00Z">
        <w:r w:rsidR="00D43E57">
          <w:rPr>
            <w:sz w:val="24"/>
            <w:lang w:val="pt-BR"/>
          </w:rPr>
          <w:t xml:space="preserve">porque </w:t>
        </w:r>
      </w:ins>
      <w:ins w:id="839" w:author="Elias De Moraes Fernandes" w:date="2016-03-15T19:58:00Z">
        <w:r w:rsidR="005E5D86">
          <w:rPr>
            <w:sz w:val="24"/>
            <w:lang w:val="pt-BR"/>
          </w:rPr>
          <w:t>os pássaros são</w:t>
        </w:r>
      </w:ins>
      <w:ins w:id="840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41" w:author="Elias De Moraes Fernandes" w:date="2016-03-15T20:02:00Z">
        <w:r w:rsidR="005E5D86">
          <w:rPr>
            <w:sz w:val="24"/>
            <w:lang w:val="pt-BR"/>
          </w:rPr>
          <w:t>perigosos</w:t>
        </w:r>
      </w:ins>
      <w:ins w:id="842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43" w:author="Elias De Moraes Fernandes" w:date="2016-03-15T19:58:00Z">
        <w:r w:rsidR="005E5D86">
          <w:rPr>
            <w:sz w:val="24"/>
            <w:lang w:val="pt-BR"/>
          </w:rPr>
          <w:t>quando estão</w:t>
        </w:r>
      </w:ins>
      <w:ins w:id="844" w:author="Elias De Moraes Fernandes" w:date="2016-03-15T19:57:00Z">
        <w:r w:rsidR="005E5D86">
          <w:rPr>
            <w:sz w:val="24"/>
            <w:lang w:val="pt-BR"/>
          </w:rPr>
          <w:t xml:space="preserve"> próximo ao </w:t>
        </w:r>
      </w:ins>
      <w:ins w:id="845" w:author="Elias De Moraes Fernandes" w:date="2016-03-15T19:58:00Z">
        <w:r w:rsidR="005E5D86">
          <w:rPr>
            <w:sz w:val="24"/>
            <w:lang w:val="pt-BR"/>
          </w:rPr>
          <w:t>minhocário</w:t>
        </w:r>
      </w:ins>
      <w:ins w:id="846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847" w:author="Elias De Moraes Fernandes" w:date="2016-03-15T00:02:00Z">
        <w:r w:rsidR="00E83B57">
          <w:rPr>
            <w:sz w:val="24"/>
            <w:lang w:val="pt-BR"/>
          </w:rPr>
          <w:tab/>
        </w:r>
      </w:ins>
    </w:p>
    <w:p w14:paraId="57AB5B33" w14:textId="21348A9E" w:rsidR="00E20E3D" w:rsidRP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48" w:author="Elias De Moraes Fernandes" w:date="2016-03-14T19:24:00Z"/>
          <w:sz w:val="24"/>
          <w:lang w:val="pt-BR"/>
          <w:rPrChange w:id="849" w:author="Elias De Moraes Fernandes" w:date="2016-03-14T19:24:00Z">
            <w:rPr>
              <w:ins w:id="850" w:author="Elias De Moraes Fernandes" w:date="2016-03-14T19:24:00Z"/>
              <w:lang w:val="pt-BR"/>
            </w:rPr>
          </w:rPrChange>
        </w:rPr>
        <w:pPrChange w:id="851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52" w:author="Elias De Moraes Fernandes" w:date="2016-03-14T19:24:00Z">
        <w:r>
          <w:rPr>
            <w:sz w:val="24"/>
            <w:lang w:val="pt-BR"/>
          </w:rPr>
          <w:t xml:space="preserve">Sequência 3: </w:t>
        </w:r>
      </w:ins>
      <w:ins w:id="853" w:author="Elias De Moraes Fernandes" w:date="2016-03-15T19:57:00Z">
        <w:r w:rsidR="005E5D86">
          <w:rPr>
            <w:sz w:val="24"/>
            <w:lang w:val="pt-BR"/>
          </w:rPr>
          <w:t>Contar os malefícios que a formiga pode trazer para a minhoca</w:t>
        </w:r>
      </w:ins>
    </w:p>
    <w:p w14:paraId="464768C6" w14:textId="77777777" w:rsidR="00B2190A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854" w:author="Elias De Moraes Fernandes" w:date="2016-03-15T20:19:00Z"/>
          <w:sz w:val="24"/>
          <w:lang w:val="pt-BR"/>
        </w:rPr>
      </w:pPr>
      <w:ins w:id="855" w:author="Elias De Moraes Fernandes" w:date="2016-03-14T19:24:00Z">
        <w:r>
          <w:rPr>
            <w:sz w:val="24"/>
            <w:lang w:val="pt-BR"/>
          </w:rPr>
          <w:t xml:space="preserve">Sequência 4: </w:t>
        </w:r>
      </w:ins>
      <w:ins w:id="856" w:author="Elias De Moraes Fernandes" w:date="2016-03-15T20:10:00Z">
        <w:r w:rsidR="00276F08">
          <w:rPr>
            <w:sz w:val="24"/>
            <w:lang w:val="pt-BR"/>
          </w:rPr>
          <w:t xml:space="preserve">Informar meios de </w:t>
        </w:r>
      </w:ins>
    </w:p>
    <w:p w14:paraId="451F882A" w14:textId="360049C0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857" w:author="Elias De Moraes Fernandes" w:date="2016-03-15T20:19:00Z"/>
          <w:sz w:val="24"/>
          <w:lang w:val="pt-BR"/>
        </w:rPr>
        <w:pPrChange w:id="858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859" w:author="Elias De Moraes Fernandes" w:date="2016-03-15T20:10:00Z">
        <w:r w:rsidRPr="0020263C">
          <w:rPr>
            <w:b/>
            <w:sz w:val="24"/>
            <w:lang w:val="pt-BR"/>
            <w:rPrChange w:id="860" w:author="Elias De Moraes Fernandes" w:date="2016-03-15T20:30:00Z">
              <w:rPr>
                <w:sz w:val="24"/>
                <w:lang w:val="pt-BR"/>
              </w:rPr>
            </w:rPrChange>
          </w:rPr>
          <w:t>Reduzir</w:t>
        </w:r>
      </w:ins>
      <w:ins w:id="861" w:author="Elias De Moraes Fernandes" w:date="2016-03-15T20:13:00Z">
        <w:r w:rsidR="00DA4BFD" w:rsidRPr="0020263C">
          <w:rPr>
            <w:b/>
            <w:sz w:val="24"/>
            <w:lang w:val="pt-BR"/>
            <w:rPrChange w:id="862" w:author="Elias De Moraes Fernandes" w:date="2016-03-15T20:30:00Z">
              <w:rPr>
                <w:sz w:val="24"/>
                <w:lang w:val="pt-BR"/>
              </w:rPr>
            </w:rPrChange>
          </w:rPr>
          <w:t xml:space="preserve"> </w:t>
        </w:r>
        <w:r w:rsidR="00DA4BFD">
          <w:rPr>
            <w:sz w:val="24"/>
            <w:lang w:val="pt-BR"/>
          </w:rPr>
          <w:t>(evitar coisas dispensáveis. Ao invés, comprar componentes</w:t>
        </w:r>
      </w:ins>
      <w:ins w:id="863" w:author="Elias De Moraes Fernandes" w:date="2016-03-15T20:15:00Z">
        <w:r w:rsidR="00DA4BFD">
          <w:rPr>
            <w:sz w:val="24"/>
            <w:lang w:val="pt-BR"/>
          </w:rPr>
          <w:t xml:space="preserve">, </w:t>
        </w:r>
      </w:ins>
      <w:ins w:id="864" w:author="Elias De Moraes Fernandes" w:date="2016-03-15T20:28:00Z">
        <w:r w:rsidR="00BA6EFE">
          <w:rPr>
            <w:sz w:val="24"/>
            <w:lang w:val="pt-BR"/>
          </w:rPr>
          <w:t>utensílios</w:t>
        </w:r>
      </w:ins>
      <w:ins w:id="865" w:author="Elias De Moraes Fernandes" w:date="2016-03-15T20:13:00Z">
        <w:r w:rsidR="00DA4BFD">
          <w:rPr>
            <w:sz w:val="24"/>
            <w:lang w:val="pt-BR"/>
          </w:rPr>
          <w:t xml:space="preserve"> que dá p</w:t>
        </w:r>
      </w:ins>
      <w:ins w:id="866" w:author="Elias De Moraes Fernandes" w:date="2016-03-15T20:28:00Z">
        <w:r w:rsidR="00BA6EFE">
          <w:rPr>
            <w:sz w:val="24"/>
            <w:lang w:val="pt-BR"/>
          </w:rPr>
          <w:t>a</w:t>
        </w:r>
      </w:ins>
      <w:ins w:id="867" w:author="Elias De Moraes Fernandes" w:date="2016-03-15T20:13:00Z">
        <w:r w:rsidR="00DA4BFD">
          <w:rPr>
            <w:sz w:val="24"/>
            <w:lang w:val="pt-BR"/>
          </w:rPr>
          <w:t>ra usar muitas vezes</w:t>
        </w:r>
      </w:ins>
      <w:ins w:id="868" w:author="Elias De Moraes Fernandes" w:date="2016-03-15T20:15:00Z">
        <w:r w:rsidR="00DA4BFD">
          <w:rPr>
            <w:sz w:val="24"/>
            <w:lang w:val="pt-BR"/>
          </w:rPr>
          <w:t xml:space="preserve"> como lancheira, sanduicheira, </w:t>
        </w:r>
        <w:proofErr w:type="spellStart"/>
        <w:r w:rsidR="00DA4BFD">
          <w:rPr>
            <w:sz w:val="24"/>
            <w:lang w:val="pt-BR"/>
          </w:rPr>
          <w:t>Thermos</w:t>
        </w:r>
        <w:proofErr w:type="spellEnd"/>
        <w:r w:rsidR="00DA4BFD">
          <w:rPr>
            <w:sz w:val="24"/>
            <w:lang w:val="pt-BR"/>
          </w:rPr>
          <w:t xml:space="preserve"> ou </w:t>
        </w:r>
        <w:proofErr w:type="spellStart"/>
        <w:r w:rsidR="00DA4BFD">
          <w:rPr>
            <w:sz w:val="24"/>
            <w:lang w:val="pt-BR"/>
          </w:rPr>
          <w:t>Squeeze</w:t>
        </w:r>
        <w:proofErr w:type="spellEnd"/>
        <w:r w:rsidR="00DA4BFD">
          <w:rPr>
            <w:sz w:val="24"/>
            <w:lang w:val="pt-BR"/>
          </w:rPr>
          <w:t>)</w:t>
        </w:r>
      </w:ins>
      <w:ins w:id="869" w:author="Elias De Moraes Fernandes" w:date="2016-03-15T20:10:00Z">
        <w:r>
          <w:rPr>
            <w:sz w:val="24"/>
            <w:lang w:val="pt-BR"/>
          </w:rPr>
          <w:t xml:space="preserve">, </w:t>
        </w:r>
      </w:ins>
    </w:p>
    <w:p w14:paraId="12B08212" w14:textId="77777777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870" w:author="Elias De Moraes Fernandes" w:date="2016-03-15T20:10:00Z"/>
          <w:sz w:val="24"/>
          <w:lang w:val="pt-BR"/>
        </w:rPr>
        <w:pPrChange w:id="871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872" w:author="Elias De Moraes Fernandes" w:date="2016-03-15T20:10:00Z">
        <w:r w:rsidRPr="0020263C">
          <w:rPr>
            <w:b/>
            <w:sz w:val="24"/>
            <w:lang w:val="pt-BR"/>
            <w:rPrChange w:id="873" w:author="Elias De Moraes Fernandes" w:date="2016-03-15T20:30:00Z">
              <w:rPr>
                <w:sz w:val="24"/>
                <w:lang w:val="pt-BR"/>
              </w:rPr>
            </w:rPrChange>
          </w:rPr>
          <w:t>Reusar</w:t>
        </w:r>
        <w:r>
          <w:rPr>
            <w:sz w:val="24"/>
            <w:lang w:val="pt-BR"/>
          </w:rPr>
          <w:t xml:space="preserve"> </w:t>
        </w:r>
      </w:ins>
      <w:ins w:id="874" w:author="Elias De Moraes Fernandes" w:date="2016-03-15T20:19:00Z">
        <w:r w:rsidR="00B2190A">
          <w:rPr>
            <w:sz w:val="24"/>
            <w:lang w:val="pt-BR"/>
          </w:rPr>
          <w:t>(criar coisas criativas com componentes recicl</w:t>
        </w:r>
      </w:ins>
      <w:ins w:id="875" w:author="Elias De Moraes Fernandes" w:date="2016-03-15T20:20:00Z">
        <w:r w:rsidR="00B2190A">
          <w:rPr>
            <w:sz w:val="24"/>
            <w:lang w:val="pt-BR"/>
          </w:rPr>
          <w:t>áveis)</w:t>
        </w:r>
      </w:ins>
      <w:ins w:id="876" w:author="Elias De Moraes Fernandes" w:date="2016-03-15T20:19:00Z">
        <w:r w:rsidR="00B2190A">
          <w:rPr>
            <w:sz w:val="24"/>
            <w:lang w:val="pt-BR"/>
          </w:rPr>
          <w:t xml:space="preserve"> </w:t>
        </w:r>
      </w:ins>
    </w:p>
    <w:p w14:paraId="17F0AA96" w14:textId="254A628D" w:rsidR="00E20E3D" w:rsidDel="000F68A5" w:rsidRDefault="00276F08">
      <w:pPr>
        <w:pStyle w:val="ListParagraph"/>
        <w:rPr>
          <w:del w:id="877" w:author="Elias De Moraes Fernandes" w:date="2016-03-15T20:29:00Z"/>
          <w:sz w:val="24"/>
          <w:lang w:val="pt-BR"/>
        </w:rPr>
        <w:pPrChange w:id="878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879" w:author="Elias De Moraes Fernandes" w:date="2016-03-15T20:10:00Z">
        <w:r w:rsidRPr="0020263C">
          <w:rPr>
            <w:b/>
            <w:sz w:val="24"/>
            <w:lang w:val="pt-BR"/>
            <w:rPrChange w:id="880" w:author="Elias De Moraes Fernandes" w:date="2016-03-15T20:30:00Z">
              <w:rPr>
                <w:sz w:val="24"/>
                <w:lang w:val="pt-BR"/>
              </w:rPr>
            </w:rPrChange>
          </w:rPr>
          <w:t>Reciclar</w:t>
        </w:r>
      </w:ins>
      <w:ins w:id="881" w:author="Elias De Moraes Fernandes" w:date="2016-03-15T20:22:00Z">
        <w:r w:rsidR="00B2190A">
          <w:rPr>
            <w:sz w:val="24"/>
            <w:lang w:val="pt-BR"/>
          </w:rPr>
          <w:t>: plásticos, garrafas, papéis. Relembrar sobre o assunto</w:t>
        </w:r>
      </w:ins>
    </w:p>
    <w:p w14:paraId="31B387BA" w14:textId="77777777" w:rsidR="000F68A5" w:rsidRPr="000F68A5" w:rsidRDefault="000F68A5">
      <w:pPr>
        <w:pStyle w:val="ListParagraph"/>
        <w:numPr>
          <w:ilvl w:val="1"/>
          <w:numId w:val="19"/>
        </w:numPr>
        <w:tabs>
          <w:tab w:val="left" w:pos="7672"/>
        </w:tabs>
        <w:rPr>
          <w:ins w:id="882" w:author="Elias De Moraes Fernandes" w:date="2016-03-16T12:46:00Z"/>
          <w:sz w:val="24"/>
          <w:lang w:val="pt-BR"/>
          <w:rPrChange w:id="883" w:author="Elias De Moraes Fernandes" w:date="2016-03-16T12:46:00Z">
            <w:rPr>
              <w:ins w:id="884" w:author="Elias De Moraes Fernandes" w:date="2016-03-16T12:46:00Z"/>
              <w:lang w:val="pt-BR"/>
            </w:rPr>
          </w:rPrChange>
        </w:rPr>
        <w:pPrChange w:id="885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5C45E5F" w14:textId="77777777" w:rsidR="00FE4DA1" w:rsidRPr="000F68A5" w:rsidRDefault="00FE4DA1">
      <w:pPr>
        <w:pStyle w:val="ListParagraph"/>
        <w:rPr>
          <w:ins w:id="886" w:author="Elias De Moraes Fernandes" w:date="2016-03-15T20:29:00Z"/>
          <w:lang w:val="pt-BR"/>
        </w:rPr>
        <w:pPrChange w:id="887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64C91E3" w14:textId="58007CE6" w:rsidR="0077658F" w:rsidRPr="0077658F" w:rsidDel="00FE4DA1" w:rsidRDefault="0077658F" w:rsidP="0077658F">
      <w:pPr>
        <w:pStyle w:val="ListParagraph"/>
        <w:tabs>
          <w:tab w:val="left" w:pos="7672"/>
        </w:tabs>
        <w:ind w:left="0" w:firstLine="360"/>
        <w:rPr>
          <w:del w:id="888" w:author="Elias De Moraes Fernandes" w:date="2016-03-15T20:29:00Z"/>
          <w:sz w:val="24"/>
          <w:lang w:val="pt-BR"/>
        </w:rPr>
      </w:pPr>
      <w:del w:id="889" w:author="Elias De Moraes Fernandes" w:date="2016-03-15T20:29:00Z">
        <w:r w:rsidDel="00FE4DA1">
          <w:rPr>
            <w:sz w:val="24"/>
            <w:lang w:val="pt-BR"/>
          </w:rPr>
          <w:delText xml:space="preserve">- </w:delText>
        </w:r>
        <w:r w:rsidRPr="0077658F" w:rsidDel="00FE4DA1">
          <w:rPr>
            <w:sz w:val="24"/>
            <w:lang w:val="pt-BR"/>
          </w:rPr>
          <w:delText>Qual método será usado para a criação dos filmes?</w:delText>
        </w:r>
      </w:del>
    </w:p>
    <w:p w14:paraId="7285BABB" w14:textId="48056EC9" w:rsidR="0077658F" w:rsidDel="00FE4DA1" w:rsidRDefault="00E20E3D" w:rsidP="0077658F">
      <w:pPr>
        <w:pStyle w:val="ListParagraph"/>
        <w:tabs>
          <w:tab w:val="left" w:pos="7672"/>
        </w:tabs>
        <w:ind w:left="0" w:firstLine="360"/>
        <w:rPr>
          <w:del w:id="890" w:author="Elias De Moraes Fernandes" w:date="2016-03-15T20:29:00Z"/>
          <w:sz w:val="24"/>
          <w:lang w:val="pt-BR"/>
        </w:rPr>
      </w:pPr>
      <w:ins w:id="891" w:author="Elias De Moraes Fernandes" w:date="2016-03-14T19:26:00Z">
        <w:r>
          <w:rPr>
            <w:sz w:val="24"/>
            <w:lang w:val="pt-BR"/>
          </w:rPr>
          <w:t>Será usado o método de slides com narraç</w:t>
        </w:r>
      </w:ins>
      <w:ins w:id="892" w:author="Elias De Moraes Fernandes" w:date="2016-03-14T19:27:00Z">
        <w:r>
          <w:rPr>
            <w:sz w:val="24"/>
            <w:lang w:val="pt-BR"/>
          </w:rPr>
          <w:t xml:space="preserve">ões sobre a imagem em questão. Conterá um botão para ir pra próximo slide e também para </w:t>
        </w:r>
        <w:r w:rsidR="001961EA">
          <w:rPr>
            <w:sz w:val="24"/>
            <w:lang w:val="pt-BR"/>
          </w:rPr>
          <w:t>slide anterior.</w:t>
        </w:r>
      </w:ins>
    </w:p>
    <w:p w14:paraId="56DA50F9" w14:textId="77777777" w:rsidR="002B019A" w:rsidRPr="00FE4DA1" w:rsidRDefault="002B019A">
      <w:pPr>
        <w:pStyle w:val="ListParagraph"/>
        <w:tabs>
          <w:tab w:val="left" w:pos="7672"/>
        </w:tabs>
        <w:ind w:left="0" w:firstLine="360"/>
        <w:rPr>
          <w:ins w:id="893" w:author="Elias De Moraes Fernandes" w:date="2016-03-15T20:28:00Z"/>
          <w:lang w:val="pt-BR"/>
        </w:rPr>
      </w:pPr>
    </w:p>
    <w:p w14:paraId="1377EBDD" w14:textId="30019986" w:rsidR="001961EA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894" w:author="Elias De Moraes Fernandes" w:date="2016-03-15T20:28:00Z">
        <w:r w:rsidDel="002B019A">
          <w:rPr>
            <w:sz w:val="24"/>
            <w:lang w:val="pt-BR"/>
          </w:rPr>
          <w:delText xml:space="preserve">- </w:delText>
        </w:r>
        <w:r w:rsidRPr="0077658F" w:rsidDel="002B019A">
          <w:rPr>
            <w:sz w:val="24"/>
            <w:lang w:val="pt-BR"/>
          </w:rPr>
          <w:delText>Em quais momentos eles serão exibidos?</w:delText>
        </w:r>
      </w:del>
      <w:ins w:id="895" w:author="Elias De Moraes Fernandes" w:date="2016-03-14T19:30:00Z">
        <w:r w:rsidR="001961EA">
          <w:rPr>
            <w:sz w:val="24"/>
            <w:lang w:val="pt-BR"/>
          </w:rPr>
          <w:t xml:space="preserve">Os tutoriais </w:t>
        </w:r>
      </w:ins>
      <w:ins w:id="896" w:author="Elias De Moraes Fernandes" w:date="2016-03-15T20:29:00Z">
        <w:r w:rsidR="00FE4DA1">
          <w:rPr>
            <w:sz w:val="24"/>
            <w:lang w:val="pt-BR"/>
          </w:rPr>
          <w:t xml:space="preserve">/ dicas </w:t>
        </w:r>
      </w:ins>
      <w:ins w:id="897" w:author="Elias De Moraes Fernandes" w:date="2016-03-14T19:30:00Z">
        <w:r w:rsidR="001961EA">
          <w:rPr>
            <w:sz w:val="24"/>
            <w:lang w:val="pt-BR"/>
          </w:rPr>
          <w:t>aparecerão antes de iniciar a</w:t>
        </w:r>
      </w:ins>
      <w:ins w:id="898" w:author="Elias De Moraes Fernandes" w:date="2016-03-14T19:32:00Z">
        <w:r w:rsidR="001961EA">
          <w:rPr>
            <w:sz w:val="24"/>
            <w:lang w:val="pt-BR"/>
          </w:rPr>
          <w:t>s</w:t>
        </w:r>
      </w:ins>
      <w:ins w:id="899" w:author="Elias De Moraes Fernandes" w:date="2016-03-14T19:30:00Z">
        <w:r w:rsidR="001961EA">
          <w:rPr>
            <w:sz w:val="24"/>
            <w:lang w:val="pt-BR"/>
          </w:rPr>
          <w:t xml:space="preserve"> fase</w:t>
        </w:r>
      </w:ins>
      <w:ins w:id="900" w:author="Elias De Moraes Fernandes" w:date="2016-03-14T19:32:00Z">
        <w:r w:rsidR="001961EA">
          <w:rPr>
            <w:sz w:val="24"/>
            <w:lang w:val="pt-BR"/>
          </w:rPr>
          <w:t>s</w:t>
        </w:r>
      </w:ins>
      <w:ins w:id="901" w:author="Elias De Moraes Fernandes" w:date="2016-03-14T19:30:00Z">
        <w:r w:rsidR="001961EA">
          <w:rPr>
            <w:sz w:val="24"/>
            <w:lang w:val="pt-BR"/>
          </w:rPr>
          <w:t>.</w:t>
        </w:r>
      </w:ins>
    </w:p>
    <w:p w14:paraId="4B10359B" w14:textId="77777777" w:rsidR="001A6DB6" w:rsidRDefault="001A6DB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14586E4C" w14:textId="6FE140DE" w:rsidR="002C47DC" w:rsidRDefault="00A60DA9" w:rsidP="002C47DC">
      <w:pPr>
        <w:pStyle w:val="ListParagraph"/>
        <w:numPr>
          <w:ilvl w:val="0"/>
          <w:numId w:val="1"/>
        </w:numPr>
        <w:outlineLvl w:val="0"/>
        <w:rPr>
          <w:b/>
          <w:sz w:val="40"/>
          <w:lang w:val="pt-BR"/>
        </w:rPr>
      </w:pPr>
      <w:bookmarkStart w:id="902" w:name="_Toc442190688"/>
      <w:r>
        <w:rPr>
          <w:b/>
          <w:sz w:val="40"/>
          <w:lang w:val="pt-BR"/>
        </w:rPr>
        <w:lastRenderedPageBreak/>
        <w:t>Documentação do MVC</w:t>
      </w:r>
      <w:r w:rsidR="0072040F">
        <w:rPr>
          <w:b/>
          <w:sz w:val="40"/>
          <w:lang w:val="pt-BR"/>
        </w:rPr>
        <w:t xml:space="preserve"> Funcional</w:t>
      </w:r>
      <w:bookmarkEnd w:id="902"/>
    </w:p>
    <w:p w14:paraId="5503F846" w14:textId="77777777" w:rsidR="002C47DC" w:rsidRDefault="002C47D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37BDBBC" w14:textId="77777777" w:rsidR="003332D2" w:rsidRDefault="00940FE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manter a consistência do projeto, é indispensável o uso</w:t>
      </w:r>
      <w:r w:rsidR="006814D2">
        <w:rPr>
          <w:sz w:val="24"/>
          <w:lang w:val="pt-BR"/>
        </w:rPr>
        <w:t xml:space="preserve"> de Design </w:t>
      </w:r>
      <w:proofErr w:type="spellStart"/>
      <w:r w:rsidR="006814D2">
        <w:rPr>
          <w:sz w:val="24"/>
          <w:lang w:val="pt-BR"/>
        </w:rPr>
        <w:t>P</w:t>
      </w:r>
      <w:r>
        <w:rPr>
          <w:sz w:val="24"/>
          <w:lang w:val="pt-BR"/>
        </w:rPr>
        <w:t>attern</w:t>
      </w:r>
      <w:proofErr w:type="spellEnd"/>
      <w:r w:rsidR="006814D2">
        <w:rPr>
          <w:sz w:val="24"/>
          <w:lang w:val="pt-BR"/>
        </w:rPr>
        <w:t xml:space="preserve"> que encaixe adequadamente</w:t>
      </w:r>
      <w:r w:rsidR="00314195">
        <w:rPr>
          <w:sz w:val="24"/>
          <w:lang w:val="pt-BR"/>
        </w:rPr>
        <w:t xml:space="preserve"> no estilo de programação. Para esse, será utilizado o MVC, com algumas ressalvas. Primeiramente, o design </w:t>
      </w:r>
      <w:proofErr w:type="spellStart"/>
      <w:r w:rsidR="00314195">
        <w:rPr>
          <w:sz w:val="24"/>
          <w:lang w:val="pt-BR"/>
        </w:rPr>
        <w:t>pattern</w:t>
      </w:r>
      <w:proofErr w:type="spellEnd"/>
      <w:r w:rsidR="00314195">
        <w:rPr>
          <w:sz w:val="24"/>
          <w:lang w:val="pt-BR"/>
        </w:rPr>
        <w:t xml:space="preserve"> MVC é utilizado para separar </w:t>
      </w:r>
      <w:r w:rsidR="003A24BD">
        <w:rPr>
          <w:sz w:val="24"/>
          <w:lang w:val="pt-BR"/>
        </w:rPr>
        <w:t>em 3 camadas o jogo</w:t>
      </w:r>
      <w:r w:rsidR="003A24BD">
        <w:rPr>
          <w:sz w:val="24"/>
          <w:lang w:val="en-CA"/>
        </w:rPr>
        <w:t xml:space="preserve">: </w:t>
      </w:r>
      <w:proofErr w:type="spellStart"/>
      <w:r w:rsidR="003A24BD">
        <w:rPr>
          <w:sz w:val="24"/>
          <w:lang w:val="pt-BR"/>
        </w:rPr>
        <w:t>Model</w:t>
      </w:r>
      <w:proofErr w:type="spellEnd"/>
      <w:r w:rsidR="003A24BD">
        <w:rPr>
          <w:sz w:val="24"/>
          <w:lang w:val="pt-BR"/>
        </w:rPr>
        <w:t>, onde vai todo o modelo e dados</w:t>
      </w:r>
      <w:r w:rsidR="003332D2">
        <w:rPr>
          <w:sz w:val="24"/>
          <w:lang w:val="pt-BR"/>
        </w:rPr>
        <w:t xml:space="preserve"> que são utilizados por outras camadas, o </w:t>
      </w:r>
      <w:proofErr w:type="spellStart"/>
      <w:r w:rsidR="003332D2">
        <w:rPr>
          <w:sz w:val="24"/>
          <w:lang w:val="pt-BR"/>
        </w:rPr>
        <w:t>View</w:t>
      </w:r>
      <w:proofErr w:type="spellEnd"/>
      <w:r w:rsidR="003332D2">
        <w:rPr>
          <w:sz w:val="24"/>
          <w:lang w:val="pt-BR"/>
        </w:rPr>
        <w:t xml:space="preserve"> que é a camadas de visualização do jogo, a combinação dos elementos, HUD e outros, e o </w:t>
      </w:r>
      <w:proofErr w:type="spellStart"/>
      <w:r w:rsidR="003332D2">
        <w:rPr>
          <w:sz w:val="24"/>
          <w:lang w:val="pt-BR"/>
        </w:rPr>
        <w:t>Controller</w:t>
      </w:r>
      <w:proofErr w:type="spellEnd"/>
      <w:r w:rsidR="003332D2">
        <w:rPr>
          <w:sz w:val="24"/>
          <w:lang w:val="pt-BR"/>
        </w:rPr>
        <w:t xml:space="preserve">, que é toda decisão, lógica do jogo. </w:t>
      </w:r>
    </w:p>
    <w:p w14:paraId="585D74C1" w14:textId="240D1C43" w:rsidR="003332D2" w:rsidRDefault="003332D2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Quanto à ressalva, o MVC será adaptado para o ambiente de desenvolvimento de games, o AMVCC, que adiciona </w:t>
      </w:r>
      <w:proofErr w:type="spellStart"/>
      <w:r>
        <w:rPr>
          <w:sz w:val="24"/>
          <w:lang w:val="pt-BR"/>
        </w:rPr>
        <w:t>Application</w:t>
      </w:r>
      <w:proofErr w:type="spellEnd"/>
      <w:r>
        <w:rPr>
          <w:sz w:val="24"/>
          <w:lang w:val="pt-BR"/>
        </w:rPr>
        <w:t>, que é um ponto de entrada para a</w:t>
      </w:r>
      <w:r w:rsidR="002E2E0C">
        <w:rPr>
          <w:sz w:val="24"/>
          <w:lang w:val="pt-BR"/>
        </w:rPr>
        <w:t>plicação que engloba todas instâ</w:t>
      </w:r>
      <w:r>
        <w:rPr>
          <w:sz w:val="24"/>
          <w:lang w:val="pt-BR"/>
        </w:rPr>
        <w:t>ncias críticas e dados relacionados à aplicação</w:t>
      </w:r>
      <w:r w:rsidR="00A4103D">
        <w:rPr>
          <w:sz w:val="24"/>
          <w:lang w:val="pt-BR"/>
        </w:rPr>
        <w:t xml:space="preserve"> e </w:t>
      </w:r>
      <w:proofErr w:type="spellStart"/>
      <w:r w:rsidR="00A4103D">
        <w:rPr>
          <w:sz w:val="24"/>
          <w:lang w:val="pt-BR"/>
        </w:rPr>
        <w:t>Components</w:t>
      </w:r>
      <w:proofErr w:type="spellEnd"/>
      <w:r w:rsidR="00A4103D">
        <w:rPr>
          <w:sz w:val="24"/>
          <w:lang w:val="pt-BR"/>
        </w:rPr>
        <w:t>, que são os</w:t>
      </w:r>
      <w:r w:rsidR="004264E6">
        <w:rPr>
          <w:sz w:val="24"/>
          <w:lang w:val="pt-BR"/>
        </w:rPr>
        <w:t xml:space="preserve"> scripts que podem ser reusados. </w:t>
      </w:r>
    </w:p>
    <w:p w14:paraId="47E54C75" w14:textId="049B436E" w:rsidR="001A6DB6" w:rsidRDefault="004264E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prática, fica parecido com a imagem a seguir </w:t>
      </w:r>
      <w:r w:rsidR="001A6DB6" w:rsidRPr="00970C32">
        <w:rPr>
          <w:sz w:val="24"/>
          <w:lang w:val="pt-BR"/>
        </w:rPr>
        <w:t>http://assets.toptal.io/uploads/blog/image/91491/toptal-blog-image-1438269533580.2-56f489174107c172be051385f7d274e8.jpg</w:t>
      </w:r>
    </w:p>
    <w:p w14:paraId="42B2F37A" w14:textId="77777777" w:rsidR="001A6DB6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Application</w:t>
      </w:r>
      <w:proofErr w:type="spellEnd"/>
    </w:p>
    <w:p w14:paraId="66337A64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Model</w:t>
      </w:r>
      <w:proofErr w:type="spellEnd"/>
    </w:p>
    <w:p w14:paraId="5FEB3DD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Data</w:t>
      </w:r>
    </w:p>
    <w:p w14:paraId="5EAF85EB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Controller</w:t>
      </w:r>
      <w:proofErr w:type="spellEnd"/>
    </w:p>
    <w:p w14:paraId="0EB160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Logic</w:t>
      </w:r>
      <w:proofErr w:type="spellEnd"/>
      <w:r>
        <w:rPr>
          <w:sz w:val="24"/>
          <w:lang w:val="pt-BR"/>
        </w:rPr>
        <w:t xml:space="preserve"> Workflow</w:t>
      </w:r>
    </w:p>
    <w:p w14:paraId="45BE270A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View</w:t>
      </w:r>
      <w:proofErr w:type="spellEnd"/>
      <w:r>
        <w:rPr>
          <w:sz w:val="24"/>
          <w:lang w:val="pt-BR"/>
        </w:rPr>
        <w:t xml:space="preserve">  (</w:t>
      </w:r>
      <w:proofErr w:type="spellStart"/>
      <w:proofErr w:type="gramEnd"/>
      <w:r>
        <w:rPr>
          <w:sz w:val="24"/>
          <w:lang w:val="pt-BR"/>
        </w:rPr>
        <w:t>Rendering</w:t>
      </w:r>
      <w:proofErr w:type="spellEnd"/>
      <w:r>
        <w:rPr>
          <w:sz w:val="24"/>
          <w:lang w:val="pt-BR"/>
        </w:rPr>
        <w:t xml:space="preserve"> Interface/ </w:t>
      </w:r>
      <w:proofErr w:type="spellStart"/>
      <w:r>
        <w:rPr>
          <w:sz w:val="24"/>
          <w:lang w:val="pt-BR"/>
        </w:rPr>
        <w:t>Detection</w:t>
      </w:r>
      <w:proofErr w:type="spellEnd"/>
      <w:r>
        <w:rPr>
          <w:sz w:val="24"/>
          <w:lang w:val="pt-BR"/>
        </w:rPr>
        <w:t>)</w:t>
      </w:r>
    </w:p>
    <w:p w14:paraId="2AEC887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Environment</w:t>
      </w:r>
      <w:proofErr w:type="spellEnd"/>
    </w:p>
    <w:p w14:paraId="4F3B40C6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Ground</w:t>
      </w:r>
      <w:proofErr w:type="spellEnd"/>
    </w:p>
    <w:p w14:paraId="2F30D116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Character</w:t>
      </w:r>
      <w:proofErr w:type="spellEnd"/>
    </w:p>
    <w:p w14:paraId="7ED1F4B5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Asset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body</w:t>
      </w:r>
      <w:proofErr w:type="spellEnd"/>
      <w:r>
        <w:rPr>
          <w:sz w:val="24"/>
          <w:lang w:val="pt-BR"/>
        </w:rPr>
        <w:t>)</w:t>
      </w:r>
    </w:p>
    <w:p w14:paraId="57A5BB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Enemy</w:t>
      </w:r>
      <w:proofErr w:type="spellEnd"/>
      <w:r>
        <w:rPr>
          <w:sz w:val="24"/>
          <w:lang w:val="pt-BR"/>
        </w:rPr>
        <w:t>)</w:t>
      </w:r>
    </w:p>
    <w:p w14:paraId="0C054F1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</w:p>
    <w:p w14:paraId="42B71040" w14:textId="77777777" w:rsidR="001A6DB6" w:rsidRPr="008B1DDE" w:rsidRDefault="001A6DB6" w:rsidP="001A6DB6">
      <w:pPr>
        <w:pStyle w:val="ListParagraph"/>
        <w:tabs>
          <w:tab w:val="left" w:pos="7672"/>
        </w:tabs>
        <w:ind w:left="2520"/>
        <w:rPr>
          <w:sz w:val="24"/>
          <w:lang w:val="pt-BR"/>
        </w:rPr>
      </w:pPr>
    </w:p>
    <w:p w14:paraId="03F72F43" w14:textId="77777777" w:rsidR="001A6DB6" w:rsidRPr="00EF21D5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Development</w:t>
      </w:r>
      <w:proofErr w:type="spellEnd"/>
      <w:r>
        <w:rPr>
          <w:sz w:val="24"/>
          <w:lang w:val="pt-BR"/>
        </w:rPr>
        <w:t xml:space="preserve"> &amp; </w:t>
      </w:r>
      <w:proofErr w:type="spellStart"/>
      <w:r>
        <w:rPr>
          <w:sz w:val="24"/>
          <w:lang w:val="pt-BR"/>
        </w:rPr>
        <w:t>Programming</w:t>
      </w:r>
      <w:proofErr w:type="spellEnd"/>
    </w:p>
    <w:p w14:paraId="3CDCBFCF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Model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(Data CRUD) </w:t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proofErr w:type="spellStart"/>
      <w:r w:rsidRPr="004A2EB3">
        <w:rPr>
          <w:b/>
          <w:sz w:val="24"/>
          <w:lang w:val="pt-BR"/>
        </w:rPr>
        <w:t>Load</w:t>
      </w:r>
      <w:proofErr w:type="spellEnd"/>
      <w:r w:rsidRPr="004A2EB3">
        <w:rPr>
          <w:b/>
          <w:sz w:val="24"/>
          <w:lang w:val="pt-BR"/>
        </w:rPr>
        <w:t>/</w:t>
      </w:r>
      <w:proofErr w:type="spellStart"/>
      <w:r w:rsidRPr="004A2EB3">
        <w:rPr>
          <w:b/>
          <w:sz w:val="24"/>
          <w:lang w:val="pt-BR"/>
        </w:rPr>
        <w:t>save</w:t>
      </w:r>
      <w:proofErr w:type="spellEnd"/>
      <w:r w:rsidRPr="004A2EB3">
        <w:rPr>
          <w:b/>
          <w:sz w:val="24"/>
          <w:lang w:val="pt-BR"/>
        </w:rPr>
        <w:t xml:space="preserve"> data (</w:t>
      </w:r>
      <w:proofErr w:type="spellStart"/>
      <w:r w:rsidRPr="004A2EB3">
        <w:rPr>
          <w:b/>
          <w:sz w:val="24"/>
          <w:lang w:val="pt-BR"/>
        </w:rPr>
        <w:t>locally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or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on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the</w:t>
      </w:r>
      <w:proofErr w:type="spellEnd"/>
      <w:r w:rsidRPr="004A2EB3">
        <w:rPr>
          <w:b/>
          <w:sz w:val="24"/>
          <w:lang w:val="pt-BR"/>
        </w:rPr>
        <w:t xml:space="preserve"> web).</w:t>
      </w:r>
    </w:p>
    <w:p w14:paraId="7BB730F4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</w:pPr>
      <w:r w:rsidRPr="004A2EB3">
        <w:t xml:space="preserve"> </w:t>
      </w:r>
    </w:p>
    <w:p w14:paraId="3DDDE8CB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Player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</w:p>
    <w:p w14:paraId="053879CF" w14:textId="22802C77" w:rsidR="001A6DB6" w:rsidDel="005E2E0B" w:rsidRDefault="001A6DB6" w:rsidP="001A6DB6">
      <w:pPr>
        <w:pStyle w:val="ListParagraph"/>
        <w:tabs>
          <w:tab w:val="left" w:pos="7672"/>
        </w:tabs>
        <w:ind w:firstLine="360"/>
        <w:rPr>
          <w:del w:id="903" w:author="Elias De Moraes Fernandes" w:date="2016-03-16T12:46:00Z"/>
          <w:sz w:val="24"/>
          <w:lang w:val="pt-BR"/>
        </w:rPr>
      </w:pPr>
      <w:del w:id="904" w:author="Elias De Moraes Fernandes" w:date="2016-03-16T12:46:00Z">
        <w:r w:rsidDel="005E2E0B">
          <w:rPr>
            <w:sz w:val="24"/>
            <w:lang w:val="pt-BR"/>
          </w:rPr>
          <w:delText xml:space="preserve">float </w:delText>
        </w:r>
      </w:del>
      <w:del w:id="905" w:author="Elias De Moraes Fernandes" w:date="2016-03-15T20:30:00Z">
        <w:r w:rsidDel="0020263C">
          <w:rPr>
            <w:sz w:val="24"/>
            <w:lang w:val="pt-BR"/>
          </w:rPr>
          <w:delText>health</w:delText>
        </w:r>
      </w:del>
      <w:del w:id="906" w:author="Elias De Moraes Fernandes" w:date="2016-03-16T12:46:00Z">
        <w:r w:rsidDel="005E2E0B">
          <w:rPr>
            <w:sz w:val="24"/>
            <w:lang w:val="pt-BR"/>
          </w:rPr>
          <w:delText>;</w:delText>
        </w:r>
      </w:del>
    </w:p>
    <w:p w14:paraId="62A5A74E" w14:textId="77777777" w:rsidR="001A6DB6" w:rsidRPr="0095389A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lives</w:t>
      </w:r>
      <w:proofErr w:type="spellEnd"/>
      <w:r>
        <w:rPr>
          <w:sz w:val="24"/>
          <w:lang w:val="pt-BR"/>
        </w:rPr>
        <w:t>;</w:t>
      </w:r>
    </w:p>
    <w:p w14:paraId="0810428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>;</w:t>
      </w:r>
    </w:p>
    <w:p w14:paraId="72D479F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speed</w:t>
      </w:r>
      <w:proofErr w:type="spellEnd"/>
      <w:r>
        <w:rPr>
          <w:sz w:val="24"/>
          <w:lang w:val="pt-BR"/>
        </w:rPr>
        <w:t>;</w:t>
      </w:r>
    </w:p>
    <w:p w14:paraId="5C5926B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gameLevel</w:t>
      </w:r>
      <w:proofErr w:type="spellEnd"/>
      <w:r>
        <w:rPr>
          <w:sz w:val="24"/>
          <w:lang w:val="pt-BR"/>
        </w:rPr>
        <w:t>;</w:t>
      </w:r>
    </w:p>
    <w:p w14:paraId="633031A5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winCondition</w:t>
      </w:r>
      <w:proofErr w:type="spellEnd"/>
      <w:r>
        <w:rPr>
          <w:sz w:val="24"/>
          <w:lang w:val="pt-BR"/>
        </w:rPr>
        <w:t>;</w:t>
      </w:r>
    </w:p>
    <w:p w14:paraId="4AED72FD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lastRenderedPageBreak/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loseCondition</w:t>
      </w:r>
      <w:proofErr w:type="spellEnd"/>
      <w:r>
        <w:rPr>
          <w:sz w:val="24"/>
          <w:lang w:val="pt-BR"/>
        </w:rPr>
        <w:t>;</w:t>
      </w:r>
    </w:p>
    <w:p w14:paraId="12612AE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AcidBombs</w:t>
      </w:r>
      <w:proofErr w:type="spellEnd"/>
      <w:r>
        <w:rPr>
          <w:sz w:val="24"/>
          <w:lang w:val="en-CA"/>
        </w:rPr>
        <w:t xml:space="preserve">[] </w:t>
      </w:r>
      <w:proofErr w:type="spellStart"/>
      <w:r>
        <w:rPr>
          <w:sz w:val="24"/>
          <w:lang w:val="en-CA"/>
        </w:rPr>
        <w:t>acidBombs</w:t>
      </w:r>
      <w:proofErr w:type="spellEnd"/>
      <w:r>
        <w:rPr>
          <w:sz w:val="24"/>
          <w:lang w:val="en-CA"/>
        </w:rPr>
        <w:t>;</w:t>
      </w:r>
    </w:p>
    <w:p w14:paraId="34B7B55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ins w:id="907" w:author="Elias De Moraes Fernandes" w:date="2016-03-15T20:30:00Z"/>
          <w:sz w:val="24"/>
          <w:lang w:val="pt-BR"/>
        </w:rPr>
      </w:pPr>
      <w:proofErr w:type="gramStart"/>
      <w:r>
        <w:rPr>
          <w:sz w:val="24"/>
          <w:lang w:val="en-CA"/>
        </w:rPr>
        <w:t>Projectiles[</w:t>
      </w:r>
      <w:proofErr w:type="gramEnd"/>
      <w:r>
        <w:rPr>
          <w:sz w:val="24"/>
          <w:lang w:val="en-CA"/>
        </w:rPr>
        <w:t xml:space="preserve">] projectiles; // </w:t>
      </w:r>
      <w:proofErr w:type="spellStart"/>
      <w:r>
        <w:rPr>
          <w:sz w:val="24"/>
          <w:lang w:val="en-CA"/>
        </w:rPr>
        <w:t>Esse</w:t>
      </w:r>
      <w:proofErr w:type="spellEnd"/>
      <w:r>
        <w:rPr>
          <w:sz w:val="24"/>
          <w:lang w:val="en-CA"/>
        </w:rPr>
        <w:t xml:space="preserve"> Projectiles s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as armas usadas para Atacar</w:t>
      </w:r>
    </w:p>
    <w:p w14:paraId="5C21A49C" w14:textId="78F7AC46" w:rsidR="00BD62B7" w:rsidRDefault="00BD62B7" w:rsidP="001A6DB6">
      <w:pPr>
        <w:pStyle w:val="ListParagraph"/>
        <w:tabs>
          <w:tab w:val="left" w:pos="7672"/>
        </w:tabs>
        <w:ind w:firstLine="360"/>
        <w:rPr>
          <w:ins w:id="908" w:author="Elias De Moraes Fernandes" w:date="2016-03-15T20:31:00Z"/>
          <w:sz w:val="24"/>
          <w:lang w:val="pt-BR"/>
        </w:rPr>
      </w:pPr>
      <w:proofErr w:type="spellStart"/>
      <w:ins w:id="909" w:author="Elias De Moraes Fernandes" w:date="2016-03-15T20:30:00Z"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[]</w:t>
        </w:r>
      </w:ins>
      <w:ins w:id="910" w:author="Elias De Moraes Fernandes" w:date="2016-03-15T20:31:00Z">
        <w:r>
          <w:rPr>
            <w:sz w:val="24"/>
            <w:lang w:val="pt-BR"/>
          </w:rPr>
          <w:t xml:space="preserve"> </w:t>
        </w:r>
        <w:proofErr w:type="spellStart"/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;</w:t>
        </w:r>
      </w:ins>
    </w:p>
    <w:p w14:paraId="473C8CF0" w14:textId="1F452A97" w:rsidR="00BD62B7" w:rsidRPr="00B4379E" w:rsidRDefault="00BD62B7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ins w:id="911" w:author="Elias De Moraes Fernandes" w:date="2016-03-15T20:31:00Z"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 xml:space="preserve">[] </w:t>
        </w:r>
        <w:proofErr w:type="spellStart"/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>;</w:t>
        </w:r>
      </w:ins>
    </w:p>
    <w:p w14:paraId="06B480C8" w14:textId="77777777" w:rsidR="001A6DB6" w:rsidRPr="0067419E" w:rsidRDefault="001A6DB6" w:rsidP="001A6DB6">
      <w:pPr>
        <w:tabs>
          <w:tab w:val="left" w:pos="7672"/>
        </w:tabs>
        <w:ind w:left="720"/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inheriting</w:t>
      </w:r>
      <w:proofErr w:type="spellEnd"/>
      <w:r>
        <w:rPr>
          <w:sz w:val="24"/>
          <w:lang w:val="pt-BR"/>
        </w:rPr>
        <w:t xml:space="preserve"> Player) </w:t>
      </w:r>
      <w:proofErr w:type="spellStart"/>
      <w:r>
        <w:rPr>
          <w:sz w:val="24"/>
          <w:lang w:val="pt-BR"/>
        </w:rPr>
        <w:t>public</w:t>
      </w:r>
      <w:proofErr w:type="spellEnd"/>
    </w:p>
    <w:p w14:paraId="583E614F" w14:textId="07BDBC43" w:rsidR="001A6DB6" w:rsidRDefault="001A6DB6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wave</w:t>
      </w:r>
      <w:proofErr w:type="spellEnd"/>
      <w:r>
        <w:rPr>
          <w:sz w:val="24"/>
          <w:lang w:val="pt-BR"/>
        </w:rPr>
        <w:t>;</w:t>
      </w:r>
    </w:p>
    <w:p w14:paraId="14EC0F4A" w14:textId="77777777" w:rsidR="0037699A" w:rsidRPr="00573B9D" w:rsidRDefault="0037699A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6C27FA20" w14:textId="77777777" w:rsidR="001A6DB6" w:rsidRPr="00350EB5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proofErr w:type="gramStart"/>
      <w:r w:rsidRPr="00350EB5">
        <w:rPr>
          <w:b/>
          <w:sz w:val="24"/>
          <w:lang w:val="pt-BR"/>
        </w:rPr>
        <w:t>View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 (</w:t>
      </w:r>
      <w:proofErr w:type="gramEnd"/>
      <w:r>
        <w:rPr>
          <w:b/>
          <w:sz w:val="24"/>
          <w:lang w:val="pt-BR"/>
        </w:rPr>
        <w:t xml:space="preserve">UI UX/ </w:t>
      </w:r>
      <w:proofErr w:type="spellStart"/>
      <w:r>
        <w:rPr>
          <w:b/>
          <w:sz w:val="24"/>
          <w:lang w:val="pt-BR"/>
        </w:rPr>
        <w:t>Detection</w:t>
      </w:r>
      <w:proofErr w:type="spellEnd"/>
      <w:r>
        <w:rPr>
          <w:b/>
          <w:sz w:val="24"/>
          <w:lang w:val="pt-BR"/>
        </w:rPr>
        <w:t>)</w:t>
      </w:r>
    </w:p>
    <w:p w14:paraId="54B38314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Controller</w:t>
      </w:r>
      <w:proofErr w:type="spellEnd"/>
      <w:r>
        <w:rPr>
          <w:b/>
          <w:sz w:val="24"/>
          <w:lang w:val="pt-BR"/>
        </w:rPr>
        <w:t xml:space="preserve"> (</w:t>
      </w:r>
      <w:proofErr w:type="spellStart"/>
      <w:r>
        <w:rPr>
          <w:b/>
          <w:sz w:val="24"/>
          <w:lang w:val="pt-BR"/>
        </w:rPr>
        <w:t>Decision</w:t>
      </w:r>
      <w:proofErr w:type="spellEnd"/>
      <w:r>
        <w:rPr>
          <w:b/>
          <w:sz w:val="24"/>
          <w:lang w:val="pt-BR"/>
        </w:rPr>
        <w:t xml:space="preserve"> </w:t>
      </w:r>
      <w:proofErr w:type="spellStart"/>
      <w:r>
        <w:rPr>
          <w:b/>
          <w:sz w:val="24"/>
          <w:lang w:val="pt-BR"/>
        </w:rPr>
        <w:t>Action</w:t>
      </w:r>
      <w:proofErr w:type="spellEnd"/>
      <w:r>
        <w:rPr>
          <w:b/>
          <w:sz w:val="24"/>
          <w:lang w:val="pt-BR"/>
        </w:rPr>
        <w:t>)</w:t>
      </w:r>
    </w:p>
    <w:p w14:paraId="05B86E03" w14:textId="77777777" w:rsidR="001A6DB6" w:rsidRPr="000309F2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Shredder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Deleta os </w:t>
      </w:r>
      <w:proofErr w:type="spellStart"/>
      <w:r>
        <w:rPr>
          <w:sz w:val="24"/>
          <w:lang w:val="pt-BR"/>
        </w:rPr>
        <w:t>items</w:t>
      </w:r>
      <w:proofErr w:type="spellEnd"/>
      <w:r>
        <w:rPr>
          <w:sz w:val="24"/>
          <w:lang w:val="en-CA"/>
        </w:rPr>
        <w:t>/</w:t>
      </w:r>
      <w:proofErr w:type="spellStart"/>
      <w:r>
        <w:rPr>
          <w:sz w:val="24"/>
          <w:lang w:val="en-CA"/>
        </w:rPr>
        <w:t>Personagens</w:t>
      </w:r>
      <w:proofErr w:type="spellEnd"/>
      <w:r>
        <w:rPr>
          <w:sz w:val="24"/>
          <w:lang w:val="pt-BR"/>
        </w:rPr>
        <w:t xml:space="preserve"> que passam da tela através do OnTriggerEnter2D().</w:t>
      </w:r>
    </w:p>
    <w:p w14:paraId="37557CB3" w14:textId="4922D138" w:rsidR="00BC5993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szCs w:val="28"/>
          <w:lang w:val="pt-BR"/>
        </w:rPr>
        <w:t>Attacker.cs</w:t>
      </w:r>
      <w:proofErr w:type="spellEnd"/>
      <w:r>
        <w:rPr>
          <w:sz w:val="24"/>
          <w:lang w:val="pt-BR"/>
        </w:rPr>
        <w:t xml:space="preserve"> – Onde será instanciado (criado) novo inimigo, fazer mover e atacar. Para atacar, precisa de um </w:t>
      </w:r>
      <w:proofErr w:type="spellStart"/>
      <w:r>
        <w:rPr>
          <w:sz w:val="24"/>
          <w:lang w:val="pt-BR"/>
        </w:rPr>
        <w:t>boolean</w:t>
      </w:r>
      <w:proofErr w:type="spellEnd"/>
      <w:r>
        <w:rPr>
          <w:sz w:val="24"/>
          <w:lang w:val="pt-BR"/>
        </w:rPr>
        <w:t xml:space="preserve"> "</w:t>
      </w:r>
      <w:proofErr w:type="spellStart"/>
      <w:r>
        <w:rPr>
          <w:sz w:val="24"/>
          <w:lang w:val="pt-BR"/>
        </w:rPr>
        <w:t>isAttacking</w:t>
      </w:r>
      <w:proofErr w:type="spellEnd"/>
      <w:r>
        <w:rPr>
          <w:sz w:val="24"/>
          <w:lang w:val="pt-BR"/>
        </w:rPr>
        <w:t xml:space="preserve">", caso contrário, o inimigo ficar no estado padrão </w:t>
      </w:r>
      <w:proofErr w:type="spellStart"/>
      <w:r w:rsidRPr="005D7AB1">
        <w:rPr>
          <w:i/>
          <w:sz w:val="24"/>
          <w:lang w:val="pt-BR"/>
        </w:rPr>
        <w:t>walking</w:t>
      </w:r>
      <w:proofErr w:type="spellEnd"/>
      <w:r w:rsidR="00BC5993">
        <w:rPr>
          <w:sz w:val="24"/>
          <w:lang w:val="pt-BR"/>
        </w:rPr>
        <w:t xml:space="preserve"> (andando)</w:t>
      </w:r>
    </w:p>
    <w:p w14:paraId="12877B8A" w14:textId="73BE29FE" w:rsidR="0094333E" w:rsidRPr="00B149B4" w:rsidRDefault="00BC5993" w:rsidP="00B149B4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6AD7AEC5" w14:textId="4F0445D2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currentSpeed</w:t>
      </w:r>
      <w:proofErr w:type="spellEnd"/>
    </w:p>
    <w:p w14:paraId="2648B995" w14:textId="7E070B90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currentTarget</w:t>
      </w:r>
      <w:proofErr w:type="spellEnd"/>
    </w:p>
    <w:p w14:paraId="3B607220" w14:textId="6F53A0A0" w:rsidR="00BC5993" w:rsidRP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</w:p>
    <w:p w14:paraId="19D9EC23" w14:textId="77777777" w:rsidR="001A6DB6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Métodos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void</w:t>
      </w:r>
      <w:proofErr w:type="spellEnd"/>
    </w:p>
    <w:p w14:paraId="5844BE7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 – Encontra o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(inimigo) com o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>&gt;()</w:t>
      </w:r>
    </w:p>
    <w:p w14:paraId="604B236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Faz o inimigo andar com </w:t>
      </w:r>
      <w:proofErr w:type="spellStart"/>
      <w:r w:rsidRPr="005954B8">
        <w:rPr>
          <w:i/>
          <w:sz w:val="24"/>
          <w:lang w:val="pt-BR"/>
        </w:rPr>
        <w:t>transform.Translate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a cada frame. Tem a condição do ataque caso encontre um alvo.</w:t>
      </w:r>
    </w:p>
    <w:p w14:paraId="3D9A409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SetSpeed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– Alterar a velocidade do inimigo. Variável privada.</w:t>
      </w:r>
    </w:p>
    <w:p w14:paraId="61ADE68E" w14:textId="77777777" w:rsidR="001A6DB6" w:rsidRPr="00B76FE4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 w:rsidRPr="0086232C">
        <w:rPr>
          <w:i/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objeto.</w:t>
      </w:r>
    </w:p>
    <w:p w14:paraId="6772CAC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Attack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como parâmetro para atacar o mesmo. Atribui esse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ao </w:t>
      </w:r>
      <w:proofErr w:type="spellStart"/>
      <w:r w:rsidRPr="00601FEE">
        <w:rPr>
          <w:i/>
          <w:sz w:val="24"/>
          <w:lang w:val="pt-BR"/>
        </w:rPr>
        <w:t>currentTarget</w:t>
      </w:r>
      <w:proofErr w:type="spellEnd"/>
      <w:r>
        <w:rPr>
          <w:sz w:val="24"/>
          <w:lang w:val="pt-BR"/>
        </w:rPr>
        <w:t>.</w:t>
      </w:r>
    </w:p>
    <w:p w14:paraId="39D9EB11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métodos </w:t>
      </w:r>
      <w:proofErr w:type="spellStart"/>
      <w:r>
        <w:rPr>
          <w:sz w:val="24"/>
          <w:lang w:val="pt-BR"/>
        </w:rPr>
        <w:t>void</w:t>
      </w:r>
      <w:proofErr w:type="spellEnd"/>
    </w:p>
    <w:p w14:paraId="781BBC8B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Criar um laco de repetição para todo personagem do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que esta ativo </w:t>
      </w:r>
    </w:p>
    <w:p w14:paraId="5B1D2ABD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Spawn(</w:t>
      </w:r>
      <w:proofErr w:type="gramEnd"/>
      <w:r>
        <w:rPr>
          <w:sz w:val="24"/>
          <w:lang w:val="pt-BR"/>
        </w:rPr>
        <w:t xml:space="preserve">) – Instancia um novo Objeto dentro da cena, nas posições de cada um. Essa posição estará dentro de um </w:t>
      </w:r>
      <w:proofErr w:type="spellStart"/>
      <w:r>
        <w:rPr>
          <w:sz w:val="24"/>
          <w:lang w:val="pt-BR"/>
        </w:rPr>
        <w:t>prefab</w:t>
      </w:r>
      <w:proofErr w:type="spellEnd"/>
      <w:r>
        <w:rPr>
          <w:sz w:val="24"/>
          <w:lang w:val="pt-BR"/>
        </w:rPr>
        <w:t xml:space="preserve">, sendo filho de um pai ou 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 xml:space="preserve"> ou Player.</w:t>
      </w:r>
    </w:p>
    <w:p w14:paraId="08FD7373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isTimeToSpawn</w:t>
      </w:r>
      <w:proofErr w:type="spellEnd"/>
      <w:r>
        <w:rPr>
          <w:sz w:val="24"/>
          <w:lang w:val="pt-BR"/>
        </w:rPr>
        <w:t xml:space="preserve">() – Serve de condicional dentro do Update()  para adicionar um novo inimigo na cena com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>&gt;(). Primeiro verifica o número de inimigos na cena e então adiciona.</w:t>
      </w:r>
    </w:p>
    <w:p w14:paraId="7E42ADA2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</w:p>
    <w:p w14:paraId="5F0C1C28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</w:p>
    <w:p w14:paraId="6EA1118E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lang w:val="pt-BR"/>
        </w:rPr>
        <w:t>Defender.cs</w:t>
      </w:r>
      <w:proofErr w:type="spellEnd"/>
      <w:r w:rsidRPr="00F645CA">
        <w:rPr>
          <w:sz w:val="28"/>
          <w:lang w:val="pt-BR"/>
        </w:rPr>
        <w:t xml:space="preserve"> </w:t>
      </w:r>
      <w:r>
        <w:rPr>
          <w:sz w:val="24"/>
          <w:lang w:val="pt-BR"/>
        </w:rPr>
        <w:t>– Tratamento de defesa do personagem.</w:t>
      </w:r>
    </w:p>
    <w:p w14:paraId="6C4DEDB0" w14:textId="46F63AAC" w:rsidR="003C7064" w:rsidRDefault="003C7064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0BB02E99" w14:textId="77777777" w:rsidR="008076D1" w:rsidRDefault="008076D1" w:rsidP="008076D1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13D0A929" w14:textId="0B4C5D9E" w:rsidR="003C7064" w:rsidRDefault="008076D1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</w:t>
      </w:r>
    </w:p>
    <w:p w14:paraId="342B6B6C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SpawnDefender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- Instancia um novo personagem para o jogo. Pode ser tanto o personagem principal quanto inimigo.</w:t>
      </w:r>
    </w:p>
    <w:p w14:paraId="00C4EB60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GetBorrao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Quando próximo de um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(), pegar o mesmo e ativar a o método </w:t>
      </w:r>
      <w:proofErr w:type="spell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 xml:space="preserve">(). Com isso, precisa de uma direção </w:t>
      </w:r>
      <w:proofErr w:type="spellStart"/>
      <w:proofErr w:type="gramStart"/>
      <w:r w:rsidRPr="00F27603">
        <w:rPr>
          <w:i/>
          <w:sz w:val="24"/>
          <w:lang w:val="pt-BR"/>
        </w:rPr>
        <w:t>transform.Translate</w:t>
      </w:r>
      <w:proofErr w:type="spellEnd"/>
      <w:proofErr w:type="gramEnd"/>
      <w:r w:rsidRPr="00F27603">
        <w:rPr>
          <w:i/>
          <w:sz w:val="24"/>
          <w:lang w:val="pt-BR"/>
        </w:rPr>
        <w:t xml:space="preserve"> </w:t>
      </w:r>
      <w:r w:rsidRPr="00B8529C">
        <w:rPr>
          <w:sz w:val="24"/>
          <w:lang w:val="pt-BR"/>
        </w:rPr>
        <w:t>para poder atirar</w:t>
      </w:r>
      <w:r>
        <w:rPr>
          <w:sz w:val="24"/>
          <w:lang w:val="pt-BR"/>
        </w:rPr>
        <w:t>.</w:t>
      </w:r>
    </w:p>
    <w:p w14:paraId="1D866CE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para atirar o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. </w:t>
      </w:r>
    </w:p>
    <w:p w14:paraId="490BFDFB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</w:t>
      </w:r>
    </w:p>
    <w:p w14:paraId="6C1B706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73B3AB8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PlayerPrefsManager.cs</w:t>
      </w:r>
      <w:proofErr w:type="spellEnd"/>
      <w:r w:rsidRPr="00D92FC3">
        <w:rPr>
          <w:sz w:val="28"/>
          <w:lang w:val="pt-BR"/>
        </w:rPr>
        <w:t xml:space="preserve"> </w:t>
      </w:r>
      <w:r>
        <w:rPr>
          <w:sz w:val="24"/>
          <w:lang w:val="pt-BR"/>
        </w:rPr>
        <w:t xml:space="preserve">– Vai tratar das opções de jogo, tais como volume, nível de dificuldade, desbloqueio de novas fases, </w:t>
      </w:r>
      <w:proofErr w:type="spellStart"/>
      <w:r>
        <w:rPr>
          <w:sz w:val="24"/>
          <w:lang w:val="pt-BR"/>
        </w:rPr>
        <w:t>Setar</w:t>
      </w:r>
      <w:proofErr w:type="spellEnd"/>
      <w:r>
        <w:rPr>
          <w:sz w:val="24"/>
          <w:lang w:val="pt-BR"/>
        </w:rPr>
        <w:t xml:space="preserve"> Recordes, Disponibilizar Novos </w:t>
      </w:r>
      <w:proofErr w:type="spellStart"/>
      <w:r>
        <w:rPr>
          <w:sz w:val="24"/>
          <w:lang w:val="pt-BR"/>
        </w:rPr>
        <w:t>Items</w:t>
      </w:r>
      <w:proofErr w:type="spellEnd"/>
    </w:p>
    <w:p w14:paraId="4EC950E9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SetMasterVolume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Alterar o Volume conforme passado por parâmetro. </w:t>
      </w:r>
    </w:p>
    <w:p w14:paraId="1C31CAE5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GetMasterVolume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(constante) MASTER_VOLUME_KEY</w:t>
      </w:r>
    </w:p>
    <w:p w14:paraId="3D417B46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UnlockLevel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Debloquear Nova fase com base em um parâmetro passado. Primeiro verifica se a fase já não foi desbloqueada </w:t>
      </w:r>
      <w:proofErr w:type="spellStart"/>
      <w:proofErr w:type="gramStart"/>
      <w:r w:rsidRPr="000A0A23">
        <w:rPr>
          <w:i/>
          <w:sz w:val="24"/>
          <w:lang w:val="pt-BR"/>
        </w:rPr>
        <w:t>isLevelUnlocked</w:t>
      </w:r>
      <w:proofErr w:type="spellEnd"/>
      <w:r w:rsidRPr="000A0A23">
        <w:rPr>
          <w:i/>
          <w:sz w:val="24"/>
          <w:lang w:val="pt-BR"/>
        </w:rPr>
        <w:t>(</w:t>
      </w:r>
      <w:proofErr w:type="gramEnd"/>
      <w:r w:rsidRPr="000A0A23">
        <w:rPr>
          <w:i/>
          <w:sz w:val="24"/>
          <w:lang w:val="pt-BR"/>
        </w:rPr>
        <w:t>){}</w:t>
      </w:r>
      <w:r>
        <w:rPr>
          <w:sz w:val="24"/>
          <w:lang w:val="pt-BR"/>
        </w:rPr>
        <w:t>, ou é um valor falso (negativo, muito alto) e caso for, pega o erro e retorna falso.</w:t>
      </w:r>
    </w:p>
    <w:p w14:paraId="1422FC3B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isLevelUnlocked</w:t>
      </w:r>
      <w:proofErr w:type="spellEnd"/>
      <w:r>
        <w:rPr>
          <w:sz w:val="24"/>
          <w:lang w:val="pt-BR"/>
        </w:rPr>
        <w:t>(){} – Retorna verdadeiro ou falso para ver se uma fase esta desbloqueada. Caso encontre erro, pega o mesmo e retorna falso.</w:t>
      </w:r>
    </w:p>
    <w:p w14:paraId="1D332812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SetDifficulty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difficulty</w:t>
      </w:r>
      <w:proofErr w:type="spellEnd"/>
      <w:r>
        <w:rPr>
          <w:sz w:val="24"/>
          <w:lang w:val="pt-BR"/>
        </w:rPr>
        <w:t>){} – Altera a dificuldade do Jogo</w:t>
      </w:r>
    </w:p>
    <w:p w14:paraId="4E94FCB3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GetDifficulty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DIFFICULTY_KEY</w:t>
      </w:r>
    </w:p>
    <w:p w14:paraId="44AF47C7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</w:p>
    <w:p w14:paraId="13617496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MusicManager.cs</w:t>
      </w:r>
      <w:proofErr w:type="spellEnd"/>
      <w:r>
        <w:rPr>
          <w:b/>
          <w:sz w:val="28"/>
          <w:lang w:val="pt-BR"/>
        </w:rPr>
        <w:t xml:space="preserve"> – </w:t>
      </w:r>
      <w:r>
        <w:rPr>
          <w:sz w:val="24"/>
          <w:lang w:val="pt-BR"/>
        </w:rPr>
        <w:t xml:space="preserve">Gerencia as musicas para todo o Jogo: Desde o </w:t>
      </w:r>
      <w:proofErr w:type="spellStart"/>
      <w:r>
        <w:rPr>
          <w:sz w:val="24"/>
          <w:lang w:val="pt-BR"/>
        </w:rPr>
        <w:t>SplashScreen</w:t>
      </w:r>
      <w:proofErr w:type="spellEnd"/>
      <w:r>
        <w:rPr>
          <w:sz w:val="24"/>
          <w:lang w:val="pt-BR"/>
        </w:rPr>
        <w:t xml:space="preserve"> ate a passagem por diferentes fases do jogo.</w:t>
      </w:r>
    </w:p>
    <w:p w14:paraId="1CC2696C" w14:textId="77777777" w:rsidR="001A6DB6" w:rsidRPr="004C3762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4C3762">
        <w:rPr>
          <w:b/>
          <w:sz w:val="24"/>
          <w:lang w:val="pt-BR"/>
        </w:rPr>
        <w:t>Variáveis</w:t>
      </w:r>
    </w:p>
    <w:p w14:paraId="6953204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en-CA"/>
        </w:rPr>
        <w:t>[]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levelMusicChangeArray</w:t>
      </w:r>
      <w:proofErr w:type="spellEnd"/>
    </w:p>
    <w:p w14:paraId="350A785F" w14:textId="77777777" w:rsidR="001A6DB6" w:rsidRPr="004D3C34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</w:p>
    <w:p w14:paraId="6DB8A4E8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4C3762">
        <w:rPr>
          <w:b/>
          <w:sz w:val="24"/>
          <w:lang w:val="pt-BR"/>
        </w:rPr>
        <w:t>Métodos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public</w:t>
      </w:r>
      <w:proofErr w:type="spellEnd"/>
    </w:p>
    <w:p w14:paraId="5F9B54A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Awake</w:t>
      </w:r>
      <w:proofErr w:type="spellEnd"/>
      <w:r>
        <w:rPr>
          <w:sz w:val="24"/>
          <w:lang w:val="pt-BR"/>
        </w:rPr>
        <w:t xml:space="preserve">(){} – </w:t>
      </w:r>
      <w:proofErr w:type="spellStart"/>
      <w:r>
        <w:rPr>
          <w:sz w:val="24"/>
          <w:lang w:val="pt-BR"/>
        </w:rPr>
        <w:t>Metodo</w:t>
      </w:r>
      <w:proofErr w:type="spellEnd"/>
      <w:r>
        <w:rPr>
          <w:sz w:val="24"/>
          <w:lang w:val="pt-BR"/>
        </w:rPr>
        <w:t xml:space="preserve"> para não destruir (acabar) a musica enquanto o jogador estiver ativo usando o </w:t>
      </w:r>
      <w:proofErr w:type="spellStart"/>
      <w:r>
        <w:rPr>
          <w:sz w:val="24"/>
          <w:lang w:val="pt-BR"/>
        </w:rPr>
        <w:t>DontDestroyOnLoad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>).</w:t>
      </w:r>
    </w:p>
    <w:p w14:paraId="650BC55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lastRenderedPageBreak/>
        <w:t>Void</w:t>
      </w:r>
      <w:proofErr w:type="spellEnd"/>
      <w:r>
        <w:rPr>
          <w:sz w:val="24"/>
          <w:lang w:val="pt-BR"/>
        </w:rPr>
        <w:t xml:space="preserve"> </w:t>
      </w: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){} – Inicia um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, pegando o componente&lt;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&gt;() e seta o volume.</w:t>
      </w:r>
    </w:p>
    <w:p w14:paraId="0F9D79D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OnLevelWasLoaded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Instancia um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pt-BR"/>
        </w:rPr>
        <w:t xml:space="preserve"> com um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de musicas para cada fase ou operação do Jogo. Verifica se existe musica anexa e coloca para tocar em loop de acordo com a fase.</w:t>
      </w:r>
    </w:p>
    <w:p w14:paraId="078423F1" w14:textId="2756DBAF" w:rsidR="005E6EDF" w:rsidRPr="0077658F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SetVolume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Seta o volume inicial para o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. </w:t>
      </w:r>
      <w:r>
        <w:rPr>
          <w:sz w:val="24"/>
          <w:lang w:val="pt-BR"/>
        </w:rPr>
        <w:tab/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43AB4BE8" w:rsidR="005E6EDF" w:rsidDel="00DA24D0" w:rsidRDefault="005E6EDF">
      <w:pPr>
        <w:ind w:firstLine="360"/>
        <w:rPr>
          <w:del w:id="912" w:author="Elias de Moraes Fernandes" w:date="2016-05-02T16:24:00Z"/>
          <w:b/>
          <w:sz w:val="40"/>
          <w:lang w:val="pt-BR"/>
        </w:rPr>
        <w:pPrChange w:id="913" w:author="Elias De Moraes Fernandes" w:date="2016-03-16T13:13:00Z">
          <w:pPr>
            <w:pStyle w:val="ListParagraph"/>
            <w:numPr>
              <w:numId w:val="1"/>
            </w:numPr>
            <w:tabs>
              <w:tab w:val="left" w:pos="567"/>
            </w:tabs>
            <w:ind w:left="360" w:hanging="360"/>
            <w:outlineLvl w:val="0"/>
          </w:pPr>
        </w:pPrChange>
      </w:pPr>
      <w:bookmarkStart w:id="914" w:name="_Toc442190689"/>
      <w:del w:id="915" w:author="Elias de Moraes Fernandes" w:date="2016-05-02T16:24:00Z">
        <w:r w:rsidRPr="006D0AA3" w:rsidDel="00DA24D0">
          <w:rPr>
            <w:b/>
            <w:sz w:val="36"/>
            <w:lang w:val="pt-BR"/>
            <w:rPrChange w:id="916" w:author="Elias De Moraes Fernandes" w:date="2016-03-16T13:13:00Z">
              <w:rPr>
                <w:b/>
                <w:sz w:val="40"/>
                <w:lang w:val="pt-BR"/>
              </w:rPr>
            </w:rPrChange>
          </w:rPr>
          <w:lastRenderedPageBreak/>
          <w:delText>Cronograma</w:delText>
        </w:r>
        <w:bookmarkEnd w:id="914"/>
      </w:del>
    </w:p>
    <w:p w14:paraId="0D225DFF" w14:textId="5ABFB2B8" w:rsidR="005E6EDF" w:rsidRPr="00184DFD" w:rsidDel="00DA24D0" w:rsidRDefault="005E6EDF">
      <w:pPr>
        <w:pStyle w:val="ListParagraph"/>
        <w:numPr>
          <w:ilvl w:val="0"/>
          <w:numId w:val="1"/>
        </w:numPr>
        <w:tabs>
          <w:tab w:val="left" w:pos="567"/>
          <w:tab w:val="left" w:pos="7672"/>
        </w:tabs>
        <w:outlineLvl w:val="0"/>
        <w:rPr>
          <w:del w:id="917" w:author="Elias de Moraes Fernandes" w:date="2016-05-02T16:24:00Z"/>
          <w:sz w:val="28"/>
          <w:lang w:val="pt-BR"/>
        </w:rPr>
        <w:pPrChange w:id="918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2A32485" w14:textId="137E401A" w:rsidR="0091226E" w:rsidRPr="00184DFD" w:rsidDel="00DA24D0" w:rsidRDefault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del w:id="919" w:author="Elias de Moraes Fernandes" w:date="2016-05-02T16:24:00Z"/>
          <w:lang w:val="pt-BR"/>
        </w:rPr>
        <w:pPrChange w:id="920" w:author="Elias De Moraes Fernandes" w:date="2016-03-16T12:5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21" w:author="Elias de Moraes Fernandes" w:date="2016-05-02T16:24:00Z">
        <w:r w:rsidRPr="00184DFD" w:rsidDel="00DA24D0">
          <w:rPr>
            <w:lang w:val="pt-BR"/>
          </w:rPr>
          <w:delText xml:space="preserve">- </w:delText>
        </w:r>
        <w:r w:rsidR="005E6150" w:rsidRPr="00184DFD" w:rsidDel="00DA24D0">
          <w:rPr>
            <w:lang w:val="pt-BR"/>
          </w:rPr>
          <w:delText xml:space="preserve">Cronograma Resumido </w:delText>
        </w:r>
      </w:del>
    </w:p>
    <w:tbl>
      <w:tblPr>
        <w:tblStyle w:val="TableGrid"/>
        <w:tblW w:w="5256" w:type="pct"/>
        <w:tblInd w:w="-34" w:type="dxa"/>
        <w:tblLayout w:type="fixed"/>
        <w:tblLook w:val="04A0" w:firstRow="1" w:lastRow="0" w:firstColumn="1" w:lastColumn="0" w:noHBand="0" w:noVBand="1"/>
        <w:tblPrChange w:id="922" w:author="Elias de Moraes Fernandes" w:date="2016-05-02T15:46:00Z">
          <w:tblPr>
            <w:tblStyle w:val="TableGrid"/>
            <w:tblW w:w="5089" w:type="pct"/>
            <w:tblLook w:val="04A0" w:firstRow="1" w:lastRow="0" w:firstColumn="1" w:lastColumn="0" w:noHBand="0" w:noVBand="1"/>
          </w:tblPr>
        </w:tblPrChange>
      </w:tblPr>
      <w:tblGrid>
        <w:gridCol w:w="2743"/>
        <w:gridCol w:w="337"/>
        <w:gridCol w:w="340"/>
        <w:gridCol w:w="337"/>
        <w:gridCol w:w="354"/>
        <w:gridCol w:w="321"/>
        <w:gridCol w:w="334"/>
        <w:gridCol w:w="336"/>
        <w:gridCol w:w="336"/>
        <w:gridCol w:w="336"/>
        <w:gridCol w:w="336"/>
        <w:gridCol w:w="336"/>
        <w:gridCol w:w="336"/>
        <w:gridCol w:w="306"/>
        <w:gridCol w:w="284"/>
        <w:gridCol w:w="418"/>
        <w:gridCol w:w="336"/>
        <w:gridCol w:w="1940"/>
        <w:tblGridChange w:id="923">
          <w:tblGrid>
            <w:gridCol w:w="2372"/>
            <w:gridCol w:w="337"/>
            <w:gridCol w:w="337"/>
            <w:gridCol w:w="340"/>
            <w:gridCol w:w="337"/>
            <w:gridCol w:w="94"/>
            <w:gridCol w:w="245"/>
            <w:gridCol w:w="15"/>
            <w:gridCol w:w="321"/>
            <w:gridCol w:w="334"/>
            <w:gridCol w:w="336"/>
            <w:gridCol w:w="157"/>
            <w:gridCol w:w="179"/>
            <w:gridCol w:w="336"/>
            <w:gridCol w:w="336"/>
            <w:gridCol w:w="336"/>
            <w:gridCol w:w="221"/>
            <w:gridCol w:w="115"/>
            <w:gridCol w:w="336"/>
            <w:gridCol w:w="254"/>
            <w:gridCol w:w="82"/>
            <w:gridCol w:w="336"/>
            <w:gridCol w:w="285"/>
            <w:gridCol w:w="51"/>
            <w:gridCol w:w="1940"/>
          </w:tblGrid>
        </w:tblGridChange>
      </w:tblGrid>
      <w:tr w:rsidR="00322642" w:rsidRPr="0066059B" w:rsidDel="00DA24D0" w14:paraId="630E5837" w14:textId="37C5CF73" w:rsidTr="00593C0C">
        <w:trPr>
          <w:gridAfter w:val="1"/>
          <w:wAfter w:w="1940" w:type="dxa"/>
          <w:trHeight w:val="288"/>
          <w:del w:id="924" w:author="Elias de Moraes Fernandes" w:date="2016-05-02T16:24:00Z"/>
          <w:trPrChange w:id="925" w:author="Elias de Moraes Fernandes" w:date="2016-05-02T15:46:00Z">
            <w:trPr>
              <w:gridAfter w:val="1"/>
              <w:wAfter w:w="1705" w:type="dxa"/>
              <w:trHeight w:val="288"/>
            </w:trPr>
          </w:trPrChange>
        </w:trPr>
        <w:tc>
          <w:tcPr>
            <w:tcW w:w="2743" w:type="dxa"/>
            <w:tcPrChange w:id="926" w:author="Elias de Moraes Fernandes" w:date="2016-05-02T15:46:00Z">
              <w:tcPr>
                <w:tcW w:w="2372" w:type="dxa"/>
              </w:tcPr>
            </w:tcPrChange>
          </w:tcPr>
          <w:p w14:paraId="702D8ED1" w14:textId="06EBE879" w:rsidR="00322642" w:rsidRPr="0066059B" w:rsidDel="00DA24D0" w:rsidRDefault="00322642" w:rsidP="00483240">
            <w:pPr>
              <w:spacing w:line="360" w:lineRule="auto"/>
              <w:rPr>
                <w:del w:id="927" w:author="Elias de Moraes Fernandes" w:date="2016-05-02T16:24:00Z"/>
                <w:rFonts w:ascii="Arial" w:hAnsi="Arial" w:cs="Arial"/>
                <w:b/>
                <w:rPrChange w:id="928" w:author="Elias de Moraes Fernandes" w:date="2016-05-02T15:20:00Z">
                  <w:rPr>
                    <w:del w:id="929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368" w:type="dxa"/>
            <w:gridSpan w:val="4"/>
            <w:tcPrChange w:id="930" w:author="Elias de Moraes Fernandes" w:date="2016-05-02T15:46:00Z">
              <w:tcPr>
                <w:tcW w:w="1445" w:type="dxa"/>
                <w:gridSpan w:val="5"/>
              </w:tcPr>
            </w:tcPrChange>
          </w:tcPr>
          <w:p w14:paraId="1ECCCCA2" w14:textId="23422E85" w:rsidR="00322642" w:rsidRPr="0066059B" w:rsidDel="00DA24D0" w:rsidRDefault="00322642" w:rsidP="00483240">
            <w:pPr>
              <w:spacing w:line="360" w:lineRule="auto"/>
              <w:jc w:val="center"/>
              <w:rPr>
                <w:del w:id="931" w:author="Elias de Moraes Fernandes" w:date="2016-05-02T16:24:00Z"/>
                <w:rFonts w:ascii="Arial" w:hAnsi="Arial" w:cs="Arial"/>
                <w:b/>
                <w:rPrChange w:id="932" w:author="Elias de Moraes Fernandes" w:date="2016-05-02T15:20:00Z">
                  <w:rPr>
                    <w:del w:id="933" w:author="Elias de Moraes Fernandes" w:date="2016-05-02T16:24:00Z"/>
                    <w:rFonts w:cs="Arial"/>
                    <w:b/>
                  </w:rPr>
                </w:rPrChange>
              </w:rPr>
            </w:pPr>
            <w:del w:id="934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35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Dezembro</w:delText>
              </w:r>
            </w:del>
          </w:p>
        </w:tc>
        <w:tc>
          <w:tcPr>
            <w:tcW w:w="1327" w:type="dxa"/>
            <w:gridSpan w:val="4"/>
            <w:tcPrChange w:id="936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31D31B20" w14:textId="3CFF5F83" w:rsidR="00322642" w:rsidRPr="0066059B" w:rsidDel="00DA24D0" w:rsidRDefault="00322642" w:rsidP="00483240">
            <w:pPr>
              <w:spacing w:line="360" w:lineRule="auto"/>
              <w:jc w:val="center"/>
              <w:rPr>
                <w:del w:id="937" w:author="Elias de Moraes Fernandes" w:date="2016-05-02T16:24:00Z"/>
                <w:rFonts w:ascii="Arial" w:hAnsi="Arial" w:cs="Arial"/>
                <w:b/>
                <w:rPrChange w:id="938" w:author="Elias de Moraes Fernandes" w:date="2016-05-02T15:20:00Z">
                  <w:rPr>
                    <w:del w:id="939" w:author="Elias de Moraes Fernandes" w:date="2016-05-02T16:24:00Z"/>
                    <w:rFonts w:cs="Arial"/>
                    <w:b/>
                  </w:rPr>
                </w:rPrChange>
              </w:rPr>
            </w:pPr>
            <w:del w:id="940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41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Janeiro</w:delText>
              </w:r>
            </w:del>
          </w:p>
        </w:tc>
        <w:tc>
          <w:tcPr>
            <w:tcW w:w="1344" w:type="dxa"/>
            <w:gridSpan w:val="4"/>
            <w:tcPrChange w:id="942" w:author="Elias de Moraes Fernandes" w:date="2016-05-02T15:46:00Z">
              <w:tcPr>
                <w:tcW w:w="1408" w:type="dxa"/>
                <w:gridSpan w:val="5"/>
              </w:tcPr>
            </w:tcPrChange>
          </w:tcPr>
          <w:p w14:paraId="0AC45DEA" w14:textId="2BFFEB19" w:rsidR="00322642" w:rsidRPr="0066059B" w:rsidDel="00DA24D0" w:rsidRDefault="00322642" w:rsidP="00483240">
            <w:pPr>
              <w:spacing w:line="360" w:lineRule="auto"/>
              <w:jc w:val="center"/>
              <w:rPr>
                <w:del w:id="943" w:author="Elias de Moraes Fernandes" w:date="2016-05-02T16:24:00Z"/>
                <w:rFonts w:ascii="Arial" w:hAnsi="Arial" w:cs="Arial"/>
                <w:b/>
                <w:rPrChange w:id="944" w:author="Elias de Moraes Fernandes" w:date="2016-05-02T15:20:00Z">
                  <w:rPr>
                    <w:del w:id="945" w:author="Elias de Moraes Fernandes" w:date="2016-05-02T16:24:00Z"/>
                    <w:rFonts w:cs="Arial"/>
                    <w:b/>
                  </w:rPr>
                </w:rPrChange>
              </w:rPr>
            </w:pPr>
            <w:del w:id="946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47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Fevereiro</w:delText>
              </w:r>
            </w:del>
          </w:p>
        </w:tc>
        <w:tc>
          <w:tcPr>
            <w:tcW w:w="1344" w:type="dxa"/>
            <w:gridSpan w:val="4"/>
            <w:tcPrChange w:id="948" w:author="Elias de Moraes Fernandes" w:date="2016-05-02T15:46:00Z">
              <w:tcPr>
                <w:tcW w:w="1408" w:type="dxa"/>
                <w:gridSpan w:val="6"/>
              </w:tcPr>
            </w:tcPrChange>
          </w:tcPr>
          <w:p w14:paraId="2A5391D5" w14:textId="13EAF500" w:rsidR="00322642" w:rsidRPr="0066059B" w:rsidDel="00DA24D0" w:rsidRDefault="00322642" w:rsidP="00483240">
            <w:pPr>
              <w:spacing w:line="360" w:lineRule="auto"/>
              <w:jc w:val="center"/>
              <w:rPr>
                <w:del w:id="949" w:author="Elias de Moraes Fernandes" w:date="2016-05-02T16:24:00Z"/>
                <w:rFonts w:ascii="Arial" w:hAnsi="Arial" w:cs="Arial"/>
                <w:b/>
                <w:rPrChange w:id="950" w:author="Elias de Moraes Fernandes" w:date="2016-05-02T15:20:00Z">
                  <w:rPr>
                    <w:del w:id="951" w:author="Elias de Moraes Fernandes" w:date="2016-05-02T16:24:00Z"/>
                    <w:rFonts w:cs="Arial"/>
                    <w:b/>
                  </w:rPr>
                </w:rPrChange>
              </w:rPr>
            </w:pPr>
            <w:del w:id="952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53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Março</w:delText>
              </w:r>
            </w:del>
          </w:p>
        </w:tc>
      </w:tr>
      <w:tr w:rsidR="004D63EB" w:rsidRPr="0066059B" w:rsidDel="00DA24D0" w14:paraId="20B7A804" w14:textId="1533BC22" w:rsidTr="00593C0C">
        <w:tblPrEx>
          <w:tblPrExChange w:id="95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11"/>
          <w:del w:id="955" w:author="Elias de Moraes Fernandes" w:date="2016-05-02T16:24:00Z"/>
          <w:trPrChange w:id="956" w:author="Elias de Moraes Fernandes" w:date="2016-05-02T15:46:00Z">
            <w:trPr>
              <w:trHeight w:val="311"/>
            </w:trPr>
          </w:trPrChange>
        </w:trPr>
        <w:tc>
          <w:tcPr>
            <w:tcW w:w="2743" w:type="dxa"/>
            <w:tcPrChange w:id="957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85B2CE4" w14:textId="32583B4E" w:rsidR="00322642" w:rsidRPr="0066059B" w:rsidDel="00DA24D0" w:rsidRDefault="00322642" w:rsidP="00483240">
            <w:pPr>
              <w:spacing w:line="360" w:lineRule="auto"/>
              <w:rPr>
                <w:del w:id="958" w:author="Elias de Moraes Fernandes" w:date="2016-05-02T16:24:00Z"/>
                <w:rFonts w:ascii="Arial" w:hAnsi="Arial" w:cs="Arial"/>
                <w:rPrChange w:id="959" w:author="Elias de Moraes Fernandes" w:date="2016-05-02T15:20:00Z">
                  <w:rPr>
                    <w:del w:id="960" w:author="Elias de Moraes Fernandes" w:date="2016-05-02T16:24:00Z"/>
                    <w:rFonts w:cs="Arial"/>
                  </w:rPr>
                </w:rPrChange>
              </w:rPr>
            </w:pPr>
            <w:del w:id="961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962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Tarefa/Semana</w:delText>
              </w:r>
            </w:del>
          </w:p>
        </w:tc>
        <w:tc>
          <w:tcPr>
            <w:tcW w:w="337" w:type="dxa"/>
            <w:tcPrChange w:id="963" w:author="Elias de Moraes Fernandes" w:date="2016-05-02T15:46:00Z">
              <w:tcPr>
                <w:tcW w:w="337" w:type="dxa"/>
              </w:tcPr>
            </w:tcPrChange>
          </w:tcPr>
          <w:p w14:paraId="1CD60AC9" w14:textId="7DE7DAFA" w:rsidR="00322642" w:rsidRPr="0066059B" w:rsidDel="00DA24D0" w:rsidRDefault="00322642" w:rsidP="00483240">
            <w:pPr>
              <w:spacing w:line="360" w:lineRule="auto"/>
              <w:rPr>
                <w:del w:id="964" w:author="Elias de Moraes Fernandes" w:date="2016-05-02T16:24:00Z"/>
                <w:rFonts w:ascii="Arial" w:hAnsi="Arial" w:cs="Arial"/>
                <w:rPrChange w:id="965" w:author="Elias de Moraes Fernandes" w:date="2016-05-02T15:20:00Z">
                  <w:rPr>
                    <w:del w:id="966" w:author="Elias de Moraes Fernandes" w:date="2016-05-02T16:24:00Z"/>
                    <w:rFonts w:cs="Arial"/>
                  </w:rPr>
                </w:rPrChange>
              </w:rPr>
            </w:pPr>
            <w:del w:id="967" w:author="Elias de Moraes Fernandes" w:date="2016-05-02T16:24:00Z">
              <w:r w:rsidRPr="0066059B" w:rsidDel="00DA24D0">
                <w:rPr>
                  <w:rFonts w:ascii="Arial" w:hAnsi="Arial" w:cs="Arial"/>
                  <w:rPrChange w:id="968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40" w:type="dxa"/>
            <w:tcPrChange w:id="969" w:author="Elias de Moraes Fernandes" w:date="2016-05-02T15:46:00Z">
              <w:tcPr>
                <w:tcW w:w="340" w:type="dxa"/>
              </w:tcPr>
            </w:tcPrChange>
          </w:tcPr>
          <w:p w14:paraId="5A688055" w14:textId="42C89923" w:rsidR="00322642" w:rsidRPr="0066059B" w:rsidDel="00DA24D0" w:rsidRDefault="00322642" w:rsidP="00483240">
            <w:pPr>
              <w:spacing w:line="360" w:lineRule="auto"/>
              <w:rPr>
                <w:del w:id="970" w:author="Elias de Moraes Fernandes" w:date="2016-05-02T16:24:00Z"/>
                <w:rFonts w:ascii="Arial" w:hAnsi="Arial" w:cs="Arial"/>
                <w:rPrChange w:id="971" w:author="Elias de Moraes Fernandes" w:date="2016-05-02T15:20:00Z">
                  <w:rPr>
                    <w:del w:id="972" w:author="Elias de Moraes Fernandes" w:date="2016-05-02T16:24:00Z"/>
                    <w:rFonts w:cs="Arial"/>
                  </w:rPr>
                </w:rPrChange>
              </w:rPr>
            </w:pPr>
            <w:del w:id="973" w:author="Elias de Moraes Fernandes" w:date="2016-05-02T16:24:00Z">
              <w:r w:rsidRPr="0066059B" w:rsidDel="00DA24D0">
                <w:rPr>
                  <w:rFonts w:ascii="Arial" w:hAnsi="Arial" w:cs="Arial"/>
                  <w:rPrChange w:id="974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7" w:type="dxa"/>
            <w:tcPrChange w:id="975" w:author="Elias de Moraes Fernandes" w:date="2016-05-02T15:46:00Z">
              <w:tcPr>
                <w:tcW w:w="337" w:type="dxa"/>
              </w:tcPr>
            </w:tcPrChange>
          </w:tcPr>
          <w:p w14:paraId="7610295F" w14:textId="24A7B858" w:rsidR="00322642" w:rsidRPr="0066059B" w:rsidDel="00DA24D0" w:rsidRDefault="00322642" w:rsidP="00483240">
            <w:pPr>
              <w:spacing w:line="360" w:lineRule="auto"/>
              <w:rPr>
                <w:del w:id="976" w:author="Elias de Moraes Fernandes" w:date="2016-05-02T16:24:00Z"/>
                <w:rFonts w:ascii="Arial" w:hAnsi="Arial" w:cs="Arial"/>
                <w:rPrChange w:id="977" w:author="Elias de Moraes Fernandes" w:date="2016-05-02T15:20:00Z">
                  <w:rPr>
                    <w:del w:id="978" w:author="Elias de Moraes Fernandes" w:date="2016-05-02T16:24:00Z"/>
                    <w:rFonts w:cs="Arial"/>
                  </w:rPr>
                </w:rPrChange>
              </w:rPr>
            </w:pPr>
            <w:del w:id="979" w:author="Elias de Moraes Fernandes" w:date="2016-05-02T16:24:00Z">
              <w:r w:rsidRPr="0066059B" w:rsidDel="00DA24D0">
                <w:rPr>
                  <w:rFonts w:ascii="Arial" w:hAnsi="Arial" w:cs="Arial"/>
                  <w:rPrChange w:id="980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54" w:type="dxa"/>
            <w:tcPrChange w:id="981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65102250" w14:textId="5157DFA2" w:rsidR="00322642" w:rsidRPr="0066059B" w:rsidDel="00DA24D0" w:rsidRDefault="00322642" w:rsidP="00483240">
            <w:pPr>
              <w:spacing w:line="360" w:lineRule="auto"/>
              <w:rPr>
                <w:del w:id="982" w:author="Elias de Moraes Fernandes" w:date="2016-05-02T16:24:00Z"/>
                <w:rFonts w:ascii="Arial" w:hAnsi="Arial" w:cs="Arial"/>
                <w:rPrChange w:id="983" w:author="Elias de Moraes Fernandes" w:date="2016-05-02T15:20:00Z">
                  <w:rPr>
                    <w:del w:id="984" w:author="Elias de Moraes Fernandes" w:date="2016-05-02T16:24:00Z"/>
                    <w:rFonts w:cs="Arial"/>
                  </w:rPr>
                </w:rPrChange>
              </w:rPr>
            </w:pPr>
            <w:del w:id="985" w:author="Elias de Moraes Fernandes" w:date="2016-05-02T16:24:00Z">
              <w:r w:rsidRPr="0066059B" w:rsidDel="00DA24D0">
                <w:rPr>
                  <w:rFonts w:ascii="Arial" w:hAnsi="Arial" w:cs="Arial"/>
                  <w:rPrChange w:id="986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21" w:type="dxa"/>
            <w:tcPrChange w:id="987" w:author="Elias de Moraes Fernandes" w:date="2016-05-02T15:46:00Z">
              <w:tcPr>
                <w:tcW w:w="321" w:type="dxa"/>
              </w:tcPr>
            </w:tcPrChange>
          </w:tcPr>
          <w:p w14:paraId="37013A32" w14:textId="332B379F" w:rsidR="00322642" w:rsidRPr="0066059B" w:rsidDel="00DA24D0" w:rsidRDefault="00322642" w:rsidP="00483240">
            <w:pPr>
              <w:spacing w:line="360" w:lineRule="auto"/>
              <w:rPr>
                <w:del w:id="988" w:author="Elias de Moraes Fernandes" w:date="2016-05-02T16:24:00Z"/>
                <w:rFonts w:ascii="Arial" w:hAnsi="Arial" w:cs="Arial"/>
                <w:rPrChange w:id="989" w:author="Elias de Moraes Fernandes" w:date="2016-05-02T15:20:00Z">
                  <w:rPr>
                    <w:del w:id="990" w:author="Elias de Moraes Fernandes" w:date="2016-05-02T16:24:00Z"/>
                    <w:rFonts w:cs="Arial"/>
                  </w:rPr>
                </w:rPrChange>
              </w:rPr>
            </w:pPr>
            <w:del w:id="991" w:author="Elias de Moraes Fernandes" w:date="2016-05-02T16:24:00Z">
              <w:r w:rsidRPr="0066059B" w:rsidDel="00DA24D0">
                <w:rPr>
                  <w:rFonts w:ascii="Arial" w:hAnsi="Arial" w:cs="Arial"/>
                  <w:rPrChange w:id="992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4" w:type="dxa"/>
            <w:tcPrChange w:id="993" w:author="Elias de Moraes Fernandes" w:date="2016-05-02T15:46:00Z">
              <w:tcPr>
                <w:tcW w:w="334" w:type="dxa"/>
              </w:tcPr>
            </w:tcPrChange>
          </w:tcPr>
          <w:p w14:paraId="45224F8E" w14:textId="1C01AC93" w:rsidR="00322642" w:rsidRPr="0066059B" w:rsidDel="00DA24D0" w:rsidRDefault="00322642" w:rsidP="00483240">
            <w:pPr>
              <w:spacing w:line="360" w:lineRule="auto"/>
              <w:rPr>
                <w:del w:id="994" w:author="Elias de Moraes Fernandes" w:date="2016-05-02T16:24:00Z"/>
                <w:rFonts w:ascii="Arial" w:hAnsi="Arial" w:cs="Arial"/>
                <w:rPrChange w:id="995" w:author="Elias de Moraes Fernandes" w:date="2016-05-02T15:20:00Z">
                  <w:rPr>
                    <w:del w:id="996" w:author="Elias de Moraes Fernandes" w:date="2016-05-02T16:24:00Z"/>
                    <w:rFonts w:cs="Arial"/>
                  </w:rPr>
                </w:rPrChange>
              </w:rPr>
            </w:pPr>
            <w:del w:id="997" w:author="Elias de Moraes Fernandes" w:date="2016-05-02T16:24:00Z">
              <w:r w:rsidRPr="0066059B" w:rsidDel="00DA24D0">
                <w:rPr>
                  <w:rFonts w:ascii="Arial" w:hAnsi="Arial" w:cs="Arial"/>
                  <w:rPrChange w:id="998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999" w:author="Elias de Moraes Fernandes" w:date="2016-05-02T15:46:00Z">
              <w:tcPr>
                <w:tcW w:w="336" w:type="dxa"/>
              </w:tcPr>
            </w:tcPrChange>
          </w:tcPr>
          <w:p w14:paraId="5052C7B0" w14:textId="074646C4" w:rsidR="00322642" w:rsidRPr="0066059B" w:rsidDel="00DA24D0" w:rsidRDefault="00322642" w:rsidP="00483240">
            <w:pPr>
              <w:spacing w:line="360" w:lineRule="auto"/>
              <w:rPr>
                <w:del w:id="1000" w:author="Elias de Moraes Fernandes" w:date="2016-05-02T16:24:00Z"/>
                <w:rFonts w:ascii="Arial" w:hAnsi="Arial" w:cs="Arial"/>
                <w:rPrChange w:id="1001" w:author="Elias de Moraes Fernandes" w:date="2016-05-02T15:20:00Z">
                  <w:rPr>
                    <w:del w:id="1002" w:author="Elias de Moraes Fernandes" w:date="2016-05-02T16:24:00Z"/>
                    <w:rFonts w:cs="Arial"/>
                  </w:rPr>
                </w:rPrChange>
              </w:rPr>
            </w:pPr>
            <w:del w:id="1003" w:author="Elias de Moraes Fernandes" w:date="2016-05-02T16:24:00Z">
              <w:r w:rsidRPr="0066059B" w:rsidDel="00DA24D0">
                <w:rPr>
                  <w:rFonts w:ascii="Arial" w:hAnsi="Arial" w:cs="Arial"/>
                  <w:rPrChange w:id="1004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0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2C38142" w14:textId="2E158BFF" w:rsidR="00322642" w:rsidRPr="0066059B" w:rsidDel="00DA24D0" w:rsidRDefault="00322642" w:rsidP="00483240">
            <w:pPr>
              <w:spacing w:line="360" w:lineRule="auto"/>
              <w:rPr>
                <w:del w:id="1006" w:author="Elias de Moraes Fernandes" w:date="2016-05-02T16:24:00Z"/>
                <w:rFonts w:ascii="Arial" w:hAnsi="Arial" w:cs="Arial"/>
                <w:rPrChange w:id="1007" w:author="Elias de Moraes Fernandes" w:date="2016-05-02T15:20:00Z">
                  <w:rPr>
                    <w:del w:id="1008" w:author="Elias de Moraes Fernandes" w:date="2016-05-02T16:24:00Z"/>
                    <w:rFonts w:cs="Arial"/>
                  </w:rPr>
                </w:rPrChange>
              </w:rPr>
            </w:pPr>
            <w:del w:id="1009" w:author="Elias de Moraes Fernandes" w:date="2016-05-02T16:24:00Z">
              <w:r w:rsidRPr="0066059B" w:rsidDel="00DA24D0">
                <w:rPr>
                  <w:rFonts w:ascii="Arial" w:hAnsi="Arial" w:cs="Arial"/>
                  <w:rPrChange w:id="1010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36" w:type="dxa"/>
            <w:tcPrChange w:id="1011" w:author="Elias de Moraes Fernandes" w:date="2016-05-02T15:46:00Z">
              <w:tcPr>
                <w:tcW w:w="336" w:type="dxa"/>
              </w:tcPr>
            </w:tcPrChange>
          </w:tcPr>
          <w:p w14:paraId="71427E0A" w14:textId="0BA8715C" w:rsidR="00322642" w:rsidRPr="0066059B" w:rsidDel="00DA24D0" w:rsidRDefault="00322642" w:rsidP="00483240">
            <w:pPr>
              <w:spacing w:line="360" w:lineRule="auto"/>
              <w:rPr>
                <w:del w:id="1012" w:author="Elias de Moraes Fernandes" w:date="2016-05-02T16:24:00Z"/>
                <w:rFonts w:ascii="Arial" w:hAnsi="Arial" w:cs="Arial"/>
                <w:rPrChange w:id="1013" w:author="Elias de Moraes Fernandes" w:date="2016-05-02T15:20:00Z">
                  <w:rPr>
                    <w:del w:id="1014" w:author="Elias de Moraes Fernandes" w:date="2016-05-02T16:24:00Z"/>
                    <w:rFonts w:cs="Arial"/>
                  </w:rPr>
                </w:rPrChange>
              </w:rPr>
            </w:pPr>
            <w:del w:id="1015" w:author="Elias de Moraes Fernandes" w:date="2016-05-02T16:24:00Z">
              <w:r w:rsidRPr="0066059B" w:rsidDel="00DA24D0">
                <w:rPr>
                  <w:rFonts w:ascii="Arial" w:hAnsi="Arial" w:cs="Arial"/>
                  <w:rPrChange w:id="1016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6" w:type="dxa"/>
            <w:tcPrChange w:id="1017" w:author="Elias de Moraes Fernandes" w:date="2016-05-02T15:46:00Z">
              <w:tcPr>
                <w:tcW w:w="336" w:type="dxa"/>
              </w:tcPr>
            </w:tcPrChange>
          </w:tcPr>
          <w:p w14:paraId="1EEA4743" w14:textId="581180FB" w:rsidR="00322642" w:rsidRPr="0066059B" w:rsidDel="00DA24D0" w:rsidRDefault="00322642" w:rsidP="00483240">
            <w:pPr>
              <w:spacing w:line="360" w:lineRule="auto"/>
              <w:rPr>
                <w:del w:id="1018" w:author="Elias de Moraes Fernandes" w:date="2016-05-02T16:24:00Z"/>
                <w:rFonts w:ascii="Arial" w:hAnsi="Arial" w:cs="Arial"/>
                <w:rPrChange w:id="1019" w:author="Elias de Moraes Fernandes" w:date="2016-05-02T15:20:00Z">
                  <w:rPr>
                    <w:del w:id="1020" w:author="Elias de Moraes Fernandes" w:date="2016-05-02T16:24:00Z"/>
                    <w:rFonts w:cs="Arial"/>
                  </w:rPr>
                </w:rPrChange>
              </w:rPr>
            </w:pPr>
            <w:del w:id="1021" w:author="Elias de Moraes Fernandes" w:date="2016-05-02T16:24:00Z">
              <w:r w:rsidRPr="0066059B" w:rsidDel="00DA24D0">
                <w:rPr>
                  <w:rFonts w:ascii="Arial" w:hAnsi="Arial" w:cs="Arial"/>
                  <w:rPrChange w:id="1022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1023" w:author="Elias de Moraes Fernandes" w:date="2016-05-02T15:46:00Z">
              <w:tcPr>
                <w:tcW w:w="336" w:type="dxa"/>
              </w:tcPr>
            </w:tcPrChange>
          </w:tcPr>
          <w:p w14:paraId="1CBC921C" w14:textId="328DFD9E" w:rsidR="00322642" w:rsidRPr="0066059B" w:rsidDel="00DA24D0" w:rsidRDefault="00322642" w:rsidP="00483240">
            <w:pPr>
              <w:spacing w:line="360" w:lineRule="auto"/>
              <w:rPr>
                <w:del w:id="1024" w:author="Elias de Moraes Fernandes" w:date="2016-05-02T16:24:00Z"/>
                <w:rFonts w:ascii="Arial" w:hAnsi="Arial" w:cs="Arial"/>
                <w:rPrChange w:id="1025" w:author="Elias de Moraes Fernandes" w:date="2016-05-02T15:20:00Z">
                  <w:rPr>
                    <w:del w:id="1026" w:author="Elias de Moraes Fernandes" w:date="2016-05-02T16:24:00Z"/>
                    <w:rFonts w:cs="Arial"/>
                  </w:rPr>
                </w:rPrChange>
              </w:rPr>
            </w:pPr>
            <w:del w:id="1027" w:author="Elias de Moraes Fernandes" w:date="2016-05-02T16:24:00Z">
              <w:r w:rsidRPr="0066059B" w:rsidDel="00DA24D0">
                <w:rPr>
                  <w:rFonts w:ascii="Arial" w:hAnsi="Arial" w:cs="Arial"/>
                  <w:rPrChange w:id="1028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2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93DFB91" w14:textId="0C476779" w:rsidR="00322642" w:rsidRPr="0066059B" w:rsidDel="00DA24D0" w:rsidRDefault="00322642" w:rsidP="00483240">
            <w:pPr>
              <w:spacing w:line="360" w:lineRule="auto"/>
              <w:rPr>
                <w:del w:id="1030" w:author="Elias de Moraes Fernandes" w:date="2016-05-02T16:24:00Z"/>
                <w:rFonts w:ascii="Arial" w:hAnsi="Arial" w:cs="Arial"/>
                <w:rPrChange w:id="1031" w:author="Elias de Moraes Fernandes" w:date="2016-05-02T15:20:00Z">
                  <w:rPr>
                    <w:del w:id="1032" w:author="Elias de Moraes Fernandes" w:date="2016-05-02T16:24:00Z"/>
                    <w:rFonts w:cs="Arial"/>
                  </w:rPr>
                </w:rPrChange>
              </w:rPr>
            </w:pPr>
            <w:del w:id="1033" w:author="Elias de Moraes Fernandes" w:date="2016-05-02T16:24:00Z">
              <w:r w:rsidRPr="0066059B" w:rsidDel="00DA24D0">
                <w:rPr>
                  <w:rFonts w:ascii="Arial" w:hAnsi="Arial" w:cs="Arial"/>
                  <w:rPrChange w:id="1034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06" w:type="dxa"/>
            <w:tcPrChange w:id="1035" w:author="Elias de Moraes Fernandes" w:date="2016-05-02T15:46:00Z">
              <w:tcPr>
                <w:tcW w:w="336" w:type="dxa"/>
              </w:tcPr>
            </w:tcPrChange>
          </w:tcPr>
          <w:p w14:paraId="29E8906A" w14:textId="2A5954F7" w:rsidR="00322642" w:rsidRPr="0066059B" w:rsidDel="00DA24D0" w:rsidRDefault="00322642" w:rsidP="00483240">
            <w:pPr>
              <w:spacing w:line="360" w:lineRule="auto"/>
              <w:rPr>
                <w:del w:id="1036" w:author="Elias de Moraes Fernandes" w:date="2016-05-02T16:24:00Z"/>
                <w:rFonts w:ascii="Arial" w:hAnsi="Arial" w:cs="Arial"/>
                <w:rPrChange w:id="1037" w:author="Elias de Moraes Fernandes" w:date="2016-05-02T15:20:00Z">
                  <w:rPr>
                    <w:del w:id="1038" w:author="Elias de Moraes Fernandes" w:date="2016-05-02T16:24:00Z"/>
                    <w:rFonts w:cs="Arial"/>
                  </w:rPr>
                </w:rPrChange>
              </w:rPr>
            </w:pPr>
            <w:del w:id="1039" w:author="Elias de Moraes Fernandes" w:date="2016-05-02T16:24:00Z">
              <w:r w:rsidRPr="0066059B" w:rsidDel="00DA24D0">
                <w:rPr>
                  <w:rFonts w:ascii="Arial" w:hAnsi="Arial" w:cs="Arial"/>
                  <w:rPrChange w:id="1040" w:author="Elias de Moraes Fernandes" w:date="2016-05-02T15:20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284" w:type="dxa"/>
            <w:tcPrChange w:id="1041" w:author="Elias de Moraes Fernandes" w:date="2016-05-02T15:46:00Z">
              <w:tcPr>
                <w:tcW w:w="254" w:type="dxa"/>
              </w:tcPr>
            </w:tcPrChange>
          </w:tcPr>
          <w:p w14:paraId="59F908D3" w14:textId="401D5090" w:rsidR="00322642" w:rsidRPr="0066059B" w:rsidDel="00DA24D0" w:rsidRDefault="00322642" w:rsidP="00483240">
            <w:pPr>
              <w:spacing w:line="360" w:lineRule="auto"/>
              <w:rPr>
                <w:del w:id="1042" w:author="Elias de Moraes Fernandes" w:date="2016-05-02T16:24:00Z"/>
                <w:rFonts w:ascii="Arial" w:hAnsi="Arial" w:cs="Arial"/>
                <w:rPrChange w:id="1043" w:author="Elias de Moraes Fernandes" w:date="2016-05-02T15:20:00Z">
                  <w:rPr>
                    <w:del w:id="1044" w:author="Elias de Moraes Fernandes" w:date="2016-05-02T16:24:00Z"/>
                    <w:rFonts w:cs="Arial"/>
                  </w:rPr>
                </w:rPrChange>
              </w:rPr>
            </w:pPr>
            <w:del w:id="1045" w:author="Elias de Moraes Fernandes" w:date="2016-05-02T16:24:00Z">
              <w:r w:rsidRPr="0066059B" w:rsidDel="00DA24D0">
                <w:rPr>
                  <w:rFonts w:ascii="Arial" w:hAnsi="Arial" w:cs="Arial"/>
                  <w:rPrChange w:id="1046" w:author="Elias de Moraes Fernandes" w:date="2016-05-02T15:20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418" w:type="dxa"/>
            <w:tcPrChange w:id="104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41D46A15" w14:textId="3FA86D11" w:rsidR="00322642" w:rsidRPr="0066059B" w:rsidDel="00DA24D0" w:rsidRDefault="00322642" w:rsidP="00483240">
            <w:pPr>
              <w:spacing w:line="360" w:lineRule="auto"/>
              <w:rPr>
                <w:del w:id="1048" w:author="Elias de Moraes Fernandes" w:date="2016-05-02T16:24:00Z"/>
                <w:rFonts w:ascii="Arial" w:hAnsi="Arial" w:cs="Arial"/>
                <w:rPrChange w:id="1049" w:author="Elias de Moraes Fernandes" w:date="2016-05-02T15:20:00Z">
                  <w:rPr>
                    <w:del w:id="1050" w:author="Elias de Moraes Fernandes" w:date="2016-05-02T16:24:00Z"/>
                    <w:rFonts w:cs="Arial"/>
                  </w:rPr>
                </w:rPrChange>
              </w:rPr>
            </w:pPr>
            <w:del w:id="1051" w:author="Elias de Moraes Fernandes" w:date="2016-05-02T16:24:00Z">
              <w:r w:rsidRPr="0066059B" w:rsidDel="00DA24D0">
                <w:rPr>
                  <w:rFonts w:ascii="Arial" w:hAnsi="Arial" w:cs="Arial"/>
                  <w:rPrChange w:id="1052" w:author="Elias de Moraes Fernandes" w:date="2016-05-02T15:20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105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682E5" w14:textId="3B6D0D54" w:rsidR="00322642" w:rsidRPr="0066059B" w:rsidDel="00DA24D0" w:rsidRDefault="00322642" w:rsidP="00483240">
            <w:pPr>
              <w:spacing w:line="360" w:lineRule="auto"/>
              <w:rPr>
                <w:del w:id="1054" w:author="Elias de Moraes Fernandes" w:date="2016-05-02T16:24:00Z"/>
                <w:rFonts w:ascii="Arial" w:hAnsi="Arial" w:cs="Arial"/>
                <w:rPrChange w:id="1055" w:author="Elias de Moraes Fernandes" w:date="2016-05-02T15:20:00Z">
                  <w:rPr>
                    <w:del w:id="1056" w:author="Elias de Moraes Fernandes" w:date="2016-05-02T16:24:00Z"/>
                    <w:rFonts w:cs="Arial"/>
                  </w:rPr>
                </w:rPrChange>
              </w:rPr>
            </w:pPr>
            <w:del w:id="1057" w:author="Elias de Moraes Fernandes" w:date="2016-05-02T16:24:00Z">
              <w:r w:rsidRPr="0066059B" w:rsidDel="00DA24D0">
                <w:rPr>
                  <w:rFonts w:ascii="Arial" w:hAnsi="Arial" w:cs="Arial"/>
                  <w:rPrChange w:id="1058" w:author="Elias de Moraes Fernandes" w:date="2016-05-02T15:20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1940" w:type="dxa"/>
            <w:tcPrChange w:id="1059" w:author="Elias de Moraes Fernandes" w:date="2016-05-02T15:46:00Z">
              <w:tcPr>
                <w:tcW w:w="1940" w:type="dxa"/>
              </w:tcPr>
            </w:tcPrChange>
          </w:tcPr>
          <w:p w14:paraId="680847CE" w14:textId="61A5156C" w:rsidR="00322642" w:rsidRPr="0066059B" w:rsidDel="00DA24D0" w:rsidRDefault="00322642" w:rsidP="00483240">
            <w:pPr>
              <w:spacing w:line="360" w:lineRule="auto"/>
              <w:rPr>
                <w:del w:id="1060" w:author="Elias de Moraes Fernandes" w:date="2016-05-02T16:24:00Z"/>
                <w:rFonts w:ascii="Arial" w:hAnsi="Arial" w:cs="Arial"/>
                <w:b/>
                <w:rPrChange w:id="1061" w:author="Elias de Moraes Fernandes" w:date="2016-05-02T15:20:00Z">
                  <w:rPr>
                    <w:del w:id="1062" w:author="Elias de Moraes Fernandes" w:date="2016-05-02T16:24:00Z"/>
                    <w:rFonts w:cs="Arial"/>
                    <w:b/>
                  </w:rPr>
                </w:rPrChange>
              </w:rPr>
            </w:pPr>
            <w:del w:id="1063" w:author="Elias de Moraes Fernandes" w:date="2016-05-02T16:24:00Z">
              <w:r w:rsidRPr="0066059B" w:rsidDel="00DA24D0">
                <w:rPr>
                  <w:rFonts w:ascii="Arial" w:hAnsi="Arial" w:cs="Arial"/>
                  <w:b/>
                  <w:rPrChange w:id="1064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Progresso</w:delText>
              </w:r>
            </w:del>
          </w:p>
        </w:tc>
      </w:tr>
      <w:tr w:rsidR="004D63EB" w:rsidRPr="0066059B" w:rsidDel="00DA24D0" w14:paraId="478E6075" w14:textId="3D4D7749" w:rsidTr="00593C0C">
        <w:tblPrEx>
          <w:tblPrExChange w:id="1065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55"/>
          <w:del w:id="1066" w:author="Elias de Moraes Fernandes" w:date="2016-05-02T16:24:00Z"/>
          <w:trPrChange w:id="1067" w:author="Elias de Moraes Fernandes" w:date="2016-05-02T15:46:00Z">
            <w:trPr>
              <w:trHeight w:val="455"/>
            </w:trPr>
          </w:trPrChange>
        </w:trPr>
        <w:tc>
          <w:tcPr>
            <w:tcW w:w="2743" w:type="dxa"/>
            <w:tcPrChange w:id="1068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0B576CC" w14:textId="7CC52D67" w:rsidR="00322642" w:rsidRPr="0066059B" w:rsidDel="00DA24D0" w:rsidRDefault="00322642" w:rsidP="00483240">
            <w:pPr>
              <w:pStyle w:val="CronogramaParagrafo"/>
              <w:rPr>
                <w:del w:id="1069" w:author="Elias de Moraes Fernandes" w:date="2016-05-02T16:24:00Z"/>
                <w:rFonts w:ascii="Arial" w:hAnsi="Arial"/>
                <w:rPrChange w:id="1070" w:author="Elias de Moraes Fernandes" w:date="2016-05-02T15:20:00Z">
                  <w:rPr>
                    <w:del w:id="1071" w:author="Elias de Moraes Fernandes" w:date="2016-05-02T16:24:00Z"/>
                  </w:rPr>
                </w:rPrChange>
              </w:rPr>
            </w:pPr>
            <w:del w:id="1072" w:author="Elias de Moraes Fernandes" w:date="2016-05-02T16:24:00Z">
              <w:r w:rsidRPr="0066059B" w:rsidDel="00DA24D0">
                <w:rPr>
                  <w:rFonts w:ascii="Arial" w:hAnsi="Arial"/>
                  <w:rPrChange w:id="1073" w:author="Elias de Moraes Fernandes" w:date="2016-05-02T15:20:00Z">
                    <w:rPr/>
                  </w:rPrChange>
                </w:rPr>
                <w:delText>Escrever o GDD</w:delText>
              </w:r>
            </w:del>
          </w:p>
        </w:tc>
        <w:tc>
          <w:tcPr>
            <w:tcW w:w="337" w:type="dxa"/>
            <w:tcPrChange w:id="1074" w:author="Elias de Moraes Fernandes" w:date="2016-05-02T15:46:00Z">
              <w:tcPr>
                <w:tcW w:w="337" w:type="dxa"/>
              </w:tcPr>
            </w:tcPrChange>
          </w:tcPr>
          <w:p w14:paraId="0C9B45AE" w14:textId="336BCC71" w:rsidR="00322642" w:rsidRPr="0066059B" w:rsidDel="00DA24D0" w:rsidRDefault="00322642" w:rsidP="00483240">
            <w:pPr>
              <w:spacing w:line="360" w:lineRule="auto"/>
              <w:rPr>
                <w:del w:id="1075" w:author="Elias de Moraes Fernandes" w:date="2016-05-02T16:24:00Z"/>
                <w:rFonts w:ascii="Arial" w:hAnsi="Arial" w:cs="Arial"/>
                <w:rPrChange w:id="1076" w:author="Elias de Moraes Fernandes" w:date="2016-05-02T15:20:00Z">
                  <w:rPr>
                    <w:del w:id="107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078" w:author="Elias de Moraes Fernandes" w:date="2016-05-02T15:46:00Z">
              <w:tcPr>
                <w:tcW w:w="340" w:type="dxa"/>
              </w:tcPr>
            </w:tcPrChange>
          </w:tcPr>
          <w:p w14:paraId="3BCCE852" w14:textId="498EE6FD" w:rsidR="00322642" w:rsidRPr="0066059B" w:rsidDel="00DA24D0" w:rsidRDefault="00322642" w:rsidP="00483240">
            <w:pPr>
              <w:spacing w:line="360" w:lineRule="auto"/>
              <w:rPr>
                <w:del w:id="1079" w:author="Elias de Moraes Fernandes" w:date="2016-05-02T16:24:00Z"/>
                <w:rFonts w:ascii="Arial" w:hAnsi="Arial" w:cs="Arial"/>
                <w:rPrChange w:id="1080" w:author="Elias de Moraes Fernandes" w:date="2016-05-02T15:20:00Z">
                  <w:rPr>
                    <w:del w:id="1081" w:author="Elias de Moraes Fernandes" w:date="2016-05-02T16:24:00Z"/>
                    <w:rFonts w:cs="Arial"/>
                  </w:rPr>
                </w:rPrChange>
              </w:rPr>
            </w:pPr>
            <w:del w:id="1082" w:author="Elias de Moraes Fernandes" w:date="2016-05-02T16:24:00Z">
              <w:r w:rsidRPr="0066059B" w:rsidDel="00DA24D0">
                <w:rPr>
                  <w:rFonts w:ascii="Arial" w:hAnsi="Arial" w:cs="Arial"/>
                  <w:rPrChange w:id="108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7" w:type="dxa"/>
            <w:tcPrChange w:id="1084" w:author="Elias de Moraes Fernandes" w:date="2016-05-02T15:46:00Z">
              <w:tcPr>
                <w:tcW w:w="337" w:type="dxa"/>
              </w:tcPr>
            </w:tcPrChange>
          </w:tcPr>
          <w:p w14:paraId="3EF96FE6" w14:textId="0A404CE2" w:rsidR="00322642" w:rsidRPr="0066059B" w:rsidDel="00DA24D0" w:rsidRDefault="00322642" w:rsidP="00483240">
            <w:pPr>
              <w:spacing w:line="360" w:lineRule="auto"/>
              <w:rPr>
                <w:del w:id="1085" w:author="Elias de Moraes Fernandes" w:date="2016-05-02T16:24:00Z"/>
                <w:rFonts w:ascii="Arial" w:hAnsi="Arial" w:cs="Arial"/>
                <w:rPrChange w:id="1086" w:author="Elias de Moraes Fernandes" w:date="2016-05-02T15:20:00Z">
                  <w:rPr>
                    <w:del w:id="10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088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246A9CB" w14:textId="5FD22CD4" w:rsidR="00322642" w:rsidRPr="0066059B" w:rsidDel="00DA24D0" w:rsidRDefault="00322642" w:rsidP="00483240">
            <w:pPr>
              <w:spacing w:line="360" w:lineRule="auto"/>
              <w:rPr>
                <w:del w:id="1089" w:author="Elias de Moraes Fernandes" w:date="2016-05-02T16:24:00Z"/>
                <w:rFonts w:ascii="Arial" w:hAnsi="Arial" w:cs="Arial"/>
                <w:rPrChange w:id="1090" w:author="Elias de Moraes Fernandes" w:date="2016-05-02T15:20:00Z">
                  <w:rPr>
                    <w:del w:id="1091" w:author="Elias de Moraes Fernandes" w:date="2016-05-02T16:24:00Z"/>
                    <w:rFonts w:cs="Arial"/>
                  </w:rPr>
                </w:rPrChange>
              </w:rPr>
            </w:pPr>
            <w:del w:id="1092" w:author="Elias de Moraes Fernandes" w:date="2016-05-02T16:24:00Z">
              <w:r w:rsidRPr="0066059B" w:rsidDel="00DA24D0">
                <w:rPr>
                  <w:rFonts w:ascii="Arial" w:hAnsi="Arial" w:cs="Arial"/>
                  <w:rPrChange w:id="109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21" w:type="dxa"/>
            <w:tcPrChange w:id="1094" w:author="Elias de Moraes Fernandes" w:date="2016-05-02T15:46:00Z">
              <w:tcPr>
                <w:tcW w:w="321" w:type="dxa"/>
              </w:tcPr>
            </w:tcPrChange>
          </w:tcPr>
          <w:p w14:paraId="6BEC7F0D" w14:textId="1D0E99BC" w:rsidR="00322642" w:rsidRPr="0066059B" w:rsidDel="00DA24D0" w:rsidRDefault="00322642" w:rsidP="00483240">
            <w:pPr>
              <w:spacing w:line="360" w:lineRule="auto"/>
              <w:rPr>
                <w:del w:id="1095" w:author="Elias de Moraes Fernandes" w:date="2016-05-02T16:24:00Z"/>
                <w:rFonts w:ascii="Arial" w:hAnsi="Arial" w:cs="Arial"/>
                <w:rPrChange w:id="1096" w:author="Elias de Moraes Fernandes" w:date="2016-05-02T15:20:00Z">
                  <w:rPr>
                    <w:del w:id="1097" w:author="Elias de Moraes Fernandes" w:date="2016-05-02T16:24:00Z"/>
                    <w:rFonts w:cs="Arial"/>
                  </w:rPr>
                </w:rPrChange>
              </w:rPr>
            </w:pPr>
            <w:del w:id="1098" w:author="Elias de Moraes Fernandes" w:date="2016-05-02T16:24:00Z">
              <w:r w:rsidRPr="0066059B" w:rsidDel="00DA24D0">
                <w:rPr>
                  <w:rFonts w:ascii="Arial" w:hAnsi="Arial" w:cs="Arial"/>
                  <w:rPrChange w:id="109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4" w:type="dxa"/>
            <w:tcPrChange w:id="1100" w:author="Elias de Moraes Fernandes" w:date="2016-05-02T15:46:00Z">
              <w:tcPr>
                <w:tcW w:w="334" w:type="dxa"/>
              </w:tcPr>
            </w:tcPrChange>
          </w:tcPr>
          <w:p w14:paraId="6AD2F94D" w14:textId="542C772B" w:rsidR="00322642" w:rsidRPr="0066059B" w:rsidDel="00DA24D0" w:rsidRDefault="00322642" w:rsidP="00483240">
            <w:pPr>
              <w:spacing w:line="360" w:lineRule="auto"/>
              <w:rPr>
                <w:del w:id="1101" w:author="Elias de Moraes Fernandes" w:date="2016-05-02T16:24:00Z"/>
                <w:rFonts w:ascii="Arial" w:hAnsi="Arial" w:cs="Arial"/>
                <w:rPrChange w:id="1102" w:author="Elias de Moraes Fernandes" w:date="2016-05-02T15:20:00Z">
                  <w:rPr>
                    <w:del w:id="110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04" w:author="Elias de Moraes Fernandes" w:date="2016-05-02T15:46:00Z">
              <w:tcPr>
                <w:tcW w:w="336" w:type="dxa"/>
              </w:tcPr>
            </w:tcPrChange>
          </w:tcPr>
          <w:p w14:paraId="3AB2FF2D" w14:textId="48E49D76" w:rsidR="00322642" w:rsidRPr="0066059B" w:rsidDel="00DA24D0" w:rsidRDefault="00322642" w:rsidP="00483240">
            <w:pPr>
              <w:spacing w:line="360" w:lineRule="auto"/>
              <w:rPr>
                <w:del w:id="1105" w:author="Elias de Moraes Fernandes" w:date="2016-05-02T16:24:00Z"/>
                <w:rFonts w:ascii="Arial" w:hAnsi="Arial" w:cs="Arial"/>
                <w:rPrChange w:id="1106" w:author="Elias de Moraes Fernandes" w:date="2016-05-02T15:20:00Z">
                  <w:rPr>
                    <w:del w:id="1107" w:author="Elias de Moraes Fernandes" w:date="2016-05-02T16:24:00Z"/>
                    <w:rFonts w:cs="Arial"/>
                  </w:rPr>
                </w:rPrChange>
              </w:rPr>
            </w:pPr>
            <w:del w:id="1108" w:author="Elias de Moraes Fernandes" w:date="2016-05-02T16:24:00Z">
              <w:r w:rsidRPr="0066059B" w:rsidDel="00DA24D0">
                <w:rPr>
                  <w:rFonts w:ascii="Arial" w:hAnsi="Arial" w:cs="Arial"/>
                  <w:rPrChange w:id="1109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1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FF43317" w14:textId="270239F5" w:rsidR="00322642" w:rsidRPr="0066059B" w:rsidDel="00DA24D0" w:rsidRDefault="00322642" w:rsidP="00483240">
            <w:pPr>
              <w:spacing w:line="360" w:lineRule="auto"/>
              <w:rPr>
                <w:del w:id="1111" w:author="Elias de Moraes Fernandes" w:date="2016-05-02T16:24:00Z"/>
                <w:rFonts w:ascii="Arial" w:hAnsi="Arial" w:cs="Arial"/>
                <w:rPrChange w:id="1112" w:author="Elias de Moraes Fernandes" w:date="2016-05-02T15:20:00Z">
                  <w:rPr>
                    <w:del w:id="1113" w:author="Elias de Moraes Fernandes" w:date="2016-05-02T16:24:00Z"/>
                    <w:rFonts w:cs="Arial"/>
                  </w:rPr>
                </w:rPrChange>
              </w:rPr>
            </w:pPr>
            <w:del w:id="1114" w:author="Elias de Moraes Fernandes" w:date="2016-05-02T16:24:00Z">
              <w:r w:rsidRPr="0066059B" w:rsidDel="00DA24D0">
                <w:rPr>
                  <w:rFonts w:ascii="Arial" w:hAnsi="Arial" w:cs="Arial"/>
                  <w:rPrChange w:id="1115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16" w:author="Elias de Moraes Fernandes" w:date="2016-05-02T15:46:00Z">
              <w:tcPr>
                <w:tcW w:w="336" w:type="dxa"/>
              </w:tcPr>
            </w:tcPrChange>
          </w:tcPr>
          <w:p w14:paraId="56590013" w14:textId="1B763A28" w:rsidR="00322642" w:rsidRPr="0066059B" w:rsidDel="00DA24D0" w:rsidRDefault="00322642" w:rsidP="00483240">
            <w:pPr>
              <w:spacing w:line="360" w:lineRule="auto"/>
              <w:rPr>
                <w:del w:id="1117" w:author="Elias de Moraes Fernandes" w:date="2016-05-02T16:24:00Z"/>
                <w:rFonts w:ascii="Arial" w:hAnsi="Arial" w:cs="Arial"/>
                <w:rPrChange w:id="1118" w:author="Elias de Moraes Fernandes" w:date="2016-05-02T15:20:00Z">
                  <w:rPr>
                    <w:del w:id="1119" w:author="Elias de Moraes Fernandes" w:date="2016-05-02T16:24:00Z"/>
                    <w:rFonts w:cs="Arial"/>
                  </w:rPr>
                </w:rPrChange>
              </w:rPr>
            </w:pPr>
            <w:del w:id="1120" w:author="Elias de Moraes Fernandes" w:date="2016-05-02T16:24:00Z">
              <w:r w:rsidRPr="0066059B" w:rsidDel="00DA24D0">
                <w:rPr>
                  <w:rFonts w:ascii="Arial" w:hAnsi="Arial" w:cs="Arial"/>
                  <w:rPrChange w:id="112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22" w:author="Elias de Moraes Fernandes" w:date="2016-05-02T15:46:00Z">
              <w:tcPr>
                <w:tcW w:w="336" w:type="dxa"/>
              </w:tcPr>
            </w:tcPrChange>
          </w:tcPr>
          <w:p w14:paraId="2F64C985" w14:textId="21A1D551" w:rsidR="00322642" w:rsidRPr="0066059B" w:rsidDel="00DA24D0" w:rsidRDefault="00322642" w:rsidP="00483240">
            <w:pPr>
              <w:spacing w:line="360" w:lineRule="auto"/>
              <w:rPr>
                <w:del w:id="1123" w:author="Elias de Moraes Fernandes" w:date="2016-05-02T16:24:00Z"/>
                <w:rFonts w:ascii="Arial" w:hAnsi="Arial" w:cs="Arial"/>
                <w:rPrChange w:id="1124" w:author="Elias de Moraes Fernandes" w:date="2016-05-02T15:20:00Z">
                  <w:rPr>
                    <w:del w:id="11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26" w:author="Elias de Moraes Fernandes" w:date="2016-05-02T15:46:00Z">
              <w:tcPr>
                <w:tcW w:w="336" w:type="dxa"/>
              </w:tcPr>
            </w:tcPrChange>
          </w:tcPr>
          <w:p w14:paraId="4893CD61" w14:textId="7494792F" w:rsidR="00322642" w:rsidRPr="0066059B" w:rsidDel="00DA24D0" w:rsidRDefault="00322642" w:rsidP="00483240">
            <w:pPr>
              <w:spacing w:line="360" w:lineRule="auto"/>
              <w:rPr>
                <w:del w:id="1127" w:author="Elias de Moraes Fernandes" w:date="2016-05-02T16:24:00Z"/>
                <w:rFonts w:ascii="Arial" w:hAnsi="Arial" w:cs="Arial"/>
                <w:rPrChange w:id="1128" w:author="Elias de Moraes Fernandes" w:date="2016-05-02T15:20:00Z">
                  <w:rPr>
                    <w:del w:id="1129" w:author="Elias de Moraes Fernandes" w:date="2016-05-02T16:24:00Z"/>
                    <w:rFonts w:cs="Arial"/>
                  </w:rPr>
                </w:rPrChange>
              </w:rPr>
            </w:pPr>
            <w:del w:id="1130" w:author="Elias de Moraes Fernandes" w:date="2016-05-02T16:24:00Z">
              <w:r w:rsidRPr="0066059B" w:rsidDel="00DA24D0">
                <w:rPr>
                  <w:rFonts w:ascii="Arial" w:hAnsi="Arial" w:cs="Arial"/>
                  <w:rPrChange w:id="113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13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93AE8D0" w14:textId="7EF9FE7A" w:rsidR="00322642" w:rsidRPr="0066059B" w:rsidDel="00DA24D0" w:rsidRDefault="00322642" w:rsidP="00483240">
            <w:pPr>
              <w:spacing w:line="360" w:lineRule="auto"/>
              <w:rPr>
                <w:del w:id="1133" w:author="Elias de Moraes Fernandes" w:date="2016-05-02T16:24:00Z"/>
                <w:rFonts w:ascii="Arial" w:hAnsi="Arial" w:cs="Arial"/>
                <w:rPrChange w:id="1134" w:author="Elias de Moraes Fernandes" w:date="2016-05-02T15:20:00Z">
                  <w:rPr>
                    <w:del w:id="11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136" w:author="Elias de Moraes Fernandes" w:date="2016-05-02T15:46:00Z">
              <w:tcPr>
                <w:tcW w:w="336" w:type="dxa"/>
              </w:tcPr>
            </w:tcPrChange>
          </w:tcPr>
          <w:p w14:paraId="140266F4" w14:textId="5BB52230" w:rsidR="00322642" w:rsidRPr="0066059B" w:rsidDel="00DA24D0" w:rsidRDefault="00322642" w:rsidP="00483240">
            <w:pPr>
              <w:spacing w:line="360" w:lineRule="auto"/>
              <w:rPr>
                <w:del w:id="1137" w:author="Elias de Moraes Fernandes" w:date="2016-05-02T16:24:00Z"/>
                <w:rFonts w:ascii="Arial" w:hAnsi="Arial" w:cs="Arial"/>
                <w:rPrChange w:id="1138" w:author="Elias de Moraes Fernandes" w:date="2016-05-02T15:20:00Z">
                  <w:rPr>
                    <w:del w:id="11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140" w:author="Elias de Moraes Fernandes" w:date="2016-05-02T15:46:00Z">
              <w:tcPr>
                <w:tcW w:w="254" w:type="dxa"/>
              </w:tcPr>
            </w:tcPrChange>
          </w:tcPr>
          <w:p w14:paraId="3B346DFE" w14:textId="4EED79E2" w:rsidR="00322642" w:rsidRPr="0066059B" w:rsidDel="00DA24D0" w:rsidRDefault="00322642" w:rsidP="00483240">
            <w:pPr>
              <w:spacing w:line="360" w:lineRule="auto"/>
              <w:rPr>
                <w:del w:id="1141" w:author="Elias de Moraes Fernandes" w:date="2016-05-02T16:24:00Z"/>
                <w:rFonts w:ascii="Arial" w:hAnsi="Arial" w:cs="Arial"/>
                <w:rPrChange w:id="1142" w:author="Elias de Moraes Fernandes" w:date="2016-05-02T15:20:00Z">
                  <w:rPr>
                    <w:del w:id="11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144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56C6A76" w14:textId="7A9B3C8D" w:rsidR="00322642" w:rsidRPr="0066059B" w:rsidDel="00DA24D0" w:rsidRDefault="00322642" w:rsidP="00483240">
            <w:pPr>
              <w:spacing w:line="360" w:lineRule="auto"/>
              <w:rPr>
                <w:del w:id="1145" w:author="Elias de Moraes Fernandes" w:date="2016-05-02T16:24:00Z"/>
                <w:rFonts w:ascii="Arial" w:hAnsi="Arial" w:cs="Arial"/>
                <w:rPrChange w:id="1146" w:author="Elias de Moraes Fernandes" w:date="2016-05-02T15:20:00Z">
                  <w:rPr>
                    <w:del w:id="11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14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B3D0BC2" w14:textId="306ED5C0" w:rsidR="00322642" w:rsidRPr="0066059B" w:rsidDel="00DA24D0" w:rsidRDefault="00322642" w:rsidP="00483240">
            <w:pPr>
              <w:spacing w:line="360" w:lineRule="auto"/>
              <w:rPr>
                <w:del w:id="1149" w:author="Elias de Moraes Fernandes" w:date="2016-05-02T16:24:00Z"/>
                <w:rFonts w:ascii="Arial" w:hAnsi="Arial" w:cs="Arial"/>
                <w:rPrChange w:id="1150" w:author="Elias de Moraes Fernandes" w:date="2016-05-02T15:20:00Z">
                  <w:rPr>
                    <w:del w:id="11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152" w:author="Elias de Moraes Fernandes" w:date="2016-05-02T15:46:00Z">
              <w:tcPr>
                <w:tcW w:w="1940" w:type="dxa"/>
              </w:tcPr>
            </w:tcPrChange>
          </w:tcPr>
          <w:p w14:paraId="3FF8D19E" w14:textId="1ABF708C" w:rsidR="00322642" w:rsidRPr="0066059B" w:rsidDel="00DA24D0" w:rsidRDefault="00322642">
            <w:pPr>
              <w:spacing w:line="360" w:lineRule="auto"/>
              <w:rPr>
                <w:del w:id="1153" w:author="Elias de Moraes Fernandes" w:date="2016-05-02T16:24:00Z"/>
                <w:rFonts w:ascii="Arial" w:hAnsi="Arial" w:cs="Arial"/>
                <w:rPrChange w:id="1154" w:author="Elias de Moraes Fernandes" w:date="2016-05-02T15:20:00Z">
                  <w:rPr>
                    <w:del w:id="1155" w:author="Elias de Moraes Fernandes" w:date="2016-05-02T16:24:00Z"/>
                    <w:rFonts w:cs="Arial"/>
                  </w:rPr>
                </w:rPrChange>
              </w:rPr>
            </w:pPr>
            <w:del w:id="1156" w:author="Elias de Moraes Fernandes" w:date="2016-05-02T16:24:00Z">
              <w:r w:rsidRPr="0066059B" w:rsidDel="00DA24D0">
                <w:rPr>
                  <w:rFonts w:ascii="Arial" w:hAnsi="Arial" w:cs="Arial"/>
                  <w:rPrChange w:id="1157" w:author="Elias de Moraes Fernandes" w:date="2016-05-02T15:20:00Z">
                    <w:rPr>
                      <w:rFonts w:cs="Arial"/>
                    </w:rPr>
                  </w:rPrChange>
                </w:rPr>
                <w:delText xml:space="preserve">Completo </w:delText>
              </w:r>
              <w:r w:rsidRPr="0066059B" w:rsidDel="00DA24D0">
                <w:rPr>
                  <w:rFonts w:ascii="Arial" w:hAnsi="Arial" w:cs="Arial"/>
                  <w:b/>
                  <w:rPrChange w:id="1158" w:author="Elias de Moraes Fernandes" w:date="2016-05-02T15:20:00Z">
                    <w:rPr>
                      <w:rFonts w:cs="Arial"/>
                      <w:b/>
                    </w:rPr>
                  </w:rPrChange>
                </w:rPr>
                <w:delText>v1.1</w:delText>
              </w:r>
            </w:del>
          </w:p>
        </w:tc>
      </w:tr>
      <w:tr w:rsidR="00184DFD" w:rsidRPr="0066059B" w:rsidDel="00DA24D0" w14:paraId="697B9774" w14:textId="407FDB3F" w:rsidTr="00593C0C">
        <w:tblPrEx>
          <w:tblPrExChange w:id="1159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79"/>
          <w:del w:id="1160" w:author="Elias de Moraes Fernandes" w:date="2016-05-02T16:24:00Z"/>
          <w:trPrChange w:id="1161" w:author="Elias de Moraes Fernandes" w:date="2016-05-02T15:46:00Z">
            <w:trPr>
              <w:trHeight w:val="521"/>
            </w:trPr>
          </w:trPrChange>
        </w:trPr>
        <w:tc>
          <w:tcPr>
            <w:tcW w:w="2743" w:type="dxa"/>
            <w:tcPrChange w:id="1162" w:author="Elias de Moraes Fernandes" w:date="2016-05-02T15:46:00Z">
              <w:tcPr>
                <w:tcW w:w="2708" w:type="dxa"/>
                <w:gridSpan w:val="2"/>
              </w:tcPr>
            </w:tcPrChange>
          </w:tcPr>
          <w:p w14:paraId="3C173BF9" w14:textId="10BC7A78" w:rsidR="00322642" w:rsidRPr="0066059B" w:rsidDel="00DA24D0" w:rsidRDefault="004D63EB">
            <w:pPr>
              <w:pStyle w:val="CronogramaParagrafo"/>
              <w:rPr>
                <w:del w:id="1163" w:author="Elias de Moraes Fernandes" w:date="2016-05-02T16:24:00Z"/>
                <w:rFonts w:ascii="Arial" w:hAnsi="Arial"/>
                <w:rPrChange w:id="1164" w:author="Elias de Moraes Fernandes" w:date="2016-05-02T15:20:00Z">
                  <w:rPr>
                    <w:del w:id="1165" w:author="Elias de Moraes Fernandes" w:date="2016-05-02T16:24:00Z"/>
                  </w:rPr>
                </w:rPrChange>
              </w:rPr>
            </w:pPr>
            <w:ins w:id="1166" w:author="Elias De Moraes Fernandes" w:date="2016-03-16T13:08:00Z">
              <w:del w:id="1167" w:author="Elias de Moraes Fernandes" w:date="2016-05-02T16:24:00Z">
                <w:r w:rsidRPr="0066059B" w:rsidDel="00DA24D0">
                  <w:rPr>
                    <w:rFonts w:ascii="Arial" w:hAnsi="Arial"/>
                    <w:rPrChange w:id="1168" w:author="Elias de Moraes Fernandes" w:date="2016-05-02T15:20:00Z">
                      <w:rPr/>
                    </w:rPrChange>
                  </w:rPr>
                  <w:delText>Escrever Proposta TCC</w:delText>
                </w:r>
              </w:del>
            </w:ins>
            <w:del w:id="1169" w:author="Elias de Moraes Fernandes" w:date="2016-05-02T16:24:00Z">
              <w:r w:rsidR="00322642" w:rsidRPr="0066059B" w:rsidDel="00DA24D0">
                <w:rPr>
                  <w:rFonts w:ascii="Arial" w:hAnsi="Arial"/>
                  <w:rPrChange w:id="1170" w:author="Elias de Moraes Fernandes" w:date="2016-05-02T15:20:00Z">
                    <w:rPr/>
                  </w:rPrChange>
                </w:rPr>
                <w:delText>Apresentar GDD</w:delText>
              </w:r>
            </w:del>
          </w:p>
        </w:tc>
        <w:tc>
          <w:tcPr>
            <w:tcW w:w="337" w:type="dxa"/>
            <w:tcPrChange w:id="1171" w:author="Elias de Moraes Fernandes" w:date="2016-05-02T15:46:00Z">
              <w:tcPr>
                <w:tcW w:w="337" w:type="dxa"/>
              </w:tcPr>
            </w:tcPrChange>
          </w:tcPr>
          <w:p w14:paraId="6264A6A2" w14:textId="29B31228" w:rsidR="00322642" w:rsidRPr="0066059B" w:rsidDel="00DA24D0" w:rsidRDefault="00322642" w:rsidP="00483240">
            <w:pPr>
              <w:spacing w:line="360" w:lineRule="auto"/>
              <w:rPr>
                <w:del w:id="1172" w:author="Elias de Moraes Fernandes" w:date="2016-05-02T16:24:00Z"/>
                <w:rFonts w:ascii="Arial" w:hAnsi="Arial" w:cs="Arial"/>
                <w:rPrChange w:id="1173" w:author="Elias de Moraes Fernandes" w:date="2016-05-02T15:20:00Z">
                  <w:rPr>
                    <w:del w:id="117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175" w:author="Elias de Moraes Fernandes" w:date="2016-05-02T15:46:00Z">
              <w:tcPr>
                <w:tcW w:w="340" w:type="dxa"/>
              </w:tcPr>
            </w:tcPrChange>
          </w:tcPr>
          <w:p w14:paraId="4A597343" w14:textId="55CC43B9" w:rsidR="00322642" w:rsidRPr="0066059B" w:rsidDel="00DA24D0" w:rsidRDefault="00322642" w:rsidP="00483240">
            <w:pPr>
              <w:spacing w:line="360" w:lineRule="auto"/>
              <w:rPr>
                <w:del w:id="1176" w:author="Elias de Moraes Fernandes" w:date="2016-05-02T16:24:00Z"/>
                <w:rFonts w:ascii="Arial" w:hAnsi="Arial" w:cs="Arial"/>
                <w:rPrChange w:id="1177" w:author="Elias de Moraes Fernandes" w:date="2016-05-02T15:20:00Z">
                  <w:rPr>
                    <w:del w:id="117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179" w:author="Elias de Moraes Fernandes" w:date="2016-05-02T15:46:00Z">
              <w:tcPr>
                <w:tcW w:w="337" w:type="dxa"/>
              </w:tcPr>
            </w:tcPrChange>
          </w:tcPr>
          <w:p w14:paraId="64A7A615" w14:textId="184EFD15" w:rsidR="00322642" w:rsidRPr="0066059B" w:rsidDel="00DA24D0" w:rsidRDefault="00322642" w:rsidP="00483240">
            <w:pPr>
              <w:spacing w:line="360" w:lineRule="auto"/>
              <w:rPr>
                <w:del w:id="1180" w:author="Elias de Moraes Fernandes" w:date="2016-05-02T16:24:00Z"/>
                <w:rFonts w:ascii="Arial" w:hAnsi="Arial" w:cs="Arial"/>
                <w:rPrChange w:id="1181" w:author="Elias de Moraes Fernandes" w:date="2016-05-02T15:20:00Z">
                  <w:rPr>
                    <w:del w:id="11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183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0E9B5E2E" w14:textId="73663C85" w:rsidR="00322642" w:rsidRPr="0066059B" w:rsidDel="00DA24D0" w:rsidRDefault="004D63EB" w:rsidP="00483240">
            <w:pPr>
              <w:spacing w:line="360" w:lineRule="auto"/>
              <w:rPr>
                <w:del w:id="1184" w:author="Elias de Moraes Fernandes" w:date="2016-05-02T16:24:00Z"/>
                <w:rFonts w:ascii="Arial" w:hAnsi="Arial" w:cs="Arial"/>
                <w:rPrChange w:id="1185" w:author="Elias de Moraes Fernandes" w:date="2016-05-02T15:20:00Z">
                  <w:rPr>
                    <w:del w:id="1186" w:author="Elias de Moraes Fernandes" w:date="2016-05-02T16:24:00Z"/>
                    <w:rFonts w:cs="Arial"/>
                  </w:rPr>
                </w:rPrChange>
              </w:rPr>
            </w:pPr>
            <w:ins w:id="1187" w:author="Elias De Moraes Fernandes" w:date="2016-03-16T13:08:00Z">
              <w:del w:id="1188" w:author="Elias de Moraes Fernandes" w:date="2016-05-02T16:24:00Z">
                <w:r w:rsidRPr="0066059B" w:rsidDel="00DA24D0">
                  <w:rPr>
                    <w:rFonts w:ascii="Arial" w:hAnsi="Arial" w:cs="Arial"/>
                    <w:rPrChange w:id="118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21" w:type="dxa"/>
            <w:tcPrChange w:id="119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978C96C" w14:textId="3401E65F" w:rsidR="00322642" w:rsidRPr="0066059B" w:rsidDel="00DA24D0" w:rsidRDefault="004D63EB" w:rsidP="00483240">
            <w:pPr>
              <w:spacing w:line="360" w:lineRule="auto"/>
              <w:rPr>
                <w:del w:id="1191" w:author="Elias de Moraes Fernandes" w:date="2016-05-02T16:24:00Z"/>
                <w:rFonts w:ascii="Arial" w:hAnsi="Arial" w:cs="Arial"/>
                <w:rPrChange w:id="1192" w:author="Elias de Moraes Fernandes" w:date="2016-05-02T15:20:00Z">
                  <w:rPr>
                    <w:del w:id="1193" w:author="Elias de Moraes Fernandes" w:date="2016-05-02T16:24:00Z"/>
                    <w:rFonts w:cs="Arial"/>
                  </w:rPr>
                </w:rPrChange>
              </w:rPr>
            </w:pPr>
            <w:ins w:id="1194" w:author="Elias De Moraes Fernandes" w:date="2016-03-16T13:08:00Z">
              <w:del w:id="1195" w:author="Elias de Moraes Fernandes" w:date="2016-05-02T16:24:00Z">
                <w:r w:rsidRPr="0066059B" w:rsidDel="00DA24D0">
                  <w:rPr>
                    <w:rFonts w:ascii="Arial" w:hAnsi="Arial" w:cs="Arial"/>
                    <w:rPrChange w:id="119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4" w:type="dxa"/>
            <w:tcPrChange w:id="1197" w:author="Elias de Moraes Fernandes" w:date="2016-05-02T15:46:00Z">
              <w:tcPr>
                <w:tcW w:w="334" w:type="dxa"/>
              </w:tcPr>
            </w:tcPrChange>
          </w:tcPr>
          <w:p w14:paraId="29D435B6" w14:textId="47EF9417" w:rsidR="00322642" w:rsidRPr="0066059B" w:rsidDel="00DA24D0" w:rsidRDefault="00322642" w:rsidP="00483240">
            <w:pPr>
              <w:spacing w:line="360" w:lineRule="auto"/>
              <w:rPr>
                <w:del w:id="1198" w:author="Elias de Moraes Fernandes" w:date="2016-05-02T16:24:00Z"/>
                <w:rFonts w:ascii="Arial" w:hAnsi="Arial" w:cs="Arial"/>
                <w:rPrChange w:id="1199" w:author="Elias de Moraes Fernandes" w:date="2016-05-02T15:20:00Z">
                  <w:rPr>
                    <w:del w:id="12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201" w:author="Elias de Moraes Fernandes" w:date="2016-05-02T15:46:00Z">
              <w:tcPr>
                <w:tcW w:w="336" w:type="dxa"/>
              </w:tcPr>
            </w:tcPrChange>
          </w:tcPr>
          <w:p w14:paraId="4D1D5C29" w14:textId="4D111E6E" w:rsidR="00322642" w:rsidRPr="0066059B" w:rsidDel="00DA24D0" w:rsidRDefault="00322642" w:rsidP="00483240">
            <w:pPr>
              <w:spacing w:line="360" w:lineRule="auto"/>
              <w:rPr>
                <w:del w:id="1202" w:author="Elias de Moraes Fernandes" w:date="2016-05-02T16:24:00Z"/>
                <w:rFonts w:ascii="Arial" w:hAnsi="Arial" w:cs="Arial"/>
                <w:rPrChange w:id="1203" w:author="Elias de Moraes Fernandes" w:date="2016-05-02T15:20:00Z">
                  <w:rPr>
                    <w:del w:id="12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20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A6570F3" w14:textId="58BFC55B" w:rsidR="00322642" w:rsidRPr="0066059B" w:rsidDel="00DA24D0" w:rsidRDefault="004D63EB" w:rsidP="00483240">
            <w:pPr>
              <w:spacing w:line="360" w:lineRule="auto"/>
              <w:rPr>
                <w:del w:id="1206" w:author="Elias de Moraes Fernandes" w:date="2016-05-02T16:24:00Z"/>
                <w:rFonts w:ascii="Arial" w:hAnsi="Arial" w:cs="Arial"/>
                <w:rPrChange w:id="1207" w:author="Elias de Moraes Fernandes" w:date="2016-05-02T15:20:00Z">
                  <w:rPr>
                    <w:del w:id="1208" w:author="Elias de Moraes Fernandes" w:date="2016-05-02T16:24:00Z"/>
                    <w:rFonts w:cs="Arial"/>
                  </w:rPr>
                </w:rPrChange>
              </w:rPr>
            </w:pPr>
            <w:ins w:id="1209" w:author="Elias De Moraes Fernandes" w:date="2016-03-16T13:08:00Z">
              <w:del w:id="1210" w:author="Elias de Moraes Fernandes" w:date="2016-05-02T16:24:00Z">
                <w:r w:rsidRPr="0066059B" w:rsidDel="00DA24D0">
                  <w:rPr>
                    <w:rFonts w:ascii="Arial" w:hAnsi="Arial" w:cs="Arial"/>
                    <w:rPrChange w:id="121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12" w:author="Elias de Moraes Fernandes" w:date="2016-05-02T15:46:00Z">
              <w:tcPr>
                <w:tcW w:w="336" w:type="dxa"/>
              </w:tcPr>
            </w:tcPrChange>
          </w:tcPr>
          <w:p w14:paraId="20AB153D" w14:textId="23667DA1" w:rsidR="00322642" w:rsidRPr="0066059B" w:rsidDel="00DA24D0" w:rsidRDefault="004D63EB" w:rsidP="00483240">
            <w:pPr>
              <w:spacing w:line="360" w:lineRule="auto"/>
              <w:rPr>
                <w:del w:id="1213" w:author="Elias de Moraes Fernandes" w:date="2016-05-02T16:24:00Z"/>
                <w:rFonts w:ascii="Arial" w:hAnsi="Arial" w:cs="Arial"/>
                <w:rPrChange w:id="1214" w:author="Elias de Moraes Fernandes" w:date="2016-05-02T15:20:00Z">
                  <w:rPr>
                    <w:del w:id="1215" w:author="Elias de Moraes Fernandes" w:date="2016-05-02T16:24:00Z"/>
                    <w:rFonts w:cs="Arial"/>
                  </w:rPr>
                </w:rPrChange>
              </w:rPr>
            </w:pPr>
            <w:ins w:id="1216" w:author="Elias De Moraes Fernandes" w:date="2016-03-16T13:08:00Z">
              <w:del w:id="1217" w:author="Elias de Moraes Fernandes" w:date="2016-05-02T16:24:00Z">
                <w:r w:rsidRPr="0066059B" w:rsidDel="00DA24D0">
                  <w:rPr>
                    <w:rFonts w:ascii="Arial" w:hAnsi="Arial" w:cs="Arial"/>
                    <w:rPrChange w:id="121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19" w:author="Elias de Moraes Fernandes" w:date="2016-05-02T15:46:00Z">
              <w:tcPr>
                <w:tcW w:w="336" w:type="dxa"/>
              </w:tcPr>
            </w:tcPrChange>
          </w:tcPr>
          <w:p w14:paraId="5E5A7B7B" w14:textId="2B06DA7A" w:rsidR="00322642" w:rsidRPr="0066059B" w:rsidDel="00DA24D0" w:rsidRDefault="004D63EB" w:rsidP="00483240">
            <w:pPr>
              <w:spacing w:line="360" w:lineRule="auto"/>
              <w:rPr>
                <w:del w:id="1220" w:author="Elias de Moraes Fernandes" w:date="2016-05-02T16:24:00Z"/>
                <w:rFonts w:ascii="Arial" w:hAnsi="Arial" w:cs="Arial"/>
                <w:rPrChange w:id="1221" w:author="Elias de Moraes Fernandes" w:date="2016-05-02T15:20:00Z">
                  <w:rPr>
                    <w:del w:id="1222" w:author="Elias de Moraes Fernandes" w:date="2016-05-02T16:24:00Z"/>
                    <w:rFonts w:cs="Arial"/>
                  </w:rPr>
                </w:rPrChange>
              </w:rPr>
            </w:pPr>
            <w:ins w:id="1223" w:author="Elias De Moraes Fernandes" w:date="2016-03-16T13:08:00Z">
              <w:del w:id="1224" w:author="Elias de Moraes Fernandes" w:date="2016-05-02T16:24:00Z">
                <w:r w:rsidRPr="0066059B" w:rsidDel="00DA24D0">
                  <w:rPr>
                    <w:rFonts w:ascii="Arial" w:hAnsi="Arial" w:cs="Arial"/>
                    <w:rPrChange w:id="122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26" w:author="Elias de Moraes Fernandes" w:date="2016-05-02T15:46:00Z">
              <w:tcPr>
                <w:tcW w:w="336" w:type="dxa"/>
              </w:tcPr>
            </w:tcPrChange>
          </w:tcPr>
          <w:p w14:paraId="504011F9" w14:textId="0FC4B176" w:rsidR="00322642" w:rsidRPr="0066059B" w:rsidDel="00DA24D0" w:rsidRDefault="004D63EB" w:rsidP="00483240">
            <w:pPr>
              <w:spacing w:line="360" w:lineRule="auto"/>
              <w:rPr>
                <w:del w:id="1227" w:author="Elias de Moraes Fernandes" w:date="2016-05-02T16:24:00Z"/>
                <w:rFonts w:ascii="Arial" w:hAnsi="Arial" w:cs="Arial"/>
                <w:rPrChange w:id="1228" w:author="Elias de Moraes Fernandes" w:date="2016-05-02T15:20:00Z">
                  <w:rPr>
                    <w:del w:id="1229" w:author="Elias de Moraes Fernandes" w:date="2016-05-02T16:24:00Z"/>
                    <w:rFonts w:cs="Arial"/>
                  </w:rPr>
                </w:rPrChange>
              </w:rPr>
            </w:pPr>
            <w:ins w:id="1230" w:author="Elias De Moraes Fernandes" w:date="2016-03-16T13:08:00Z">
              <w:del w:id="1231" w:author="Elias de Moraes Fernandes" w:date="2016-05-02T16:24:00Z">
                <w:r w:rsidRPr="0066059B" w:rsidDel="00DA24D0">
                  <w:rPr>
                    <w:rFonts w:ascii="Arial" w:hAnsi="Arial" w:cs="Arial"/>
                    <w:rPrChange w:id="123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3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FE53B3" w14:textId="1ECE7483" w:rsidR="00322642" w:rsidRPr="0066059B" w:rsidDel="00DA24D0" w:rsidRDefault="004D63EB" w:rsidP="00483240">
            <w:pPr>
              <w:spacing w:line="360" w:lineRule="auto"/>
              <w:rPr>
                <w:del w:id="1234" w:author="Elias de Moraes Fernandes" w:date="2016-05-02T16:24:00Z"/>
                <w:rFonts w:ascii="Arial" w:hAnsi="Arial" w:cs="Arial"/>
                <w:rPrChange w:id="1235" w:author="Elias de Moraes Fernandes" w:date="2016-05-02T15:20:00Z">
                  <w:rPr>
                    <w:del w:id="1236" w:author="Elias de Moraes Fernandes" w:date="2016-05-02T16:24:00Z"/>
                    <w:rFonts w:cs="Arial"/>
                  </w:rPr>
                </w:rPrChange>
              </w:rPr>
            </w:pPr>
            <w:ins w:id="1237" w:author="Elias De Moraes Fernandes" w:date="2016-03-16T13:08:00Z">
              <w:del w:id="1238" w:author="Elias de Moraes Fernandes" w:date="2016-05-02T16:24:00Z">
                <w:r w:rsidRPr="0066059B" w:rsidDel="00DA24D0">
                  <w:rPr>
                    <w:rFonts w:ascii="Arial" w:hAnsi="Arial" w:cs="Arial"/>
                    <w:rPrChange w:id="123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240" w:author="Elias de Moraes Fernandes" w:date="2016-05-02T15:46:00Z">
              <w:tcPr>
                <w:tcW w:w="336" w:type="dxa"/>
              </w:tcPr>
            </w:tcPrChange>
          </w:tcPr>
          <w:p w14:paraId="6BDDD67D" w14:textId="6F39B885" w:rsidR="00322642" w:rsidRPr="0066059B" w:rsidDel="00DA24D0" w:rsidRDefault="004D63EB" w:rsidP="00483240">
            <w:pPr>
              <w:spacing w:line="360" w:lineRule="auto"/>
              <w:rPr>
                <w:del w:id="1241" w:author="Elias de Moraes Fernandes" w:date="2016-05-02T16:24:00Z"/>
                <w:rFonts w:ascii="Arial" w:hAnsi="Arial" w:cs="Arial"/>
                <w:rPrChange w:id="1242" w:author="Elias de Moraes Fernandes" w:date="2016-05-02T15:20:00Z">
                  <w:rPr>
                    <w:del w:id="1243" w:author="Elias de Moraes Fernandes" w:date="2016-05-02T16:24:00Z"/>
                    <w:rFonts w:cs="Arial"/>
                  </w:rPr>
                </w:rPrChange>
              </w:rPr>
            </w:pPr>
            <w:ins w:id="1244" w:author="Elias De Moraes Fernandes" w:date="2016-03-16T13:08:00Z">
              <w:del w:id="1245" w:author="Elias de Moraes Fernandes" w:date="2016-05-02T16:24:00Z">
                <w:r w:rsidRPr="0066059B" w:rsidDel="00DA24D0">
                  <w:rPr>
                    <w:rFonts w:ascii="Arial" w:hAnsi="Arial" w:cs="Arial"/>
                    <w:rPrChange w:id="124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124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7A58CB" w14:textId="0FF40C54" w:rsidR="00322642" w:rsidRPr="0066059B" w:rsidDel="00DA24D0" w:rsidRDefault="004D63EB" w:rsidP="00483240">
            <w:pPr>
              <w:spacing w:line="360" w:lineRule="auto"/>
              <w:rPr>
                <w:del w:id="1248" w:author="Elias de Moraes Fernandes" w:date="2016-05-02T16:24:00Z"/>
                <w:rFonts w:ascii="Arial" w:hAnsi="Arial" w:cs="Arial"/>
                <w:rPrChange w:id="1249" w:author="Elias de Moraes Fernandes" w:date="2016-05-02T15:20:00Z">
                  <w:rPr>
                    <w:del w:id="1250" w:author="Elias de Moraes Fernandes" w:date="2016-05-02T16:24:00Z"/>
                    <w:rFonts w:cs="Arial"/>
                  </w:rPr>
                </w:rPrChange>
              </w:rPr>
            </w:pPr>
            <w:ins w:id="1251" w:author="Elias De Moraes Fernandes" w:date="2016-03-16T13:08:00Z">
              <w:del w:id="1252" w:author="Elias de Moraes Fernandes" w:date="2016-05-02T16:24:00Z">
                <w:r w:rsidRPr="0066059B" w:rsidDel="00DA24D0">
                  <w:rPr>
                    <w:rFonts w:ascii="Arial" w:hAnsi="Arial" w:cs="Arial"/>
                    <w:rPrChange w:id="125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254" w:author="Elias de Moraes Fernandes" w:date="2016-05-02T15:46:00Z">
              <w:tcPr>
                <w:tcW w:w="336" w:type="dxa"/>
              </w:tcPr>
            </w:tcPrChange>
          </w:tcPr>
          <w:p w14:paraId="48AD466D" w14:textId="5D751EA4" w:rsidR="00322642" w:rsidRPr="0066059B" w:rsidDel="00DA24D0" w:rsidRDefault="004D63EB" w:rsidP="00483240">
            <w:pPr>
              <w:spacing w:line="360" w:lineRule="auto"/>
              <w:rPr>
                <w:del w:id="1255" w:author="Elias de Moraes Fernandes" w:date="2016-05-02T16:24:00Z"/>
                <w:rFonts w:ascii="Arial" w:hAnsi="Arial" w:cs="Arial"/>
                <w:rPrChange w:id="1256" w:author="Elias de Moraes Fernandes" w:date="2016-05-02T15:20:00Z">
                  <w:rPr>
                    <w:del w:id="1257" w:author="Elias de Moraes Fernandes" w:date="2016-05-02T16:24:00Z"/>
                    <w:rFonts w:cs="Arial"/>
                  </w:rPr>
                </w:rPrChange>
              </w:rPr>
            </w:pPr>
            <w:ins w:id="1258" w:author="Elias De Moraes Fernandes" w:date="2016-03-16T13:08:00Z">
              <w:del w:id="1259" w:author="Elias de Moraes Fernandes" w:date="2016-05-02T16:24:00Z">
                <w:r w:rsidRPr="0066059B" w:rsidDel="00DA24D0">
                  <w:rPr>
                    <w:rFonts w:ascii="Arial" w:hAnsi="Arial" w:cs="Arial"/>
                    <w:rPrChange w:id="126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26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A73A5E7" w14:textId="40B31965" w:rsidR="00322642" w:rsidRPr="0066059B" w:rsidDel="00DA24D0" w:rsidRDefault="004D63EB" w:rsidP="00483240">
            <w:pPr>
              <w:spacing w:line="360" w:lineRule="auto"/>
              <w:rPr>
                <w:del w:id="1262" w:author="Elias de Moraes Fernandes" w:date="2016-05-02T16:24:00Z"/>
                <w:rFonts w:ascii="Arial" w:hAnsi="Arial" w:cs="Arial"/>
                <w:rPrChange w:id="1263" w:author="Elias de Moraes Fernandes" w:date="2016-05-02T15:20:00Z">
                  <w:rPr>
                    <w:del w:id="1264" w:author="Elias de Moraes Fernandes" w:date="2016-05-02T16:24:00Z"/>
                    <w:rFonts w:cs="Arial"/>
                  </w:rPr>
                </w:rPrChange>
              </w:rPr>
            </w:pPr>
            <w:ins w:id="1265" w:author="Elias De Moraes Fernandes" w:date="2016-03-16T13:08:00Z">
              <w:del w:id="1266" w:author="Elias de Moraes Fernandes" w:date="2016-05-02T16:24:00Z">
                <w:r w:rsidRPr="0066059B" w:rsidDel="00DA24D0">
                  <w:rPr>
                    <w:rFonts w:ascii="Arial" w:hAnsi="Arial" w:cs="Arial"/>
                    <w:rPrChange w:id="126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268" w:author="Elias de Moraes Fernandes" w:date="2016-05-02T15:46:00Z">
              <w:tcPr>
                <w:tcW w:w="1940" w:type="dxa"/>
              </w:tcPr>
            </w:tcPrChange>
          </w:tcPr>
          <w:p w14:paraId="01B074C0" w14:textId="77923ECB" w:rsidR="00322642" w:rsidRPr="0066059B" w:rsidDel="00DA24D0" w:rsidRDefault="004D63EB" w:rsidP="00755CC9">
            <w:pPr>
              <w:spacing w:line="360" w:lineRule="auto"/>
              <w:rPr>
                <w:del w:id="1269" w:author="Elias de Moraes Fernandes" w:date="2016-05-02T16:24:00Z"/>
                <w:rFonts w:ascii="Arial" w:hAnsi="Arial" w:cs="Arial"/>
                <w:rPrChange w:id="1270" w:author="Elias de Moraes Fernandes" w:date="2016-05-02T15:20:00Z">
                  <w:rPr>
                    <w:del w:id="1271" w:author="Elias de Moraes Fernandes" w:date="2016-05-02T16:24:00Z"/>
                    <w:rFonts w:cs="Arial"/>
                  </w:rPr>
                </w:rPrChange>
              </w:rPr>
              <w:pPrChange w:id="1272" w:author="Elias de Moraes Fernandes" w:date="2016-05-02T15:11:00Z">
                <w:pPr>
                  <w:spacing w:line="360" w:lineRule="auto"/>
                </w:pPr>
              </w:pPrChange>
            </w:pPr>
            <w:ins w:id="1273" w:author="Elias De Moraes Fernandes" w:date="2016-03-16T13:08:00Z">
              <w:del w:id="1274" w:author="Elias de Moraes Fernandes" w:date="2016-05-02T16:24:00Z">
                <w:r w:rsidRPr="0066059B" w:rsidDel="00DA24D0">
                  <w:rPr>
                    <w:rFonts w:ascii="Arial" w:hAnsi="Arial" w:cs="Arial"/>
                    <w:rPrChange w:id="1275" w:author="Elias de Moraes Fernandes" w:date="2016-05-02T15:20:00Z">
                      <w:rPr>
                        <w:rFonts w:cs="Arial"/>
                      </w:rPr>
                    </w:rPrChange>
                  </w:rPr>
                  <w:delText>Completo (v</w:delText>
                </w:r>
              </w:del>
              <w:del w:id="1276" w:author="Elias de Moraes Fernandes" w:date="2016-05-02T15:11:00Z">
                <w:r w:rsidRPr="0066059B" w:rsidDel="00755CC9">
                  <w:rPr>
                    <w:rFonts w:ascii="Arial" w:hAnsi="Arial" w:cs="Arial"/>
                    <w:rPrChange w:id="1277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  <w:del w:id="1278" w:author="Elias de Moraes Fernandes" w:date="2016-05-02T16:24:00Z">
                <w:r w:rsidRPr="0066059B" w:rsidDel="00DA24D0">
                  <w:rPr>
                    <w:rFonts w:ascii="Arial" w:hAnsi="Arial" w:cs="Arial"/>
                    <w:rPrChange w:id="1279" w:author="Elias de Moraes Fernandes" w:date="2016-05-02T15:20:00Z">
                      <w:rPr>
                        <w:rFonts w:cs="Arial"/>
                      </w:rPr>
                    </w:rPrChange>
                  </w:rPr>
                  <w:delText>.0)</w:delText>
                </w:r>
              </w:del>
            </w:ins>
            <w:del w:id="1280" w:author="Elias de Moraes Fernandes" w:date="2016-05-02T16:24:00Z">
              <w:r w:rsidR="00322642" w:rsidRPr="0066059B" w:rsidDel="00DA24D0">
                <w:rPr>
                  <w:rFonts w:ascii="Arial" w:hAnsi="Arial" w:cs="Arial"/>
                  <w:rPrChange w:id="1281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4D63EB" w:rsidRPr="0066059B" w:rsidDel="00DA24D0" w14:paraId="0118D36F" w14:textId="202E0406" w:rsidTr="00593C0C">
        <w:tblPrEx>
          <w:tblPrExChange w:id="128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1283" w:author="Elias de Moraes Fernandes" w:date="2016-05-02T16:24:00Z"/>
          <w:trPrChange w:id="1284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28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6E35B4" w14:textId="2733B940" w:rsidR="004D63EB" w:rsidRPr="0066059B" w:rsidDel="00DA24D0" w:rsidRDefault="004D63EB">
            <w:pPr>
              <w:pStyle w:val="CronogramaParagrafo"/>
              <w:rPr>
                <w:del w:id="1286" w:author="Elias de Moraes Fernandes" w:date="2016-05-02T16:24:00Z"/>
                <w:rFonts w:ascii="Arial" w:hAnsi="Arial"/>
                <w:rPrChange w:id="1287" w:author="Elias de Moraes Fernandes" w:date="2016-05-02T15:20:00Z">
                  <w:rPr>
                    <w:del w:id="1288" w:author="Elias de Moraes Fernandes" w:date="2016-05-02T16:24:00Z"/>
                  </w:rPr>
                </w:rPrChange>
              </w:rPr>
            </w:pPr>
            <w:ins w:id="1289" w:author="Elias De Moraes Fernandes" w:date="2016-03-16T13:08:00Z">
              <w:del w:id="1290" w:author="Elias de Moraes Fernandes" w:date="2016-05-02T16:24:00Z">
                <w:r w:rsidRPr="0066059B" w:rsidDel="00DA24D0">
                  <w:rPr>
                    <w:rFonts w:ascii="Arial" w:hAnsi="Arial"/>
                    <w:rPrChange w:id="1291" w:author="Elias de Moraes Fernandes" w:date="2016-05-02T15:20:00Z">
                      <w:rPr/>
                    </w:rPrChange>
                  </w:rPr>
                  <w:delText>Alterar GDD</w:delText>
                </w:r>
              </w:del>
            </w:ins>
            <w:del w:id="1292" w:author="Elias de Moraes Fernandes" w:date="2016-05-02T16:24:00Z">
              <w:r w:rsidRPr="0066059B" w:rsidDel="00DA24D0">
                <w:rPr>
                  <w:rFonts w:ascii="Arial" w:hAnsi="Arial"/>
                  <w:rPrChange w:id="1293" w:author="Elias de Moraes Fernandes" w:date="2016-05-02T15:20:00Z">
                    <w:rPr/>
                  </w:rPrChange>
                </w:rPr>
                <w:delText>Selecionar/desenhar a arte dos personagens</w:delText>
              </w:r>
            </w:del>
          </w:p>
        </w:tc>
        <w:tc>
          <w:tcPr>
            <w:tcW w:w="337" w:type="dxa"/>
            <w:tcPrChange w:id="1294" w:author="Elias de Moraes Fernandes" w:date="2016-05-02T15:46:00Z">
              <w:tcPr>
                <w:tcW w:w="337" w:type="dxa"/>
              </w:tcPr>
            </w:tcPrChange>
          </w:tcPr>
          <w:p w14:paraId="300F0ED6" w14:textId="06569010" w:rsidR="004D63EB" w:rsidRPr="0066059B" w:rsidDel="00DA24D0" w:rsidRDefault="004D63EB" w:rsidP="00483240">
            <w:pPr>
              <w:spacing w:line="360" w:lineRule="auto"/>
              <w:rPr>
                <w:del w:id="1295" w:author="Elias de Moraes Fernandes" w:date="2016-05-02T16:24:00Z"/>
                <w:rFonts w:ascii="Arial" w:hAnsi="Arial" w:cs="Arial"/>
                <w:rPrChange w:id="1296" w:author="Elias de Moraes Fernandes" w:date="2016-05-02T15:20:00Z">
                  <w:rPr>
                    <w:del w:id="12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298" w:author="Elias de Moraes Fernandes" w:date="2016-05-02T15:46:00Z">
              <w:tcPr>
                <w:tcW w:w="340" w:type="dxa"/>
              </w:tcPr>
            </w:tcPrChange>
          </w:tcPr>
          <w:p w14:paraId="4CB8F66B" w14:textId="41E1780D" w:rsidR="004D63EB" w:rsidRPr="0066059B" w:rsidDel="00DA24D0" w:rsidRDefault="004D63EB" w:rsidP="00483240">
            <w:pPr>
              <w:spacing w:line="360" w:lineRule="auto"/>
              <w:rPr>
                <w:del w:id="1299" w:author="Elias de Moraes Fernandes" w:date="2016-05-02T16:24:00Z"/>
                <w:rFonts w:ascii="Arial" w:hAnsi="Arial" w:cs="Arial"/>
                <w:rPrChange w:id="1300" w:author="Elias de Moraes Fernandes" w:date="2016-05-02T15:20:00Z">
                  <w:rPr>
                    <w:del w:id="130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302" w:author="Elias de Moraes Fernandes" w:date="2016-05-02T15:46:00Z">
              <w:tcPr>
                <w:tcW w:w="337" w:type="dxa"/>
              </w:tcPr>
            </w:tcPrChange>
          </w:tcPr>
          <w:p w14:paraId="6ED23611" w14:textId="01C75415" w:rsidR="004D63EB" w:rsidRPr="0066059B" w:rsidDel="00DA24D0" w:rsidRDefault="004D63EB" w:rsidP="00483240">
            <w:pPr>
              <w:spacing w:line="360" w:lineRule="auto"/>
              <w:rPr>
                <w:del w:id="1303" w:author="Elias de Moraes Fernandes" w:date="2016-05-02T16:24:00Z"/>
                <w:rFonts w:ascii="Arial" w:hAnsi="Arial" w:cs="Arial"/>
                <w:rPrChange w:id="1304" w:author="Elias de Moraes Fernandes" w:date="2016-05-02T15:20:00Z">
                  <w:rPr>
                    <w:del w:id="13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30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11712A28" w14:textId="56F1566F" w:rsidR="004D63EB" w:rsidRPr="0066059B" w:rsidDel="00DA24D0" w:rsidRDefault="004D63EB" w:rsidP="00483240">
            <w:pPr>
              <w:spacing w:line="360" w:lineRule="auto"/>
              <w:rPr>
                <w:del w:id="1307" w:author="Elias de Moraes Fernandes" w:date="2016-05-02T16:24:00Z"/>
                <w:rFonts w:ascii="Arial" w:hAnsi="Arial" w:cs="Arial"/>
                <w:rPrChange w:id="1308" w:author="Elias de Moraes Fernandes" w:date="2016-05-02T15:20:00Z">
                  <w:rPr>
                    <w:del w:id="13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310" w:author="Elias de Moraes Fernandes" w:date="2016-05-02T15:46:00Z">
              <w:tcPr>
                <w:tcW w:w="321" w:type="dxa"/>
              </w:tcPr>
            </w:tcPrChange>
          </w:tcPr>
          <w:p w14:paraId="3D6AFD4C" w14:textId="038DD1FF" w:rsidR="004D63EB" w:rsidRPr="0066059B" w:rsidDel="00DA24D0" w:rsidRDefault="004D63EB" w:rsidP="00483240">
            <w:pPr>
              <w:spacing w:line="360" w:lineRule="auto"/>
              <w:rPr>
                <w:del w:id="1311" w:author="Elias de Moraes Fernandes" w:date="2016-05-02T16:24:00Z"/>
                <w:rFonts w:ascii="Arial" w:hAnsi="Arial" w:cs="Arial"/>
                <w:rPrChange w:id="1312" w:author="Elias de Moraes Fernandes" w:date="2016-05-02T15:20:00Z">
                  <w:rPr>
                    <w:del w:id="13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314" w:author="Elias de Moraes Fernandes" w:date="2016-05-02T15:46:00Z">
              <w:tcPr>
                <w:tcW w:w="334" w:type="dxa"/>
              </w:tcPr>
            </w:tcPrChange>
          </w:tcPr>
          <w:p w14:paraId="4C84325D" w14:textId="72BDDCCE" w:rsidR="004D63EB" w:rsidRPr="0066059B" w:rsidDel="00DA24D0" w:rsidRDefault="004D63EB" w:rsidP="00483240">
            <w:pPr>
              <w:spacing w:line="360" w:lineRule="auto"/>
              <w:rPr>
                <w:del w:id="1315" w:author="Elias de Moraes Fernandes" w:date="2016-05-02T16:24:00Z"/>
                <w:rFonts w:ascii="Arial" w:hAnsi="Arial" w:cs="Arial"/>
                <w:rPrChange w:id="1316" w:author="Elias de Moraes Fernandes" w:date="2016-05-02T15:20:00Z">
                  <w:rPr>
                    <w:del w:id="13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18" w:author="Elias de Moraes Fernandes" w:date="2016-05-02T15:46:00Z">
              <w:tcPr>
                <w:tcW w:w="336" w:type="dxa"/>
              </w:tcPr>
            </w:tcPrChange>
          </w:tcPr>
          <w:p w14:paraId="068CE6E4" w14:textId="78CCBB60" w:rsidR="004D63EB" w:rsidRPr="0066059B" w:rsidDel="00DA24D0" w:rsidRDefault="004D63EB" w:rsidP="00483240">
            <w:pPr>
              <w:spacing w:line="360" w:lineRule="auto"/>
              <w:rPr>
                <w:del w:id="1319" w:author="Elias de Moraes Fernandes" w:date="2016-05-02T16:24:00Z"/>
                <w:rFonts w:ascii="Arial" w:hAnsi="Arial" w:cs="Arial"/>
                <w:rPrChange w:id="1320" w:author="Elias de Moraes Fernandes" w:date="2016-05-02T15:20:00Z">
                  <w:rPr>
                    <w:del w:id="13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2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68268C8" w14:textId="613D4B7B" w:rsidR="004D63EB" w:rsidRPr="0066059B" w:rsidDel="00DA24D0" w:rsidRDefault="004D63EB" w:rsidP="00483240">
            <w:pPr>
              <w:spacing w:line="360" w:lineRule="auto"/>
              <w:rPr>
                <w:del w:id="1323" w:author="Elias de Moraes Fernandes" w:date="2016-05-02T16:24:00Z"/>
                <w:rFonts w:ascii="Arial" w:hAnsi="Arial" w:cs="Arial"/>
                <w:rPrChange w:id="1324" w:author="Elias de Moraes Fernandes" w:date="2016-05-02T15:20:00Z">
                  <w:rPr>
                    <w:del w:id="13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326" w:author="Elias de Moraes Fernandes" w:date="2016-05-02T15:46:00Z">
              <w:tcPr>
                <w:tcW w:w="336" w:type="dxa"/>
              </w:tcPr>
            </w:tcPrChange>
          </w:tcPr>
          <w:p w14:paraId="33FAA416" w14:textId="07064E0B" w:rsidR="004D63EB" w:rsidRPr="0066059B" w:rsidDel="00DA24D0" w:rsidRDefault="004D63EB" w:rsidP="00483240">
            <w:pPr>
              <w:spacing w:line="360" w:lineRule="auto"/>
              <w:rPr>
                <w:del w:id="1327" w:author="Elias de Moraes Fernandes" w:date="2016-05-02T16:24:00Z"/>
                <w:rFonts w:ascii="Arial" w:hAnsi="Arial" w:cs="Arial"/>
                <w:rPrChange w:id="1328" w:author="Elias de Moraes Fernandes" w:date="2016-05-02T15:20:00Z">
                  <w:rPr>
                    <w:del w:id="1329" w:author="Elias de Moraes Fernandes" w:date="2016-05-02T16:24:00Z"/>
                    <w:rFonts w:cs="Arial"/>
                  </w:rPr>
                </w:rPrChange>
              </w:rPr>
            </w:pPr>
            <w:ins w:id="1330" w:author="Elias De Moraes Fernandes" w:date="2016-03-16T13:08:00Z">
              <w:del w:id="1331" w:author="Elias de Moraes Fernandes" w:date="2016-05-02T16:24:00Z">
                <w:r w:rsidRPr="0066059B" w:rsidDel="00DA24D0">
                  <w:rPr>
                    <w:rFonts w:ascii="Arial" w:hAnsi="Arial" w:cs="Arial"/>
                    <w:rPrChange w:id="133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333" w:author="Elias de Moraes Fernandes" w:date="2016-05-02T16:24:00Z">
              <w:r w:rsidRPr="0066059B" w:rsidDel="00DA24D0">
                <w:rPr>
                  <w:rFonts w:ascii="Arial" w:hAnsi="Arial" w:cs="Arial"/>
                  <w:rPrChange w:id="1334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35" w:author="Elias de Moraes Fernandes" w:date="2016-05-02T15:46:00Z">
              <w:tcPr>
                <w:tcW w:w="336" w:type="dxa"/>
              </w:tcPr>
            </w:tcPrChange>
          </w:tcPr>
          <w:p w14:paraId="3175BB42" w14:textId="6C79791F" w:rsidR="004D63EB" w:rsidRPr="0066059B" w:rsidDel="00DA24D0" w:rsidRDefault="004D63EB" w:rsidP="00483240">
            <w:pPr>
              <w:spacing w:line="360" w:lineRule="auto"/>
              <w:rPr>
                <w:del w:id="1336" w:author="Elias de Moraes Fernandes" w:date="2016-05-02T16:24:00Z"/>
                <w:rFonts w:ascii="Arial" w:hAnsi="Arial" w:cs="Arial"/>
                <w:rPrChange w:id="1337" w:author="Elias de Moraes Fernandes" w:date="2016-05-02T15:20:00Z">
                  <w:rPr>
                    <w:del w:id="1338" w:author="Elias de Moraes Fernandes" w:date="2016-05-02T16:24:00Z"/>
                    <w:rFonts w:cs="Arial"/>
                  </w:rPr>
                </w:rPrChange>
              </w:rPr>
            </w:pPr>
            <w:del w:id="1339" w:author="Elias de Moraes Fernandes" w:date="2016-05-02T16:24:00Z">
              <w:r w:rsidRPr="0066059B" w:rsidDel="00DA24D0">
                <w:rPr>
                  <w:rFonts w:ascii="Arial" w:hAnsi="Arial" w:cs="Arial"/>
                  <w:rPrChange w:id="1340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41" w:author="Elias de Moraes Fernandes" w:date="2016-05-02T15:46:00Z">
              <w:tcPr>
                <w:tcW w:w="336" w:type="dxa"/>
              </w:tcPr>
            </w:tcPrChange>
          </w:tcPr>
          <w:p w14:paraId="0C9D8F99" w14:textId="2BFD641F" w:rsidR="004D63EB" w:rsidRPr="0066059B" w:rsidDel="00DA24D0" w:rsidRDefault="004D63EB" w:rsidP="00483240">
            <w:pPr>
              <w:spacing w:line="360" w:lineRule="auto"/>
              <w:rPr>
                <w:del w:id="1342" w:author="Elias de Moraes Fernandes" w:date="2016-05-02T16:24:00Z"/>
                <w:rFonts w:ascii="Arial" w:hAnsi="Arial" w:cs="Arial"/>
                <w:rPrChange w:id="1343" w:author="Elias de Moraes Fernandes" w:date="2016-05-02T15:20:00Z">
                  <w:rPr>
                    <w:del w:id="1344" w:author="Elias de Moraes Fernandes" w:date="2016-05-02T16:24:00Z"/>
                    <w:rFonts w:cs="Arial"/>
                  </w:rPr>
                </w:rPrChange>
              </w:rPr>
            </w:pPr>
            <w:del w:id="1345" w:author="Elias de Moraes Fernandes" w:date="2016-05-02T16:24:00Z">
              <w:r w:rsidRPr="0066059B" w:rsidDel="00DA24D0">
                <w:rPr>
                  <w:rFonts w:ascii="Arial" w:hAnsi="Arial" w:cs="Arial"/>
                  <w:rPrChange w:id="1346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34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9A920A" w14:textId="2C60C562" w:rsidR="004D63EB" w:rsidRPr="0066059B" w:rsidDel="00DA24D0" w:rsidRDefault="004D63EB" w:rsidP="00483240">
            <w:pPr>
              <w:spacing w:line="360" w:lineRule="auto"/>
              <w:rPr>
                <w:del w:id="1348" w:author="Elias de Moraes Fernandes" w:date="2016-05-02T16:24:00Z"/>
                <w:rFonts w:ascii="Arial" w:hAnsi="Arial" w:cs="Arial"/>
                <w:rPrChange w:id="1349" w:author="Elias de Moraes Fernandes" w:date="2016-05-02T15:20:00Z">
                  <w:rPr>
                    <w:del w:id="1350" w:author="Elias de Moraes Fernandes" w:date="2016-05-02T16:24:00Z"/>
                    <w:rFonts w:cs="Arial"/>
                  </w:rPr>
                </w:rPrChange>
              </w:rPr>
            </w:pPr>
            <w:ins w:id="1351" w:author="Elias De Moraes Fernandes" w:date="2016-03-16T13:08:00Z">
              <w:del w:id="1352" w:author="Elias de Moraes Fernandes" w:date="2016-05-02T16:24:00Z">
                <w:r w:rsidRPr="0066059B" w:rsidDel="00DA24D0">
                  <w:rPr>
                    <w:rFonts w:ascii="Arial" w:hAnsi="Arial" w:cs="Arial"/>
                    <w:rPrChange w:id="135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354" w:author="Elias de Moraes Fernandes" w:date="2016-05-02T16:24:00Z">
              <w:r w:rsidRPr="0066059B" w:rsidDel="00DA24D0">
                <w:rPr>
                  <w:rFonts w:ascii="Arial" w:hAnsi="Arial" w:cs="Arial"/>
                  <w:rPrChange w:id="1355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1356" w:author="Elias de Moraes Fernandes" w:date="2016-05-02T15:46:00Z">
              <w:tcPr>
                <w:tcW w:w="336" w:type="dxa"/>
              </w:tcPr>
            </w:tcPrChange>
          </w:tcPr>
          <w:p w14:paraId="2BE1389D" w14:textId="17810012" w:rsidR="004D63EB" w:rsidRPr="0066059B" w:rsidDel="00DA24D0" w:rsidRDefault="004D63EB" w:rsidP="00483240">
            <w:pPr>
              <w:spacing w:line="360" w:lineRule="auto"/>
              <w:rPr>
                <w:del w:id="1357" w:author="Elias de Moraes Fernandes" w:date="2016-05-02T16:24:00Z"/>
                <w:rFonts w:ascii="Arial" w:hAnsi="Arial" w:cs="Arial"/>
                <w:rPrChange w:id="1358" w:author="Elias de Moraes Fernandes" w:date="2016-05-02T15:20:00Z">
                  <w:rPr>
                    <w:del w:id="135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360" w:author="Elias de Moraes Fernandes" w:date="2016-05-02T15:46:00Z">
              <w:tcPr>
                <w:tcW w:w="254" w:type="dxa"/>
              </w:tcPr>
            </w:tcPrChange>
          </w:tcPr>
          <w:p w14:paraId="7A45B49A" w14:textId="4AEC603F" w:rsidR="004D63EB" w:rsidRPr="0066059B" w:rsidDel="00DA24D0" w:rsidRDefault="004D63EB" w:rsidP="00483240">
            <w:pPr>
              <w:spacing w:line="360" w:lineRule="auto"/>
              <w:rPr>
                <w:del w:id="1361" w:author="Elias de Moraes Fernandes" w:date="2016-05-02T16:24:00Z"/>
                <w:rFonts w:ascii="Arial" w:hAnsi="Arial" w:cs="Arial"/>
                <w:rPrChange w:id="1362" w:author="Elias de Moraes Fernandes" w:date="2016-05-02T15:20:00Z">
                  <w:rPr>
                    <w:del w:id="136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364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F2E626B" w14:textId="368FC06F" w:rsidR="004D63EB" w:rsidRPr="0066059B" w:rsidDel="00DA24D0" w:rsidRDefault="004D63EB" w:rsidP="00483240">
            <w:pPr>
              <w:spacing w:line="360" w:lineRule="auto"/>
              <w:rPr>
                <w:del w:id="1365" w:author="Elias de Moraes Fernandes" w:date="2016-05-02T16:24:00Z"/>
                <w:rFonts w:ascii="Arial" w:hAnsi="Arial" w:cs="Arial"/>
                <w:rPrChange w:id="1366" w:author="Elias de Moraes Fernandes" w:date="2016-05-02T15:20:00Z">
                  <w:rPr>
                    <w:del w:id="1367" w:author="Elias de Moraes Fernandes" w:date="2016-05-02T16:24:00Z"/>
                    <w:rFonts w:cs="Arial"/>
                  </w:rPr>
                </w:rPrChange>
              </w:rPr>
            </w:pPr>
            <w:ins w:id="1368" w:author="Elias De Moraes Fernandes" w:date="2016-03-16T13:08:00Z">
              <w:del w:id="1369" w:author="Elias de Moraes Fernandes" w:date="2016-05-02T16:24:00Z">
                <w:r w:rsidRPr="0066059B" w:rsidDel="00DA24D0">
                  <w:rPr>
                    <w:rFonts w:ascii="Arial" w:hAnsi="Arial" w:cs="Arial"/>
                    <w:rPrChange w:id="137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37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182810F" w14:textId="43D63A11" w:rsidR="004D63EB" w:rsidRPr="0066059B" w:rsidDel="00DA24D0" w:rsidRDefault="004D63EB" w:rsidP="00483240">
            <w:pPr>
              <w:spacing w:line="360" w:lineRule="auto"/>
              <w:rPr>
                <w:del w:id="1372" w:author="Elias de Moraes Fernandes" w:date="2016-05-02T16:24:00Z"/>
                <w:rFonts w:ascii="Arial" w:hAnsi="Arial" w:cs="Arial"/>
                <w:rPrChange w:id="1373" w:author="Elias de Moraes Fernandes" w:date="2016-05-02T15:20:00Z">
                  <w:rPr>
                    <w:del w:id="137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375" w:author="Elias de Moraes Fernandes" w:date="2016-05-02T15:46:00Z">
              <w:tcPr>
                <w:tcW w:w="1940" w:type="dxa"/>
              </w:tcPr>
            </w:tcPrChange>
          </w:tcPr>
          <w:p w14:paraId="569DDC49" w14:textId="223D2E82" w:rsidR="004D63EB" w:rsidRPr="0066059B" w:rsidDel="00DA24D0" w:rsidRDefault="004D63EB">
            <w:pPr>
              <w:spacing w:line="360" w:lineRule="auto"/>
              <w:rPr>
                <w:del w:id="1376" w:author="Elias de Moraes Fernandes" w:date="2016-05-02T16:24:00Z"/>
                <w:rFonts w:ascii="Arial" w:hAnsi="Arial" w:cs="Arial"/>
                <w:rPrChange w:id="1377" w:author="Elias de Moraes Fernandes" w:date="2016-05-02T15:20:00Z">
                  <w:rPr>
                    <w:del w:id="1378" w:author="Elias de Moraes Fernandes" w:date="2016-05-02T16:24:00Z"/>
                    <w:rFonts w:cs="Arial"/>
                  </w:rPr>
                </w:rPrChange>
              </w:rPr>
            </w:pPr>
            <w:ins w:id="1379" w:author="Elias De Moraes Fernandes" w:date="2016-03-16T13:08:00Z">
              <w:del w:id="1380" w:author="Elias de Moraes Fernandes" w:date="2016-05-02T16:24:00Z">
                <w:r w:rsidRPr="0066059B" w:rsidDel="00DA24D0">
                  <w:rPr>
                    <w:rFonts w:ascii="Arial" w:hAnsi="Arial" w:cs="Arial"/>
                    <w:rPrChange w:id="1381" w:author="Elias de Moraes Fernandes" w:date="2016-05-02T15:20:00Z">
                      <w:rPr>
                        <w:rFonts w:cs="Arial"/>
                      </w:rPr>
                    </w:rPrChange>
                  </w:rPr>
                  <w:delText>Completo (</w:delText>
                </w:r>
                <w:r w:rsidRPr="0066059B" w:rsidDel="00DA24D0">
                  <w:rPr>
                    <w:rFonts w:ascii="Arial" w:hAnsi="Arial" w:cs="Arial"/>
                    <w:b/>
                    <w:rPrChange w:id="1382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v2.0)</w:delText>
                </w:r>
              </w:del>
            </w:ins>
            <w:del w:id="1383" w:author="Elias de Moraes Fernandes" w:date="2016-05-02T16:24:00Z">
              <w:r w:rsidRPr="0066059B" w:rsidDel="00DA24D0">
                <w:rPr>
                  <w:rFonts w:ascii="Arial" w:hAnsi="Arial" w:cs="Arial"/>
                  <w:rPrChange w:id="1384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64B50703" w14:textId="28697F91" w:rsidTr="00593C0C">
        <w:tblPrEx>
          <w:tblPrExChange w:id="1385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1386" w:author="Elias de Moraes Fernandes" w:date="2016-05-02T16:24:00Z"/>
          <w:trPrChange w:id="1387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1388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07406EB" w14:textId="64DFD607" w:rsidR="004D63EB" w:rsidRPr="0066059B" w:rsidDel="00DA24D0" w:rsidRDefault="004D63EB" w:rsidP="00483240">
            <w:pPr>
              <w:pStyle w:val="CronogramaParagrafo"/>
              <w:rPr>
                <w:del w:id="1389" w:author="Elias de Moraes Fernandes" w:date="2016-05-02T16:24:00Z"/>
                <w:rFonts w:ascii="Arial" w:hAnsi="Arial"/>
                <w:rPrChange w:id="1390" w:author="Elias de Moraes Fernandes" w:date="2016-05-02T15:20:00Z">
                  <w:rPr>
                    <w:del w:id="1391" w:author="Elias de Moraes Fernandes" w:date="2016-05-02T16:24:00Z"/>
                  </w:rPr>
                </w:rPrChange>
              </w:rPr>
            </w:pPr>
            <w:ins w:id="1392" w:author="Elias De Moraes Fernandes" w:date="2016-03-16T13:08:00Z">
              <w:del w:id="1393" w:author="Elias de Moraes Fernandes" w:date="2016-05-02T16:24:00Z">
                <w:r w:rsidRPr="0066059B" w:rsidDel="00DA24D0">
                  <w:rPr>
                    <w:rFonts w:ascii="Arial" w:hAnsi="Arial"/>
                    <w:rPrChange w:id="1394" w:author="Elias de Moraes Fernandes" w:date="2016-05-02T15:20:00Z">
                      <w:rPr/>
                    </w:rPrChange>
                  </w:rPr>
                  <w:delText>Desenhar /Refinar a arte dos personagens</w:delText>
                </w:r>
              </w:del>
            </w:ins>
            <w:del w:id="1395" w:author="Elias de Moraes Fernandes" w:date="2016-05-02T16:24:00Z">
              <w:r w:rsidRPr="0066059B" w:rsidDel="00DA24D0">
                <w:rPr>
                  <w:rFonts w:ascii="Arial" w:hAnsi="Arial"/>
                  <w:rPrChange w:id="1396" w:author="Elias de Moraes Fernandes" w:date="2016-05-02T15:20:00Z">
                    <w:rPr/>
                  </w:rPrChange>
                </w:rPr>
                <w:delText>Selecionar/desenhar a arte dos cenários</w:delText>
              </w:r>
            </w:del>
          </w:p>
        </w:tc>
        <w:tc>
          <w:tcPr>
            <w:tcW w:w="337" w:type="dxa"/>
            <w:tcPrChange w:id="1397" w:author="Elias de Moraes Fernandes" w:date="2016-05-02T15:46:00Z">
              <w:tcPr>
                <w:tcW w:w="337" w:type="dxa"/>
              </w:tcPr>
            </w:tcPrChange>
          </w:tcPr>
          <w:p w14:paraId="6E3A24AF" w14:textId="7A22B11E" w:rsidR="004D63EB" w:rsidRPr="0066059B" w:rsidDel="00DA24D0" w:rsidRDefault="004D63EB" w:rsidP="00483240">
            <w:pPr>
              <w:spacing w:line="360" w:lineRule="auto"/>
              <w:rPr>
                <w:del w:id="1398" w:author="Elias de Moraes Fernandes" w:date="2016-05-02T16:24:00Z"/>
                <w:rFonts w:ascii="Arial" w:hAnsi="Arial" w:cs="Arial"/>
                <w:rPrChange w:id="1399" w:author="Elias de Moraes Fernandes" w:date="2016-05-02T15:20:00Z">
                  <w:rPr>
                    <w:del w:id="14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401" w:author="Elias de Moraes Fernandes" w:date="2016-05-02T15:46:00Z">
              <w:tcPr>
                <w:tcW w:w="340" w:type="dxa"/>
              </w:tcPr>
            </w:tcPrChange>
          </w:tcPr>
          <w:p w14:paraId="479E4592" w14:textId="1FF1BF4A" w:rsidR="004D63EB" w:rsidRPr="0066059B" w:rsidDel="00DA24D0" w:rsidRDefault="004D63EB" w:rsidP="00483240">
            <w:pPr>
              <w:spacing w:line="360" w:lineRule="auto"/>
              <w:rPr>
                <w:del w:id="1402" w:author="Elias de Moraes Fernandes" w:date="2016-05-02T16:24:00Z"/>
                <w:rFonts w:ascii="Arial" w:hAnsi="Arial" w:cs="Arial"/>
                <w:rPrChange w:id="1403" w:author="Elias de Moraes Fernandes" w:date="2016-05-02T15:20:00Z">
                  <w:rPr>
                    <w:del w:id="14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405" w:author="Elias de Moraes Fernandes" w:date="2016-05-02T15:46:00Z">
              <w:tcPr>
                <w:tcW w:w="337" w:type="dxa"/>
              </w:tcPr>
            </w:tcPrChange>
          </w:tcPr>
          <w:p w14:paraId="1DDFDB2A" w14:textId="1844493C" w:rsidR="004D63EB" w:rsidRPr="0066059B" w:rsidDel="00DA24D0" w:rsidRDefault="004D63EB" w:rsidP="00483240">
            <w:pPr>
              <w:spacing w:line="360" w:lineRule="auto"/>
              <w:rPr>
                <w:del w:id="1406" w:author="Elias de Moraes Fernandes" w:date="2016-05-02T16:24:00Z"/>
                <w:rFonts w:ascii="Arial" w:hAnsi="Arial" w:cs="Arial"/>
                <w:rPrChange w:id="1407" w:author="Elias de Moraes Fernandes" w:date="2016-05-02T15:20:00Z">
                  <w:rPr>
                    <w:del w:id="140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409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FE7AE07" w14:textId="0EBA43FD" w:rsidR="004D63EB" w:rsidRPr="0066059B" w:rsidDel="00DA24D0" w:rsidRDefault="004D63EB" w:rsidP="00483240">
            <w:pPr>
              <w:spacing w:line="360" w:lineRule="auto"/>
              <w:rPr>
                <w:del w:id="1410" w:author="Elias de Moraes Fernandes" w:date="2016-05-02T16:24:00Z"/>
                <w:rFonts w:ascii="Arial" w:hAnsi="Arial" w:cs="Arial"/>
                <w:rPrChange w:id="1411" w:author="Elias de Moraes Fernandes" w:date="2016-05-02T15:20:00Z">
                  <w:rPr>
                    <w:del w:id="14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413" w:author="Elias de Moraes Fernandes" w:date="2016-05-02T15:46:00Z">
              <w:tcPr>
                <w:tcW w:w="321" w:type="dxa"/>
              </w:tcPr>
            </w:tcPrChange>
          </w:tcPr>
          <w:p w14:paraId="660C1F3A" w14:textId="1ACEF570" w:rsidR="004D63EB" w:rsidRPr="0066059B" w:rsidDel="00DA24D0" w:rsidRDefault="004D63EB" w:rsidP="00483240">
            <w:pPr>
              <w:spacing w:line="360" w:lineRule="auto"/>
              <w:rPr>
                <w:del w:id="1414" w:author="Elias de Moraes Fernandes" w:date="2016-05-02T16:24:00Z"/>
                <w:rFonts w:ascii="Arial" w:hAnsi="Arial" w:cs="Arial"/>
                <w:rPrChange w:id="1415" w:author="Elias de Moraes Fernandes" w:date="2016-05-02T15:20:00Z">
                  <w:rPr>
                    <w:del w:id="14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417" w:author="Elias de Moraes Fernandes" w:date="2016-05-02T15:46:00Z">
              <w:tcPr>
                <w:tcW w:w="334" w:type="dxa"/>
              </w:tcPr>
            </w:tcPrChange>
          </w:tcPr>
          <w:p w14:paraId="7A16E85B" w14:textId="10AA89D4" w:rsidR="004D63EB" w:rsidRPr="0066059B" w:rsidDel="00DA24D0" w:rsidRDefault="004D63EB" w:rsidP="00483240">
            <w:pPr>
              <w:spacing w:line="360" w:lineRule="auto"/>
              <w:rPr>
                <w:del w:id="1418" w:author="Elias de Moraes Fernandes" w:date="2016-05-02T16:24:00Z"/>
                <w:rFonts w:ascii="Arial" w:hAnsi="Arial" w:cs="Arial"/>
                <w:rPrChange w:id="1419" w:author="Elias de Moraes Fernandes" w:date="2016-05-02T15:20:00Z">
                  <w:rPr>
                    <w:del w:id="14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21" w:author="Elias de Moraes Fernandes" w:date="2016-05-02T15:46:00Z">
              <w:tcPr>
                <w:tcW w:w="336" w:type="dxa"/>
              </w:tcPr>
            </w:tcPrChange>
          </w:tcPr>
          <w:p w14:paraId="5BDCE7AA" w14:textId="79765012" w:rsidR="004D63EB" w:rsidRPr="0066059B" w:rsidDel="00DA24D0" w:rsidRDefault="004D63EB" w:rsidP="00483240">
            <w:pPr>
              <w:spacing w:line="360" w:lineRule="auto"/>
              <w:rPr>
                <w:del w:id="1422" w:author="Elias de Moraes Fernandes" w:date="2016-05-02T16:24:00Z"/>
                <w:rFonts w:ascii="Arial" w:hAnsi="Arial" w:cs="Arial"/>
                <w:rPrChange w:id="1423" w:author="Elias de Moraes Fernandes" w:date="2016-05-02T15:20:00Z">
                  <w:rPr>
                    <w:del w:id="14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2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4B0414B" w14:textId="4AEABC5F" w:rsidR="004D63EB" w:rsidRPr="0066059B" w:rsidDel="00DA24D0" w:rsidRDefault="004D63EB" w:rsidP="00483240">
            <w:pPr>
              <w:spacing w:line="360" w:lineRule="auto"/>
              <w:rPr>
                <w:del w:id="1426" w:author="Elias de Moraes Fernandes" w:date="2016-05-02T16:24:00Z"/>
                <w:rFonts w:ascii="Arial" w:hAnsi="Arial" w:cs="Arial"/>
                <w:rPrChange w:id="1427" w:author="Elias de Moraes Fernandes" w:date="2016-05-02T15:20:00Z">
                  <w:rPr>
                    <w:del w:id="14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29" w:author="Elias de Moraes Fernandes" w:date="2016-05-02T15:46:00Z">
              <w:tcPr>
                <w:tcW w:w="336" w:type="dxa"/>
              </w:tcPr>
            </w:tcPrChange>
          </w:tcPr>
          <w:p w14:paraId="38C5C099" w14:textId="5E545116" w:rsidR="004D63EB" w:rsidRPr="0066059B" w:rsidDel="00DA24D0" w:rsidRDefault="004D63EB" w:rsidP="00483240">
            <w:pPr>
              <w:spacing w:line="360" w:lineRule="auto"/>
              <w:rPr>
                <w:del w:id="1430" w:author="Elias de Moraes Fernandes" w:date="2016-05-02T16:24:00Z"/>
                <w:rFonts w:ascii="Arial" w:hAnsi="Arial" w:cs="Arial"/>
                <w:rPrChange w:id="1431" w:author="Elias de Moraes Fernandes" w:date="2016-05-02T15:20:00Z">
                  <w:rPr>
                    <w:del w:id="1432" w:author="Elias de Moraes Fernandes" w:date="2016-05-02T16:24:00Z"/>
                    <w:rFonts w:cs="Arial"/>
                  </w:rPr>
                </w:rPrChange>
              </w:rPr>
            </w:pPr>
            <w:ins w:id="1433" w:author="Elias De Moraes Fernandes" w:date="2016-03-16T13:08:00Z">
              <w:del w:id="1434" w:author="Elias de Moraes Fernandes" w:date="2016-05-02T16:24:00Z">
                <w:r w:rsidRPr="0066059B" w:rsidDel="00DA24D0">
                  <w:rPr>
                    <w:rFonts w:ascii="Arial" w:hAnsi="Arial" w:cs="Arial"/>
                    <w:rPrChange w:id="143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436" w:author="Elias de Moraes Fernandes" w:date="2016-05-02T15:46:00Z">
              <w:tcPr>
                <w:tcW w:w="336" w:type="dxa"/>
              </w:tcPr>
            </w:tcPrChange>
          </w:tcPr>
          <w:p w14:paraId="157A8C12" w14:textId="3E273E98" w:rsidR="004D63EB" w:rsidRPr="0066059B" w:rsidDel="00DA24D0" w:rsidRDefault="004D63EB" w:rsidP="00483240">
            <w:pPr>
              <w:spacing w:line="360" w:lineRule="auto"/>
              <w:rPr>
                <w:del w:id="1437" w:author="Elias de Moraes Fernandes" w:date="2016-05-02T16:24:00Z"/>
                <w:rFonts w:ascii="Arial" w:hAnsi="Arial" w:cs="Arial"/>
                <w:rPrChange w:id="1438" w:author="Elias de Moraes Fernandes" w:date="2016-05-02T15:20:00Z">
                  <w:rPr>
                    <w:del w:id="1439" w:author="Elias de Moraes Fernandes" w:date="2016-05-02T16:24:00Z"/>
                    <w:rFonts w:cs="Arial"/>
                  </w:rPr>
                </w:rPrChange>
              </w:rPr>
            </w:pPr>
            <w:ins w:id="1440" w:author="Elias De Moraes Fernandes" w:date="2016-03-16T13:08:00Z">
              <w:del w:id="1441" w:author="Elias de Moraes Fernandes" w:date="2016-05-02T16:24:00Z">
                <w:r w:rsidRPr="0066059B" w:rsidDel="00DA24D0">
                  <w:rPr>
                    <w:rFonts w:ascii="Arial" w:hAnsi="Arial" w:cs="Arial"/>
                    <w:rPrChange w:id="144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43" w:author="Elias de Moraes Fernandes" w:date="2016-05-02T16:24:00Z">
              <w:r w:rsidRPr="0066059B" w:rsidDel="00DA24D0">
                <w:rPr>
                  <w:rFonts w:ascii="Arial" w:hAnsi="Arial" w:cs="Arial"/>
                  <w:rPrChange w:id="1444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445" w:author="Elias de Moraes Fernandes" w:date="2016-05-02T15:46:00Z">
              <w:tcPr>
                <w:tcW w:w="336" w:type="dxa"/>
              </w:tcPr>
            </w:tcPrChange>
          </w:tcPr>
          <w:p w14:paraId="195C43E4" w14:textId="55549AF3" w:rsidR="004D63EB" w:rsidRPr="0066059B" w:rsidDel="00DA24D0" w:rsidRDefault="004D63EB" w:rsidP="00483240">
            <w:pPr>
              <w:spacing w:line="360" w:lineRule="auto"/>
              <w:rPr>
                <w:del w:id="1446" w:author="Elias de Moraes Fernandes" w:date="2016-05-02T16:24:00Z"/>
                <w:rFonts w:ascii="Arial" w:hAnsi="Arial" w:cs="Arial"/>
                <w:rPrChange w:id="1447" w:author="Elias de Moraes Fernandes" w:date="2016-05-02T15:20:00Z">
                  <w:rPr>
                    <w:del w:id="1448" w:author="Elias de Moraes Fernandes" w:date="2016-05-02T16:24:00Z"/>
                    <w:rFonts w:cs="Arial"/>
                  </w:rPr>
                </w:rPrChange>
              </w:rPr>
            </w:pPr>
            <w:ins w:id="1449" w:author="Elias De Moraes Fernandes" w:date="2016-03-16T13:08:00Z">
              <w:del w:id="1450" w:author="Elias de Moraes Fernandes" w:date="2016-05-02T16:24:00Z">
                <w:r w:rsidRPr="0066059B" w:rsidDel="00DA24D0">
                  <w:rPr>
                    <w:rFonts w:ascii="Arial" w:hAnsi="Arial" w:cs="Arial"/>
                    <w:rPrChange w:id="145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52" w:author="Elias de Moraes Fernandes" w:date="2016-05-02T16:24:00Z">
              <w:r w:rsidRPr="0066059B" w:rsidDel="00DA24D0">
                <w:rPr>
                  <w:rFonts w:ascii="Arial" w:hAnsi="Arial" w:cs="Arial"/>
                  <w:rPrChange w:id="145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45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3A541E5" w14:textId="6713A14A" w:rsidR="004D63EB" w:rsidRPr="0066059B" w:rsidDel="00DA24D0" w:rsidRDefault="004D63EB" w:rsidP="00483240">
            <w:pPr>
              <w:spacing w:line="360" w:lineRule="auto"/>
              <w:rPr>
                <w:del w:id="1455" w:author="Elias de Moraes Fernandes" w:date="2016-05-02T16:24:00Z"/>
                <w:rFonts w:ascii="Arial" w:hAnsi="Arial" w:cs="Arial"/>
                <w:rPrChange w:id="1456" w:author="Elias de Moraes Fernandes" w:date="2016-05-02T15:20:00Z">
                  <w:rPr>
                    <w:del w:id="1457" w:author="Elias de Moraes Fernandes" w:date="2016-05-02T16:24:00Z"/>
                    <w:rFonts w:cs="Arial"/>
                  </w:rPr>
                </w:rPrChange>
              </w:rPr>
            </w:pPr>
            <w:ins w:id="1458" w:author="Elias De Moraes Fernandes" w:date="2016-03-16T13:08:00Z">
              <w:del w:id="1459" w:author="Elias de Moraes Fernandes" w:date="2016-05-02T16:24:00Z">
                <w:r w:rsidRPr="0066059B" w:rsidDel="00DA24D0">
                  <w:rPr>
                    <w:rFonts w:ascii="Arial" w:hAnsi="Arial" w:cs="Arial"/>
                    <w:rPrChange w:id="146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61" w:author="Elias de Moraes Fernandes" w:date="2016-05-02T16:24:00Z">
              <w:r w:rsidRPr="0066059B" w:rsidDel="00DA24D0">
                <w:rPr>
                  <w:rFonts w:ascii="Arial" w:hAnsi="Arial" w:cs="Arial"/>
                  <w:rPrChange w:id="1462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1463" w:author="Elias de Moraes Fernandes" w:date="2016-05-02T15:46:00Z">
              <w:tcPr>
                <w:tcW w:w="336" w:type="dxa"/>
              </w:tcPr>
            </w:tcPrChange>
          </w:tcPr>
          <w:p w14:paraId="75DDAD47" w14:textId="018B5F89" w:rsidR="004D63EB" w:rsidRPr="0066059B" w:rsidDel="00DA24D0" w:rsidRDefault="004D63EB" w:rsidP="00483240">
            <w:pPr>
              <w:spacing w:line="360" w:lineRule="auto"/>
              <w:rPr>
                <w:del w:id="1464" w:author="Elias de Moraes Fernandes" w:date="2016-05-02T16:24:00Z"/>
                <w:rFonts w:ascii="Arial" w:hAnsi="Arial" w:cs="Arial"/>
                <w:rPrChange w:id="1465" w:author="Elias de Moraes Fernandes" w:date="2016-05-02T15:20:00Z">
                  <w:rPr>
                    <w:del w:id="1466" w:author="Elias de Moraes Fernandes" w:date="2016-05-02T16:24:00Z"/>
                    <w:rFonts w:cs="Arial"/>
                  </w:rPr>
                </w:rPrChange>
              </w:rPr>
            </w:pPr>
            <w:ins w:id="1467" w:author="Elias De Moraes Fernandes" w:date="2016-03-16T13:08:00Z">
              <w:del w:id="1468" w:author="Elias de Moraes Fernandes" w:date="2016-05-02T16:24:00Z">
                <w:r w:rsidRPr="0066059B" w:rsidDel="00DA24D0">
                  <w:rPr>
                    <w:rFonts w:ascii="Arial" w:hAnsi="Arial" w:cs="Arial"/>
                    <w:rPrChange w:id="146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470" w:author="Elias de Moraes Fernandes" w:date="2016-05-02T16:24:00Z">
              <w:r w:rsidRPr="0066059B" w:rsidDel="00DA24D0">
                <w:rPr>
                  <w:rFonts w:ascii="Arial" w:hAnsi="Arial" w:cs="Arial"/>
                  <w:rPrChange w:id="1471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1472" w:author="Elias de Moraes Fernandes" w:date="2016-05-02T15:46:00Z">
              <w:tcPr>
                <w:tcW w:w="254" w:type="dxa"/>
              </w:tcPr>
            </w:tcPrChange>
          </w:tcPr>
          <w:p w14:paraId="544D7ABF" w14:textId="60927309" w:rsidR="004D63EB" w:rsidRPr="0066059B" w:rsidDel="00DA24D0" w:rsidRDefault="004D63EB" w:rsidP="00483240">
            <w:pPr>
              <w:spacing w:line="360" w:lineRule="auto"/>
              <w:rPr>
                <w:del w:id="1473" w:author="Elias de Moraes Fernandes" w:date="2016-05-02T16:24:00Z"/>
                <w:rFonts w:ascii="Arial" w:hAnsi="Arial" w:cs="Arial"/>
                <w:rPrChange w:id="1474" w:author="Elias de Moraes Fernandes" w:date="2016-05-02T15:20:00Z">
                  <w:rPr>
                    <w:del w:id="1475" w:author="Elias de Moraes Fernandes" w:date="2016-05-02T16:24:00Z"/>
                    <w:rFonts w:cs="Arial"/>
                  </w:rPr>
                </w:rPrChange>
              </w:rPr>
            </w:pPr>
            <w:ins w:id="1476" w:author="Elias De Moraes Fernandes" w:date="2016-03-16T13:08:00Z">
              <w:del w:id="1477" w:author="Elias de Moraes Fernandes" w:date="2016-05-02T16:24:00Z">
                <w:r w:rsidRPr="0066059B" w:rsidDel="00DA24D0">
                  <w:rPr>
                    <w:rFonts w:ascii="Arial" w:hAnsi="Arial" w:cs="Arial"/>
                    <w:rPrChange w:id="1478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479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B6AD844" w14:textId="6D53F9A8" w:rsidR="004D63EB" w:rsidRPr="0066059B" w:rsidDel="00DA24D0" w:rsidRDefault="004D63EB" w:rsidP="00483240">
            <w:pPr>
              <w:spacing w:line="360" w:lineRule="auto"/>
              <w:rPr>
                <w:del w:id="1480" w:author="Elias de Moraes Fernandes" w:date="2016-05-02T16:24:00Z"/>
                <w:rFonts w:ascii="Arial" w:hAnsi="Arial" w:cs="Arial"/>
                <w:rPrChange w:id="1481" w:author="Elias de Moraes Fernandes" w:date="2016-05-02T15:20:00Z">
                  <w:rPr>
                    <w:del w:id="14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48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CF76B3E" w14:textId="499D969F" w:rsidR="004D63EB" w:rsidRPr="0066059B" w:rsidDel="00DA24D0" w:rsidRDefault="004D63EB" w:rsidP="00483240">
            <w:pPr>
              <w:spacing w:line="360" w:lineRule="auto"/>
              <w:rPr>
                <w:del w:id="1484" w:author="Elias de Moraes Fernandes" w:date="2016-05-02T16:24:00Z"/>
                <w:rFonts w:ascii="Arial" w:hAnsi="Arial" w:cs="Arial"/>
                <w:rPrChange w:id="1485" w:author="Elias de Moraes Fernandes" w:date="2016-05-02T15:20:00Z">
                  <w:rPr>
                    <w:del w:id="148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487" w:author="Elias de Moraes Fernandes" w:date="2016-05-02T15:46:00Z">
              <w:tcPr>
                <w:tcW w:w="1940" w:type="dxa"/>
              </w:tcPr>
            </w:tcPrChange>
          </w:tcPr>
          <w:p w14:paraId="0AD9E864" w14:textId="753FB757" w:rsidR="004D63EB" w:rsidRPr="0066059B" w:rsidDel="00DA24D0" w:rsidRDefault="004D63EB" w:rsidP="00483240">
            <w:pPr>
              <w:spacing w:line="360" w:lineRule="auto"/>
              <w:rPr>
                <w:del w:id="1488" w:author="Elias de Moraes Fernandes" w:date="2016-05-02T16:24:00Z"/>
                <w:rFonts w:ascii="Arial" w:hAnsi="Arial" w:cs="Arial"/>
                <w:rPrChange w:id="1489" w:author="Elias de Moraes Fernandes" w:date="2016-05-02T15:20:00Z">
                  <w:rPr>
                    <w:del w:id="1490" w:author="Elias de Moraes Fernandes" w:date="2016-05-02T16:24:00Z"/>
                    <w:rFonts w:cs="Arial"/>
                  </w:rPr>
                </w:rPrChange>
              </w:rPr>
            </w:pPr>
            <w:ins w:id="1491" w:author="Elias De Moraes Fernandes" w:date="2016-03-16T13:08:00Z">
              <w:del w:id="1492" w:author="Elias de Moraes Fernandes" w:date="2016-05-02T16:24:00Z">
                <w:r w:rsidRPr="0066059B" w:rsidDel="00DA24D0">
                  <w:rPr>
                    <w:rFonts w:ascii="Arial" w:hAnsi="Arial" w:cs="Arial"/>
                    <w:rPrChange w:id="1493" w:author="Elias de Moraes Fernandes" w:date="2016-05-02T15:20:00Z">
                      <w:rPr>
                        <w:rFonts w:cs="Arial"/>
                      </w:rPr>
                    </w:rPrChange>
                  </w:rPr>
                  <w:delText>Completo</w:delText>
                </w:r>
              </w:del>
            </w:ins>
            <w:del w:id="1494" w:author="Elias de Moraes Fernandes" w:date="2016-05-02T16:24:00Z">
              <w:r w:rsidRPr="0066059B" w:rsidDel="00DA24D0">
                <w:rPr>
                  <w:rFonts w:ascii="Arial" w:hAnsi="Arial" w:cs="Arial"/>
                  <w:rPrChange w:id="1495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48E3D95E" w14:textId="0ED54E69" w:rsidTr="00593C0C">
        <w:tblPrEx>
          <w:tblPrExChange w:id="1496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88"/>
          <w:del w:id="1497" w:author="Elias de Moraes Fernandes" w:date="2016-05-02T16:24:00Z"/>
          <w:trPrChange w:id="1498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499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0FDAF142" w14:textId="42040757" w:rsidR="004D63EB" w:rsidRPr="0066059B" w:rsidDel="00DA24D0" w:rsidRDefault="004D63EB" w:rsidP="00483240">
            <w:pPr>
              <w:pStyle w:val="CronogramaParagrafo"/>
              <w:rPr>
                <w:del w:id="1500" w:author="Elias de Moraes Fernandes" w:date="2016-05-02T16:24:00Z"/>
                <w:rFonts w:ascii="Arial" w:hAnsi="Arial"/>
                <w:rPrChange w:id="1501" w:author="Elias de Moraes Fernandes" w:date="2016-05-02T15:20:00Z">
                  <w:rPr>
                    <w:del w:id="1502" w:author="Elias de Moraes Fernandes" w:date="2016-05-02T16:24:00Z"/>
                  </w:rPr>
                </w:rPrChange>
              </w:rPr>
            </w:pPr>
            <w:ins w:id="1503" w:author="Elias De Moraes Fernandes" w:date="2016-03-16T13:08:00Z">
              <w:del w:id="1504" w:author="Elias de Moraes Fernandes" w:date="2016-05-02T16:24:00Z">
                <w:r w:rsidRPr="0066059B" w:rsidDel="00DA24D0">
                  <w:rPr>
                    <w:rFonts w:ascii="Arial" w:hAnsi="Arial"/>
                    <w:rPrChange w:id="1505" w:author="Elias de Moraes Fernandes" w:date="2016-05-02T15:20:00Z">
                      <w:rPr/>
                    </w:rPrChange>
                  </w:rPr>
                  <w:delText>Selecionar/desenhar a arte dos cenários</w:delText>
                </w:r>
              </w:del>
            </w:ins>
            <w:del w:id="1506" w:author="Elias de Moraes Fernandes" w:date="2016-05-02T16:24:00Z">
              <w:r w:rsidRPr="0066059B" w:rsidDel="00DA24D0">
                <w:rPr>
                  <w:rFonts w:ascii="Arial" w:hAnsi="Arial"/>
                  <w:rPrChange w:id="1507" w:author="Elias de Moraes Fernandes" w:date="2016-05-02T15:20:00Z">
                    <w:rPr/>
                  </w:rPrChange>
                </w:rPr>
                <w:delText>Desenvolver o sistema de controle do jogador</w:delText>
              </w:r>
            </w:del>
          </w:p>
        </w:tc>
        <w:tc>
          <w:tcPr>
            <w:tcW w:w="337" w:type="dxa"/>
            <w:tcPrChange w:id="1508" w:author="Elias de Moraes Fernandes" w:date="2016-05-02T15:46:00Z">
              <w:tcPr>
                <w:tcW w:w="337" w:type="dxa"/>
              </w:tcPr>
            </w:tcPrChange>
          </w:tcPr>
          <w:p w14:paraId="5D662B6B" w14:textId="2F9A7125" w:rsidR="004D63EB" w:rsidRPr="0066059B" w:rsidDel="00DA24D0" w:rsidRDefault="004D63EB" w:rsidP="00483240">
            <w:pPr>
              <w:spacing w:line="360" w:lineRule="auto"/>
              <w:rPr>
                <w:del w:id="1509" w:author="Elias de Moraes Fernandes" w:date="2016-05-02T16:24:00Z"/>
                <w:rFonts w:ascii="Arial" w:hAnsi="Arial" w:cs="Arial"/>
                <w:rPrChange w:id="1510" w:author="Elias de Moraes Fernandes" w:date="2016-05-02T15:20:00Z">
                  <w:rPr>
                    <w:del w:id="15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512" w:author="Elias de Moraes Fernandes" w:date="2016-05-02T15:46:00Z">
              <w:tcPr>
                <w:tcW w:w="340" w:type="dxa"/>
              </w:tcPr>
            </w:tcPrChange>
          </w:tcPr>
          <w:p w14:paraId="339C9BC9" w14:textId="52F3586E" w:rsidR="004D63EB" w:rsidRPr="0066059B" w:rsidDel="00DA24D0" w:rsidRDefault="004D63EB" w:rsidP="00483240">
            <w:pPr>
              <w:spacing w:line="360" w:lineRule="auto"/>
              <w:rPr>
                <w:del w:id="1513" w:author="Elias de Moraes Fernandes" w:date="2016-05-02T16:24:00Z"/>
                <w:rFonts w:ascii="Arial" w:hAnsi="Arial" w:cs="Arial"/>
                <w:rPrChange w:id="1514" w:author="Elias de Moraes Fernandes" w:date="2016-05-02T15:20:00Z">
                  <w:rPr>
                    <w:del w:id="15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516" w:author="Elias de Moraes Fernandes" w:date="2016-05-02T15:46:00Z">
              <w:tcPr>
                <w:tcW w:w="337" w:type="dxa"/>
              </w:tcPr>
            </w:tcPrChange>
          </w:tcPr>
          <w:p w14:paraId="1A1147C9" w14:textId="5C945272" w:rsidR="004D63EB" w:rsidRPr="0066059B" w:rsidDel="00DA24D0" w:rsidRDefault="004D63EB" w:rsidP="00483240">
            <w:pPr>
              <w:spacing w:line="360" w:lineRule="auto"/>
              <w:rPr>
                <w:del w:id="1517" w:author="Elias de Moraes Fernandes" w:date="2016-05-02T16:24:00Z"/>
                <w:rFonts w:ascii="Arial" w:hAnsi="Arial" w:cs="Arial"/>
                <w:rPrChange w:id="1518" w:author="Elias de Moraes Fernandes" w:date="2016-05-02T15:20:00Z">
                  <w:rPr>
                    <w:del w:id="15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520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23FBB4BA" w14:textId="412BBB20" w:rsidR="004D63EB" w:rsidRPr="0066059B" w:rsidDel="00DA24D0" w:rsidRDefault="004D63EB" w:rsidP="00483240">
            <w:pPr>
              <w:spacing w:line="360" w:lineRule="auto"/>
              <w:rPr>
                <w:del w:id="1521" w:author="Elias de Moraes Fernandes" w:date="2016-05-02T16:24:00Z"/>
                <w:rFonts w:ascii="Arial" w:hAnsi="Arial" w:cs="Arial"/>
                <w:rPrChange w:id="1522" w:author="Elias de Moraes Fernandes" w:date="2016-05-02T15:20:00Z">
                  <w:rPr>
                    <w:del w:id="15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524" w:author="Elias de Moraes Fernandes" w:date="2016-05-02T15:46:00Z">
              <w:tcPr>
                <w:tcW w:w="321" w:type="dxa"/>
              </w:tcPr>
            </w:tcPrChange>
          </w:tcPr>
          <w:p w14:paraId="0A50FAB9" w14:textId="45B6A10D" w:rsidR="004D63EB" w:rsidRPr="0066059B" w:rsidDel="00DA24D0" w:rsidRDefault="004D63EB" w:rsidP="00483240">
            <w:pPr>
              <w:spacing w:line="360" w:lineRule="auto"/>
              <w:rPr>
                <w:del w:id="1525" w:author="Elias de Moraes Fernandes" w:date="2016-05-02T16:24:00Z"/>
                <w:rFonts w:ascii="Arial" w:hAnsi="Arial" w:cs="Arial"/>
                <w:rPrChange w:id="1526" w:author="Elias de Moraes Fernandes" w:date="2016-05-02T15:20:00Z">
                  <w:rPr>
                    <w:del w:id="15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528" w:author="Elias de Moraes Fernandes" w:date="2016-05-02T15:46:00Z">
              <w:tcPr>
                <w:tcW w:w="334" w:type="dxa"/>
              </w:tcPr>
            </w:tcPrChange>
          </w:tcPr>
          <w:p w14:paraId="5FAF32B1" w14:textId="0A4D552E" w:rsidR="004D63EB" w:rsidRPr="0066059B" w:rsidDel="00DA24D0" w:rsidRDefault="004D63EB" w:rsidP="00483240">
            <w:pPr>
              <w:spacing w:line="360" w:lineRule="auto"/>
              <w:rPr>
                <w:del w:id="1529" w:author="Elias de Moraes Fernandes" w:date="2016-05-02T16:24:00Z"/>
                <w:rFonts w:ascii="Arial" w:hAnsi="Arial" w:cs="Arial"/>
                <w:rPrChange w:id="1530" w:author="Elias de Moraes Fernandes" w:date="2016-05-02T15:20:00Z">
                  <w:rPr>
                    <w:del w:id="15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32" w:author="Elias de Moraes Fernandes" w:date="2016-05-02T15:46:00Z">
              <w:tcPr>
                <w:tcW w:w="336" w:type="dxa"/>
              </w:tcPr>
            </w:tcPrChange>
          </w:tcPr>
          <w:p w14:paraId="5F38A5F0" w14:textId="53C976F0" w:rsidR="004D63EB" w:rsidRPr="0066059B" w:rsidDel="00DA24D0" w:rsidRDefault="004D63EB" w:rsidP="00483240">
            <w:pPr>
              <w:spacing w:line="360" w:lineRule="auto"/>
              <w:rPr>
                <w:del w:id="1533" w:author="Elias de Moraes Fernandes" w:date="2016-05-02T16:24:00Z"/>
                <w:rFonts w:ascii="Arial" w:hAnsi="Arial" w:cs="Arial"/>
                <w:rPrChange w:id="1534" w:author="Elias de Moraes Fernandes" w:date="2016-05-02T15:20:00Z">
                  <w:rPr>
                    <w:del w:id="15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3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B42C8C6" w14:textId="72E4BBFD" w:rsidR="004D63EB" w:rsidRPr="0066059B" w:rsidDel="00DA24D0" w:rsidRDefault="004D63EB" w:rsidP="00483240">
            <w:pPr>
              <w:spacing w:line="360" w:lineRule="auto"/>
              <w:rPr>
                <w:del w:id="1537" w:author="Elias de Moraes Fernandes" w:date="2016-05-02T16:24:00Z"/>
                <w:rFonts w:ascii="Arial" w:hAnsi="Arial" w:cs="Arial"/>
                <w:rPrChange w:id="1538" w:author="Elias de Moraes Fernandes" w:date="2016-05-02T15:20:00Z">
                  <w:rPr>
                    <w:del w:id="15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40" w:author="Elias de Moraes Fernandes" w:date="2016-05-02T15:46:00Z">
              <w:tcPr>
                <w:tcW w:w="336" w:type="dxa"/>
              </w:tcPr>
            </w:tcPrChange>
          </w:tcPr>
          <w:p w14:paraId="6C1D0C93" w14:textId="4C0CBAD7" w:rsidR="004D63EB" w:rsidRPr="0066059B" w:rsidDel="00DA24D0" w:rsidRDefault="004D63EB" w:rsidP="00483240">
            <w:pPr>
              <w:spacing w:line="360" w:lineRule="auto"/>
              <w:rPr>
                <w:del w:id="1541" w:author="Elias de Moraes Fernandes" w:date="2016-05-02T16:24:00Z"/>
                <w:rFonts w:ascii="Arial" w:hAnsi="Arial" w:cs="Arial"/>
                <w:rPrChange w:id="1542" w:author="Elias de Moraes Fernandes" w:date="2016-05-02T15:20:00Z">
                  <w:rPr>
                    <w:del w:id="15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44" w:author="Elias de Moraes Fernandes" w:date="2016-05-02T15:46:00Z">
              <w:tcPr>
                <w:tcW w:w="336" w:type="dxa"/>
              </w:tcPr>
            </w:tcPrChange>
          </w:tcPr>
          <w:p w14:paraId="31784988" w14:textId="0EBC31B1" w:rsidR="004D63EB" w:rsidRPr="0066059B" w:rsidDel="00DA24D0" w:rsidRDefault="004D63EB" w:rsidP="00483240">
            <w:pPr>
              <w:spacing w:line="360" w:lineRule="auto"/>
              <w:rPr>
                <w:del w:id="1545" w:author="Elias de Moraes Fernandes" w:date="2016-05-02T16:24:00Z"/>
                <w:rFonts w:ascii="Arial" w:hAnsi="Arial" w:cs="Arial"/>
                <w:rPrChange w:id="1546" w:author="Elias de Moraes Fernandes" w:date="2016-05-02T15:20:00Z">
                  <w:rPr>
                    <w:del w:id="1547" w:author="Elias de Moraes Fernandes" w:date="2016-05-02T16:24:00Z"/>
                    <w:rFonts w:cs="Arial"/>
                  </w:rPr>
                </w:rPrChange>
              </w:rPr>
            </w:pPr>
            <w:ins w:id="1548" w:author="Elias De Moraes Fernandes" w:date="2016-03-16T13:08:00Z">
              <w:del w:id="1549" w:author="Elias de Moraes Fernandes" w:date="2016-05-02T16:24:00Z">
                <w:r w:rsidRPr="0066059B" w:rsidDel="00DA24D0">
                  <w:rPr>
                    <w:rFonts w:ascii="Arial" w:hAnsi="Arial" w:cs="Arial"/>
                    <w:rPrChange w:id="155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551" w:author="Elias de Moraes Fernandes" w:date="2016-05-02T15:46:00Z">
              <w:tcPr>
                <w:tcW w:w="336" w:type="dxa"/>
              </w:tcPr>
            </w:tcPrChange>
          </w:tcPr>
          <w:p w14:paraId="6EA9B00F" w14:textId="64CAF923" w:rsidR="004D63EB" w:rsidRPr="0066059B" w:rsidDel="00DA24D0" w:rsidRDefault="004D63EB" w:rsidP="00483240">
            <w:pPr>
              <w:spacing w:line="360" w:lineRule="auto"/>
              <w:rPr>
                <w:del w:id="1552" w:author="Elias de Moraes Fernandes" w:date="2016-05-02T16:24:00Z"/>
                <w:rFonts w:ascii="Arial" w:hAnsi="Arial" w:cs="Arial"/>
                <w:rPrChange w:id="1553" w:author="Elias de Moraes Fernandes" w:date="2016-05-02T15:20:00Z">
                  <w:rPr>
                    <w:del w:id="155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55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ED41E7D" w14:textId="68A78204" w:rsidR="004D63EB" w:rsidRPr="0066059B" w:rsidDel="00DA24D0" w:rsidRDefault="004D63EB" w:rsidP="00483240">
            <w:pPr>
              <w:spacing w:line="360" w:lineRule="auto"/>
              <w:rPr>
                <w:del w:id="1556" w:author="Elias de Moraes Fernandes" w:date="2016-05-02T16:24:00Z"/>
                <w:rFonts w:ascii="Arial" w:hAnsi="Arial" w:cs="Arial"/>
                <w:rPrChange w:id="1557" w:author="Elias de Moraes Fernandes" w:date="2016-05-02T15:20:00Z">
                  <w:rPr>
                    <w:del w:id="1558" w:author="Elias de Moraes Fernandes" w:date="2016-05-02T16:24:00Z"/>
                    <w:rFonts w:cs="Arial"/>
                  </w:rPr>
                </w:rPrChange>
              </w:rPr>
            </w:pPr>
            <w:ins w:id="1559" w:author="Elias De Moraes Fernandes" w:date="2016-03-16T13:08:00Z">
              <w:del w:id="1560" w:author="Elias de Moraes Fernandes" w:date="2016-05-02T16:24:00Z">
                <w:r w:rsidRPr="0066059B" w:rsidDel="00DA24D0">
                  <w:rPr>
                    <w:rFonts w:ascii="Arial" w:hAnsi="Arial" w:cs="Arial"/>
                    <w:rPrChange w:id="156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562" w:author="Elias de Moraes Fernandes" w:date="2016-05-02T15:46:00Z">
              <w:tcPr>
                <w:tcW w:w="336" w:type="dxa"/>
              </w:tcPr>
            </w:tcPrChange>
          </w:tcPr>
          <w:p w14:paraId="2AA2A91B" w14:textId="47D5CB01" w:rsidR="004D63EB" w:rsidRPr="0066059B" w:rsidDel="00DA24D0" w:rsidRDefault="004D63EB" w:rsidP="00483240">
            <w:pPr>
              <w:spacing w:line="360" w:lineRule="auto"/>
              <w:rPr>
                <w:del w:id="1563" w:author="Elias de Moraes Fernandes" w:date="2016-05-02T16:24:00Z"/>
                <w:rFonts w:ascii="Arial" w:hAnsi="Arial" w:cs="Arial"/>
                <w:rPrChange w:id="1564" w:author="Elias de Moraes Fernandes" w:date="2016-05-02T15:20:00Z">
                  <w:rPr>
                    <w:del w:id="1565" w:author="Elias de Moraes Fernandes" w:date="2016-05-02T16:24:00Z"/>
                    <w:rFonts w:cs="Arial"/>
                  </w:rPr>
                </w:rPrChange>
              </w:rPr>
            </w:pPr>
            <w:del w:id="1566" w:author="Elias de Moraes Fernandes" w:date="2016-05-02T16:24:00Z">
              <w:r w:rsidRPr="0066059B" w:rsidDel="00DA24D0">
                <w:rPr>
                  <w:rFonts w:ascii="Arial" w:hAnsi="Arial" w:cs="Arial"/>
                  <w:rPrChange w:id="1567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1568" w:author="Elias de Moraes Fernandes" w:date="2016-05-02T15:46:00Z">
              <w:tcPr>
                <w:tcW w:w="254" w:type="dxa"/>
              </w:tcPr>
            </w:tcPrChange>
          </w:tcPr>
          <w:p w14:paraId="3D3E48DA" w14:textId="19509E9E" w:rsidR="004D63EB" w:rsidRPr="0066059B" w:rsidDel="00DA24D0" w:rsidRDefault="004D63EB" w:rsidP="00483240">
            <w:pPr>
              <w:spacing w:line="360" w:lineRule="auto"/>
              <w:rPr>
                <w:del w:id="1569" w:author="Elias de Moraes Fernandes" w:date="2016-05-02T16:24:00Z"/>
                <w:rFonts w:ascii="Arial" w:hAnsi="Arial" w:cs="Arial"/>
                <w:rPrChange w:id="1570" w:author="Elias de Moraes Fernandes" w:date="2016-05-02T15:20:00Z">
                  <w:rPr>
                    <w:del w:id="1571" w:author="Elias de Moraes Fernandes" w:date="2016-05-02T16:24:00Z"/>
                    <w:rFonts w:cs="Arial"/>
                  </w:rPr>
                </w:rPrChange>
              </w:rPr>
            </w:pPr>
            <w:ins w:id="1572" w:author="Elias De Moraes Fernandes" w:date="2016-03-16T13:08:00Z">
              <w:del w:id="1573" w:author="Elias de Moraes Fernandes" w:date="2016-05-02T16:24:00Z">
                <w:r w:rsidRPr="0066059B" w:rsidDel="00DA24D0">
                  <w:rPr>
                    <w:rFonts w:ascii="Arial" w:hAnsi="Arial" w:cs="Arial"/>
                    <w:rPrChange w:id="1574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575" w:author="Elias de Moraes Fernandes" w:date="2016-05-02T16:24:00Z">
              <w:r w:rsidRPr="0066059B" w:rsidDel="00DA24D0">
                <w:rPr>
                  <w:rFonts w:ascii="Arial" w:hAnsi="Arial" w:cs="Arial"/>
                  <w:rPrChange w:id="1576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577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197D9715" w14:textId="287144B1" w:rsidR="004D63EB" w:rsidRPr="0066059B" w:rsidDel="00DA24D0" w:rsidRDefault="004D63EB" w:rsidP="00483240">
            <w:pPr>
              <w:spacing w:line="360" w:lineRule="auto"/>
              <w:rPr>
                <w:del w:id="1578" w:author="Elias de Moraes Fernandes" w:date="2016-05-02T16:24:00Z"/>
                <w:rFonts w:ascii="Arial" w:hAnsi="Arial" w:cs="Arial"/>
                <w:rPrChange w:id="1579" w:author="Elias de Moraes Fernandes" w:date="2016-05-02T15:20:00Z">
                  <w:rPr>
                    <w:del w:id="1580" w:author="Elias de Moraes Fernandes" w:date="2016-05-02T16:24:00Z"/>
                    <w:rFonts w:cs="Arial"/>
                  </w:rPr>
                </w:rPrChange>
              </w:rPr>
            </w:pPr>
            <w:ins w:id="1581" w:author="Elias De Moraes Fernandes" w:date="2016-03-16T13:08:00Z">
              <w:del w:id="1582" w:author="Elias de Moraes Fernandes" w:date="2016-05-02T16:24:00Z">
                <w:r w:rsidRPr="0066059B" w:rsidDel="00DA24D0">
                  <w:rPr>
                    <w:rFonts w:ascii="Arial" w:hAnsi="Arial" w:cs="Arial"/>
                    <w:rPrChange w:id="158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58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219C9D7" w14:textId="67D49386" w:rsidR="004D63EB" w:rsidRPr="0066059B" w:rsidDel="00DA24D0" w:rsidRDefault="004D63EB" w:rsidP="00483240">
            <w:pPr>
              <w:spacing w:line="360" w:lineRule="auto"/>
              <w:rPr>
                <w:del w:id="1585" w:author="Elias de Moraes Fernandes" w:date="2016-05-02T16:24:00Z"/>
                <w:rFonts w:ascii="Arial" w:hAnsi="Arial" w:cs="Arial"/>
                <w:rPrChange w:id="1586" w:author="Elias de Moraes Fernandes" w:date="2016-05-02T15:20:00Z">
                  <w:rPr>
                    <w:del w:id="1587" w:author="Elias de Moraes Fernandes" w:date="2016-05-02T16:24:00Z"/>
                    <w:rFonts w:cs="Arial"/>
                  </w:rPr>
                </w:rPrChange>
              </w:rPr>
            </w:pPr>
            <w:ins w:id="1588" w:author="Elias De Moraes Fernandes" w:date="2016-03-16T13:08:00Z">
              <w:del w:id="1589" w:author="Elias de Moraes Fernandes" w:date="2016-05-02T16:24:00Z">
                <w:r w:rsidRPr="0066059B" w:rsidDel="00DA24D0">
                  <w:rPr>
                    <w:rFonts w:ascii="Arial" w:hAnsi="Arial" w:cs="Arial"/>
                    <w:rPrChange w:id="1590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591" w:author="Elias de Moraes Fernandes" w:date="2016-05-02T15:46:00Z">
              <w:tcPr>
                <w:tcW w:w="1940" w:type="dxa"/>
              </w:tcPr>
            </w:tcPrChange>
          </w:tcPr>
          <w:p w14:paraId="3260DBFA" w14:textId="12A2E91A" w:rsidR="004D63EB" w:rsidRPr="0066059B" w:rsidDel="00DA24D0" w:rsidRDefault="004D63EB" w:rsidP="00483240">
            <w:pPr>
              <w:spacing w:line="360" w:lineRule="auto"/>
              <w:rPr>
                <w:del w:id="1592" w:author="Elias de Moraes Fernandes" w:date="2016-05-02T16:24:00Z"/>
                <w:rFonts w:ascii="Arial" w:hAnsi="Arial" w:cs="Arial"/>
                <w:rPrChange w:id="1593" w:author="Elias de Moraes Fernandes" w:date="2016-05-02T15:20:00Z">
                  <w:rPr>
                    <w:del w:id="1594" w:author="Elias de Moraes Fernandes" w:date="2016-05-02T16:24:00Z"/>
                    <w:rFonts w:cs="Arial"/>
                  </w:rPr>
                </w:rPrChange>
              </w:rPr>
            </w:pPr>
            <w:ins w:id="1595" w:author="Elias De Moraes Fernandes" w:date="2016-03-16T13:08:00Z">
              <w:del w:id="1596" w:author="Elias de Moraes Fernandes" w:date="2016-05-02T14:57:00Z">
                <w:r w:rsidRPr="0066059B" w:rsidDel="00B846E6">
                  <w:rPr>
                    <w:rFonts w:ascii="Arial" w:hAnsi="Arial" w:cs="Arial"/>
                    <w:rPrChange w:id="1597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598" w:author="Elias de Moraes Fernandes" w:date="2016-05-02T16:24:00Z">
              <w:r w:rsidRPr="0066059B" w:rsidDel="00DA24D0">
                <w:rPr>
                  <w:rFonts w:ascii="Arial" w:hAnsi="Arial" w:cs="Arial"/>
                  <w:rPrChange w:id="1599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4D63EB" w:rsidRPr="0066059B" w:rsidDel="00DA24D0" w14:paraId="76FC3E9C" w14:textId="25C0B24B" w:rsidTr="00593C0C">
        <w:tblPrEx>
          <w:tblPrExChange w:id="1600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3"/>
          <w:del w:id="1601" w:author="Elias de Moraes Fernandes" w:date="2016-05-02T16:24:00Z"/>
          <w:trPrChange w:id="1602" w:author="Elias de Moraes Fernandes" w:date="2016-05-02T15:46:00Z">
            <w:trPr>
              <w:trHeight w:val="563"/>
            </w:trPr>
          </w:trPrChange>
        </w:trPr>
        <w:tc>
          <w:tcPr>
            <w:tcW w:w="2743" w:type="dxa"/>
            <w:tcPrChange w:id="1603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816C9EE" w14:textId="0E0EE58D" w:rsidR="004D63EB" w:rsidRPr="0066059B" w:rsidDel="00DA24D0" w:rsidRDefault="004D63EB" w:rsidP="00483240">
            <w:pPr>
              <w:pStyle w:val="CronogramaParagrafo"/>
              <w:rPr>
                <w:del w:id="1604" w:author="Elias de Moraes Fernandes" w:date="2016-05-02T16:24:00Z"/>
                <w:rFonts w:ascii="Arial" w:hAnsi="Arial"/>
                <w:rPrChange w:id="1605" w:author="Elias de Moraes Fernandes" w:date="2016-05-02T15:20:00Z">
                  <w:rPr>
                    <w:del w:id="1606" w:author="Elias de Moraes Fernandes" w:date="2016-05-02T16:24:00Z"/>
                  </w:rPr>
                </w:rPrChange>
              </w:rPr>
            </w:pPr>
            <w:ins w:id="1607" w:author="Elias De Moraes Fernandes" w:date="2016-03-16T13:08:00Z">
              <w:del w:id="1608" w:author="Elias de Moraes Fernandes" w:date="2016-05-02T16:24:00Z">
                <w:r w:rsidRPr="0066059B" w:rsidDel="00DA24D0">
                  <w:rPr>
                    <w:rFonts w:ascii="Arial" w:hAnsi="Arial"/>
                    <w:rPrChange w:id="1609" w:author="Elias de Moraes Fernandes" w:date="2016-05-02T15:20:00Z">
                      <w:rPr/>
                    </w:rPrChange>
                  </w:rPr>
                  <w:delText>Desenhar/Animações dos personagens</w:delText>
                </w:r>
              </w:del>
            </w:ins>
            <w:del w:id="1610" w:author="Elias de Moraes Fernandes" w:date="2016-05-02T16:24:00Z">
              <w:r w:rsidRPr="0066059B" w:rsidDel="00DA24D0">
                <w:rPr>
                  <w:rFonts w:ascii="Arial" w:hAnsi="Arial"/>
                  <w:rPrChange w:id="1611" w:author="Elias de Moraes Fernandes" w:date="2016-05-02T15:20:00Z">
                    <w:rPr/>
                  </w:rPrChange>
                </w:rPr>
                <w:delText>Desenvolver sistema de mapas e fases</w:delText>
              </w:r>
            </w:del>
          </w:p>
        </w:tc>
        <w:tc>
          <w:tcPr>
            <w:tcW w:w="337" w:type="dxa"/>
            <w:tcPrChange w:id="1612" w:author="Elias de Moraes Fernandes" w:date="2016-05-02T15:46:00Z">
              <w:tcPr>
                <w:tcW w:w="337" w:type="dxa"/>
              </w:tcPr>
            </w:tcPrChange>
          </w:tcPr>
          <w:p w14:paraId="4D4DA70C" w14:textId="6C8917E7" w:rsidR="004D63EB" w:rsidRPr="0066059B" w:rsidDel="00DA24D0" w:rsidRDefault="004D63EB" w:rsidP="00483240">
            <w:pPr>
              <w:spacing w:line="360" w:lineRule="auto"/>
              <w:rPr>
                <w:del w:id="1613" w:author="Elias de Moraes Fernandes" w:date="2016-05-02T16:24:00Z"/>
                <w:rFonts w:ascii="Arial" w:hAnsi="Arial" w:cs="Arial"/>
                <w:rPrChange w:id="1614" w:author="Elias de Moraes Fernandes" w:date="2016-05-02T15:20:00Z">
                  <w:rPr>
                    <w:del w:id="16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616" w:author="Elias de Moraes Fernandes" w:date="2016-05-02T15:46:00Z">
              <w:tcPr>
                <w:tcW w:w="340" w:type="dxa"/>
              </w:tcPr>
            </w:tcPrChange>
          </w:tcPr>
          <w:p w14:paraId="370E4D4E" w14:textId="6266F645" w:rsidR="004D63EB" w:rsidRPr="0066059B" w:rsidDel="00DA24D0" w:rsidRDefault="004D63EB" w:rsidP="00483240">
            <w:pPr>
              <w:spacing w:line="360" w:lineRule="auto"/>
              <w:rPr>
                <w:del w:id="1617" w:author="Elias de Moraes Fernandes" w:date="2016-05-02T16:24:00Z"/>
                <w:rFonts w:ascii="Arial" w:hAnsi="Arial" w:cs="Arial"/>
                <w:rPrChange w:id="1618" w:author="Elias de Moraes Fernandes" w:date="2016-05-02T15:20:00Z">
                  <w:rPr>
                    <w:del w:id="16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620" w:author="Elias de Moraes Fernandes" w:date="2016-05-02T15:46:00Z">
              <w:tcPr>
                <w:tcW w:w="337" w:type="dxa"/>
              </w:tcPr>
            </w:tcPrChange>
          </w:tcPr>
          <w:p w14:paraId="3AB869ED" w14:textId="2302B0ED" w:rsidR="004D63EB" w:rsidRPr="0066059B" w:rsidDel="00DA24D0" w:rsidRDefault="004D63EB" w:rsidP="00483240">
            <w:pPr>
              <w:spacing w:line="360" w:lineRule="auto"/>
              <w:rPr>
                <w:del w:id="1621" w:author="Elias de Moraes Fernandes" w:date="2016-05-02T16:24:00Z"/>
                <w:rFonts w:ascii="Arial" w:hAnsi="Arial" w:cs="Arial"/>
                <w:rPrChange w:id="1622" w:author="Elias de Moraes Fernandes" w:date="2016-05-02T15:20:00Z">
                  <w:rPr>
                    <w:del w:id="16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624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FC4729A" w14:textId="394A313D" w:rsidR="004D63EB" w:rsidRPr="0066059B" w:rsidDel="00DA24D0" w:rsidRDefault="004D63EB" w:rsidP="00483240">
            <w:pPr>
              <w:spacing w:line="360" w:lineRule="auto"/>
              <w:rPr>
                <w:del w:id="1625" w:author="Elias de Moraes Fernandes" w:date="2016-05-02T16:24:00Z"/>
                <w:rFonts w:ascii="Arial" w:hAnsi="Arial" w:cs="Arial"/>
                <w:rPrChange w:id="1626" w:author="Elias de Moraes Fernandes" w:date="2016-05-02T15:20:00Z">
                  <w:rPr>
                    <w:del w:id="16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628" w:author="Elias de Moraes Fernandes" w:date="2016-05-02T15:46:00Z">
              <w:tcPr>
                <w:tcW w:w="321" w:type="dxa"/>
              </w:tcPr>
            </w:tcPrChange>
          </w:tcPr>
          <w:p w14:paraId="3E6D5F0E" w14:textId="6E4FD363" w:rsidR="004D63EB" w:rsidRPr="0066059B" w:rsidDel="00DA24D0" w:rsidRDefault="004D63EB" w:rsidP="00483240">
            <w:pPr>
              <w:spacing w:line="360" w:lineRule="auto"/>
              <w:rPr>
                <w:del w:id="1629" w:author="Elias de Moraes Fernandes" w:date="2016-05-02T16:24:00Z"/>
                <w:rFonts w:ascii="Arial" w:hAnsi="Arial" w:cs="Arial"/>
                <w:rPrChange w:id="1630" w:author="Elias de Moraes Fernandes" w:date="2016-05-02T15:20:00Z">
                  <w:rPr>
                    <w:del w:id="16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632" w:author="Elias de Moraes Fernandes" w:date="2016-05-02T15:46:00Z">
              <w:tcPr>
                <w:tcW w:w="334" w:type="dxa"/>
              </w:tcPr>
            </w:tcPrChange>
          </w:tcPr>
          <w:p w14:paraId="04E45F27" w14:textId="076D8231" w:rsidR="004D63EB" w:rsidRPr="0066059B" w:rsidDel="00DA24D0" w:rsidRDefault="004D63EB" w:rsidP="00483240">
            <w:pPr>
              <w:spacing w:line="360" w:lineRule="auto"/>
              <w:rPr>
                <w:del w:id="1633" w:author="Elias de Moraes Fernandes" w:date="2016-05-02T16:24:00Z"/>
                <w:rFonts w:ascii="Arial" w:hAnsi="Arial" w:cs="Arial"/>
                <w:rPrChange w:id="1634" w:author="Elias de Moraes Fernandes" w:date="2016-05-02T15:20:00Z">
                  <w:rPr>
                    <w:del w:id="16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36" w:author="Elias de Moraes Fernandes" w:date="2016-05-02T15:46:00Z">
              <w:tcPr>
                <w:tcW w:w="336" w:type="dxa"/>
              </w:tcPr>
            </w:tcPrChange>
          </w:tcPr>
          <w:p w14:paraId="4822FE16" w14:textId="0F2843C8" w:rsidR="004D63EB" w:rsidRPr="0066059B" w:rsidDel="00DA24D0" w:rsidRDefault="004D63EB" w:rsidP="00483240">
            <w:pPr>
              <w:spacing w:line="360" w:lineRule="auto"/>
              <w:rPr>
                <w:del w:id="1637" w:author="Elias de Moraes Fernandes" w:date="2016-05-02T16:24:00Z"/>
                <w:rFonts w:ascii="Arial" w:hAnsi="Arial" w:cs="Arial"/>
                <w:rPrChange w:id="1638" w:author="Elias de Moraes Fernandes" w:date="2016-05-02T15:20:00Z">
                  <w:rPr>
                    <w:del w:id="16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4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17A5E33" w14:textId="16BD090E" w:rsidR="004D63EB" w:rsidRPr="0066059B" w:rsidDel="00DA24D0" w:rsidRDefault="004D63EB" w:rsidP="00483240">
            <w:pPr>
              <w:spacing w:line="360" w:lineRule="auto"/>
              <w:rPr>
                <w:del w:id="1641" w:author="Elias de Moraes Fernandes" w:date="2016-05-02T16:24:00Z"/>
                <w:rFonts w:ascii="Arial" w:hAnsi="Arial" w:cs="Arial"/>
                <w:rPrChange w:id="1642" w:author="Elias de Moraes Fernandes" w:date="2016-05-02T15:20:00Z">
                  <w:rPr>
                    <w:del w:id="16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44" w:author="Elias de Moraes Fernandes" w:date="2016-05-02T15:46:00Z">
              <w:tcPr>
                <w:tcW w:w="336" w:type="dxa"/>
              </w:tcPr>
            </w:tcPrChange>
          </w:tcPr>
          <w:p w14:paraId="4E7C7396" w14:textId="6D1116CE" w:rsidR="004D63EB" w:rsidRPr="0066059B" w:rsidDel="00DA24D0" w:rsidRDefault="004D63EB" w:rsidP="00483240">
            <w:pPr>
              <w:spacing w:line="360" w:lineRule="auto"/>
              <w:rPr>
                <w:del w:id="1645" w:author="Elias de Moraes Fernandes" w:date="2016-05-02T16:24:00Z"/>
                <w:rFonts w:ascii="Arial" w:hAnsi="Arial" w:cs="Arial"/>
                <w:rPrChange w:id="1646" w:author="Elias de Moraes Fernandes" w:date="2016-05-02T15:20:00Z">
                  <w:rPr>
                    <w:del w:id="16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48" w:author="Elias de Moraes Fernandes" w:date="2016-05-02T15:46:00Z">
              <w:tcPr>
                <w:tcW w:w="336" w:type="dxa"/>
              </w:tcPr>
            </w:tcPrChange>
          </w:tcPr>
          <w:p w14:paraId="176B3004" w14:textId="43A4C9EE" w:rsidR="004D63EB" w:rsidRPr="0066059B" w:rsidDel="00DA24D0" w:rsidRDefault="004D63EB" w:rsidP="00483240">
            <w:pPr>
              <w:spacing w:line="360" w:lineRule="auto"/>
              <w:rPr>
                <w:del w:id="1649" w:author="Elias de Moraes Fernandes" w:date="2016-05-02T16:24:00Z"/>
                <w:rFonts w:ascii="Arial" w:hAnsi="Arial" w:cs="Arial"/>
                <w:rPrChange w:id="1650" w:author="Elias de Moraes Fernandes" w:date="2016-05-02T15:20:00Z">
                  <w:rPr>
                    <w:del w:id="16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52" w:author="Elias de Moraes Fernandes" w:date="2016-05-02T15:46:00Z">
              <w:tcPr>
                <w:tcW w:w="336" w:type="dxa"/>
              </w:tcPr>
            </w:tcPrChange>
          </w:tcPr>
          <w:p w14:paraId="061DC553" w14:textId="23E39B49" w:rsidR="004D63EB" w:rsidRPr="0066059B" w:rsidDel="00DA24D0" w:rsidRDefault="004D63EB" w:rsidP="00483240">
            <w:pPr>
              <w:spacing w:line="360" w:lineRule="auto"/>
              <w:rPr>
                <w:del w:id="1653" w:author="Elias de Moraes Fernandes" w:date="2016-05-02T16:24:00Z"/>
                <w:rFonts w:ascii="Arial" w:hAnsi="Arial" w:cs="Arial"/>
                <w:rPrChange w:id="1654" w:author="Elias de Moraes Fernandes" w:date="2016-05-02T15:20:00Z">
                  <w:rPr>
                    <w:del w:id="16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65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27B9A6" w14:textId="534F7917" w:rsidR="004D63EB" w:rsidRPr="0066059B" w:rsidDel="00DA24D0" w:rsidRDefault="004D63EB" w:rsidP="00483240">
            <w:pPr>
              <w:spacing w:line="360" w:lineRule="auto"/>
              <w:rPr>
                <w:del w:id="1657" w:author="Elias de Moraes Fernandes" w:date="2016-05-02T16:24:00Z"/>
                <w:rFonts w:ascii="Arial" w:hAnsi="Arial" w:cs="Arial"/>
                <w:rPrChange w:id="1658" w:author="Elias de Moraes Fernandes" w:date="2016-05-02T15:20:00Z">
                  <w:rPr>
                    <w:del w:id="1659" w:author="Elias de Moraes Fernandes" w:date="2016-05-02T16:24:00Z"/>
                    <w:rFonts w:cs="Arial"/>
                  </w:rPr>
                </w:rPrChange>
              </w:rPr>
            </w:pPr>
            <w:ins w:id="1660" w:author="Elias De Moraes Fernandes" w:date="2016-03-16T13:08:00Z">
              <w:del w:id="1661" w:author="Elias de Moraes Fernandes" w:date="2016-05-02T16:24:00Z">
                <w:r w:rsidRPr="0066059B" w:rsidDel="00DA24D0">
                  <w:rPr>
                    <w:rFonts w:ascii="Arial" w:hAnsi="Arial" w:cs="Arial"/>
                    <w:rPrChange w:id="166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1663" w:author="Elias de Moraes Fernandes" w:date="2016-05-02T15:46:00Z">
              <w:tcPr>
                <w:tcW w:w="336" w:type="dxa"/>
              </w:tcPr>
            </w:tcPrChange>
          </w:tcPr>
          <w:p w14:paraId="7209ED7E" w14:textId="384229FE" w:rsidR="004D63EB" w:rsidRPr="0066059B" w:rsidDel="00DA24D0" w:rsidRDefault="004D63EB" w:rsidP="00483240">
            <w:pPr>
              <w:spacing w:line="360" w:lineRule="auto"/>
              <w:rPr>
                <w:del w:id="1664" w:author="Elias de Moraes Fernandes" w:date="2016-05-02T16:24:00Z"/>
                <w:rFonts w:ascii="Arial" w:hAnsi="Arial" w:cs="Arial"/>
                <w:rPrChange w:id="1665" w:author="Elias de Moraes Fernandes" w:date="2016-05-02T15:20:00Z">
                  <w:rPr>
                    <w:del w:id="1666" w:author="Elias de Moraes Fernandes" w:date="2016-05-02T16:24:00Z"/>
                    <w:rFonts w:cs="Arial"/>
                  </w:rPr>
                </w:rPrChange>
              </w:rPr>
            </w:pPr>
            <w:ins w:id="1667" w:author="Elias De Moraes Fernandes" w:date="2016-03-16T13:08:00Z">
              <w:del w:id="1668" w:author="Elias de Moraes Fernandes" w:date="2016-05-02T16:24:00Z">
                <w:r w:rsidRPr="0066059B" w:rsidDel="00DA24D0">
                  <w:rPr>
                    <w:rFonts w:ascii="Arial" w:hAnsi="Arial" w:cs="Arial"/>
                    <w:rPrChange w:id="1669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1670" w:author="Elias de Moraes Fernandes" w:date="2016-05-02T15:46:00Z">
              <w:tcPr>
                <w:tcW w:w="254" w:type="dxa"/>
              </w:tcPr>
            </w:tcPrChange>
          </w:tcPr>
          <w:p w14:paraId="01E8F2F6" w14:textId="63CC28A2" w:rsidR="004D63EB" w:rsidRPr="0066059B" w:rsidDel="00DA24D0" w:rsidRDefault="004D63EB" w:rsidP="00483240">
            <w:pPr>
              <w:spacing w:line="360" w:lineRule="auto"/>
              <w:rPr>
                <w:del w:id="1671" w:author="Elias de Moraes Fernandes" w:date="2016-05-02T16:24:00Z"/>
                <w:rFonts w:ascii="Arial" w:hAnsi="Arial" w:cs="Arial"/>
                <w:rPrChange w:id="1672" w:author="Elias de Moraes Fernandes" w:date="2016-05-02T15:20:00Z">
                  <w:rPr>
                    <w:del w:id="1673" w:author="Elias de Moraes Fernandes" w:date="2016-05-02T16:24:00Z"/>
                    <w:rFonts w:cs="Arial"/>
                  </w:rPr>
                </w:rPrChange>
              </w:rPr>
            </w:pPr>
            <w:ins w:id="1674" w:author="Elias De Moraes Fernandes" w:date="2016-03-16T13:08:00Z">
              <w:del w:id="1675" w:author="Elias de Moraes Fernandes" w:date="2016-05-02T16:24:00Z">
                <w:r w:rsidRPr="0066059B" w:rsidDel="00DA24D0">
                  <w:rPr>
                    <w:rFonts w:ascii="Arial" w:hAnsi="Arial" w:cs="Arial"/>
                    <w:rPrChange w:id="167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677" w:author="Elias de Moraes Fernandes" w:date="2016-05-02T16:24:00Z">
              <w:r w:rsidRPr="0066059B" w:rsidDel="00DA24D0">
                <w:rPr>
                  <w:rFonts w:ascii="Arial" w:hAnsi="Arial" w:cs="Arial"/>
                  <w:rPrChange w:id="1678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679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0BD8854" w14:textId="6BF18986" w:rsidR="004D63EB" w:rsidRPr="0066059B" w:rsidDel="00DA24D0" w:rsidRDefault="004D63EB" w:rsidP="00483240">
            <w:pPr>
              <w:spacing w:line="360" w:lineRule="auto"/>
              <w:rPr>
                <w:del w:id="1680" w:author="Elias de Moraes Fernandes" w:date="2016-05-02T16:24:00Z"/>
                <w:rFonts w:ascii="Arial" w:hAnsi="Arial" w:cs="Arial"/>
                <w:rPrChange w:id="1681" w:author="Elias de Moraes Fernandes" w:date="2016-05-02T15:20:00Z">
                  <w:rPr>
                    <w:del w:id="1682" w:author="Elias de Moraes Fernandes" w:date="2016-05-02T16:24:00Z"/>
                    <w:rFonts w:cs="Arial"/>
                  </w:rPr>
                </w:rPrChange>
              </w:rPr>
            </w:pPr>
            <w:ins w:id="1683" w:author="Elias De Moraes Fernandes" w:date="2016-03-16T13:08:00Z">
              <w:del w:id="1684" w:author="Elias de Moraes Fernandes" w:date="2016-05-02T16:24:00Z">
                <w:r w:rsidRPr="0066059B" w:rsidDel="00DA24D0">
                  <w:rPr>
                    <w:rFonts w:ascii="Arial" w:hAnsi="Arial" w:cs="Arial"/>
                    <w:rPrChange w:id="168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68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6223EADD" w14:textId="2798B493" w:rsidR="004D63EB" w:rsidRPr="0066059B" w:rsidDel="00DA24D0" w:rsidRDefault="004D63EB" w:rsidP="00483240">
            <w:pPr>
              <w:spacing w:line="360" w:lineRule="auto"/>
              <w:rPr>
                <w:del w:id="1687" w:author="Elias de Moraes Fernandes" w:date="2016-05-02T16:24:00Z"/>
                <w:rFonts w:ascii="Arial" w:hAnsi="Arial" w:cs="Arial"/>
                <w:rPrChange w:id="1688" w:author="Elias de Moraes Fernandes" w:date="2016-05-02T15:20:00Z">
                  <w:rPr>
                    <w:del w:id="1689" w:author="Elias de Moraes Fernandes" w:date="2016-05-02T16:24:00Z"/>
                    <w:rFonts w:cs="Arial"/>
                  </w:rPr>
                </w:rPrChange>
              </w:rPr>
            </w:pPr>
            <w:ins w:id="1690" w:author="Elias De Moraes Fernandes" w:date="2016-03-16T13:08:00Z">
              <w:del w:id="1691" w:author="Elias de Moraes Fernandes" w:date="2016-05-02T16:24:00Z">
                <w:r w:rsidRPr="0066059B" w:rsidDel="00DA24D0">
                  <w:rPr>
                    <w:rFonts w:ascii="Arial" w:hAnsi="Arial" w:cs="Arial"/>
                    <w:rPrChange w:id="169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1693" w:author="Elias de Moraes Fernandes" w:date="2016-05-02T15:46:00Z">
              <w:tcPr>
                <w:tcW w:w="1940" w:type="dxa"/>
              </w:tcPr>
            </w:tcPrChange>
          </w:tcPr>
          <w:p w14:paraId="16F603CB" w14:textId="24C7F2F7" w:rsidR="004D63EB" w:rsidRPr="0066059B" w:rsidDel="00DA24D0" w:rsidRDefault="004D63EB" w:rsidP="00483240">
            <w:pPr>
              <w:spacing w:line="360" w:lineRule="auto"/>
              <w:rPr>
                <w:del w:id="1694" w:author="Elias de Moraes Fernandes" w:date="2016-05-02T16:24:00Z"/>
                <w:rFonts w:ascii="Arial" w:hAnsi="Arial" w:cs="Arial"/>
                <w:rPrChange w:id="1695" w:author="Elias de Moraes Fernandes" w:date="2016-05-02T15:20:00Z">
                  <w:rPr>
                    <w:del w:id="1696" w:author="Elias de Moraes Fernandes" w:date="2016-05-02T16:24:00Z"/>
                    <w:rFonts w:cs="Arial"/>
                  </w:rPr>
                </w:rPrChange>
              </w:rPr>
            </w:pPr>
            <w:ins w:id="1697" w:author="Elias De Moraes Fernandes" w:date="2016-03-16T13:08:00Z">
              <w:del w:id="1698" w:author="Elias de Moraes Fernandes" w:date="2016-05-02T14:57:00Z">
                <w:r w:rsidRPr="0066059B" w:rsidDel="00B846E6">
                  <w:rPr>
                    <w:rFonts w:ascii="Arial" w:hAnsi="Arial" w:cs="Arial"/>
                    <w:rPrChange w:id="1699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700" w:author="Elias de Moraes Fernandes" w:date="2016-05-02T16:24:00Z">
              <w:r w:rsidRPr="0066059B" w:rsidDel="00DA24D0">
                <w:rPr>
                  <w:rFonts w:ascii="Arial" w:hAnsi="Arial" w:cs="Arial"/>
                  <w:rPrChange w:id="1701" w:author="Elias de Moraes Fernandes" w:date="2016-05-02T15:20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6059B" w:rsidDel="00DA24D0" w14:paraId="4420E340" w14:textId="6627287B" w:rsidTr="00593C0C">
        <w:tblPrEx>
          <w:tblPrExChange w:id="170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562"/>
          <w:del w:id="1703" w:author="Elias de Moraes Fernandes" w:date="2016-05-02T16:24:00Z"/>
          <w:trPrChange w:id="1704" w:author="Elias de Moraes Fernandes" w:date="2016-05-02T15:46:00Z">
            <w:trPr>
              <w:trHeight w:val="288"/>
            </w:trPr>
          </w:trPrChange>
        </w:trPr>
        <w:tc>
          <w:tcPr>
            <w:tcW w:w="2743" w:type="dxa"/>
            <w:tcPrChange w:id="170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45FAEBE5" w14:textId="5B8837F1" w:rsidR="004D63EB" w:rsidRPr="0066059B" w:rsidDel="00DA24D0" w:rsidRDefault="004D63EB" w:rsidP="00483240">
            <w:pPr>
              <w:pStyle w:val="CronogramaParagrafo"/>
              <w:rPr>
                <w:del w:id="1706" w:author="Elias de Moraes Fernandes" w:date="2016-05-02T16:24:00Z"/>
                <w:rFonts w:ascii="Arial" w:hAnsi="Arial"/>
                <w:rPrChange w:id="1707" w:author="Elias de Moraes Fernandes" w:date="2016-05-02T15:20:00Z">
                  <w:rPr>
                    <w:del w:id="1708" w:author="Elias de Moraes Fernandes" w:date="2016-05-02T16:24:00Z"/>
                  </w:rPr>
                </w:rPrChange>
              </w:rPr>
            </w:pPr>
            <w:ins w:id="1709" w:author="Elias De Moraes Fernandes" w:date="2016-03-16T13:08:00Z">
              <w:del w:id="1710" w:author="Elias de Moraes Fernandes" w:date="2016-05-02T16:24:00Z">
                <w:r w:rsidRPr="0066059B" w:rsidDel="00DA24D0">
                  <w:rPr>
                    <w:rFonts w:ascii="Arial" w:hAnsi="Arial"/>
                    <w:rPrChange w:id="1711" w:author="Elias de Moraes Fernandes" w:date="2016-05-02T15:20:00Z">
                      <w:rPr/>
                    </w:rPrChange>
                  </w:rPr>
                  <w:delText>Desenvolver o sistema de controle do jogador</w:delText>
                </w:r>
              </w:del>
            </w:ins>
            <w:del w:id="1712" w:author="Elias de Moraes Fernandes" w:date="2016-05-02T16:24:00Z">
              <w:r w:rsidRPr="0066059B" w:rsidDel="00DA24D0">
                <w:rPr>
                  <w:rFonts w:ascii="Arial" w:hAnsi="Arial"/>
                  <w:rPrChange w:id="1713" w:author="Elias de Moraes Fernandes" w:date="2016-05-02T15:20:00Z">
                    <w:rPr/>
                  </w:rPrChange>
                </w:rPr>
                <w:delText>Implementar a detecção de colisão</w:delText>
              </w:r>
            </w:del>
          </w:p>
        </w:tc>
        <w:tc>
          <w:tcPr>
            <w:tcW w:w="337" w:type="dxa"/>
            <w:tcPrChange w:id="1714" w:author="Elias de Moraes Fernandes" w:date="2016-05-02T15:46:00Z">
              <w:tcPr>
                <w:tcW w:w="337" w:type="dxa"/>
              </w:tcPr>
            </w:tcPrChange>
          </w:tcPr>
          <w:p w14:paraId="46388888" w14:textId="13D6EDF9" w:rsidR="004D63EB" w:rsidRPr="0066059B" w:rsidDel="00DA24D0" w:rsidRDefault="004D63EB" w:rsidP="00483240">
            <w:pPr>
              <w:spacing w:line="360" w:lineRule="auto"/>
              <w:rPr>
                <w:del w:id="1715" w:author="Elias de Moraes Fernandes" w:date="2016-05-02T16:24:00Z"/>
                <w:rFonts w:ascii="Arial" w:hAnsi="Arial" w:cs="Arial"/>
                <w:rPrChange w:id="1716" w:author="Elias de Moraes Fernandes" w:date="2016-05-02T15:20:00Z">
                  <w:rPr>
                    <w:del w:id="17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718" w:author="Elias de Moraes Fernandes" w:date="2016-05-02T15:46:00Z">
              <w:tcPr>
                <w:tcW w:w="340" w:type="dxa"/>
              </w:tcPr>
            </w:tcPrChange>
          </w:tcPr>
          <w:p w14:paraId="01DAA92B" w14:textId="37741FA2" w:rsidR="004D63EB" w:rsidRPr="0066059B" w:rsidDel="00DA24D0" w:rsidRDefault="004D63EB" w:rsidP="00483240">
            <w:pPr>
              <w:spacing w:line="360" w:lineRule="auto"/>
              <w:rPr>
                <w:del w:id="1719" w:author="Elias de Moraes Fernandes" w:date="2016-05-02T16:24:00Z"/>
                <w:rFonts w:ascii="Arial" w:hAnsi="Arial" w:cs="Arial"/>
                <w:rPrChange w:id="1720" w:author="Elias de Moraes Fernandes" w:date="2016-05-02T15:20:00Z">
                  <w:rPr>
                    <w:del w:id="17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722" w:author="Elias de Moraes Fernandes" w:date="2016-05-02T15:46:00Z">
              <w:tcPr>
                <w:tcW w:w="337" w:type="dxa"/>
              </w:tcPr>
            </w:tcPrChange>
          </w:tcPr>
          <w:p w14:paraId="3C988F58" w14:textId="7CEE49D6" w:rsidR="004D63EB" w:rsidRPr="0066059B" w:rsidDel="00DA24D0" w:rsidRDefault="004D63EB" w:rsidP="00483240">
            <w:pPr>
              <w:spacing w:line="360" w:lineRule="auto"/>
              <w:rPr>
                <w:del w:id="1723" w:author="Elias de Moraes Fernandes" w:date="2016-05-02T16:24:00Z"/>
                <w:rFonts w:ascii="Arial" w:hAnsi="Arial" w:cs="Arial"/>
                <w:rPrChange w:id="1724" w:author="Elias de Moraes Fernandes" w:date="2016-05-02T15:20:00Z">
                  <w:rPr>
                    <w:del w:id="17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72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43BFE9B4" w14:textId="5C939B97" w:rsidR="004D63EB" w:rsidRPr="0066059B" w:rsidDel="00DA24D0" w:rsidRDefault="004D63EB" w:rsidP="00483240">
            <w:pPr>
              <w:spacing w:line="360" w:lineRule="auto"/>
              <w:rPr>
                <w:del w:id="1727" w:author="Elias de Moraes Fernandes" w:date="2016-05-02T16:24:00Z"/>
                <w:rFonts w:ascii="Arial" w:hAnsi="Arial" w:cs="Arial"/>
                <w:rPrChange w:id="1728" w:author="Elias de Moraes Fernandes" w:date="2016-05-02T15:20:00Z">
                  <w:rPr>
                    <w:del w:id="172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730" w:author="Elias de Moraes Fernandes" w:date="2016-05-02T15:46:00Z">
              <w:tcPr>
                <w:tcW w:w="321" w:type="dxa"/>
              </w:tcPr>
            </w:tcPrChange>
          </w:tcPr>
          <w:p w14:paraId="34757ADA" w14:textId="25C4CBA5" w:rsidR="004D63EB" w:rsidRPr="0066059B" w:rsidDel="00DA24D0" w:rsidRDefault="004D63EB" w:rsidP="00483240">
            <w:pPr>
              <w:spacing w:line="360" w:lineRule="auto"/>
              <w:rPr>
                <w:del w:id="1731" w:author="Elias de Moraes Fernandes" w:date="2016-05-02T16:24:00Z"/>
                <w:rFonts w:ascii="Arial" w:hAnsi="Arial" w:cs="Arial"/>
                <w:rPrChange w:id="1732" w:author="Elias de Moraes Fernandes" w:date="2016-05-02T15:20:00Z">
                  <w:rPr>
                    <w:del w:id="17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734" w:author="Elias de Moraes Fernandes" w:date="2016-05-02T15:46:00Z">
              <w:tcPr>
                <w:tcW w:w="334" w:type="dxa"/>
              </w:tcPr>
            </w:tcPrChange>
          </w:tcPr>
          <w:p w14:paraId="19F6DC95" w14:textId="09C53FFA" w:rsidR="004D63EB" w:rsidRPr="0066059B" w:rsidDel="00DA24D0" w:rsidRDefault="004D63EB" w:rsidP="00483240">
            <w:pPr>
              <w:spacing w:line="360" w:lineRule="auto"/>
              <w:rPr>
                <w:del w:id="1735" w:author="Elias de Moraes Fernandes" w:date="2016-05-02T16:24:00Z"/>
                <w:rFonts w:ascii="Arial" w:hAnsi="Arial" w:cs="Arial"/>
                <w:rPrChange w:id="1736" w:author="Elias de Moraes Fernandes" w:date="2016-05-02T15:20:00Z">
                  <w:rPr>
                    <w:del w:id="17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38" w:author="Elias de Moraes Fernandes" w:date="2016-05-02T15:46:00Z">
              <w:tcPr>
                <w:tcW w:w="336" w:type="dxa"/>
              </w:tcPr>
            </w:tcPrChange>
          </w:tcPr>
          <w:p w14:paraId="2E78FC5F" w14:textId="6F3414C9" w:rsidR="004D63EB" w:rsidRPr="0066059B" w:rsidDel="00DA24D0" w:rsidRDefault="004D63EB" w:rsidP="00483240">
            <w:pPr>
              <w:spacing w:line="360" w:lineRule="auto"/>
              <w:rPr>
                <w:del w:id="1739" w:author="Elias de Moraes Fernandes" w:date="2016-05-02T16:24:00Z"/>
                <w:rFonts w:ascii="Arial" w:hAnsi="Arial" w:cs="Arial"/>
                <w:rPrChange w:id="1740" w:author="Elias de Moraes Fernandes" w:date="2016-05-02T15:20:00Z">
                  <w:rPr>
                    <w:del w:id="174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4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276A3D9" w14:textId="3C0E6159" w:rsidR="004D63EB" w:rsidRPr="0066059B" w:rsidDel="00DA24D0" w:rsidRDefault="004D63EB" w:rsidP="00483240">
            <w:pPr>
              <w:spacing w:line="360" w:lineRule="auto"/>
              <w:rPr>
                <w:del w:id="1743" w:author="Elias de Moraes Fernandes" w:date="2016-05-02T16:24:00Z"/>
                <w:rFonts w:ascii="Arial" w:hAnsi="Arial" w:cs="Arial"/>
                <w:rPrChange w:id="1744" w:author="Elias de Moraes Fernandes" w:date="2016-05-02T15:20:00Z">
                  <w:rPr>
                    <w:del w:id="17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46" w:author="Elias de Moraes Fernandes" w:date="2016-05-02T15:46:00Z">
              <w:tcPr>
                <w:tcW w:w="336" w:type="dxa"/>
              </w:tcPr>
            </w:tcPrChange>
          </w:tcPr>
          <w:p w14:paraId="4C78A5C8" w14:textId="0EB976C4" w:rsidR="004D63EB" w:rsidRPr="0066059B" w:rsidDel="00DA24D0" w:rsidRDefault="004D63EB" w:rsidP="00483240">
            <w:pPr>
              <w:spacing w:line="360" w:lineRule="auto"/>
              <w:rPr>
                <w:del w:id="1747" w:author="Elias de Moraes Fernandes" w:date="2016-05-02T16:24:00Z"/>
                <w:rFonts w:ascii="Arial" w:hAnsi="Arial" w:cs="Arial"/>
                <w:rPrChange w:id="1748" w:author="Elias de Moraes Fernandes" w:date="2016-05-02T15:20:00Z">
                  <w:rPr>
                    <w:del w:id="17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50" w:author="Elias de Moraes Fernandes" w:date="2016-05-02T15:46:00Z">
              <w:tcPr>
                <w:tcW w:w="336" w:type="dxa"/>
              </w:tcPr>
            </w:tcPrChange>
          </w:tcPr>
          <w:p w14:paraId="4B7CBD80" w14:textId="7C0DF219" w:rsidR="004D63EB" w:rsidRPr="0066059B" w:rsidDel="00DA24D0" w:rsidRDefault="004D63EB" w:rsidP="00483240">
            <w:pPr>
              <w:spacing w:line="360" w:lineRule="auto"/>
              <w:rPr>
                <w:del w:id="1751" w:author="Elias de Moraes Fernandes" w:date="2016-05-02T16:24:00Z"/>
                <w:rFonts w:ascii="Arial" w:hAnsi="Arial" w:cs="Arial"/>
                <w:rPrChange w:id="1752" w:author="Elias de Moraes Fernandes" w:date="2016-05-02T15:20:00Z">
                  <w:rPr>
                    <w:del w:id="175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54" w:author="Elias de Moraes Fernandes" w:date="2016-05-02T15:46:00Z">
              <w:tcPr>
                <w:tcW w:w="336" w:type="dxa"/>
              </w:tcPr>
            </w:tcPrChange>
          </w:tcPr>
          <w:p w14:paraId="0B7EBB28" w14:textId="3E0DB26D" w:rsidR="004D63EB" w:rsidRPr="0066059B" w:rsidDel="00DA24D0" w:rsidRDefault="004D63EB" w:rsidP="00483240">
            <w:pPr>
              <w:spacing w:line="360" w:lineRule="auto"/>
              <w:rPr>
                <w:del w:id="1755" w:author="Elias de Moraes Fernandes" w:date="2016-05-02T16:24:00Z"/>
                <w:rFonts w:ascii="Arial" w:hAnsi="Arial" w:cs="Arial"/>
                <w:rPrChange w:id="1756" w:author="Elias de Moraes Fernandes" w:date="2016-05-02T15:20:00Z">
                  <w:rPr>
                    <w:del w:id="175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75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7DEB757" w14:textId="2E82D77D" w:rsidR="004D63EB" w:rsidRPr="0066059B" w:rsidDel="00DA24D0" w:rsidRDefault="004D63EB" w:rsidP="00483240">
            <w:pPr>
              <w:spacing w:line="360" w:lineRule="auto"/>
              <w:rPr>
                <w:del w:id="1759" w:author="Elias de Moraes Fernandes" w:date="2016-05-02T16:24:00Z"/>
                <w:rFonts w:ascii="Arial" w:hAnsi="Arial" w:cs="Arial"/>
                <w:rPrChange w:id="1760" w:author="Elias de Moraes Fernandes" w:date="2016-05-02T15:20:00Z">
                  <w:rPr>
                    <w:del w:id="17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762" w:author="Elias de Moraes Fernandes" w:date="2016-05-02T15:46:00Z">
              <w:tcPr>
                <w:tcW w:w="336" w:type="dxa"/>
              </w:tcPr>
            </w:tcPrChange>
          </w:tcPr>
          <w:p w14:paraId="562C34DC" w14:textId="6C91B2B8" w:rsidR="004D63EB" w:rsidRPr="0066059B" w:rsidDel="00DA24D0" w:rsidRDefault="004D63EB" w:rsidP="00483240">
            <w:pPr>
              <w:spacing w:line="360" w:lineRule="auto"/>
              <w:rPr>
                <w:del w:id="1763" w:author="Elias de Moraes Fernandes" w:date="2016-05-02T16:24:00Z"/>
                <w:rFonts w:ascii="Arial" w:hAnsi="Arial" w:cs="Arial"/>
                <w:rPrChange w:id="1764" w:author="Elias de Moraes Fernandes" w:date="2016-05-02T15:20:00Z">
                  <w:rPr>
                    <w:del w:id="17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766" w:author="Elias de Moraes Fernandes" w:date="2016-05-02T15:46:00Z">
              <w:tcPr>
                <w:tcW w:w="254" w:type="dxa"/>
              </w:tcPr>
            </w:tcPrChange>
          </w:tcPr>
          <w:p w14:paraId="78F4B4DC" w14:textId="7850E369" w:rsidR="004D63EB" w:rsidRPr="0066059B" w:rsidDel="00DA24D0" w:rsidRDefault="004D63EB" w:rsidP="00483240">
            <w:pPr>
              <w:spacing w:line="360" w:lineRule="auto"/>
              <w:rPr>
                <w:del w:id="1767" w:author="Elias de Moraes Fernandes" w:date="2016-05-02T16:24:00Z"/>
                <w:rFonts w:ascii="Arial" w:hAnsi="Arial" w:cs="Arial"/>
                <w:rPrChange w:id="1768" w:author="Elias de Moraes Fernandes" w:date="2016-05-02T15:20:00Z">
                  <w:rPr>
                    <w:del w:id="1769" w:author="Elias de Moraes Fernandes" w:date="2016-05-02T16:24:00Z"/>
                    <w:rFonts w:cs="Arial"/>
                  </w:rPr>
                </w:rPrChange>
              </w:rPr>
            </w:pPr>
            <w:ins w:id="1770" w:author="Elias De Moraes Fernandes" w:date="2016-03-16T13:08:00Z">
              <w:del w:id="1771" w:author="Elias de Moraes Fernandes" w:date="2016-05-02T16:24:00Z">
                <w:r w:rsidRPr="0066059B" w:rsidDel="00DA24D0">
                  <w:rPr>
                    <w:rFonts w:ascii="Arial" w:hAnsi="Arial" w:cs="Arial"/>
                    <w:rPrChange w:id="1772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773" w:author="Elias de Moraes Fernandes" w:date="2016-05-02T16:24:00Z">
              <w:r w:rsidRPr="0066059B" w:rsidDel="00DA24D0">
                <w:rPr>
                  <w:rFonts w:ascii="Arial" w:hAnsi="Arial" w:cs="Arial"/>
                  <w:rPrChange w:id="1774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1775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ECB4D10" w14:textId="1AD1BAD6" w:rsidR="004D63EB" w:rsidRPr="0066059B" w:rsidDel="00DA24D0" w:rsidRDefault="004D63EB" w:rsidP="00483240">
            <w:pPr>
              <w:spacing w:line="360" w:lineRule="auto"/>
              <w:rPr>
                <w:del w:id="1776" w:author="Elias de Moraes Fernandes" w:date="2016-05-02T16:24:00Z"/>
                <w:rFonts w:ascii="Arial" w:hAnsi="Arial" w:cs="Arial"/>
                <w:rPrChange w:id="1777" w:author="Elias de Moraes Fernandes" w:date="2016-05-02T15:20:00Z">
                  <w:rPr>
                    <w:del w:id="1778" w:author="Elias de Moraes Fernandes" w:date="2016-05-02T16:24:00Z"/>
                    <w:rFonts w:cs="Arial"/>
                  </w:rPr>
                </w:rPrChange>
              </w:rPr>
            </w:pPr>
            <w:ins w:id="1779" w:author="Elias De Moraes Fernandes" w:date="2016-03-16T13:08:00Z">
              <w:del w:id="1780" w:author="Elias de Moraes Fernandes" w:date="2016-05-02T16:24:00Z">
                <w:r w:rsidRPr="0066059B" w:rsidDel="00DA24D0">
                  <w:rPr>
                    <w:rFonts w:ascii="Arial" w:hAnsi="Arial" w:cs="Arial"/>
                    <w:rPrChange w:id="178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782" w:author="Elias de Moraes Fernandes" w:date="2016-05-02T16:24:00Z">
              <w:r w:rsidRPr="0066059B" w:rsidDel="00DA24D0">
                <w:rPr>
                  <w:rFonts w:ascii="Arial" w:hAnsi="Arial" w:cs="Arial"/>
                  <w:rPrChange w:id="1783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78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8584371" w14:textId="7AF959E9" w:rsidR="004D63EB" w:rsidRPr="0066059B" w:rsidDel="00DA24D0" w:rsidRDefault="004D63EB" w:rsidP="00483240">
            <w:pPr>
              <w:spacing w:line="360" w:lineRule="auto"/>
              <w:rPr>
                <w:del w:id="1785" w:author="Elias de Moraes Fernandes" w:date="2016-05-02T16:24:00Z"/>
                <w:rFonts w:ascii="Arial" w:hAnsi="Arial" w:cs="Arial"/>
                <w:rPrChange w:id="1786" w:author="Elias de Moraes Fernandes" w:date="2016-05-02T15:20:00Z">
                  <w:rPr>
                    <w:del w:id="178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1788" w:author="Elias de Moraes Fernandes" w:date="2016-05-02T15:46:00Z">
              <w:tcPr>
                <w:tcW w:w="1940" w:type="dxa"/>
              </w:tcPr>
            </w:tcPrChange>
          </w:tcPr>
          <w:p w14:paraId="2D201DB8" w14:textId="0318B6BD" w:rsidR="004D63EB" w:rsidRPr="0066059B" w:rsidDel="00DA24D0" w:rsidRDefault="004D63EB" w:rsidP="00483240">
            <w:pPr>
              <w:spacing w:line="360" w:lineRule="auto"/>
              <w:rPr>
                <w:del w:id="1789" w:author="Elias de Moraes Fernandes" w:date="2016-05-02T16:24:00Z"/>
                <w:rFonts w:ascii="Arial" w:hAnsi="Arial" w:cs="Arial"/>
                <w:rPrChange w:id="1790" w:author="Elias de Moraes Fernandes" w:date="2016-05-02T15:20:00Z">
                  <w:rPr>
                    <w:del w:id="1791" w:author="Elias de Moraes Fernandes" w:date="2016-05-02T16:24:00Z"/>
                    <w:rFonts w:cs="Arial"/>
                  </w:rPr>
                </w:rPrChange>
              </w:rPr>
            </w:pPr>
            <w:ins w:id="1792" w:author="Elias De Moraes Fernandes" w:date="2016-03-16T13:08:00Z">
              <w:del w:id="1793" w:author="Elias de Moraes Fernandes" w:date="2016-05-02T14:57:00Z">
                <w:r w:rsidRPr="0066059B" w:rsidDel="00B846E6">
                  <w:rPr>
                    <w:rFonts w:ascii="Arial" w:hAnsi="Arial" w:cs="Arial"/>
                    <w:rPrChange w:id="1794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795" w:author="Elias de Moraes Fernandes" w:date="2016-05-02T16:24:00Z">
              <w:r w:rsidRPr="0066059B" w:rsidDel="00DA24D0">
                <w:rPr>
                  <w:rFonts w:ascii="Arial" w:hAnsi="Arial" w:cs="Arial"/>
                  <w:rPrChange w:id="1796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6059B" w:rsidDel="00DA24D0" w14:paraId="583B1B43" w14:textId="02ED8641" w:rsidTr="00593C0C">
        <w:tblPrEx>
          <w:tblPrExChange w:id="1797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274"/>
          <w:del w:id="1798" w:author="Elias de Moraes Fernandes" w:date="2016-05-02T16:24:00Z"/>
          <w:trPrChange w:id="1799" w:author="Elias de Moraes Fernandes" w:date="2016-05-02T15:46:00Z">
            <w:trPr>
              <w:trHeight w:val="274"/>
            </w:trPr>
          </w:trPrChange>
        </w:trPr>
        <w:tc>
          <w:tcPr>
            <w:tcW w:w="2743" w:type="dxa"/>
            <w:tcPrChange w:id="1800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3CBAEC10" w14:textId="6294AC1B" w:rsidR="006D0AA3" w:rsidRPr="0066059B" w:rsidDel="00DA24D0" w:rsidRDefault="006D0AA3" w:rsidP="00483240">
            <w:pPr>
              <w:pStyle w:val="CronogramaParagrafo"/>
              <w:rPr>
                <w:del w:id="1801" w:author="Elias de Moraes Fernandes" w:date="2016-05-02T16:24:00Z"/>
                <w:rFonts w:ascii="Arial" w:hAnsi="Arial"/>
                <w:rPrChange w:id="1802" w:author="Elias de Moraes Fernandes" w:date="2016-05-02T15:20:00Z">
                  <w:rPr>
                    <w:del w:id="1803" w:author="Elias de Moraes Fernandes" w:date="2016-05-02T16:24:00Z"/>
                  </w:rPr>
                </w:rPrChange>
              </w:rPr>
            </w:pPr>
            <w:ins w:id="1804" w:author="Elias De Moraes Fernandes" w:date="2016-03-16T13:10:00Z">
              <w:del w:id="1805" w:author="Elias de Moraes Fernandes" w:date="2016-05-02T16:24:00Z">
                <w:r w:rsidRPr="0066059B" w:rsidDel="00DA24D0">
                  <w:rPr>
                    <w:rFonts w:ascii="Arial" w:hAnsi="Arial"/>
                    <w:rPrChange w:id="1806" w:author="Elias de Moraes Fernandes" w:date="2016-05-02T15:20:00Z">
                      <w:rPr/>
                    </w:rPrChange>
                  </w:rPr>
                  <w:delText>Desenvolver sistema de mapas e fases</w:delText>
                </w:r>
              </w:del>
            </w:ins>
            <w:del w:id="1807" w:author="Elias de Moraes Fernandes" w:date="2016-05-02T16:24:00Z">
              <w:r w:rsidRPr="0066059B" w:rsidDel="00DA24D0">
                <w:rPr>
                  <w:rFonts w:ascii="Arial" w:hAnsi="Arial"/>
                  <w:rPrChange w:id="1808" w:author="Elias de Moraes Fernandes" w:date="2016-05-02T15:20:00Z">
                    <w:rPr/>
                  </w:rPrChange>
                </w:rPr>
                <w:delText>Desenvolver sistema de pontuação</w:delText>
              </w:r>
            </w:del>
          </w:p>
        </w:tc>
        <w:tc>
          <w:tcPr>
            <w:tcW w:w="337" w:type="dxa"/>
            <w:tcPrChange w:id="1809" w:author="Elias de Moraes Fernandes" w:date="2016-05-02T15:46:00Z">
              <w:tcPr>
                <w:tcW w:w="337" w:type="dxa"/>
              </w:tcPr>
            </w:tcPrChange>
          </w:tcPr>
          <w:p w14:paraId="69FEE52C" w14:textId="7C9B743A" w:rsidR="006D0AA3" w:rsidRPr="0066059B" w:rsidDel="00DA24D0" w:rsidRDefault="006D0AA3" w:rsidP="00483240">
            <w:pPr>
              <w:spacing w:line="360" w:lineRule="auto"/>
              <w:rPr>
                <w:del w:id="1810" w:author="Elias de Moraes Fernandes" w:date="2016-05-02T16:24:00Z"/>
                <w:rFonts w:ascii="Arial" w:hAnsi="Arial" w:cs="Arial"/>
                <w:rPrChange w:id="1811" w:author="Elias de Moraes Fernandes" w:date="2016-05-02T15:20:00Z">
                  <w:rPr>
                    <w:del w:id="18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813" w:author="Elias de Moraes Fernandes" w:date="2016-05-02T15:46:00Z">
              <w:tcPr>
                <w:tcW w:w="340" w:type="dxa"/>
              </w:tcPr>
            </w:tcPrChange>
          </w:tcPr>
          <w:p w14:paraId="72AAAE23" w14:textId="72C6CEE7" w:rsidR="006D0AA3" w:rsidRPr="0066059B" w:rsidDel="00DA24D0" w:rsidRDefault="006D0AA3" w:rsidP="00483240">
            <w:pPr>
              <w:spacing w:line="360" w:lineRule="auto"/>
              <w:rPr>
                <w:del w:id="1814" w:author="Elias de Moraes Fernandes" w:date="2016-05-02T16:24:00Z"/>
                <w:rFonts w:ascii="Arial" w:hAnsi="Arial" w:cs="Arial"/>
                <w:rPrChange w:id="1815" w:author="Elias de Moraes Fernandes" w:date="2016-05-02T15:20:00Z">
                  <w:rPr>
                    <w:del w:id="18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817" w:author="Elias de Moraes Fernandes" w:date="2016-05-02T15:46:00Z">
              <w:tcPr>
                <w:tcW w:w="337" w:type="dxa"/>
              </w:tcPr>
            </w:tcPrChange>
          </w:tcPr>
          <w:p w14:paraId="18E756CC" w14:textId="4FFC5B3E" w:rsidR="006D0AA3" w:rsidRPr="0066059B" w:rsidDel="00DA24D0" w:rsidRDefault="006D0AA3" w:rsidP="00483240">
            <w:pPr>
              <w:spacing w:line="360" w:lineRule="auto"/>
              <w:rPr>
                <w:del w:id="1818" w:author="Elias de Moraes Fernandes" w:date="2016-05-02T16:24:00Z"/>
                <w:rFonts w:ascii="Arial" w:hAnsi="Arial" w:cs="Arial"/>
                <w:rPrChange w:id="1819" w:author="Elias de Moraes Fernandes" w:date="2016-05-02T15:20:00Z">
                  <w:rPr>
                    <w:del w:id="182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821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7DF9A11A" w14:textId="1F4545F2" w:rsidR="006D0AA3" w:rsidRPr="0066059B" w:rsidDel="00DA24D0" w:rsidRDefault="006D0AA3" w:rsidP="00483240">
            <w:pPr>
              <w:spacing w:line="360" w:lineRule="auto"/>
              <w:rPr>
                <w:del w:id="1822" w:author="Elias de Moraes Fernandes" w:date="2016-05-02T16:24:00Z"/>
                <w:rFonts w:ascii="Arial" w:hAnsi="Arial" w:cs="Arial"/>
                <w:rPrChange w:id="1823" w:author="Elias de Moraes Fernandes" w:date="2016-05-02T15:20:00Z">
                  <w:rPr>
                    <w:del w:id="182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825" w:author="Elias de Moraes Fernandes" w:date="2016-05-02T15:46:00Z">
              <w:tcPr>
                <w:tcW w:w="321" w:type="dxa"/>
              </w:tcPr>
            </w:tcPrChange>
          </w:tcPr>
          <w:p w14:paraId="6CA67035" w14:textId="3F992862" w:rsidR="006D0AA3" w:rsidRPr="0066059B" w:rsidDel="00DA24D0" w:rsidRDefault="006D0AA3" w:rsidP="00483240">
            <w:pPr>
              <w:spacing w:line="360" w:lineRule="auto"/>
              <w:rPr>
                <w:del w:id="1826" w:author="Elias de Moraes Fernandes" w:date="2016-05-02T16:24:00Z"/>
                <w:rFonts w:ascii="Arial" w:hAnsi="Arial" w:cs="Arial"/>
                <w:rPrChange w:id="1827" w:author="Elias de Moraes Fernandes" w:date="2016-05-02T15:20:00Z">
                  <w:rPr>
                    <w:del w:id="18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829" w:author="Elias de Moraes Fernandes" w:date="2016-05-02T15:46:00Z">
              <w:tcPr>
                <w:tcW w:w="334" w:type="dxa"/>
              </w:tcPr>
            </w:tcPrChange>
          </w:tcPr>
          <w:p w14:paraId="482B9492" w14:textId="71AF1EC6" w:rsidR="006D0AA3" w:rsidRPr="0066059B" w:rsidDel="00DA24D0" w:rsidRDefault="006D0AA3" w:rsidP="00483240">
            <w:pPr>
              <w:spacing w:line="360" w:lineRule="auto"/>
              <w:rPr>
                <w:del w:id="1830" w:author="Elias de Moraes Fernandes" w:date="2016-05-02T16:24:00Z"/>
                <w:rFonts w:ascii="Arial" w:hAnsi="Arial" w:cs="Arial"/>
                <w:rPrChange w:id="1831" w:author="Elias de Moraes Fernandes" w:date="2016-05-02T15:20:00Z">
                  <w:rPr>
                    <w:del w:id="183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33" w:author="Elias de Moraes Fernandes" w:date="2016-05-02T15:46:00Z">
              <w:tcPr>
                <w:tcW w:w="336" w:type="dxa"/>
              </w:tcPr>
            </w:tcPrChange>
          </w:tcPr>
          <w:p w14:paraId="4AEF6D7F" w14:textId="663C96B3" w:rsidR="006D0AA3" w:rsidRPr="0066059B" w:rsidDel="00DA24D0" w:rsidRDefault="006D0AA3" w:rsidP="00483240">
            <w:pPr>
              <w:spacing w:line="360" w:lineRule="auto"/>
              <w:rPr>
                <w:del w:id="1834" w:author="Elias de Moraes Fernandes" w:date="2016-05-02T16:24:00Z"/>
                <w:rFonts w:ascii="Arial" w:hAnsi="Arial" w:cs="Arial"/>
                <w:rPrChange w:id="1835" w:author="Elias de Moraes Fernandes" w:date="2016-05-02T15:20:00Z">
                  <w:rPr>
                    <w:del w:id="18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3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E486D6A" w14:textId="3D6E4C23" w:rsidR="006D0AA3" w:rsidRPr="0066059B" w:rsidDel="00DA24D0" w:rsidRDefault="006D0AA3" w:rsidP="00483240">
            <w:pPr>
              <w:spacing w:line="360" w:lineRule="auto"/>
              <w:rPr>
                <w:del w:id="1838" w:author="Elias de Moraes Fernandes" w:date="2016-05-02T16:24:00Z"/>
                <w:rFonts w:ascii="Arial" w:hAnsi="Arial" w:cs="Arial"/>
                <w:rPrChange w:id="1839" w:author="Elias de Moraes Fernandes" w:date="2016-05-02T15:20:00Z">
                  <w:rPr>
                    <w:del w:id="18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1" w:author="Elias de Moraes Fernandes" w:date="2016-05-02T15:46:00Z">
              <w:tcPr>
                <w:tcW w:w="336" w:type="dxa"/>
              </w:tcPr>
            </w:tcPrChange>
          </w:tcPr>
          <w:p w14:paraId="1B9A51E7" w14:textId="4B6B9EE6" w:rsidR="006D0AA3" w:rsidRPr="0066059B" w:rsidDel="00DA24D0" w:rsidRDefault="006D0AA3" w:rsidP="00483240">
            <w:pPr>
              <w:spacing w:line="360" w:lineRule="auto"/>
              <w:rPr>
                <w:del w:id="1842" w:author="Elias de Moraes Fernandes" w:date="2016-05-02T16:24:00Z"/>
                <w:rFonts w:ascii="Arial" w:hAnsi="Arial" w:cs="Arial"/>
                <w:rPrChange w:id="1843" w:author="Elias de Moraes Fernandes" w:date="2016-05-02T15:20:00Z">
                  <w:rPr>
                    <w:del w:id="18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5" w:author="Elias de Moraes Fernandes" w:date="2016-05-02T15:46:00Z">
              <w:tcPr>
                <w:tcW w:w="336" w:type="dxa"/>
              </w:tcPr>
            </w:tcPrChange>
          </w:tcPr>
          <w:p w14:paraId="0A44CEF5" w14:textId="7ABBC2A1" w:rsidR="006D0AA3" w:rsidRPr="0066059B" w:rsidDel="00DA24D0" w:rsidRDefault="006D0AA3" w:rsidP="00483240">
            <w:pPr>
              <w:spacing w:line="360" w:lineRule="auto"/>
              <w:rPr>
                <w:del w:id="1846" w:author="Elias de Moraes Fernandes" w:date="2016-05-02T16:24:00Z"/>
                <w:rFonts w:ascii="Arial" w:hAnsi="Arial" w:cs="Arial"/>
                <w:rPrChange w:id="1847" w:author="Elias de Moraes Fernandes" w:date="2016-05-02T15:20:00Z">
                  <w:rPr>
                    <w:del w:id="184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49" w:author="Elias de Moraes Fernandes" w:date="2016-05-02T15:46:00Z">
              <w:tcPr>
                <w:tcW w:w="336" w:type="dxa"/>
              </w:tcPr>
            </w:tcPrChange>
          </w:tcPr>
          <w:p w14:paraId="0CC43DC9" w14:textId="10269BF8" w:rsidR="006D0AA3" w:rsidRPr="0066059B" w:rsidDel="00DA24D0" w:rsidRDefault="006D0AA3" w:rsidP="00483240">
            <w:pPr>
              <w:spacing w:line="360" w:lineRule="auto"/>
              <w:rPr>
                <w:del w:id="1850" w:author="Elias de Moraes Fernandes" w:date="2016-05-02T16:24:00Z"/>
                <w:rFonts w:ascii="Arial" w:hAnsi="Arial" w:cs="Arial"/>
                <w:rPrChange w:id="1851" w:author="Elias de Moraes Fernandes" w:date="2016-05-02T15:20:00Z">
                  <w:rPr>
                    <w:del w:id="18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85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F830502" w14:textId="343A27C6" w:rsidR="006D0AA3" w:rsidRPr="0066059B" w:rsidDel="00DA24D0" w:rsidRDefault="006D0AA3" w:rsidP="00483240">
            <w:pPr>
              <w:spacing w:line="360" w:lineRule="auto"/>
              <w:rPr>
                <w:del w:id="1854" w:author="Elias de Moraes Fernandes" w:date="2016-05-02T16:24:00Z"/>
                <w:rFonts w:ascii="Arial" w:hAnsi="Arial" w:cs="Arial"/>
                <w:rPrChange w:id="1855" w:author="Elias de Moraes Fernandes" w:date="2016-05-02T15:20:00Z">
                  <w:rPr>
                    <w:del w:id="185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857" w:author="Elias de Moraes Fernandes" w:date="2016-05-02T15:46:00Z">
              <w:tcPr>
                <w:tcW w:w="336" w:type="dxa"/>
              </w:tcPr>
            </w:tcPrChange>
          </w:tcPr>
          <w:p w14:paraId="40641862" w14:textId="3614B6FD" w:rsidR="006D0AA3" w:rsidRPr="0066059B" w:rsidDel="00DA24D0" w:rsidRDefault="006D0AA3" w:rsidP="00483240">
            <w:pPr>
              <w:spacing w:line="360" w:lineRule="auto"/>
              <w:rPr>
                <w:del w:id="1858" w:author="Elias de Moraes Fernandes" w:date="2016-05-02T16:24:00Z"/>
                <w:rFonts w:ascii="Arial" w:hAnsi="Arial" w:cs="Arial"/>
                <w:rPrChange w:id="1859" w:author="Elias de Moraes Fernandes" w:date="2016-05-02T15:20:00Z">
                  <w:rPr>
                    <w:del w:id="18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861" w:author="Elias de Moraes Fernandes" w:date="2016-05-02T15:46:00Z">
              <w:tcPr>
                <w:tcW w:w="254" w:type="dxa"/>
              </w:tcPr>
            </w:tcPrChange>
          </w:tcPr>
          <w:p w14:paraId="5B084EB4" w14:textId="0F641D7A" w:rsidR="006D0AA3" w:rsidRPr="0066059B" w:rsidDel="00DA24D0" w:rsidRDefault="006D0AA3" w:rsidP="00483240">
            <w:pPr>
              <w:spacing w:line="360" w:lineRule="auto"/>
              <w:rPr>
                <w:del w:id="1862" w:author="Elias de Moraes Fernandes" w:date="2016-05-02T16:24:00Z"/>
                <w:rFonts w:ascii="Arial" w:hAnsi="Arial" w:cs="Arial"/>
                <w:rPrChange w:id="1863" w:author="Elias de Moraes Fernandes" w:date="2016-05-02T15:20:00Z">
                  <w:rPr>
                    <w:del w:id="1864" w:author="Elias de Moraes Fernandes" w:date="2016-05-02T16:24:00Z"/>
                    <w:rFonts w:cs="Arial"/>
                  </w:rPr>
                </w:rPrChange>
              </w:rPr>
            </w:pPr>
            <w:ins w:id="1865" w:author="Elias De Moraes Fernandes" w:date="2016-03-16T13:10:00Z">
              <w:del w:id="1866" w:author="Elias de Moraes Fernandes" w:date="2016-05-02T16:24:00Z">
                <w:r w:rsidRPr="0066059B" w:rsidDel="00DA24D0">
                  <w:rPr>
                    <w:rFonts w:ascii="Arial" w:hAnsi="Arial" w:cs="Arial"/>
                    <w:rPrChange w:id="1867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1868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68C026D4" w14:textId="4461F89E" w:rsidR="006D0AA3" w:rsidRPr="0066059B" w:rsidDel="00DA24D0" w:rsidRDefault="006D0AA3" w:rsidP="00483240">
            <w:pPr>
              <w:spacing w:line="360" w:lineRule="auto"/>
              <w:rPr>
                <w:del w:id="1869" w:author="Elias de Moraes Fernandes" w:date="2016-05-02T16:24:00Z"/>
                <w:rFonts w:ascii="Arial" w:hAnsi="Arial" w:cs="Arial"/>
                <w:rPrChange w:id="1870" w:author="Elias de Moraes Fernandes" w:date="2016-05-02T15:20:00Z">
                  <w:rPr>
                    <w:del w:id="1871" w:author="Elias de Moraes Fernandes" w:date="2016-05-02T16:24:00Z"/>
                    <w:rFonts w:cs="Arial"/>
                  </w:rPr>
                </w:rPrChange>
              </w:rPr>
            </w:pPr>
            <w:ins w:id="1872" w:author="Elias De Moraes Fernandes" w:date="2016-03-16T13:11:00Z">
              <w:del w:id="1873" w:author="Elias de Moraes Fernandes" w:date="2016-05-02T16:24:00Z">
                <w:r w:rsidRPr="0066059B" w:rsidDel="00DA24D0">
                  <w:rPr>
                    <w:rFonts w:ascii="Arial" w:hAnsi="Arial" w:cs="Arial"/>
                    <w:rPrChange w:id="1874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1875" w:author="Elias de Moraes Fernandes" w:date="2016-05-02T16:24:00Z">
              <w:r w:rsidRPr="0066059B" w:rsidDel="00DA24D0">
                <w:rPr>
                  <w:rFonts w:ascii="Arial" w:hAnsi="Arial" w:cs="Arial"/>
                  <w:rPrChange w:id="1876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187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E9E923F" w14:textId="71C4892E" w:rsidR="006D0AA3" w:rsidRPr="0066059B" w:rsidDel="00DA24D0" w:rsidRDefault="006D0AA3" w:rsidP="00483240">
            <w:pPr>
              <w:spacing w:line="360" w:lineRule="auto"/>
              <w:rPr>
                <w:del w:id="1878" w:author="Elias de Moraes Fernandes" w:date="2016-05-02T16:24:00Z"/>
                <w:rFonts w:ascii="Arial" w:hAnsi="Arial" w:cs="Arial"/>
                <w:rPrChange w:id="1879" w:author="Elias de Moraes Fernandes" w:date="2016-05-02T15:20:00Z">
                  <w:rPr>
                    <w:del w:id="1880" w:author="Elias de Moraes Fernandes" w:date="2016-05-02T16:24:00Z"/>
                    <w:rFonts w:cs="Arial"/>
                  </w:rPr>
                </w:rPrChange>
              </w:rPr>
            </w:pPr>
            <w:del w:id="1881" w:author="Elias de Moraes Fernandes" w:date="2016-05-02T16:24:00Z">
              <w:r w:rsidRPr="0066059B" w:rsidDel="00DA24D0">
                <w:rPr>
                  <w:rFonts w:ascii="Arial" w:hAnsi="Arial" w:cs="Arial"/>
                  <w:rPrChange w:id="1882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1883" w:author="Elias de Moraes Fernandes" w:date="2016-05-02T15:46:00Z">
              <w:tcPr>
                <w:tcW w:w="1940" w:type="dxa"/>
              </w:tcPr>
            </w:tcPrChange>
          </w:tcPr>
          <w:p w14:paraId="145D3EB3" w14:textId="1AD1EFE9" w:rsidR="006D0AA3" w:rsidRPr="0066059B" w:rsidDel="00DA24D0" w:rsidRDefault="006D0AA3" w:rsidP="00483240">
            <w:pPr>
              <w:spacing w:line="360" w:lineRule="auto"/>
              <w:rPr>
                <w:del w:id="1884" w:author="Elias de Moraes Fernandes" w:date="2016-05-02T16:24:00Z"/>
                <w:rFonts w:ascii="Arial" w:hAnsi="Arial" w:cs="Arial"/>
                <w:rPrChange w:id="1885" w:author="Elias de Moraes Fernandes" w:date="2016-05-02T15:20:00Z">
                  <w:rPr>
                    <w:del w:id="1886" w:author="Elias de Moraes Fernandes" w:date="2016-05-02T16:24:00Z"/>
                    <w:rFonts w:cs="Arial"/>
                  </w:rPr>
                </w:rPrChange>
              </w:rPr>
            </w:pPr>
            <w:ins w:id="1887" w:author="Elias De Moraes Fernandes" w:date="2016-03-16T13:10:00Z">
              <w:del w:id="1888" w:author="Elias de Moraes Fernandes" w:date="2016-05-02T14:57:00Z">
                <w:r w:rsidRPr="0066059B" w:rsidDel="00B846E6">
                  <w:rPr>
                    <w:rFonts w:ascii="Arial" w:hAnsi="Arial" w:cs="Arial"/>
                    <w:rPrChange w:id="1889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890" w:author="Elias de Moraes Fernandes" w:date="2016-05-02T16:24:00Z">
              <w:r w:rsidRPr="0066059B" w:rsidDel="00DA24D0">
                <w:rPr>
                  <w:rFonts w:ascii="Arial" w:hAnsi="Arial" w:cs="Arial"/>
                  <w:rPrChange w:id="1891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6059B" w:rsidDel="00DA24D0" w14:paraId="56CF3174" w14:textId="366560F4" w:rsidTr="00593C0C">
        <w:tblPrEx>
          <w:tblPrExChange w:id="189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339"/>
          <w:del w:id="1893" w:author="Elias de Moraes Fernandes" w:date="2016-05-02T16:24:00Z"/>
          <w:trPrChange w:id="1894" w:author="Elias de Moraes Fernandes" w:date="2016-05-02T15:46:00Z">
            <w:trPr>
              <w:trHeight w:val="339"/>
            </w:trPr>
          </w:trPrChange>
        </w:trPr>
        <w:tc>
          <w:tcPr>
            <w:tcW w:w="2743" w:type="dxa"/>
            <w:tcPrChange w:id="1895" w:author="Elias de Moraes Fernandes" w:date="2016-05-02T15:46:00Z">
              <w:tcPr>
                <w:tcW w:w="2709" w:type="dxa"/>
                <w:gridSpan w:val="2"/>
              </w:tcPr>
            </w:tcPrChange>
          </w:tcPr>
          <w:p w14:paraId="6E91C90E" w14:textId="37CE1964" w:rsidR="006D0AA3" w:rsidRPr="0066059B" w:rsidDel="00DA24D0" w:rsidRDefault="006D0AA3" w:rsidP="00483240">
            <w:pPr>
              <w:pStyle w:val="CronogramaParagrafo"/>
              <w:rPr>
                <w:del w:id="1896" w:author="Elias de Moraes Fernandes" w:date="2016-05-02T16:24:00Z"/>
                <w:rFonts w:ascii="Arial" w:hAnsi="Arial"/>
                <w:rPrChange w:id="1897" w:author="Elias de Moraes Fernandes" w:date="2016-05-02T15:20:00Z">
                  <w:rPr>
                    <w:del w:id="1898" w:author="Elias de Moraes Fernandes" w:date="2016-05-02T16:24:00Z"/>
                  </w:rPr>
                </w:rPrChange>
              </w:rPr>
            </w:pPr>
            <w:ins w:id="1899" w:author="Elias De Moraes Fernandes" w:date="2016-03-16T13:10:00Z">
              <w:del w:id="1900" w:author="Elias de Moraes Fernandes" w:date="2016-05-02T16:24:00Z">
                <w:r w:rsidRPr="0066059B" w:rsidDel="00DA24D0">
                  <w:rPr>
                    <w:rFonts w:ascii="Arial" w:hAnsi="Arial"/>
                    <w:rPrChange w:id="1901" w:author="Elias de Moraes Fernandes" w:date="2016-05-02T15:20:00Z">
                      <w:rPr/>
                    </w:rPrChange>
                  </w:rPr>
                  <w:delText>Desenvolver sistema de toque e validar</w:delText>
                </w:r>
              </w:del>
            </w:ins>
            <w:del w:id="1902" w:author="Elias de Moraes Fernandes" w:date="2016-05-02T16:24:00Z">
              <w:r w:rsidRPr="0066059B" w:rsidDel="00DA24D0">
                <w:rPr>
                  <w:rFonts w:ascii="Arial" w:hAnsi="Arial"/>
                  <w:rPrChange w:id="1903" w:author="Elias de Moraes Fernandes" w:date="2016-05-02T15:20:00Z">
                    <w:rPr/>
                  </w:rPrChange>
                </w:rPr>
                <w:delText>Implementar inimigos</w:delText>
              </w:r>
            </w:del>
          </w:p>
        </w:tc>
        <w:tc>
          <w:tcPr>
            <w:tcW w:w="337" w:type="dxa"/>
            <w:tcPrChange w:id="1904" w:author="Elias de Moraes Fernandes" w:date="2016-05-02T15:46:00Z">
              <w:tcPr>
                <w:tcW w:w="337" w:type="dxa"/>
              </w:tcPr>
            </w:tcPrChange>
          </w:tcPr>
          <w:p w14:paraId="69DB179E" w14:textId="78B0D85B" w:rsidR="006D0AA3" w:rsidRPr="0066059B" w:rsidDel="00DA24D0" w:rsidRDefault="006D0AA3" w:rsidP="00483240">
            <w:pPr>
              <w:spacing w:line="360" w:lineRule="auto"/>
              <w:rPr>
                <w:del w:id="1905" w:author="Elias de Moraes Fernandes" w:date="2016-05-02T16:24:00Z"/>
                <w:rFonts w:ascii="Arial" w:hAnsi="Arial" w:cs="Arial"/>
                <w:rPrChange w:id="1906" w:author="Elias de Moraes Fernandes" w:date="2016-05-02T15:20:00Z">
                  <w:rPr>
                    <w:del w:id="190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908" w:author="Elias de Moraes Fernandes" w:date="2016-05-02T15:46:00Z">
              <w:tcPr>
                <w:tcW w:w="340" w:type="dxa"/>
              </w:tcPr>
            </w:tcPrChange>
          </w:tcPr>
          <w:p w14:paraId="1525FA38" w14:textId="336922C1" w:rsidR="006D0AA3" w:rsidRPr="0066059B" w:rsidDel="00DA24D0" w:rsidRDefault="006D0AA3" w:rsidP="00483240">
            <w:pPr>
              <w:spacing w:line="360" w:lineRule="auto"/>
              <w:rPr>
                <w:del w:id="1909" w:author="Elias de Moraes Fernandes" w:date="2016-05-02T16:24:00Z"/>
                <w:rFonts w:ascii="Arial" w:hAnsi="Arial" w:cs="Arial"/>
                <w:rPrChange w:id="1910" w:author="Elias de Moraes Fernandes" w:date="2016-05-02T15:20:00Z">
                  <w:rPr>
                    <w:del w:id="191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1912" w:author="Elias de Moraes Fernandes" w:date="2016-05-02T15:46:00Z">
              <w:tcPr>
                <w:tcW w:w="337" w:type="dxa"/>
              </w:tcPr>
            </w:tcPrChange>
          </w:tcPr>
          <w:p w14:paraId="6CFCE672" w14:textId="63671E27" w:rsidR="006D0AA3" w:rsidRPr="0066059B" w:rsidDel="00DA24D0" w:rsidRDefault="006D0AA3" w:rsidP="00483240">
            <w:pPr>
              <w:spacing w:line="360" w:lineRule="auto"/>
              <w:rPr>
                <w:del w:id="1913" w:author="Elias de Moraes Fernandes" w:date="2016-05-02T16:24:00Z"/>
                <w:rFonts w:ascii="Arial" w:hAnsi="Arial" w:cs="Arial"/>
                <w:rPrChange w:id="1914" w:author="Elias de Moraes Fernandes" w:date="2016-05-02T15:20:00Z">
                  <w:rPr>
                    <w:del w:id="19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191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D2194C8" w14:textId="05FCA86C" w:rsidR="006D0AA3" w:rsidRPr="0066059B" w:rsidDel="00DA24D0" w:rsidRDefault="006D0AA3" w:rsidP="00483240">
            <w:pPr>
              <w:spacing w:line="360" w:lineRule="auto"/>
              <w:rPr>
                <w:del w:id="1917" w:author="Elias de Moraes Fernandes" w:date="2016-05-02T16:24:00Z"/>
                <w:rFonts w:ascii="Arial" w:hAnsi="Arial" w:cs="Arial"/>
                <w:rPrChange w:id="1918" w:author="Elias de Moraes Fernandes" w:date="2016-05-02T15:20:00Z">
                  <w:rPr>
                    <w:del w:id="19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1920" w:author="Elias de Moraes Fernandes" w:date="2016-05-02T15:46:00Z">
              <w:tcPr>
                <w:tcW w:w="321" w:type="dxa"/>
              </w:tcPr>
            </w:tcPrChange>
          </w:tcPr>
          <w:p w14:paraId="4C558FC0" w14:textId="48D5DA13" w:rsidR="006D0AA3" w:rsidRPr="0066059B" w:rsidDel="00DA24D0" w:rsidRDefault="006D0AA3" w:rsidP="00483240">
            <w:pPr>
              <w:spacing w:line="360" w:lineRule="auto"/>
              <w:rPr>
                <w:del w:id="1921" w:author="Elias de Moraes Fernandes" w:date="2016-05-02T16:24:00Z"/>
                <w:rFonts w:ascii="Arial" w:hAnsi="Arial" w:cs="Arial"/>
                <w:rPrChange w:id="1922" w:author="Elias de Moraes Fernandes" w:date="2016-05-02T15:20:00Z">
                  <w:rPr>
                    <w:del w:id="192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1924" w:author="Elias de Moraes Fernandes" w:date="2016-05-02T15:46:00Z">
              <w:tcPr>
                <w:tcW w:w="334" w:type="dxa"/>
              </w:tcPr>
            </w:tcPrChange>
          </w:tcPr>
          <w:p w14:paraId="0978A374" w14:textId="4F1BF680" w:rsidR="006D0AA3" w:rsidRPr="0066059B" w:rsidDel="00DA24D0" w:rsidRDefault="006D0AA3" w:rsidP="00483240">
            <w:pPr>
              <w:spacing w:line="360" w:lineRule="auto"/>
              <w:rPr>
                <w:del w:id="1925" w:author="Elias de Moraes Fernandes" w:date="2016-05-02T16:24:00Z"/>
                <w:rFonts w:ascii="Arial" w:hAnsi="Arial" w:cs="Arial"/>
                <w:rPrChange w:id="1926" w:author="Elias de Moraes Fernandes" w:date="2016-05-02T15:20:00Z">
                  <w:rPr>
                    <w:del w:id="19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28" w:author="Elias de Moraes Fernandes" w:date="2016-05-02T15:46:00Z">
              <w:tcPr>
                <w:tcW w:w="336" w:type="dxa"/>
              </w:tcPr>
            </w:tcPrChange>
          </w:tcPr>
          <w:p w14:paraId="74233F6D" w14:textId="7ECC600B" w:rsidR="006D0AA3" w:rsidRPr="0066059B" w:rsidDel="00DA24D0" w:rsidRDefault="006D0AA3" w:rsidP="00483240">
            <w:pPr>
              <w:spacing w:line="360" w:lineRule="auto"/>
              <w:rPr>
                <w:del w:id="1929" w:author="Elias de Moraes Fernandes" w:date="2016-05-02T16:24:00Z"/>
                <w:rFonts w:ascii="Arial" w:hAnsi="Arial" w:cs="Arial"/>
                <w:rPrChange w:id="1930" w:author="Elias de Moraes Fernandes" w:date="2016-05-02T15:20:00Z">
                  <w:rPr>
                    <w:del w:id="19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3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74531D6" w14:textId="018D7425" w:rsidR="006D0AA3" w:rsidRPr="0066059B" w:rsidDel="00DA24D0" w:rsidRDefault="006D0AA3" w:rsidP="00483240">
            <w:pPr>
              <w:spacing w:line="360" w:lineRule="auto"/>
              <w:rPr>
                <w:del w:id="1933" w:author="Elias de Moraes Fernandes" w:date="2016-05-02T16:24:00Z"/>
                <w:rFonts w:ascii="Arial" w:hAnsi="Arial" w:cs="Arial"/>
                <w:rPrChange w:id="1934" w:author="Elias de Moraes Fernandes" w:date="2016-05-02T15:20:00Z">
                  <w:rPr>
                    <w:del w:id="19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36" w:author="Elias de Moraes Fernandes" w:date="2016-05-02T15:46:00Z">
              <w:tcPr>
                <w:tcW w:w="336" w:type="dxa"/>
              </w:tcPr>
            </w:tcPrChange>
          </w:tcPr>
          <w:p w14:paraId="04958E53" w14:textId="2AAD6385" w:rsidR="006D0AA3" w:rsidRPr="0066059B" w:rsidDel="00DA24D0" w:rsidRDefault="006D0AA3" w:rsidP="00483240">
            <w:pPr>
              <w:spacing w:line="360" w:lineRule="auto"/>
              <w:rPr>
                <w:del w:id="1937" w:author="Elias de Moraes Fernandes" w:date="2016-05-02T16:24:00Z"/>
                <w:rFonts w:ascii="Arial" w:hAnsi="Arial" w:cs="Arial"/>
                <w:rPrChange w:id="1938" w:author="Elias de Moraes Fernandes" w:date="2016-05-02T15:20:00Z">
                  <w:rPr>
                    <w:del w:id="193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40" w:author="Elias de Moraes Fernandes" w:date="2016-05-02T15:46:00Z">
              <w:tcPr>
                <w:tcW w:w="336" w:type="dxa"/>
              </w:tcPr>
            </w:tcPrChange>
          </w:tcPr>
          <w:p w14:paraId="7881C6BD" w14:textId="58CFA202" w:rsidR="006D0AA3" w:rsidRPr="0066059B" w:rsidDel="00DA24D0" w:rsidRDefault="006D0AA3" w:rsidP="00483240">
            <w:pPr>
              <w:spacing w:line="360" w:lineRule="auto"/>
              <w:rPr>
                <w:del w:id="1941" w:author="Elias de Moraes Fernandes" w:date="2016-05-02T16:24:00Z"/>
                <w:rFonts w:ascii="Arial" w:hAnsi="Arial" w:cs="Arial"/>
                <w:rPrChange w:id="1942" w:author="Elias de Moraes Fernandes" w:date="2016-05-02T15:20:00Z">
                  <w:rPr>
                    <w:del w:id="19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44" w:author="Elias de Moraes Fernandes" w:date="2016-05-02T15:46:00Z">
              <w:tcPr>
                <w:tcW w:w="336" w:type="dxa"/>
              </w:tcPr>
            </w:tcPrChange>
          </w:tcPr>
          <w:p w14:paraId="25B23088" w14:textId="30871103" w:rsidR="006D0AA3" w:rsidRPr="0066059B" w:rsidDel="00DA24D0" w:rsidRDefault="006D0AA3" w:rsidP="00483240">
            <w:pPr>
              <w:spacing w:line="360" w:lineRule="auto"/>
              <w:rPr>
                <w:del w:id="1945" w:author="Elias de Moraes Fernandes" w:date="2016-05-02T16:24:00Z"/>
                <w:rFonts w:ascii="Arial" w:hAnsi="Arial" w:cs="Arial"/>
                <w:rPrChange w:id="1946" w:author="Elias de Moraes Fernandes" w:date="2016-05-02T15:20:00Z">
                  <w:rPr>
                    <w:del w:id="194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194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FFC8C3A" w14:textId="48A47FFF" w:rsidR="006D0AA3" w:rsidRPr="0066059B" w:rsidDel="00DA24D0" w:rsidRDefault="006D0AA3" w:rsidP="00483240">
            <w:pPr>
              <w:spacing w:line="360" w:lineRule="auto"/>
              <w:rPr>
                <w:del w:id="1949" w:author="Elias de Moraes Fernandes" w:date="2016-05-02T16:24:00Z"/>
                <w:rFonts w:ascii="Arial" w:hAnsi="Arial" w:cs="Arial"/>
                <w:rPrChange w:id="1950" w:author="Elias de Moraes Fernandes" w:date="2016-05-02T15:20:00Z">
                  <w:rPr>
                    <w:del w:id="19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1952" w:author="Elias de Moraes Fernandes" w:date="2016-05-02T15:46:00Z">
              <w:tcPr>
                <w:tcW w:w="336" w:type="dxa"/>
              </w:tcPr>
            </w:tcPrChange>
          </w:tcPr>
          <w:p w14:paraId="569C5719" w14:textId="69CF46A8" w:rsidR="006D0AA3" w:rsidRPr="0066059B" w:rsidDel="00DA24D0" w:rsidRDefault="006D0AA3" w:rsidP="00483240">
            <w:pPr>
              <w:spacing w:line="360" w:lineRule="auto"/>
              <w:rPr>
                <w:del w:id="1953" w:author="Elias de Moraes Fernandes" w:date="2016-05-02T16:24:00Z"/>
                <w:rFonts w:ascii="Arial" w:hAnsi="Arial" w:cs="Arial"/>
                <w:rPrChange w:id="1954" w:author="Elias de Moraes Fernandes" w:date="2016-05-02T15:20:00Z">
                  <w:rPr>
                    <w:del w:id="19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1956" w:author="Elias de Moraes Fernandes" w:date="2016-05-02T15:46:00Z">
              <w:tcPr>
                <w:tcW w:w="254" w:type="dxa"/>
              </w:tcPr>
            </w:tcPrChange>
          </w:tcPr>
          <w:p w14:paraId="46C6459B" w14:textId="4FD67FE2" w:rsidR="006D0AA3" w:rsidRPr="0066059B" w:rsidDel="00DA24D0" w:rsidRDefault="006D0AA3" w:rsidP="00483240">
            <w:pPr>
              <w:spacing w:line="360" w:lineRule="auto"/>
              <w:rPr>
                <w:del w:id="1957" w:author="Elias de Moraes Fernandes" w:date="2016-05-02T16:24:00Z"/>
                <w:rFonts w:ascii="Arial" w:hAnsi="Arial" w:cs="Arial"/>
                <w:rPrChange w:id="1958" w:author="Elias de Moraes Fernandes" w:date="2016-05-02T15:20:00Z">
                  <w:rPr>
                    <w:del w:id="195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1960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F6917E3" w14:textId="394EC0E4" w:rsidR="006D0AA3" w:rsidRPr="0066059B" w:rsidDel="00DA24D0" w:rsidRDefault="006D0AA3" w:rsidP="00483240">
            <w:pPr>
              <w:spacing w:line="360" w:lineRule="auto"/>
              <w:rPr>
                <w:del w:id="1961" w:author="Elias de Moraes Fernandes" w:date="2016-05-02T16:24:00Z"/>
                <w:rFonts w:ascii="Arial" w:hAnsi="Arial" w:cs="Arial"/>
                <w:rPrChange w:id="1962" w:author="Elias de Moraes Fernandes" w:date="2016-05-02T15:20:00Z">
                  <w:rPr>
                    <w:del w:id="1963" w:author="Elias de Moraes Fernandes" w:date="2016-05-02T16:24:00Z"/>
                    <w:rFonts w:cs="Arial"/>
                  </w:rPr>
                </w:rPrChange>
              </w:rPr>
            </w:pPr>
            <w:ins w:id="1964" w:author="Elias De Moraes Fernandes" w:date="2016-03-16T13:10:00Z">
              <w:del w:id="1965" w:author="Elias de Moraes Fernandes" w:date="2016-05-02T16:24:00Z">
                <w:r w:rsidRPr="0066059B" w:rsidDel="00DA24D0">
                  <w:rPr>
                    <w:rFonts w:ascii="Arial" w:hAnsi="Arial" w:cs="Arial"/>
                    <w:rPrChange w:id="196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196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DC62B5E" w14:textId="592B1CFF" w:rsidR="006D0AA3" w:rsidRPr="0066059B" w:rsidDel="00DA24D0" w:rsidRDefault="006D0AA3" w:rsidP="00483240">
            <w:pPr>
              <w:spacing w:line="360" w:lineRule="auto"/>
              <w:rPr>
                <w:del w:id="1968" w:author="Elias de Moraes Fernandes" w:date="2016-05-02T16:24:00Z"/>
                <w:rFonts w:ascii="Arial" w:hAnsi="Arial" w:cs="Arial"/>
                <w:rPrChange w:id="1969" w:author="Elias de Moraes Fernandes" w:date="2016-05-02T15:20:00Z">
                  <w:rPr>
                    <w:del w:id="1970" w:author="Elias de Moraes Fernandes" w:date="2016-05-02T16:24:00Z"/>
                    <w:rFonts w:cs="Arial"/>
                  </w:rPr>
                </w:rPrChange>
              </w:rPr>
            </w:pPr>
            <w:del w:id="1971" w:author="Elias de Moraes Fernandes" w:date="2016-05-02T16:24:00Z">
              <w:r w:rsidRPr="0066059B" w:rsidDel="00DA24D0">
                <w:rPr>
                  <w:rFonts w:ascii="Arial" w:hAnsi="Arial" w:cs="Arial"/>
                  <w:rPrChange w:id="1972" w:author="Elias de Moraes Fernandes" w:date="2016-05-02T15:20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1973" w:author="Elias de Moraes Fernandes" w:date="2016-05-02T15:46:00Z">
              <w:tcPr>
                <w:tcW w:w="1940" w:type="dxa"/>
              </w:tcPr>
            </w:tcPrChange>
          </w:tcPr>
          <w:p w14:paraId="767A8F0F" w14:textId="5518E065" w:rsidR="006D0AA3" w:rsidRPr="0066059B" w:rsidDel="00DA24D0" w:rsidRDefault="006D0AA3" w:rsidP="00483240">
            <w:pPr>
              <w:spacing w:line="360" w:lineRule="auto"/>
              <w:rPr>
                <w:del w:id="1974" w:author="Elias de Moraes Fernandes" w:date="2016-05-02T16:24:00Z"/>
                <w:rFonts w:ascii="Arial" w:hAnsi="Arial" w:cs="Arial"/>
                <w:rPrChange w:id="1975" w:author="Elias de Moraes Fernandes" w:date="2016-05-02T15:20:00Z">
                  <w:rPr>
                    <w:del w:id="1976" w:author="Elias de Moraes Fernandes" w:date="2016-05-02T16:24:00Z"/>
                    <w:rFonts w:cs="Arial"/>
                  </w:rPr>
                </w:rPrChange>
              </w:rPr>
            </w:pPr>
            <w:ins w:id="1977" w:author="Elias De Moraes Fernandes" w:date="2016-03-16T13:10:00Z">
              <w:del w:id="1978" w:author="Elias de Moraes Fernandes" w:date="2016-05-02T14:57:00Z">
                <w:r w:rsidRPr="0066059B" w:rsidDel="00B846E6">
                  <w:rPr>
                    <w:rFonts w:ascii="Arial" w:hAnsi="Arial" w:cs="Arial"/>
                    <w:rPrChange w:id="1979" w:author="Elias de Moraes Fernandes" w:date="2016-05-02T15:20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1980" w:author="Elias de Moraes Fernandes" w:date="2016-05-02T16:24:00Z">
              <w:r w:rsidRPr="0066059B" w:rsidDel="00DA24D0">
                <w:rPr>
                  <w:rFonts w:ascii="Arial" w:hAnsi="Arial" w:cs="Arial"/>
                  <w:rPrChange w:id="1981" w:author="Elias de Moraes Fernandes" w:date="2016-05-02T15:20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6059B" w:rsidDel="00DA24D0" w14:paraId="58797408" w14:textId="675DF272" w:rsidTr="00593C0C">
        <w:tblPrEx>
          <w:tblPrExChange w:id="1982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del w:id="1983" w:author="Elias de Moraes Fernandes" w:date="2016-05-02T16:24:00Z"/>
          <w:trPrChange w:id="1984" w:author="Elias de Moraes Fernandes" w:date="2016-05-02T15:46:00Z">
            <w:trPr>
              <w:trHeight w:val="423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1985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5A9047B" w14:textId="7D20C637" w:rsidR="006D0AA3" w:rsidRPr="0066059B" w:rsidDel="00DA24D0" w:rsidRDefault="006D0AA3" w:rsidP="00483240">
            <w:pPr>
              <w:pStyle w:val="CronogramaParagrafo"/>
              <w:rPr>
                <w:del w:id="1986" w:author="Elias de Moraes Fernandes" w:date="2016-05-02T16:24:00Z"/>
                <w:rFonts w:ascii="Arial" w:hAnsi="Arial"/>
                <w:rPrChange w:id="1987" w:author="Elias de Moraes Fernandes" w:date="2016-05-02T15:20:00Z">
                  <w:rPr>
                    <w:del w:id="1988" w:author="Elias de Moraes Fernandes" w:date="2016-05-02T16:24:00Z"/>
                  </w:rPr>
                </w:rPrChange>
              </w:rPr>
            </w:pPr>
            <w:ins w:id="1989" w:author="Elias De Moraes Fernandes" w:date="2016-03-16T13:10:00Z">
              <w:del w:id="1990" w:author="Elias de Moraes Fernandes" w:date="2016-05-02T16:24:00Z">
                <w:r w:rsidRPr="0066059B" w:rsidDel="00DA24D0">
                  <w:rPr>
                    <w:rFonts w:ascii="Arial" w:hAnsi="Arial"/>
                    <w:rPrChange w:id="1991" w:author="Elias de Moraes Fernandes" w:date="2016-05-02T15:20:00Z">
                      <w:rPr/>
                    </w:rPrChange>
                  </w:rPr>
                  <w:delText>Implementar a detecção de colisão</w:delText>
                </w:r>
              </w:del>
            </w:ins>
            <w:del w:id="1992" w:author="Elias de Moraes Fernandes" w:date="2016-05-02T16:24:00Z">
              <w:r w:rsidRPr="0066059B" w:rsidDel="00DA24D0">
                <w:rPr>
                  <w:rFonts w:ascii="Arial" w:hAnsi="Arial"/>
                  <w:rPrChange w:id="1993" w:author="Elias de Moraes Fernandes" w:date="2016-05-02T15:20:00Z">
                    <w:rPr/>
                  </w:rPrChange>
                </w:rPr>
                <w:delText>Testes Iniciais</w:delText>
              </w:r>
            </w:del>
          </w:p>
        </w:tc>
        <w:tc>
          <w:tcPr>
            <w:tcW w:w="337" w:type="dxa"/>
            <w:tcPrChange w:id="1994" w:author="Elias de Moraes Fernandes" w:date="2016-05-02T15:46:00Z">
              <w:tcPr>
                <w:tcW w:w="337" w:type="dxa"/>
              </w:tcPr>
            </w:tcPrChange>
          </w:tcPr>
          <w:p w14:paraId="201DDE9E" w14:textId="6D613493" w:rsidR="006D0AA3" w:rsidRPr="0066059B" w:rsidDel="00DA24D0" w:rsidRDefault="006D0AA3" w:rsidP="00483240">
            <w:pPr>
              <w:spacing w:line="360" w:lineRule="auto"/>
              <w:rPr>
                <w:del w:id="1995" w:author="Elias de Moraes Fernandes" w:date="2016-05-02T16:24:00Z"/>
                <w:rFonts w:ascii="Arial" w:hAnsi="Arial" w:cs="Arial"/>
                <w:rPrChange w:id="1996" w:author="Elias de Moraes Fernandes" w:date="2016-05-02T15:20:00Z">
                  <w:rPr>
                    <w:del w:id="19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1998" w:author="Elias de Moraes Fernandes" w:date="2016-05-02T15:46:00Z">
              <w:tcPr>
                <w:tcW w:w="340" w:type="dxa"/>
              </w:tcPr>
            </w:tcPrChange>
          </w:tcPr>
          <w:p w14:paraId="34F21782" w14:textId="452ACA56" w:rsidR="006D0AA3" w:rsidRPr="0066059B" w:rsidDel="00DA24D0" w:rsidRDefault="006D0AA3" w:rsidP="00483240">
            <w:pPr>
              <w:spacing w:line="360" w:lineRule="auto"/>
              <w:rPr>
                <w:del w:id="1999" w:author="Elias de Moraes Fernandes" w:date="2016-05-02T16:24:00Z"/>
                <w:rFonts w:ascii="Arial" w:hAnsi="Arial" w:cs="Arial"/>
                <w:rPrChange w:id="2000" w:author="Elias de Moraes Fernandes" w:date="2016-05-02T15:20:00Z">
                  <w:rPr>
                    <w:del w:id="200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002" w:author="Elias de Moraes Fernandes" w:date="2016-05-02T15:46:00Z">
              <w:tcPr>
                <w:tcW w:w="337" w:type="dxa"/>
              </w:tcPr>
            </w:tcPrChange>
          </w:tcPr>
          <w:p w14:paraId="467CB456" w14:textId="15A1247B" w:rsidR="006D0AA3" w:rsidRPr="0066059B" w:rsidDel="00DA24D0" w:rsidRDefault="006D0AA3" w:rsidP="00483240">
            <w:pPr>
              <w:spacing w:line="360" w:lineRule="auto"/>
              <w:rPr>
                <w:del w:id="2003" w:author="Elias de Moraes Fernandes" w:date="2016-05-02T16:24:00Z"/>
                <w:rFonts w:ascii="Arial" w:hAnsi="Arial" w:cs="Arial"/>
                <w:rPrChange w:id="2004" w:author="Elias de Moraes Fernandes" w:date="2016-05-02T15:20:00Z">
                  <w:rPr>
                    <w:del w:id="20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006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391F267A" w14:textId="620130FD" w:rsidR="006D0AA3" w:rsidRPr="0066059B" w:rsidDel="00DA24D0" w:rsidRDefault="006D0AA3" w:rsidP="00483240">
            <w:pPr>
              <w:spacing w:line="360" w:lineRule="auto"/>
              <w:rPr>
                <w:del w:id="2007" w:author="Elias de Moraes Fernandes" w:date="2016-05-02T16:24:00Z"/>
                <w:rFonts w:ascii="Arial" w:hAnsi="Arial" w:cs="Arial"/>
                <w:rPrChange w:id="2008" w:author="Elias de Moraes Fernandes" w:date="2016-05-02T15:20:00Z">
                  <w:rPr>
                    <w:del w:id="20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010" w:author="Elias de Moraes Fernandes" w:date="2016-05-02T15:46:00Z">
              <w:tcPr>
                <w:tcW w:w="321" w:type="dxa"/>
              </w:tcPr>
            </w:tcPrChange>
          </w:tcPr>
          <w:p w14:paraId="7B13EAFC" w14:textId="62C13D7D" w:rsidR="006D0AA3" w:rsidRPr="0066059B" w:rsidDel="00DA24D0" w:rsidRDefault="006D0AA3" w:rsidP="00483240">
            <w:pPr>
              <w:spacing w:line="360" w:lineRule="auto"/>
              <w:rPr>
                <w:del w:id="2011" w:author="Elias de Moraes Fernandes" w:date="2016-05-02T16:24:00Z"/>
                <w:rFonts w:ascii="Arial" w:hAnsi="Arial" w:cs="Arial"/>
                <w:rPrChange w:id="2012" w:author="Elias de Moraes Fernandes" w:date="2016-05-02T15:20:00Z">
                  <w:rPr>
                    <w:del w:id="20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014" w:author="Elias de Moraes Fernandes" w:date="2016-05-02T15:46:00Z">
              <w:tcPr>
                <w:tcW w:w="334" w:type="dxa"/>
              </w:tcPr>
            </w:tcPrChange>
          </w:tcPr>
          <w:p w14:paraId="462ACF7D" w14:textId="2A60CD9C" w:rsidR="006D0AA3" w:rsidRPr="0066059B" w:rsidDel="00DA24D0" w:rsidRDefault="006D0AA3" w:rsidP="00483240">
            <w:pPr>
              <w:spacing w:line="360" w:lineRule="auto"/>
              <w:rPr>
                <w:del w:id="2015" w:author="Elias de Moraes Fernandes" w:date="2016-05-02T16:24:00Z"/>
                <w:rFonts w:ascii="Arial" w:hAnsi="Arial" w:cs="Arial"/>
                <w:rPrChange w:id="2016" w:author="Elias de Moraes Fernandes" w:date="2016-05-02T15:20:00Z">
                  <w:rPr>
                    <w:del w:id="201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18" w:author="Elias de Moraes Fernandes" w:date="2016-05-02T15:46:00Z">
              <w:tcPr>
                <w:tcW w:w="336" w:type="dxa"/>
              </w:tcPr>
            </w:tcPrChange>
          </w:tcPr>
          <w:p w14:paraId="7366D7AE" w14:textId="5EBCB469" w:rsidR="006D0AA3" w:rsidRPr="0066059B" w:rsidDel="00DA24D0" w:rsidRDefault="006D0AA3" w:rsidP="00483240">
            <w:pPr>
              <w:spacing w:line="360" w:lineRule="auto"/>
              <w:rPr>
                <w:del w:id="2019" w:author="Elias de Moraes Fernandes" w:date="2016-05-02T16:24:00Z"/>
                <w:rFonts w:ascii="Arial" w:hAnsi="Arial" w:cs="Arial"/>
                <w:rPrChange w:id="2020" w:author="Elias de Moraes Fernandes" w:date="2016-05-02T15:20:00Z">
                  <w:rPr>
                    <w:del w:id="20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2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B6D3648" w14:textId="0861F8B7" w:rsidR="006D0AA3" w:rsidRPr="0066059B" w:rsidDel="00DA24D0" w:rsidRDefault="006D0AA3" w:rsidP="00483240">
            <w:pPr>
              <w:spacing w:line="360" w:lineRule="auto"/>
              <w:rPr>
                <w:del w:id="2023" w:author="Elias de Moraes Fernandes" w:date="2016-05-02T16:24:00Z"/>
                <w:rFonts w:ascii="Arial" w:hAnsi="Arial" w:cs="Arial"/>
                <w:rPrChange w:id="2024" w:author="Elias de Moraes Fernandes" w:date="2016-05-02T15:20:00Z">
                  <w:rPr>
                    <w:del w:id="20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26" w:author="Elias de Moraes Fernandes" w:date="2016-05-02T15:46:00Z">
              <w:tcPr>
                <w:tcW w:w="336" w:type="dxa"/>
              </w:tcPr>
            </w:tcPrChange>
          </w:tcPr>
          <w:p w14:paraId="37C83C9A" w14:textId="318F2C6B" w:rsidR="006D0AA3" w:rsidRPr="0066059B" w:rsidDel="00DA24D0" w:rsidRDefault="006D0AA3" w:rsidP="00483240">
            <w:pPr>
              <w:spacing w:line="360" w:lineRule="auto"/>
              <w:rPr>
                <w:del w:id="2027" w:author="Elias de Moraes Fernandes" w:date="2016-05-02T16:24:00Z"/>
                <w:rFonts w:ascii="Arial" w:hAnsi="Arial" w:cs="Arial"/>
                <w:rPrChange w:id="2028" w:author="Elias de Moraes Fernandes" w:date="2016-05-02T15:20:00Z">
                  <w:rPr>
                    <w:del w:id="202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30" w:author="Elias de Moraes Fernandes" w:date="2016-05-02T15:46:00Z">
              <w:tcPr>
                <w:tcW w:w="336" w:type="dxa"/>
              </w:tcPr>
            </w:tcPrChange>
          </w:tcPr>
          <w:p w14:paraId="17C9AE9F" w14:textId="5CA7D797" w:rsidR="006D0AA3" w:rsidRPr="0066059B" w:rsidDel="00DA24D0" w:rsidRDefault="006D0AA3" w:rsidP="00483240">
            <w:pPr>
              <w:spacing w:line="360" w:lineRule="auto"/>
              <w:rPr>
                <w:del w:id="2031" w:author="Elias de Moraes Fernandes" w:date="2016-05-02T16:24:00Z"/>
                <w:rFonts w:ascii="Arial" w:hAnsi="Arial" w:cs="Arial"/>
                <w:rPrChange w:id="2032" w:author="Elias de Moraes Fernandes" w:date="2016-05-02T15:20:00Z">
                  <w:rPr>
                    <w:del w:id="203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34" w:author="Elias de Moraes Fernandes" w:date="2016-05-02T15:46:00Z">
              <w:tcPr>
                <w:tcW w:w="336" w:type="dxa"/>
              </w:tcPr>
            </w:tcPrChange>
          </w:tcPr>
          <w:p w14:paraId="2F3CD8F6" w14:textId="2E06AA14" w:rsidR="006D0AA3" w:rsidRPr="0066059B" w:rsidDel="00DA24D0" w:rsidRDefault="006D0AA3" w:rsidP="00483240">
            <w:pPr>
              <w:spacing w:line="360" w:lineRule="auto"/>
              <w:rPr>
                <w:del w:id="2035" w:author="Elias de Moraes Fernandes" w:date="2016-05-02T16:24:00Z"/>
                <w:rFonts w:ascii="Arial" w:hAnsi="Arial" w:cs="Arial"/>
                <w:rPrChange w:id="2036" w:author="Elias de Moraes Fernandes" w:date="2016-05-02T15:20:00Z">
                  <w:rPr>
                    <w:del w:id="20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03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4C5C2EFB" w14:textId="50B77C29" w:rsidR="006D0AA3" w:rsidRPr="0066059B" w:rsidDel="00DA24D0" w:rsidRDefault="006D0AA3" w:rsidP="00483240">
            <w:pPr>
              <w:spacing w:line="360" w:lineRule="auto"/>
              <w:rPr>
                <w:del w:id="2039" w:author="Elias de Moraes Fernandes" w:date="2016-05-02T16:24:00Z"/>
                <w:rFonts w:ascii="Arial" w:hAnsi="Arial" w:cs="Arial"/>
                <w:rPrChange w:id="2040" w:author="Elias de Moraes Fernandes" w:date="2016-05-02T15:20:00Z">
                  <w:rPr>
                    <w:del w:id="204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042" w:author="Elias de Moraes Fernandes" w:date="2016-05-02T15:46:00Z">
              <w:tcPr>
                <w:tcW w:w="336" w:type="dxa"/>
              </w:tcPr>
            </w:tcPrChange>
          </w:tcPr>
          <w:p w14:paraId="07833651" w14:textId="2A2301E5" w:rsidR="006D0AA3" w:rsidRPr="0066059B" w:rsidDel="00DA24D0" w:rsidRDefault="006D0AA3" w:rsidP="00483240">
            <w:pPr>
              <w:spacing w:line="360" w:lineRule="auto"/>
              <w:rPr>
                <w:del w:id="2043" w:author="Elias de Moraes Fernandes" w:date="2016-05-02T16:24:00Z"/>
                <w:rFonts w:ascii="Arial" w:hAnsi="Arial" w:cs="Arial"/>
                <w:rPrChange w:id="2044" w:author="Elias de Moraes Fernandes" w:date="2016-05-02T15:20:00Z">
                  <w:rPr>
                    <w:del w:id="20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046" w:author="Elias de Moraes Fernandes" w:date="2016-05-02T15:46:00Z">
              <w:tcPr>
                <w:tcW w:w="254" w:type="dxa"/>
              </w:tcPr>
            </w:tcPrChange>
          </w:tcPr>
          <w:p w14:paraId="4FC780D1" w14:textId="1C0C6F3B" w:rsidR="006D0AA3" w:rsidRPr="0066059B" w:rsidDel="00DA24D0" w:rsidRDefault="006D0AA3" w:rsidP="00483240">
            <w:pPr>
              <w:spacing w:line="360" w:lineRule="auto"/>
              <w:rPr>
                <w:del w:id="2047" w:author="Elias de Moraes Fernandes" w:date="2016-05-02T16:24:00Z"/>
                <w:rFonts w:ascii="Arial" w:hAnsi="Arial" w:cs="Arial"/>
                <w:rPrChange w:id="2048" w:author="Elias de Moraes Fernandes" w:date="2016-05-02T15:20:00Z">
                  <w:rPr>
                    <w:del w:id="20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050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33A59F07" w14:textId="2D065959" w:rsidR="006D0AA3" w:rsidRPr="0066059B" w:rsidDel="00DA24D0" w:rsidRDefault="006D0AA3" w:rsidP="00483240">
            <w:pPr>
              <w:spacing w:line="360" w:lineRule="auto"/>
              <w:rPr>
                <w:del w:id="2051" w:author="Elias de Moraes Fernandes" w:date="2016-05-02T16:24:00Z"/>
                <w:rFonts w:ascii="Arial" w:hAnsi="Arial" w:cs="Arial"/>
                <w:rPrChange w:id="2052" w:author="Elias de Moraes Fernandes" w:date="2016-05-02T15:20:00Z">
                  <w:rPr>
                    <w:del w:id="2053" w:author="Elias de Moraes Fernandes" w:date="2016-05-02T16:24:00Z"/>
                    <w:rFonts w:cs="Arial"/>
                  </w:rPr>
                </w:rPrChange>
              </w:rPr>
            </w:pPr>
            <w:ins w:id="2054" w:author="Elias De Moraes Fernandes" w:date="2016-03-16T13:10:00Z">
              <w:del w:id="2055" w:author="Elias de Moraes Fernandes" w:date="2016-05-02T16:24:00Z">
                <w:r w:rsidRPr="0066059B" w:rsidDel="00DA24D0">
                  <w:rPr>
                    <w:rFonts w:ascii="Arial" w:hAnsi="Arial" w:cs="Arial"/>
                    <w:rPrChange w:id="205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205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3D2A5DC" w14:textId="44541E17" w:rsidR="006D0AA3" w:rsidRPr="0066059B" w:rsidDel="00DA24D0" w:rsidRDefault="006D0AA3" w:rsidP="00483240">
            <w:pPr>
              <w:spacing w:line="360" w:lineRule="auto"/>
              <w:rPr>
                <w:del w:id="2058" w:author="Elias de Moraes Fernandes" w:date="2016-05-02T16:24:00Z"/>
                <w:rFonts w:ascii="Arial" w:hAnsi="Arial" w:cs="Arial"/>
                <w:rPrChange w:id="2059" w:author="Elias de Moraes Fernandes" w:date="2016-05-02T15:20:00Z">
                  <w:rPr>
                    <w:del w:id="2060" w:author="Elias de Moraes Fernandes" w:date="2016-05-02T16:24:00Z"/>
                    <w:rFonts w:cs="Arial"/>
                  </w:rPr>
                </w:rPrChange>
              </w:rPr>
            </w:pPr>
            <w:ins w:id="2061" w:author="Elias De Moraes Fernandes" w:date="2016-03-16T13:10:00Z">
              <w:del w:id="2062" w:author="Elias de Moraes Fernandes" w:date="2016-05-02T16:24:00Z">
                <w:r w:rsidRPr="0066059B" w:rsidDel="00DA24D0">
                  <w:rPr>
                    <w:rFonts w:ascii="Arial" w:hAnsi="Arial" w:cs="Arial"/>
                    <w:rPrChange w:id="2063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064" w:author="Elias de Moraes Fernandes" w:date="2016-05-02T15:46:00Z">
              <w:tcPr>
                <w:tcW w:w="1940" w:type="dxa"/>
              </w:tcPr>
            </w:tcPrChange>
          </w:tcPr>
          <w:p w14:paraId="7331CC59" w14:textId="43AD3884" w:rsidR="006D0AA3" w:rsidRPr="0066059B" w:rsidDel="00DA24D0" w:rsidRDefault="006D0AA3" w:rsidP="00B846E6">
            <w:pPr>
              <w:spacing w:line="360" w:lineRule="auto"/>
              <w:rPr>
                <w:del w:id="2065" w:author="Elias de Moraes Fernandes" w:date="2016-05-02T16:24:00Z"/>
                <w:rFonts w:ascii="Arial" w:hAnsi="Arial" w:cs="Arial"/>
                <w:rPrChange w:id="2066" w:author="Elias de Moraes Fernandes" w:date="2016-05-02T15:20:00Z">
                  <w:rPr>
                    <w:del w:id="2067" w:author="Elias de Moraes Fernandes" w:date="2016-05-02T16:24:00Z"/>
                    <w:rFonts w:cs="Arial"/>
                  </w:rPr>
                </w:rPrChange>
              </w:rPr>
              <w:pPrChange w:id="2068" w:author="Elias de Moraes Fernandes" w:date="2016-05-02T14:57:00Z">
                <w:pPr>
                  <w:spacing w:line="360" w:lineRule="auto"/>
                </w:pPr>
              </w:pPrChange>
            </w:pPr>
            <w:ins w:id="2069" w:author="Elias De Moraes Fernandes" w:date="2016-03-16T13:10:00Z">
              <w:del w:id="2070" w:author="Elias de Moraes Fernandes" w:date="2016-05-02T14:57:00Z">
                <w:r w:rsidRPr="0066059B" w:rsidDel="00B846E6">
                  <w:rPr>
                    <w:rFonts w:ascii="Arial" w:hAnsi="Arial" w:cs="Arial"/>
                    <w:rPrChange w:id="2071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  <w:del w:id="2072" w:author="Elias de Moraes Fernandes" w:date="2016-05-02T16:24:00Z">
              <w:r w:rsidRPr="0066059B" w:rsidDel="00DA24D0">
                <w:rPr>
                  <w:rFonts w:ascii="Arial" w:hAnsi="Arial" w:cs="Arial"/>
                  <w:rPrChange w:id="2073" w:author="Elias de Moraes Fernandes" w:date="2016-05-02T15:20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6059B" w:rsidDel="00DA24D0" w14:paraId="1DA4CA29" w14:textId="78762A42" w:rsidTr="00593C0C">
        <w:tblPrEx>
          <w:tblPrExChange w:id="2074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2075" w:author="Elias De Moraes Fernandes" w:date="2016-03-16T12:59:00Z"/>
          <w:del w:id="2076" w:author="Elias de Moraes Fernandes" w:date="2016-05-02T16:24:00Z"/>
          <w:trPrChange w:id="2077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078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7E47F6A6" w14:textId="2EA76CDA" w:rsidR="006D0AA3" w:rsidRPr="0066059B" w:rsidDel="00DA24D0" w:rsidRDefault="006D0AA3" w:rsidP="00483240">
            <w:pPr>
              <w:pStyle w:val="CronogramaParagrafo"/>
              <w:rPr>
                <w:ins w:id="2079" w:author="Elias De Moraes Fernandes" w:date="2016-03-16T12:59:00Z"/>
                <w:del w:id="2080" w:author="Elias de Moraes Fernandes" w:date="2016-05-02T16:24:00Z"/>
                <w:rFonts w:ascii="Arial" w:hAnsi="Arial"/>
                <w:rPrChange w:id="2081" w:author="Elias de Moraes Fernandes" w:date="2016-05-02T15:20:00Z">
                  <w:rPr>
                    <w:ins w:id="2082" w:author="Elias De Moraes Fernandes" w:date="2016-03-16T12:59:00Z"/>
                    <w:del w:id="2083" w:author="Elias de Moraes Fernandes" w:date="2016-05-02T16:24:00Z"/>
                  </w:rPr>
                </w:rPrChange>
              </w:rPr>
            </w:pPr>
            <w:ins w:id="2084" w:author="Elias De Moraes Fernandes" w:date="2016-03-16T13:10:00Z">
              <w:del w:id="2085" w:author="Elias de Moraes Fernandes" w:date="2016-05-02T16:24:00Z">
                <w:r w:rsidRPr="0066059B" w:rsidDel="00DA24D0">
                  <w:rPr>
                    <w:rFonts w:ascii="Arial" w:hAnsi="Arial"/>
                    <w:rPrChange w:id="2086" w:author="Elias de Moraes Fernandes" w:date="2016-05-02T15:20:00Z">
                      <w:rPr/>
                    </w:rPrChange>
                  </w:rPr>
                  <w:delText>Desenvolver sistema de pontuação</w:delText>
                </w:r>
              </w:del>
            </w:ins>
          </w:p>
        </w:tc>
        <w:tc>
          <w:tcPr>
            <w:tcW w:w="337" w:type="dxa"/>
            <w:tcPrChange w:id="2087" w:author="Elias de Moraes Fernandes" w:date="2016-05-02T15:46:00Z">
              <w:tcPr>
                <w:tcW w:w="337" w:type="dxa"/>
              </w:tcPr>
            </w:tcPrChange>
          </w:tcPr>
          <w:p w14:paraId="29CE3A50" w14:textId="6807A1DD" w:rsidR="006D0AA3" w:rsidRPr="0066059B" w:rsidDel="00DA24D0" w:rsidRDefault="006D0AA3" w:rsidP="00483240">
            <w:pPr>
              <w:spacing w:line="360" w:lineRule="auto"/>
              <w:rPr>
                <w:ins w:id="2088" w:author="Elias De Moraes Fernandes" w:date="2016-03-16T12:59:00Z"/>
                <w:del w:id="2089" w:author="Elias de Moraes Fernandes" w:date="2016-05-02T16:24:00Z"/>
                <w:rFonts w:ascii="Arial" w:hAnsi="Arial" w:cs="Arial"/>
                <w:rPrChange w:id="2090" w:author="Elias de Moraes Fernandes" w:date="2016-05-02T15:20:00Z">
                  <w:rPr>
                    <w:ins w:id="2091" w:author="Elias De Moraes Fernandes" w:date="2016-03-16T12:59:00Z"/>
                    <w:del w:id="209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093" w:author="Elias de Moraes Fernandes" w:date="2016-05-02T15:46:00Z">
              <w:tcPr>
                <w:tcW w:w="340" w:type="dxa"/>
              </w:tcPr>
            </w:tcPrChange>
          </w:tcPr>
          <w:p w14:paraId="679FDA37" w14:textId="07D97DBF" w:rsidR="006D0AA3" w:rsidRPr="0066059B" w:rsidDel="00DA24D0" w:rsidRDefault="006D0AA3" w:rsidP="00483240">
            <w:pPr>
              <w:spacing w:line="360" w:lineRule="auto"/>
              <w:rPr>
                <w:ins w:id="2094" w:author="Elias De Moraes Fernandes" w:date="2016-03-16T12:59:00Z"/>
                <w:del w:id="2095" w:author="Elias de Moraes Fernandes" w:date="2016-05-02T16:24:00Z"/>
                <w:rFonts w:ascii="Arial" w:hAnsi="Arial" w:cs="Arial"/>
                <w:rPrChange w:id="2096" w:author="Elias de Moraes Fernandes" w:date="2016-05-02T15:20:00Z">
                  <w:rPr>
                    <w:ins w:id="2097" w:author="Elias De Moraes Fernandes" w:date="2016-03-16T12:59:00Z"/>
                    <w:del w:id="209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099" w:author="Elias de Moraes Fernandes" w:date="2016-05-02T15:46:00Z">
              <w:tcPr>
                <w:tcW w:w="337" w:type="dxa"/>
              </w:tcPr>
            </w:tcPrChange>
          </w:tcPr>
          <w:p w14:paraId="7A8350EF" w14:textId="3DB9AF6D" w:rsidR="006D0AA3" w:rsidRPr="0066059B" w:rsidDel="00DA24D0" w:rsidRDefault="006D0AA3" w:rsidP="00483240">
            <w:pPr>
              <w:spacing w:line="360" w:lineRule="auto"/>
              <w:rPr>
                <w:ins w:id="2100" w:author="Elias De Moraes Fernandes" w:date="2016-03-16T12:59:00Z"/>
                <w:del w:id="2101" w:author="Elias de Moraes Fernandes" w:date="2016-05-02T16:24:00Z"/>
                <w:rFonts w:ascii="Arial" w:hAnsi="Arial" w:cs="Arial"/>
                <w:rPrChange w:id="2102" w:author="Elias de Moraes Fernandes" w:date="2016-05-02T15:20:00Z">
                  <w:rPr>
                    <w:ins w:id="2103" w:author="Elias De Moraes Fernandes" w:date="2016-03-16T12:59:00Z"/>
                    <w:del w:id="21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105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1AC4E2AD" w14:textId="178BB46E" w:rsidR="006D0AA3" w:rsidRPr="0066059B" w:rsidDel="00DA24D0" w:rsidRDefault="006D0AA3" w:rsidP="00483240">
            <w:pPr>
              <w:spacing w:line="360" w:lineRule="auto"/>
              <w:rPr>
                <w:ins w:id="2106" w:author="Elias De Moraes Fernandes" w:date="2016-03-16T12:59:00Z"/>
                <w:del w:id="2107" w:author="Elias de Moraes Fernandes" w:date="2016-05-02T16:24:00Z"/>
                <w:rFonts w:ascii="Arial" w:hAnsi="Arial" w:cs="Arial"/>
                <w:rPrChange w:id="2108" w:author="Elias de Moraes Fernandes" w:date="2016-05-02T15:20:00Z">
                  <w:rPr>
                    <w:ins w:id="2109" w:author="Elias De Moraes Fernandes" w:date="2016-03-16T12:59:00Z"/>
                    <w:del w:id="21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11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0E38D873" w14:textId="65958C8B" w:rsidR="006D0AA3" w:rsidRPr="0066059B" w:rsidDel="00DA24D0" w:rsidRDefault="006D0AA3" w:rsidP="00483240">
            <w:pPr>
              <w:spacing w:line="360" w:lineRule="auto"/>
              <w:rPr>
                <w:ins w:id="2112" w:author="Elias De Moraes Fernandes" w:date="2016-03-16T12:59:00Z"/>
                <w:del w:id="2113" w:author="Elias de Moraes Fernandes" w:date="2016-05-02T16:24:00Z"/>
                <w:rFonts w:ascii="Arial" w:hAnsi="Arial" w:cs="Arial"/>
                <w:rPrChange w:id="2114" w:author="Elias de Moraes Fernandes" w:date="2016-05-02T15:20:00Z">
                  <w:rPr>
                    <w:ins w:id="2115" w:author="Elias De Moraes Fernandes" w:date="2016-03-16T12:59:00Z"/>
                    <w:del w:id="211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117" w:author="Elias de Moraes Fernandes" w:date="2016-05-02T15:46:00Z">
              <w:tcPr>
                <w:tcW w:w="334" w:type="dxa"/>
              </w:tcPr>
            </w:tcPrChange>
          </w:tcPr>
          <w:p w14:paraId="35D45FD6" w14:textId="353D8D42" w:rsidR="006D0AA3" w:rsidRPr="0066059B" w:rsidDel="00DA24D0" w:rsidRDefault="006D0AA3" w:rsidP="00483240">
            <w:pPr>
              <w:spacing w:line="360" w:lineRule="auto"/>
              <w:rPr>
                <w:ins w:id="2118" w:author="Elias De Moraes Fernandes" w:date="2016-03-16T12:59:00Z"/>
                <w:del w:id="2119" w:author="Elias de Moraes Fernandes" w:date="2016-05-02T16:24:00Z"/>
                <w:rFonts w:ascii="Arial" w:hAnsi="Arial" w:cs="Arial"/>
                <w:rPrChange w:id="2120" w:author="Elias de Moraes Fernandes" w:date="2016-05-02T15:20:00Z">
                  <w:rPr>
                    <w:ins w:id="2121" w:author="Elias De Moraes Fernandes" w:date="2016-03-16T12:59:00Z"/>
                    <w:del w:id="212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23" w:author="Elias de Moraes Fernandes" w:date="2016-05-02T15:46:00Z">
              <w:tcPr>
                <w:tcW w:w="336" w:type="dxa"/>
              </w:tcPr>
            </w:tcPrChange>
          </w:tcPr>
          <w:p w14:paraId="2F6D6717" w14:textId="1560F1E0" w:rsidR="006D0AA3" w:rsidRPr="0066059B" w:rsidDel="00DA24D0" w:rsidRDefault="006D0AA3" w:rsidP="00483240">
            <w:pPr>
              <w:spacing w:line="360" w:lineRule="auto"/>
              <w:rPr>
                <w:ins w:id="2124" w:author="Elias De Moraes Fernandes" w:date="2016-03-16T12:59:00Z"/>
                <w:del w:id="2125" w:author="Elias de Moraes Fernandes" w:date="2016-05-02T16:24:00Z"/>
                <w:rFonts w:ascii="Arial" w:hAnsi="Arial" w:cs="Arial"/>
                <w:rPrChange w:id="2126" w:author="Elias de Moraes Fernandes" w:date="2016-05-02T15:20:00Z">
                  <w:rPr>
                    <w:ins w:id="2127" w:author="Elias De Moraes Fernandes" w:date="2016-03-16T12:59:00Z"/>
                    <w:del w:id="212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29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18A8BD" w14:textId="432BCA22" w:rsidR="006D0AA3" w:rsidRPr="0066059B" w:rsidDel="00DA24D0" w:rsidRDefault="006D0AA3" w:rsidP="00483240">
            <w:pPr>
              <w:spacing w:line="360" w:lineRule="auto"/>
              <w:rPr>
                <w:ins w:id="2130" w:author="Elias De Moraes Fernandes" w:date="2016-03-16T12:59:00Z"/>
                <w:del w:id="2131" w:author="Elias de Moraes Fernandes" w:date="2016-05-02T16:24:00Z"/>
                <w:rFonts w:ascii="Arial" w:hAnsi="Arial" w:cs="Arial"/>
                <w:rPrChange w:id="2132" w:author="Elias de Moraes Fernandes" w:date="2016-05-02T15:20:00Z">
                  <w:rPr>
                    <w:ins w:id="2133" w:author="Elias De Moraes Fernandes" w:date="2016-03-16T12:59:00Z"/>
                    <w:del w:id="21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35" w:author="Elias de Moraes Fernandes" w:date="2016-05-02T15:46:00Z">
              <w:tcPr>
                <w:tcW w:w="336" w:type="dxa"/>
              </w:tcPr>
            </w:tcPrChange>
          </w:tcPr>
          <w:p w14:paraId="340E03CC" w14:textId="01F65731" w:rsidR="006D0AA3" w:rsidRPr="0066059B" w:rsidDel="00DA24D0" w:rsidRDefault="006D0AA3" w:rsidP="00483240">
            <w:pPr>
              <w:spacing w:line="360" w:lineRule="auto"/>
              <w:rPr>
                <w:ins w:id="2136" w:author="Elias De Moraes Fernandes" w:date="2016-03-16T12:59:00Z"/>
                <w:del w:id="2137" w:author="Elias de Moraes Fernandes" w:date="2016-05-02T16:24:00Z"/>
                <w:rFonts w:ascii="Arial" w:hAnsi="Arial" w:cs="Arial"/>
                <w:rPrChange w:id="2138" w:author="Elias de Moraes Fernandes" w:date="2016-05-02T15:20:00Z">
                  <w:rPr>
                    <w:ins w:id="2139" w:author="Elias De Moraes Fernandes" w:date="2016-03-16T12:59:00Z"/>
                    <w:del w:id="21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41" w:author="Elias de Moraes Fernandes" w:date="2016-05-02T15:46:00Z">
              <w:tcPr>
                <w:tcW w:w="336" w:type="dxa"/>
              </w:tcPr>
            </w:tcPrChange>
          </w:tcPr>
          <w:p w14:paraId="18B4783D" w14:textId="627BA84C" w:rsidR="006D0AA3" w:rsidRPr="0066059B" w:rsidDel="00DA24D0" w:rsidRDefault="006D0AA3" w:rsidP="00483240">
            <w:pPr>
              <w:spacing w:line="360" w:lineRule="auto"/>
              <w:rPr>
                <w:ins w:id="2142" w:author="Elias De Moraes Fernandes" w:date="2016-03-16T12:59:00Z"/>
                <w:del w:id="2143" w:author="Elias de Moraes Fernandes" w:date="2016-05-02T16:24:00Z"/>
                <w:rFonts w:ascii="Arial" w:hAnsi="Arial" w:cs="Arial"/>
                <w:rPrChange w:id="2144" w:author="Elias de Moraes Fernandes" w:date="2016-05-02T15:20:00Z">
                  <w:rPr>
                    <w:ins w:id="2145" w:author="Elias De Moraes Fernandes" w:date="2016-03-16T12:59:00Z"/>
                    <w:del w:id="21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47" w:author="Elias de Moraes Fernandes" w:date="2016-05-02T15:46:00Z">
              <w:tcPr>
                <w:tcW w:w="336" w:type="dxa"/>
              </w:tcPr>
            </w:tcPrChange>
          </w:tcPr>
          <w:p w14:paraId="5E756871" w14:textId="3CF45FFA" w:rsidR="006D0AA3" w:rsidRPr="0066059B" w:rsidDel="00DA24D0" w:rsidRDefault="006D0AA3" w:rsidP="00483240">
            <w:pPr>
              <w:spacing w:line="360" w:lineRule="auto"/>
              <w:rPr>
                <w:ins w:id="2148" w:author="Elias De Moraes Fernandes" w:date="2016-03-16T12:59:00Z"/>
                <w:del w:id="2149" w:author="Elias de Moraes Fernandes" w:date="2016-05-02T16:24:00Z"/>
                <w:rFonts w:ascii="Arial" w:hAnsi="Arial" w:cs="Arial"/>
                <w:rPrChange w:id="2150" w:author="Elias de Moraes Fernandes" w:date="2016-05-02T15:20:00Z">
                  <w:rPr>
                    <w:ins w:id="2151" w:author="Elias De Moraes Fernandes" w:date="2016-03-16T12:59:00Z"/>
                    <w:del w:id="21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53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9349E4D" w14:textId="0612C7AD" w:rsidR="006D0AA3" w:rsidRPr="0066059B" w:rsidDel="00DA24D0" w:rsidRDefault="006D0AA3" w:rsidP="00483240">
            <w:pPr>
              <w:spacing w:line="360" w:lineRule="auto"/>
              <w:rPr>
                <w:ins w:id="2154" w:author="Elias De Moraes Fernandes" w:date="2016-03-16T12:59:00Z"/>
                <w:del w:id="2155" w:author="Elias de Moraes Fernandes" w:date="2016-05-02T16:24:00Z"/>
                <w:rFonts w:ascii="Arial" w:hAnsi="Arial" w:cs="Arial"/>
                <w:rPrChange w:id="2156" w:author="Elias de Moraes Fernandes" w:date="2016-05-02T15:20:00Z">
                  <w:rPr>
                    <w:ins w:id="2157" w:author="Elias De Moraes Fernandes" w:date="2016-03-16T12:59:00Z"/>
                    <w:del w:id="21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159" w:author="Elias de Moraes Fernandes" w:date="2016-05-02T15:46:00Z">
              <w:tcPr>
                <w:tcW w:w="336" w:type="dxa"/>
              </w:tcPr>
            </w:tcPrChange>
          </w:tcPr>
          <w:p w14:paraId="52A9D55A" w14:textId="1982E0C3" w:rsidR="006D0AA3" w:rsidRPr="0066059B" w:rsidDel="00DA24D0" w:rsidRDefault="006D0AA3" w:rsidP="00483240">
            <w:pPr>
              <w:spacing w:line="360" w:lineRule="auto"/>
              <w:rPr>
                <w:ins w:id="2160" w:author="Elias De Moraes Fernandes" w:date="2016-03-16T12:59:00Z"/>
                <w:del w:id="2161" w:author="Elias de Moraes Fernandes" w:date="2016-05-02T16:24:00Z"/>
                <w:rFonts w:ascii="Arial" w:hAnsi="Arial" w:cs="Arial"/>
                <w:rPrChange w:id="2162" w:author="Elias de Moraes Fernandes" w:date="2016-05-02T15:20:00Z">
                  <w:rPr>
                    <w:ins w:id="2163" w:author="Elias De Moraes Fernandes" w:date="2016-03-16T12:59:00Z"/>
                    <w:del w:id="21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16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86AAE51" w14:textId="4CF5530F" w:rsidR="006D0AA3" w:rsidRPr="0066059B" w:rsidDel="00DA24D0" w:rsidRDefault="006D0AA3" w:rsidP="00483240">
            <w:pPr>
              <w:spacing w:line="360" w:lineRule="auto"/>
              <w:rPr>
                <w:ins w:id="2166" w:author="Elias De Moraes Fernandes" w:date="2016-03-16T12:59:00Z"/>
                <w:del w:id="2167" w:author="Elias de Moraes Fernandes" w:date="2016-05-02T16:24:00Z"/>
                <w:rFonts w:ascii="Arial" w:hAnsi="Arial" w:cs="Arial"/>
                <w:rPrChange w:id="2168" w:author="Elias de Moraes Fernandes" w:date="2016-05-02T15:20:00Z">
                  <w:rPr>
                    <w:ins w:id="2169" w:author="Elias De Moraes Fernandes" w:date="2016-03-16T12:59:00Z"/>
                    <w:del w:id="21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171" w:author="Elias de Moraes Fernandes" w:date="2016-05-02T15:46:00Z">
              <w:tcPr>
                <w:tcW w:w="336" w:type="dxa"/>
              </w:tcPr>
            </w:tcPrChange>
          </w:tcPr>
          <w:p w14:paraId="0FAE445A" w14:textId="7A804574" w:rsidR="006D0AA3" w:rsidRPr="0066059B" w:rsidDel="00DA24D0" w:rsidRDefault="006D0AA3" w:rsidP="00483240">
            <w:pPr>
              <w:spacing w:line="360" w:lineRule="auto"/>
              <w:rPr>
                <w:ins w:id="2172" w:author="Elias De Moraes Fernandes" w:date="2016-03-16T12:59:00Z"/>
                <w:del w:id="2173" w:author="Elias de Moraes Fernandes" w:date="2016-05-02T16:24:00Z"/>
                <w:rFonts w:ascii="Arial" w:hAnsi="Arial" w:cs="Arial"/>
                <w:rPrChange w:id="2174" w:author="Elias de Moraes Fernandes" w:date="2016-05-02T15:20:00Z">
                  <w:rPr>
                    <w:ins w:id="2175" w:author="Elias De Moraes Fernandes" w:date="2016-03-16T12:59:00Z"/>
                    <w:del w:id="21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177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B80EBE4" w14:textId="562E3381" w:rsidR="006D0AA3" w:rsidRPr="0066059B" w:rsidDel="00DA24D0" w:rsidRDefault="006D0AA3" w:rsidP="00483240">
            <w:pPr>
              <w:spacing w:line="360" w:lineRule="auto"/>
              <w:rPr>
                <w:ins w:id="2178" w:author="Elias De Moraes Fernandes" w:date="2016-03-16T12:59:00Z"/>
                <w:del w:id="2179" w:author="Elias de Moraes Fernandes" w:date="2016-05-02T16:24:00Z"/>
                <w:rFonts w:ascii="Arial" w:hAnsi="Arial" w:cs="Arial"/>
                <w:rPrChange w:id="2180" w:author="Elias de Moraes Fernandes" w:date="2016-05-02T15:20:00Z">
                  <w:rPr>
                    <w:ins w:id="2181" w:author="Elias De Moraes Fernandes" w:date="2016-03-16T12:59:00Z"/>
                    <w:del w:id="2182" w:author="Elias de Moraes Fernandes" w:date="2016-05-02T16:24:00Z"/>
                    <w:rFonts w:cs="Arial"/>
                  </w:rPr>
                </w:rPrChange>
              </w:rPr>
            </w:pPr>
            <w:ins w:id="2183" w:author="Elias De Moraes Fernandes" w:date="2016-03-16T13:10:00Z">
              <w:del w:id="2184" w:author="Elias de Moraes Fernandes" w:date="2016-05-02T16:24:00Z">
                <w:r w:rsidRPr="0066059B" w:rsidDel="00DA24D0">
                  <w:rPr>
                    <w:rFonts w:ascii="Arial" w:hAnsi="Arial" w:cs="Arial"/>
                    <w:rPrChange w:id="2185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186" w:author="Elias de Moraes Fernandes" w:date="2016-05-02T15:46:00Z">
              <w:tcPr>
                <w:tcW w:w="1940" w:type="dxa"/>
              </w:tcPr>
            </w:tcPrChange>
          </w:tcPr>
          <w:p w14:paraId="0BE65057" w14:textId="12C70777" w:rsidR="006D0AA3" w:rsidRPr="0066059B" w:rsidDel="00DA24D0" w:rsidRDefault="006D0AA3" w:rsidP="00483240">
            <w:pPr>
              <w:spacing w:line="360" w:lineRule="auto"/>
              <w:rPr>
                <w:ins w:id="2187" w:author="Elias De Moraes Fernandes" w:date="2016-03-16T12:59:00Z"/>
                <w:del w:id="2188" w:author="Elias de Moraes Fernandes" w:date="2016-05-02T16:24:00Z"/>
                <w:rFonts w:ascii="Arial" w:hAnsi="Arial" w:cs="Arial"/>
                <w:rPrChange w:id="2189" w:author="Elias de Moraes Fernandes" w:date="2016-05-02T15:20:00Z">
                  <w:rPr>
                    <w:ins w:id="2190" w:author="Elias De Moraes Fernandes" w:date="2016-03-16T12:59:00Z"/>
                    <w:del w:id="2191" w:author="Elias de Moraes Fernandes" w:date="2016-05-02T16:24:00Z"/>
                    <w:rFonts w:cs="Arial"/>
                  </w:rPr>
                </w:rPrChange>
              </w:rPr>
            </w:pPr>
            <w:ins w:id="2192" w:author="Elias De Moraes Fernandes" w:date="2016-03-16T13:10:00Z">
              <w:del w:id="2193" w:author="Elias de Moraes Fernandes" w:date="2016-05-02T14:57:00Z">
                <w:r w:rsidRPr="0066059B" w:rsidDel="00B846E6">
                  <w:rPr>
                    <w:rFonts w:ascii="Arial" w:hAnsi="Arial" w:cs="Arial"/>
                    <w:rPrChange w:id="2194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6D0AA3" w:rsidRPr="0066059B" w:rsidDel="00DA24D0" w14:paraId="0C6E8205" w14:textId="31072A47" w:rsidTr="00593C0C">
        <w:tblPrEx>
          <w:tblPrExChange w:id="2195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423"/>
          <w:ins w:id="2196" w:author="Elias De Moraes Fernandes" w:date="2016-03-16T13:08:00Z"/>
          <w:del w:id="2197" w:author="Elias de Moraes Fernandes" w:date="2016-05-02T16:24:00Z"/>
          <w:trPrChange w:id="2198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199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AEDCC62" w14:textId="7CEC2826" w:rsidR="006D0AA3" w:rsidRPr="0066059B" w:rsidDel="00DA24D0" w:rsidRDefault="006D0AA3" w:rsidP="00483240">
            <w:pPr>
              <w:pStyle w:val="CronogramaParagrafo"/>
              <w:rPr>
                <w:ins w:id="2200" w:author="Elias De Moraes Fernandes" w:date="2016-03-16T13:08:00Z"/>
                <w:del w:id="2201" w:author="Elias de Moraes Fernandes" w:date="2016-05-02T16:24:00Z"/>
                <w:rFonts w:ascii="Arial" w:hAnsi="Arial"/>
                <w:rPrChange w:id="2202" w:author="Elias de Moraes Fernandes" w:date="2016-05-02T15:20:00Z">
                  <w:rPr>
                    <w:ins w:id="2203" w:author="Elias De Moraes Fernandes" w:date="2016-03-16T13:08:00Z"/>
                    <w:del w:id="2204" w:author="Elias de Moraes Fernandes" w:date="2016-05-02T16:24:00Z"/>
                  </w:rPr>
                </w:rPrChange>
              </w:rPr>
            </w:pPr>
            <w:ins w:id="2205" w:author="Elias De Moraes Fernandes" w:date="2016-03-16T13:10:00Z">
              <w:del w:id="2206" w:author="Elias de Moraes Fernandes" w:date="2016-05-02T16:24:00Z">
                <w:r w:rsidRPr="0066059B" w:rsidDel="00DA24D0">
                  <w:rPr>
                    <w:rFonts w:ascii="Arial" w:hAnsi="Arial"/>
                    <w:rPrChange w:id="2207" w:author="Elias de Moraes Fernandes" w:date="2016-05-02T15:20:00Z">
                      <w:rPr/>
                    </w:rPrChange>
                  </w:rPr>
                  <w:delText>Implementar inimigos</w:delText>
                </w:r>
              </w:del>
            </w:ins>
          </w:p>
        </w:tc>
        <w:tc>
          <w:tcPr>
            <w:tcW w:w="337" w:type="dxa"/>
            <w:tcPrChange w:id="2208" w:author="Elias de Moraes Fernandes" w:date="2016-05-02T15:46:00Z">
              <w:tcPr>
                <w:tcW w:w="337" w:type="dxa"/>
              </w:tcPr>
            </w:tcPrChange>
          </w:tcPr>
          <w:p w14:paraId="2FC68752" w14:textId="0ACD330B" w:rsidR="006D0AA3" w:rsidRPr="0066059B" w:rsidDel="00DA24D0" w:rsidRDefault="006D0AA3" w:rsidP="00483240">
            <w:pPr>
              <w:spacing w:line="360" w:lineRule="auto"/>
              <w:rPr>
                <w:ins w:id="2209" w:author="Elias De Moraes Fernandes" w:date="2016-03-16T13:08:00Z"/>
                <w:del w:id="2210" w:author="Elias de Moraes Fernandes" w:date="2016-05-02T16:24:00Z"/>
                <w:rFonts w:ascii="Arial" w:hAnsi="Arial" w:cs="Arial"/>
                <w:rPrChange w:id="2211" w:author="Elias de Moraes Fernandes" w:date="2016-05-02T15:20:00Z">
                  <w:rPr>
                    <w:ins w:id="2212" w:author="Elias De Moraes Fernandes" w:date="2016-03-16T13:08:00Z"/>
                    <w:del w:id="221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214" w:author="Elias de Moraes Fernandes" w:date="2016-05-02T15:46:00Z">
              <w:tcPr>
                <w:tcW w:w="340" w:type="dxa"/>
              </w:tcPr>
            </w:tcPrChange>
          </w:tcPr>
          <w:p w14:paraId="6E4225B6" w14:textId="7D2BDC92" w:rsidR="006D0AA3" w:rsidRPr="0066059B" w:rsidDel="00DA24D0" w:rsidRDefault="006D0AA3" w:rsidP="00483240">
            <w:pPr>
              <w:spacing w:line="360" w:lineRule="auto"/>
              <w:rPr>
                <w:ins w:id="2215" w:author="Elias De Moraes Fernandes" w:date="2016-03-16T13:08:00Z"/>
                <w:del w:id="2216" w:author="Elias de Moraes Fernandes" w:date="2016-05-02T16:24:00Z"/>
                <w:rFonts w:ascii="Arial" w:hAnsi="Arial" w:cs="Arial"/>
                <w:rPrChange w:id="2217" w:author="Elias de Moraes Fernandes" w:date="2016-05-02T15:20:00Z">
                  <w:rPr>
                    <w:ins w:id="2218" w:author="Elias De Moraes Fernandes" w:date="2016-03-16T13:08:00Z"/>
                    <w:del w:id="22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220" w:author="Elias de Moraes Fernandes" w:date="2016-05-02T15:46:00Z">
              <w:tcPr>
                <w:tcW w:w="337" w:type="dxa"/>
              </w:tcPr>
            </w:tcPrChange>
          </w:tcPr>
          <w:p w14:paraId="7AAD978C" w14:textId="16B9DA5B" w:rsidR="006D0AA3" w:rsidRPr="0066059B" w:rsidDel="00DA24D0" w:rsidRDefault="006D0AA3" w:rsidP="00483240">
            <w:pPr>
              <w:spacing w:line="360" w:lineRule="auto"/>
              <w:rPr>
                <w:ins w:id="2221" w:author="Elias De Moraes Fernandes" w:date="2016-03-16T13:08:00Z"/>
                <w:del w:id="2222" w:author="Elias de Moraes Fernandes" w:date="2016-05-02T16:24:00Z"/>
                <w:rFonts w:ascii="Arial" w:hAnsi="Arial" w:cs="Arial"/>
                <w:rPrChange w:id="2223" w:author="Elias de Moraes Fernandes" w:date="2016-05-02T15:20:00Z">
                  <w:rPr>
                    <w:ins w:id="2224" w:author="Elias De Moraes Fernandes" w:date="2016-03-16T13:08:00Z"/>
                    <w:del w:id="22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226" w:author="Elias de Moraes Fernandes" w:date="2016-05-02T15:46:00Z">
              <w:tcPr>
                <w:tcW w:w="339" w:type="dxa"/>
                <w:gridSpan w:val="2"/>
              </w:tcPr>
            </w:tcPrChange>
          </w:tcPr>
          <w:p w14:paraId="709BCD5E" w14:textId="72FA9EB6" w:rsidR="006D0AA3" w:rsidRPr="0066059B" w:rsidDel="00DA24D0" w:rsidRDefault="006D0AA3" w:rsidP="00483240">
            <w:pPr>
              <w:spacing w:line="360" w:lineRule="auto"/>
              <w:rPr>
                <w:ins w:id="2227" w:author="Elias De Moraes Fernandes" w:date="2016-03-16T13:08:00Z"/>
                <w:del w:id="2228" w:author="Elias de Moraes Fernandes" w:date="2016-05-02T16:24:00Z"/>
                <w:rFonts w:ascii="Arial" w:hAnsi="Arial" w:cs="Arial"/>
                <w:rPrChange w:id="2229" w:author="Elias de Moraes Fernandes" w:date="2016-05-02T15:20:00Z">
                  <w:rPr>
                    <w:ins w:id="2230" w:author="Elias De Moraes Fernandes" w:date="2016-03-16T13:08:00Z"/>
                    <w:del w:id="22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23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24228490" w14:textId="13A79B2A" w:rsidR="006D0AA3" w:rsidRPr="0066059B" w:rsidDel="00DA24D0" w:rsidRDefault="006D0AA3" w:rsidP="00483240">
            <w:pPr>
              <w:spacing w:line="360" w:lineRule="auto"/>
              <w:rPr>
                <w:ins w:id="2233" w:author="Elias De Moraes Fernandes" w:date="2016-03-16T13:08:00Z"/>
                <w:del w:id="2234" w:author="Elias de Moraes Fernandes" w:date="2016-05-02T16:24:00Z"/>
                <w:rFonts w:ascii="Arial" w:hAnsi="Arial" w:cs="Arial"/>
                <w:rPrChange w:id="2235" w:author="Elias de Moraes Fernandes" w:date="2016-05-02T15:20:00Z">
                  <w:rPr>
                    <w:ins w:id="2236" w:author="Elias De Moraes Fernandes" w:date="2016-03-16T13:08:00Z"/>
                    <w:del w:id="223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238" w:author="Elias de Moraes Fernandes" w:date="2016-05-02T15:46:00Z">
              <w:tcPr>
                <w:tcW w:w="334" w:type="dxa"/>
              </w:tcPr>
            </w:tcPrChange>
          </w:tcPr>
          <w:p w14:paraId="5B445410" w14:textId="1FF8553B" w:rsidR="006D0AA3" w:rsidRPr="0066059B" w:rsidDel="00DA24D0" w:rsidRDefault="006D0AA3" w:rsidP="00483240">
            <w:pPr>
              <w:spacing w:line="360" w:lineRule="auto"/>
              <w:rPr>
                <w:ins w:id="2239" w:author="Elias De Moraes Fernandes" w:date="2016-03-16T13:08:00Z"/>
                <w:del w:id="2240" w:author="Elias de Moraes Fernandes" w:date="2016-05-02T16:24:00Z"/>
                <w:rFonts w:ascii="Arial" w:hAnsi="Arial" w:cs="Arial"/>
                <w:rPrChange w:id="2241" w:author="Elias de Moraes Fernandes" w:date="2016-05-02T15:20:00Z">
                  <w:rPr>
                    <w:ins w:id="2242" w:author="Elias De Moraes Fernandes" w:date="2016-03-16T13:08:00Z"/>
                    <w:del w:id="224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44" w:author="Elias de Moraes Fernandes" w:date="2016-05-02T15:46:00Z">
              <w:tcPr>
                <w:tcW w:w="336" w:type="dxa"/>
              </w:tcPr>
            </w:tcPrChange>
          </w:tcPr>
          <w:p w14:paraId="6759DC27" w14:textId="14EA6A0A" w:rsidR="006D0AA3" w:rsidRPr="0066059B" w:rsidDel="00DA24D0" w:rsidRDefault="006D0AA3" w:rsidP="00483240">
            <w:pPr>
              <w:spacing w:line="360" w:lineRule="auto"/>
              <w:rPr>
                <w:ins w:id="2245" w:author="Elias De Moraes Fernandes" w:date="2016-03-16T13:08:00Z"/>
                <w:del w:id="2246" w:author="Elias de Moraes Fernandes" w:date="2016-05-02T16:24:00Z"/>
                <w:rFonts w:ascii="Arial" w:hAnsi="Arial" w:cs="Arial"/>
                <w:rPrChange w:id="2247" w:author="Elias de Moraes Fernandes" w:date="2016-05-02T15:20:00Z">
                  <w:rPr>
                    <w:ins w:id="2248" w:author="Elias De Moraes Fernandes" w:date="2016-03-16T13:08:00Z"/>
                    <w:del w:id="22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50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D5FA50C" w14:textId="7FF2BE8C" w:rsidR="006D0AA3" w:rsidRPr="0066059B" w:rsidDel="00DA24D0" w:rsidRDefault="006D0AA3" w:rsidP="00483240">
            <w:pPr>
              <w:spacing w:line="360" w:lineRule="auto"/>
              <w:rPr>
                <w:ins w:id="2251" w:author="Elias De Moraes Fernandes" w:date="2016-03-16T13:08:00Z"/>
                <w:del w:id="2252" w:author="Elias de Moraes Fernandes" w:date="2016-05-02T16:24:00Z"/>
                <w:rFonts w:ascii="Arial" w:hAnsi="Arial" w:cs="Arial"/>
                <w:rPrChange w:id="2253" w:author="Elias de Moraes Fernandes" w:date="2016-05-02T15:20:00Z">
                  <w:rPr>
                    <w:ins w:id="2254" w:author="Elias De Moraes Fernandes" w:date="2016-03-16T13:08:00Z"/>
                    <w:del w:id="22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56" w:author="Elias de Moraes Fernandes" w:date="2016-05-02T15:46:00Z">
              <w:tcPr>
                <w:tcW w:w="336" w:type="dxa"/>
              </w:tcPr>
            </w:tcPrChange>
          </w:tcPr>
          <w:p w14:paraId="594BB83E" w14:textId="1E84F48D" w:rsidR="006D0AA3" w:rsidRPr="0066059B" w:rsidDel="00DA24D0" w:rsidRDefault="006D0AA3" w:rsidP="00483240">
            <w:pPr>
              <w:spacing w:line="360" w:lineRule="auto"/>
              <w:rPr>
                <w:ins w:id="2257" w:author="Elias De Moraes Fernandes" w:date="2016-03-16T13:08:00Z"/>
                <w:del w:id="2258" w:author="Elias de Moraes Fernandes" w:date="2016-05-02T16:24:00Z"/>
                <w:rFonts w:ascii="Arial" w:hAnsi="Arial" w:cs="Arial"/>
                <w:rPrChange w:id="2259" w:author="Elias de Moraes Fernandes" w:date="2016-05-02T15:20:00Z">
                  <w:rPr>
                    <w:ins w:id="2260" w:author="Elias De Moraes Fernandes" w:date="2016-03-16T13:08:00Z"/>
                    <w:del w:id="22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62" w:author="Elias de Moraes Fernandes" w:date="2016-05-02T15:46:00Z">
              <w:tcPr>
                <w:tcW w:w="336" w:type="dxa"/>
              </w:tcPr>
            </w:tcPrChange>
          </w:tcPr>
          <w:p w14:paraId="48E7F82B" w14:textId="6DA68A14" w:rsidR="006D0AA3" w:rsidRPr="0066059B" w:rsidDel="00DA24D0" w:rsidRDefault="006D0AA3" w:rsidP="00483240">
            <w:pPr>
              <w:spacing w:line="360" w:lineRule="auto"/>
              <w:rPr>
                <w:ins w:id="2263" w:author="Elias De Moraes Fernandes" w:date="2016-03-16T13:08:00Z"/>
                <w:del w:id="2264" w:author="Elias de Moraes Fernandes" w:date="2016-05-02T16:24:00Z"/>
                <w:rFonts w:ascii="Arial" w:hAnsi="Arial" w:cs="Arial"/>
                <w:rPrChange w:id="2265" w:author="Elias de Moraes Fernandes" w:date="2016-05-02T15:20:00Z">
                  <w:rPr>
                    <w:ins w:id="2266" w:author="Elias De Moraes Fernandes" w:date="2016-03-16T13:08:00Z"/>
                    <w:del w:id="226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68" w:author="Elias de Moraes Fernandes" w:date="2016-05-02T15:46:00Z">
              <w:tcPr>
                <w:tcW w:w="336" w:type="dxa"/>
              </w:tcPr>
            </w:tcPrChange>
          </w:tcPr>
          <w:p w14:paraId="062854B4" w14:textId="290C1EB3" w:rsidR="006D0AA3" w:rsidRPr="0066059B" w:rsidDel="00DA24D0" w:rsidRDefault="006D0AA3" w:rsidP="00483240">
            <w:pPr>
              <w:spacing w:line="360" w:lineRule="auto"/>
              <w:rPr>
                <w:ins w:id="2269" w:author="Elias De Moraes Fernandes" w:date="2016-03-16T13:08:00Z"/>
                <w:del w:id="2270" w:author="Elias de Moraes Fernandes" w:date="2016-05-02T16:24:00Z"/>
                <w:rFonts w:ascii="Arial" w:hAnsi="Arial" w:cs="Arial"/>
                <w:rPrChange w:id="2271" w:author="Elias de Moraes Fernandes" w:date="2016-05-02T15:20:00Z">
                  <w:rPr>
                    <w:ins w:id="2272" w:author="Elias De Moraes Fernandes" w:date="2016-03-16T13:08:00Z"/>
                    <w:del w:id="2273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74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54463104" w14:textId="51026F33" w:rsidR="006D0AA3" w:rsidRPr="0066059B" w:rsidDel="00DA24D0" w:rsidRDefault="006D0AA3" w:rsidP="00483240">
            <w:pPr>
              <w:spacing w:line="360" w:lineRule="auto"/>
              <w:rPr>
                <w:ins w:id="2275" w:author="Elias De Moraes Fernandes" w:date="2016-03-16T13:08:00Z"/>
                <w:del w:id="2276" w:author="Elias de Moraes Fernandes" w:date="2016-05-02T16:24:00Z"/>
                <w:rFonts w:ascii="Arial" w:hAnsi="Arial" w:cs="Arial"/>
                <w:rPrChange w:id="2277" w:author="Elias de Moraes Fernandes" w:date="2016-05-02T15:20:00Z">
                  <w:rPr>
                    <w:ins w:id="2278" w:author="Elias De Moraes Fernandes" w:date="2016-03-16T13:08:00Z"/>
                    <w:del w:id="227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280" w:author="Elias de Moraes Fernandes" w:date="2016-05-02T15:46:00Z">
              <w:tcPr>
                <w:tcW w:w="336" w:type="dxa"/>
              </w:tcPr>
            </w:tcPrChange>
          </w:tcPr>
          <w:p w14:paraId="23D34610" w14:textId="6570DDE1" w:rsidR="006D0AA3" w:rsidRPr="0066059B" w:rsidDel="00DA24D0" w:rsidRDefault="006D0AA3" w:rsidP="00483240">
            <w:pPr>
              <w:spacing w:line="360" w:lineRule="auto"/>
              <w:rPr>
                <w:ins w:id="2281" w:author="Elias De Moraes Fernandes" w:date="2016-03-16T13:08:00Z"/>
                <w:del w:id="2282" w:author="Elias de Moraes Fernandes" w:date="2016-05-02T16:24:00Z"/>
                <w:rFonts w:ascii="Arial" w:hAnsi="Arial" w:cs="Arial"/>
                <w:rPrChange w:id="2283" w:author="Elias de Moraes Fernandes" w:date="2016-05-02T15:20:00Z">
                  <w:rPr>
                    <w:ins w:id="2284" w:author="Elias De Moraes Fernandes" w:date="2016-03-16T13:08:00Z"/>
                    <w:del w:id="22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286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7B33A4F5" w14:textId="35FCDF39" w:rsidR="006D0AA3" w:rsidRPr="0066059B" w:rsidDel="00DA24D0" w:rsidRDefault="006D0AA3" w:rsidP="00483240">
            <w:pPr>
              <w:spacing w:line="360" w:lineRule="auto"/>
              <w:rPr>
                <w:ins w:id="2287" w:author="Elias De Moraes Fernandes" w:date="2016-03-16T13:08:00Z"/>
                <w:del w:id="2288" w:author="Elias de Moraes Fernandes" w:date="2016-05-02T16:24:00Z"/>
                <w:rFonts w:ascii="Arial" w:hAnsi="Arial" w:cs="Arial"/>
                <w:rPrChange w:id="2289" w:author="Elias de Moraes Fernandes" w:date="2016-05-02T15:20:00Z">
                  <w:rPr>
                    <w:ins w:id="2290" w:author="Elias De Moraes Fernandes" w:date="2016-03-16T13:08:00Z"/>
                    <w:del w:id="229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292" w:author="Elias de Moraes Fernandes" w:date="2016-05-02T15:46:00Z">
              <w:tcPr>
                <w:tcW w:w="336" w:type="dxa"/>
              </w:tcPr>
            </w:tcPrChange>
          </w:tcPr>
          <w:p w14:paraId="074C4058" w14:textId="410C696B" w:rsidR="006D0AA3" w:rsidRPr="0066059B" w:rsidDel="00DA24D0" w:rsidRDefault="006D0AA3" w:rsidP="00483240">
            <w:pPr>
              <w:spacing w:line="360" w:lineRule="auto"/>
              <w:rPr>
                <w:ins w:id="2293" w:author="Elias De Moraes Fernandes" w:date="2016-03-16T13:08:00Z"/>
                <w:del w:id="2294" w:author="Elias de Moraes Fernandes" w:date="2016-05-02T16:24:00Z"/>
                <w:rFonts w:ascii="Arial" w:hAnsi="Arial" w:cs="Arial"/>
                <w:rPrChange w:id="2295" w:author="Elias de Moraes Fernandes" w:date="2016-05-02T15:20:00Z">
                  <w:rPr>
                    <w:ins w:id="2296" w:author="Elias De Moraes Fernandes" w:date="2016-03-16T13:08:00Z"/>
                    <w:del w:id="229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298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34D34D5" w14:textId="53588D10" w:rsidR="006D0AA3" w:rsidRPr="0066059B" w:rsidDel="00DA24D0" w:rsidRDefault="006D0AA3" w:rsidP="00483240">
            <w:pPr>
              <w:spacing w:line="360" w:lineRule="auto"/>
              <w:rPr>
                <w:ins w:id="2299" w:author="Elias De Moraes Fernandes" w:date="2016-03-16T13:08:00Z"/>
                <w:del w:id="2300" w:author="Elias de Moraes Fernandes" w:date="2016-05-02T16:24:00Z"/>
                <w:rFonts w:ascii="Arial" w:hAnsi="Arial" w:cs="Arial"/>
                <w:rPrChange w:id="2301" w:author="Elias de Moraes Fernandes" w:date="2016-05-02T15:20:00Z">
                  <w:rPr>
                    <w:ins w:id="2302" w:author="Elias De Moraes Fernandes" w:date="2016-03-16T13:08:00Z"/>
                    <w:del w:id="2303" w:author="Elias de Moraes Fernandes" w:date="2016-05-02T16:24:00Z"/>
                    <w:rFonts w:cs="Arial"/>
                  </w:rPr>
                </w:rPrChange>
              </w:rPr>
            </w:pPr>
            <w:ins w:id="2304" w:author="Elias De Moraes Fernandes" w:date="2016-03-16T13:10:00Z">
              <w:del w:id="2305" w:author="Elias de Moraes Fernandes" w:date="2016-05-02T16:24:00Z">
                <w:r w:rsidRPr="0066059B" w:rsidDel="00DA24D0">
                  <w:rPr>
                    <w:rFonts w:ascii="Arial" w:hAnsi="Arial" w:cs="Arial"/>
                    <w:rPrChange w:id="2306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2307" w:author="Elias de Moraes Fernandes" w:date="2016-05-02T15:46:00Z">
              <w:tcPr>
                <w:tcW w:w="1940" w:type="dxa"/>
              </w:tcPr>
            </w:tcPrChange>
          </w:tcPr>
          <w:p w14:paraId="13F08016" w14:textId="36533438" w:rsidR="006D0AA3" w:rsidRPr="0066059B" w:rsidDel="00DA24D0" w:rsidRDefault="006D0AA3" w:rsidP="00483240">
            <w:pPr>
              <w:spacing w:line="360" w:lineRule="auto"/>
              <w:rPr>
                <w:ins w:id="2308" w:author="Elias De Moraes Fernandes" w:date="2016-03-16T13:08:00Z"/>
                <w:del w:id="2309" w:author="Elias de Moraes Fernandes" w:date="2016-05-02T16:24:00Z"/>
                <w:rFonts w:ascii="Arial" w:hAnsi="Arial" w:cs="Arial"/>
                <w:rPrChange w:id="2310" w:author="Elias de Moraes Fernandes" w:date="2016-05-02T15:20:00Z">
                  <w:rPr>
                    <w:ins w:id="2311" w:author="Elias De Moraes Fernandes" w:date="2016-03-16T13:08:00Z"/>
                    <w:del w:id="2312" w:author="Elias de Moraes Fernandes" w:date="2016-05-02T16:24:00Z"/>
                    <w:rFonts w:cs="Arial"/>
                  </w:rPr>
                </w:rPrChange>
              </w:rPr>
            </w:pPr>
            <w:ins w:id="2313" w:author="Elias De Moraes Fernandes" w:date="2016-03-16T13:10:00Z">
              <w:del w:id="2314" w:author="Elias de Moraes Fernandes" w:date="2016-05-02T14:56:00Z">
                <w:r w:rsidRPr="0066059B" w:rsidDel="00B846E6">
                  <w:rPr>
                    <w:rFonts w:ascii="Arial" w:hAnsi="Arial" w:cs="Arial"/>
                    <w:rPrChange w:id="2315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6D0AA3" w:rsidRPr="0066059B" w:rsidDel="00DA24D0" w14:paraId="23CEBBD1" w14:textId="6B0FEDF2" w:rsidTr="00593C0C">
        <w:tblPrEx>
          <w:tblPrExChange w:id="2316" w:author="Elias de Moraes Fernandes" w:date="2016-05-02T15:46:00Z">
            <w:tblPrEx>
              <w:tblW w:w="5238" w:type="pct"/>
              <w:tblLayout w:type="fixed"/>
            </w:tblPrEx>
          </w:tblPrExChange>
        </w:tblPrEx>
        <w:trPr>
          <w:trHeight w:val="164"/>
          <w:ins w:id="2317" w:author="Elias De Moraes Fernandes" w:date="2016-03-16T13:09:00Z"/>
          <w:del w:id="2318" w:author="Elias de Moraes Fernandes" w:date="2016-05-02T16:24:00Z"/>
          <w:trPrChange w:id="2319" w:author="Elias de Moraes Fernandes" w:date="2016-05-02T15:46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2320" w:author="Elias de Moraes Fernandes" w:date="2016-05-02T15:4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5CEF7EC" w14:textId="7AEDA8C7" w:rsidR="006D0AA3" w:rsidRPr="0066059B" w:rsidDel="00DA24D0" w:rsidRDefault="006D0AA3" w:rsidP="00483240">
            <w:pPr>
              <w:pStyle w:val="CronogramaParagrafo"/>
              <w:rPr>
                <w:ins w:id="2321" w:author="Elias De Moraes Fernandes" w:date="2016-03-16T13:09:00Z"/>
                <w:del w:id="2322" w:author="Elias de Moraes Fernandes" w:date="2016-05-02T16:24:00Z"/>
                <w:rFonts w:ascii="Arial" w:hAnsi="Arial"/>
                <w:rPrChange w:id="2323" w:author="Elias de Moraes Fernandes" w:date="2016-05-02T15:20:00Z">
                  <w:rPr>
                    <w:ins w:id="2324" w:author="Elias De Moraes Fernandes" w:date="2016-03-16T13:09:00Z"/>
                    <w:del w:id="2325" w:author="Elias de Moraes Fernandes" w:date="2016-05-02T16:24:00Z"/>
                  </w:rPr>
                </w:rPrChange>
              </w:rPr>
            </w:pPr>
            <w:ins w:id="2326" w:author="Elias De Moraes Fernandes" w:date="2016-03-16T13:09:00Z">
              <w:del w:id="2327" w:author="Elias de Moraes Fernandes" w:date="2016-05-02T16:24:00Z">
                <w:r w:rsidRPr="0066059B" w:rsidDel="00DA24D0">
                  <w:rPr>
                    <w:rFonts w:ascii="Arial" w:hAnsi="Arial"/>
                    <w:rPrChange w:id="2328" w:author="Elias de Moraes Fernandes" w:date="2016-05-02T15:20:00Z">
                      <w:rPr/>
                    </w:rPrChange>
                  </w:rPr>
                  <w:delText>Testes Iniciais</w:delText>
                </w:r>
              </w:del>
            </w:ins>
          </w:p>
        </w:tc>
        <w:tc>
          <w:tcPr>
            <w:tcW w:w="337" w:type="dxa"/>
            <w:tcPrChange w:id="2329" w:author="Elias de Moraes Fernandes" w:date="2016-05-02T15:46:00Z">
              <w:tcPr>
                <w:tcW w:w="337" w:type="dxa"/>
              </w:tcPr>
            </w:tcPrChange>
          </w:tcPr>
          <w:p w14:paraId="4009D1C1" w14:textId="0A70C2F9" w:rsidR="006D0AA3" w:rsidRPr="0066059B" w:rsidDel="00DA24D0" w:rsidRDefault="006D0AA3" w:rsidP="00483240">
            <w:pPr>
              <w:spacing w:line="360" w:lineRule="auto"/>
              <w:rPr>
                <w:ins w:id="2330" w:author="Elias De Moraes Fernandes" w:date="2016-03-16T13:09:00Z"/>
                <w:del w:id="2331" w:author="Elias de Moraes Fernandes" w:date="2016-05-02T16:24:00Z"/>
                <w:rFonts w:ascii="Arial" w:hAnsi="Arial" w:cs="Arial"/>
                <w:rPrChange w:id="2332" w:author="Elias de Moraes Fernandes" w:date="2016-05-02T15:20:00Z">
                  <w:rPr>
                    <w:ins w:id="2333" w:author="Elias De Moraes Fernandes" w:date="2016-03-16T13:09:00Z"/>
                    <w:del w:id="233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0" w:type="dxa"/>
            <w:tcPrChange w:id="2335" w:author="Elias de Moraes Fernandes" w:date="2016-05-02T15:46:00Z">
              <w:tcPr>
                <w:tcW w:w="340" w:type="dxa"/>
              </w:tcPr>
            </w:tcPrChange>
          </w:tcPr>
          <w:p w14:paraId="53C0BBB8" w14:textId="22F4747E" w:rsidR="006D0AA3" w:rsidRPr="0066059B" w:rsidDel="00DA24D0" w:rsidRDefault="006D0AA3" w:rsidP="00483240">
            <w:pPr>
              <w:spacing w:line="360" w:lineRule="auto"/>
              <w:rPr>
                <w:ins w:id="2336" w:author="Elias De Moraes Fernandes" w:date="2016-03-16T13:09:00Z"/>
                <w:del w:id="2337" w:author="Elias de Moraes Fernandes" w:date="2016-05-02T16:24:00Z"/>
                <w:rFonts w:ascii="Arial" w:hAnsi="Arial" w:cs="Arial"/>
                <w:rPrChange w:id="2338" w:author="Elias de Moraes Fernandes" w:date="2016-05-02T15:20:00Z">
                  <w:rPr>
                    <w:ins w:id="2339" w:author="Elias De Moraes Fernandes" w:date="2016-03-16T13:09:00Z"/>
                    <w:del w:id="23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7" w:type="dxa"/>
            <w:tcPrChange w:id="2341" w:author="Elias de Moraes Fernandes" w:date="2016-05-02T15:46:00Z">
              <w:tcPr>
                <w:tcW w:w="337" w:type="dxa"/>
              </w:tcPr>
            </w:tcPrChange>
          </w:tcPr>
          <w:p w14:paraId="23EE5D2F" w14:textId="1725DBCB" w:rsidR="006D0AA3" w:rsidRPr="0066059B" w:rsidDel="00DA24D0" w:rsidRDefault="006D0AA3" w:rsidP="00483240">
            <w:pPr>
              <w:spacing w:line="360" w:lineRule="auto"/>
              <w:rPr>
                <w:ins w:id="2342" w:author="Elias De Moraes Fernandes" w:date="2016-03-16T13:09:00Z"/>
                <w:del w:id="2343" w:author="Elias de Moraes Fernandes" w:date="2016-05-02T16:24:00Z"/>
                <w:rFonts w:ascii="Arial" w:hAnsi="Arial" w:cs="Arial"/>
                <w:rPrChange w:id="2344" w:author="Elias de Moraes Fernandes" w:date="2016-05-02T15:20:00Z">
                  <w:rPr>
                    <w:ins w:id="2345" w:author="Elias De Moraes Fernandes" w:date="2016-03-16T13:09:00Z"/>
                    <w:del w:id="23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54" w:type="dxa"/>
            <w:tcPrChange w:id="2347" w:author="Elias de Moraes Fernandes" w:date="2016-05-02T15:46:00Z">
              <w:tcPr>
                <w:tcW w:w="354" w:type="dxa"/>
                <w:gridSpan w:val="3"/>
              </w:tcPr>
            </w:tcPrChange>
          </w:tcPr>
          <w:p w14:paraId="0A7997AA" w14:textId="226DC24E" w:rsidR="006D0AA3" w:rsidRPr="0066059B" w:rsidDel="00DA24D0" w:rsidRDefault="006D0AA3" w:rsidP="00483240">
            <w:pPr>
              <w:spacing w:line="360" w:lineRule="auto"/>
              <w:rPr>
                <w:ins w:id="2348" w:author="Elias De Moraes Fernandes" w:date="2016-03-16T13:09:00Z"/>
                <w:del w:id="2349" w:author="Elias de Moraes Fernandes" w:date="2016-05-02T16:24:00Z"/>
                <w:rFonts w:ascii="Arial" w:hAnsi="Arial" w:cs="Arial"/>
                <w:rPrChange w:id="2350" w:author="Elias de Moraes Fernandes" w:date="2016-05-02T15:20:00Z">
                  <w:rPr>
                    <w:ins w:id="2351" w:author="Elias De Moraes Fernandes" w:date="2016-03-16T13:09:00Z"/>
                    <w:del w:id="235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21" w:type="dxa"/>
            <w:tcPrChange w:id="2353" w:author="Elias de Moraes Fernandes" w:date="2016-05-02T15:46:00Z">
              <w:tcPr>
                <w:tcW w:w="321" w:type="dxa"/>
              </w:tcPr>
            </w:tcPrChange>
          </w:tcPr>
          <w:p w14:paraId="75BC0216" w14:textId="67C3EFB8" w:rsidR="006D0AA3" w:rsidRPr="0066059B" w:rsidDel="00DA24D0" w:rsidRDefault="006D0AA3" w:rsidP="00483240">
            <w:pPr>
              <w:spacing w:line="360" w:lineRule="auto"/>
              <w:rPr>
                <w:ins w:id="2354" w:author="Elias De Moraes Fernandes" w:date="2016-03-16T13:09:00Z"/>
                <w:del w:id="2355" w:author="Elias de Moraes Fernandes" w:date="2016-05-02T16:24:00Z"/>
                <w:rFonts w:ascii="Arial" w:hAnsi="Arial" w:cs="Arial"/>
                <w:rPrChange w:id="2356" w:author="Elias de Moraes Fernandes" w:date="2016-05-02T15:20:00Z">
                  <w:rPr>
                    <w:ins w:id="2357" w:author="Elias De Moraes Fernandes" w:date="2016-03-16T13:09:00Z"/>
                    <w:del w:id="235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4" w:type="dxa"/>
            <w:tcPrChange w:id="2359" w:author="Elias de Moraes Fernandes" w:date="2016-05-02T15:46:00Z">
              <w:tcPr>
                <w:tcW w:w="334" w:type="dxa"/>
              </w:tcPr>
            </w:tcPrChange>
          </w:tcPr>
          <w:p w14:paraId="48A90213" w14:textId="62D04753" w:rsidR="006D0AA3" w:rsidRPr="0066059B" w:rsidDel="00DA24D0" w:rsidRDefault="006D0AA3" w:rsidP="00483240">
            <w:pPr>
              <w:spacing w:line="360" w:lineRule="auto"/>
              <w:rPr>
                <w:ins w:id="2360" w:author="Elias De Moraes Fernandes" w:date="2016-03-16T13:09:00Z"/>
                <w:del w:id="2361" w:author="Elias de Moraes Fernandes" w:date="2016-05-02T16:24:00Z"/>
                <w:rFonts w:ascii="Arial" w:hAnsi="Arial" w:cs="Arial"/>
                <w:rPrChange w:id="2362" w:author="Elias de Moraes Fernandes" w:date="2016-05-02T15:20:00Z">
                  <w:rPr>
                    <w:ins w:id="2363" w:author="Elias De Moraes Fernandes" w:date="2016-03-16T13:09:00Z"/>
                    <w:del w:id="23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65" w:author="Elias de Moraes Fernandes" w:date="2016-05-02T15:46:00Z">
              <w:tcPr>
                <w:tcW w:w="336" w:type="dxa"/>
              </w:tcPr>
            </w:tcPrChange>
          </w:tcPr>
          <w:p w14:paraId="16C164F4" w14:textId="6B4D210D" w:rsidR="006D0AA3" w:rsidRPr="0066059B" w:rsidDel="00DA24D0" w:rsidRDefault="006D0AA3" w:rsidP="00483240">
            <w:pPr>
              <w:spacing w:line="360" w:lineRule="auto"/>
              <w:rPr>
                <w:ins w:id="2366" w:author="Elias De Moraes Fernandes" w:date="2016-03-16T13:09:00Z"/>
                <w:del w:id="2367" w:author="Elias de Moraes Fernandes" w:date="2016-05-02T16:24:00Z"/>
                <w:rFonts w:ascii="Arial" w:hAnsi="Arial" w:cs="Arial"/>
                <w:rPrChange w:id="2368" w:author="Elias de Moraes Fernandes" w:date="2016-05-02T15:20:00Z">
                  <w:rPr>
                    <w:ins w:id="2369" w:author="Elias De Moraes Fernandes" w:date="2016-03-16T13:09:00Z"/>
                    <w:del w:id="23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71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44A9426" w14:textId="08F9F121" w:rsidR="006D0AA3" w:rsidRPr="0066059B" w:rsidDel="00DA24D0" w:rsidRDefault="006D0AA3" w:rsidP="00483240">
            <w:pPr>
              <w:spacing w:line="360" w:lineRule="auto"/>
              <w:rPr>
                <w:ins w:id="2372" w:author="Elias De Moraes Fernandes" w:date="2016-03-16T13:09:00Z"/>
                <w:del w:id="2373" w:author="Elias de Moraes Fernandes" w:date="2016-05-02T16:24:00Z"/>
                <w:rFonts w:ascii="Arial" w:hAnsi="Arial" w:cs="Arial"/>
                <w:rPrChange w:id="2374" w:author="Elias de Moraes Fernandes" w:date="2016-05-02T15:20:00Z">
                  <w:rPr>
                    <w:ins w:id="2375" w:author="Elias De Moraes Fernandes" w:date="2016-03-16T13:09:00Z"/>
                    <w:del w:id="23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77" w:author="Elias de Moraes Fernandes" w:date="2016-05-02T15:46:00Z">
              <w:tcPr>
                <w:tcW w:w="336" w:type="dxa"/>
              </w:tcPr>
            </w:tcPrChange>
          </w:tcPr>
          <w:p w14:paraId="0C222F6E" w14:textId="77A426C6" w:rsidR="006D0AA3" w:rsidRPr="0066059B" w:rsidDel="00DA24D0" w:rsidRDefault="006D0AA3" w:rsidP="00483240">
            <w:pPr>
              <w:spacing w:line="360" w:lineRule="auto"/>
              <w:rPr>
                <w:ins w:id="2378" w:author="Elias De Moraes Fernandes" w:date="2016-03-16T13:09:00Z"/>
                <w:del w:id="2379" w:author="Elias de Moraes Fernandes" w:date="2016-05-02T16:24:00Z"/>
                <w:rFonts w:ascii="Arial" w:hAnsi="Arial" w:cs="Arial"/>
                <w:rPrChange w:id="2380" w:author="Elias de Moraes Fernandes" w:date="2016-05-02T15:20:00Z">
                  <w:rPr>
                    <w:ins w:id="2381" w:author="Elias De Moraes Fernandes" w:date="2016-03-16T13:09:00Z"/>
                    <w:del w:id="238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83" w:author="Elias de Moraes Fernandes" w:date="2016-05-02T15:46:00Z">
              <w:tcPr>
                <w:tcW w:w="336" w:type="dxa"/>
              </w:tcPr>
            </w:tcPrChange>
          </w:tcPr>
          <w:p w14:paraId="1682363A" w14:textId="6F706513" w:rsidR="006D0AA3" w:rsidRPr="0066059B" w:rsidDel="00DA24D0" w:rsidRDefault="006D0AA3" w:rsidP="00483240">
            <w:pPr>
              <w:spacing w:line="360" w:lineRule="auto"/>
              <w:rPr>
                <w:ins w:id="2384" w:author="Elias De Moraes Fernandes" w:date="2016-03-16T13:09:00Z"/>
                <w:del w:id="2385" w:author="Elias de Moraes Fernandes" w:date="2016-05-02T16:24:00Z"/>
                <w:rFonts w:ascii="Arial" w:hAnsi="Arial" w:cs="Arial"/>
                <w:rPrChange w:id="2386" w:author="Elias de Moraes Fernandes" w:date="2016-05-02T15:20:00Z">
                  <w:rPr>
                    <w:ins w:id="2387" w:author="Elias De Moraes Fernandes" w:date="2016-03-16T13:09:00Z"/>
                    <w:del w:id="2388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89" w:author="Elias de Moraes Fernandes" w:date="2016-05-02T15:46:00Z">
              <w:tcPr>
                <w:tcW w:w="336" w:type="dxa"/>
              </w:tcPr>
            </w:tcPrChange>
          </w:tcPr>
          <w:p w14:paraId="1C670971" w14:textId="45E28084" w:rsidR="006D0AA3" w:rsidRPr="0066059B" w:rsidDel="00DA24D0" w:rsidRDefault="006D0AA3" w:rsidP="00483240">
            <w:pPr>
              <w:spacing w:line="360" w:lineRule="auto"/>
              <w:rPr>
                <w:ins w:id="2390" w:author="Elias De Moraes Fernandes" w:date="2016-03-16T13:09:00Z"/>
                <w:del w:id="2391" w:author="Elias de Moraes Fernandes" w:date="2016-05-02T16:24:00Z"/>
                <w:rFonts w:ascii="Arial" w:hAnsi="Arial" w:cs="Arial"/>
                <w:rPrChange w:id="2392" w:author="Elias de Moraes Fernandes" w:date="2016-05-02T15:20:00Z">
                  <w:rPr>
                    <w:ins w:id="2393" w:author="Elias De Moraes Fernandes" w:date="2016-03-16T13:09:00Z"/>
                    <w:del w:id="239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36" w:type="dxa"/>
            <w:tcPrChange w:id="2395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37E1FAA2" w14:textId="1D69101D" w:rsidR="006D0AA3" w:rsidRPr="0066059B" w:rsidDel="00DA24D0" w:rsidRDefault="006D0AA3" w:rsidP="00483240">
            <w:pPr>
              <w:spacing w:line="360" w:lineRule="auto"/>
              <w:rPr>
                <w:ins w:id="2396" w:author="Elias De Moraes Fernandes" w:date="2016-03-16T13:09:00Z"/>
                <w:del w:id="2397" w:author="Elias de Moraes Fernandes" w:date="2016-05-02T16:24:00Z"/>
                <w:rFonts w:ascii="Arial" w:hAnsi="Arial" w:cs="Arial"/>
                <w:rPrChange w:id="2398" w:author="Elias de Moraes Fernandes" w:date="2016-05-02T15:20:00Z">
                  <w:rPr>
                    <w:ins w:id="2399" w:author="Elias De Moraes Fernandes" w:date="2016-03-16T13:09:00Z"/>
                    <w:del w:id="24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06" w:type="dxa"/>
            <w:tcPrChange w:id="2401" w:author="Elias de Moraes Fernandes" w:date="2016-05-02T15:46:00Z">
              <w:tcPr>
                <w:tcW w:w="336" w:type="dxa"/>
              </w:tcPr>
            </w:tcPrChange>
          </w:tcPr>
          <w:p w14:paraId="7358F6BC" w14:textId="629BD8F0" w:rsidR="006D0AA3" w:rsidRPr="0066059B" w:rsidDel="00DA24D0" w:rsidRDefault="006D0AA3" w:rsidP="00483240">
            <w:pPr>
              <w:spacing w:line="360" w:lineRule="auto"/>
              <w:rPr>
                <w:ins w:id="2402" w:author="Elias De Moraes Fernandes" w:date="2016-03-16T13:09:00Z"/>
                <w:del w:id="2403" w:author="Elias de Moraes Fernandes" w:date="2016-05-02T16:24:00Z"/>
                <w:rFonts w:ascii="Arial" w:hAnsi="Arial" w:cs="Arial"/>
                <w:rPrChange w:id="2404" w:author="Elias de Moraes Fernandes" w:date="2016-05-02T15:20:00Z">
                  <w:rPr>
                    <w:ins w:id="2405" w:author="Elias De Moraes Fernandes" w:date="2016-03-16T13:09:00Z"/>
                    <w:del w:id="240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284" w:type="dxa"/>
            <w:tcPrChange w:id="2407" w:author="Elias de Moraes Fernandes" w:date="2016-05-02T15:46:00Z">
              <w:tcPr>
                <w:tcW w:w="254" w:type="dxa"/>
              </w:tcPr>
            </w:tcPrChange>
          </w:tcPr>
          <w:p w14:paraId="36FE7AFD" w14:textId="0FDE5611" w:rsidR="006D0AA3" w:rsidRPr="0066059B" w:rsidDel="00DA24D0" w:rsidRDefault="006D0AA3" w:rsidP="00483240">
            <w:pPr>
              <w:spacing w:line="360" w:lineRule="auto"/>
              <w:rPr>
                <w:ins w:id="2408" w:author="Elias De Moraes Fernandes" w:date="2016-03-16T13:09:00Z"/>
                <w:del w:id="2409" w:author="Elias de Moraes Fernandes" w:date="2016-05-02T16:24:00Z"/>
                <w:rFonts w:ascii="Arial" w:hAnsi="Arial" w:cs="Arial"/>
                <w:rPrChange w:id="2410" w:author="Elias de Moraes Fernandes" w:date="2016-05-02T15:20:00Z">
                  <w:rPr>
                    <w:ins w:id="2411" w:author="Elias De Moraes Fernandes" w:date="2016-03-16T13:09:00Z"/>
                    <w:del w:id="2412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18" w:type="dxa"/>
            <w:tcPrChange w:id="2413" w:author="Elias de Moraes Fernandes" w:date="2016-05-02T15:46:00Z">
              <w:tcPr>
                <w:tcW w:w="418" w:type="dxa"/>
                <w:gridSpan w:val="2"/>
              </w:tcPr>
            </w:tcPrChange>
          </w:tcPr>
          <w:p w14:paraId="5BC11CF1" w14:textId="5F988CB6" w:rsidR="006D0AA3" w:rsidRPr="0066059B" w:rsidDel="00DA24D0" w:rsidRDefault="006D0AA3" w:rsidP="00483240">
            <w:pPr>
              <w:spacing w:line="360" w:lineRule="auto"/>
              <w:rPr>
                <w:ins w:id="2414" w:author="Elias De Moraes Fernandes" w:date="2016-03-16T13:09:00Z"/>
                <w:del w:id="2415" w:author="Elias de Moraes Fernandes" w:date="2016-05-02T16:24:00Z"/>
                <w:rFonts w:ascii="Arial" w:hAnsi="Arial" w:cs="Arial"/>
                <w:rPrChange w:id="2416" w:author="Elias de Moraes Fernandes" w:date="2016-05-02T15:20:00Z">
                  <w:rPr>
                    <w:ins w:id="2417" w:author="Elias De Moraes Fernandes" w:date="2016-03-16T13:09:00Z"/>
                    <w:del w:id="2418" w:author="Elias de Moraes Fernandes" w:date="2016-05-02T16:24:00Z"/>
                    <w:rFonts w:cs="Arial"/>
                  </w:rPr>
                </w:rPrChange>
              </w:rPr>
            </w:pPr>
            <w:ins w:id="2419" w:author="Elias De Moraes Fernandes" w:date="2016-03-16T13:09:00Z">
              <w:del w:id="2420" w:author="Elias de Moraes Fernandes" w:date="2016-05-02T16:24:00Z">
                <w:r w:rsidRPr="0066059B" w:rsidDel="00DA24D0">
                  <w:rPr>
                    <w:rFonts w:ascii="Arial" w:hAnsi="Arial" w:cs="Arial"/>
                    <w:rPrChange w:id="2421" w:author="Elias de Moraes Fernandes" w:date="2016-05-02T15:20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2422" w:author="Elias de Moraes Fernandes" w:date="2016-05-02T15:46:00Z">
              <w:tcPr>
                <w:tcW w:w="336" w:type="dxa"/>
                <w:gridSpan w:val="2"/>
              </w:tcPr>
            </w:tcPrChange>
          </w:tcPr>
          <w:p w14:paraId="1A802C02" w14:textId="7A5B0758" w:rsidR="006D0AA3" w:rsidRPr="0066059B" w:rsidDel="00DA24D0" w:rsidRDefault="006D0AA3" w:rsidP="00483240">
            <w:pPr>
              <w:spacing w:line="360" w:lineRule="auto"/>
              <w:rPr>
                <w:ins w:id="2423" w:author="Elias De Moraes Fernandes" w:date="2016-03-16T13:09:00Z"/>
                <w:del w:id="2424" w:author="Elias de Moraes Fernandes" w:date="2016-05-02T16:24:00Z"/>
                <w:rFonts w:ascii="Arial" w:hAnsi="Arial" w:cs="Arial"/>
                <w:rPrChange w:id="2425" w:author="Elias de Moraes Fernandes" w:date="2016-05-02T15:20:00Z">
                  <w:rPr>
                    <w:ins w:id="2426" w:author="Elias De Moraes Fernandes" w:date="2016-03-16T13:09:00Z"/>
                    <w:del w:id="2427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940" w:type="dxa"/>
            <w:tcPrChange w:id="2428" w:author="Elias de Moraes Fernandes" w:date="2016-05-02T15:46:00Z">
              <w:tcPr>
                <w:tcW w:w="1940" w:type="dxa"/>
              </w:tcPr>
            </w:tcPrChange>
          </w:tcPr>
          <w:p w14:paraId="42251621" w14:textId="51E220C4" w:rsidR="006D0AA3" w:rsidRPr="0066059B" w:rsidDel="00DA24D0" w:rsidRDefault="006D0AA3" w:rsidP="00483240">
            <w:pPr>
              <w:spacing w:line="360" w:lineRule="auto"/>
              <w:rPr>
                <w:ins w:id="2429" w:author="Elias De Moraes Fernandes" w:date="2016-03-16T13:09:00Z"/>
                <w:del w:id="2430" w:author="Elias de Moraes Fernandes" w:date="2016-05-02T16:24:00Z"/>
                <w:rFonts w:ascii="Arial" w:hAnsi="Arial" w:cs="Arial"/>
                <w:rPrChange w:id="2431" w:author="Elias de Moraes Fernandes" w:date="2016-05-02T15:20:00Z">
                  <w:rPr>
                    <w:ins w:id="2432" w:author="Elias De Moraes Fernandes" w:date="2016-03-16T13:09:00Z"/>
                    <w:del w:id="2433" w:author="Elias de Moraes Fernandes" w:date="2016-05-02T16:24:00Z"/>
                    <w:rFonts w:cs="Arial"/>
                  </w:rPr>
                </w:rPrChange>
              </w:rPr>
            </w:pPr>
            <w:ins w:id="2434" w:author="Elias De Moraes Fernandes" w:date="2016-03-16T13:09:00Z">
              <w:del w:id="2435" w:author="Elias de Moraes Fernandes" w:date="2016-05-02T15:00:00Z">
                <w:r w:rsidRPr="0066059B" w:rsidDel="00CF2422">
                  <w:rPr>
                    <w:rFonts w:ascii="Arial" w:hAnsi="Arial" w:cs="Arial"/>
                    <w:rPrChange w:id="2436" w:author="Elias de Moraes Fernandes" w:date="2016-05-02T15:20:00Z">
                      <w:rPr>
                        <w:rFonts w:cs="Arial"/>
                      </w:rPr>
                    </w:rPrChange>
                  </w:rPr>
                  <w:delText>Iniciado (s</w:delText>
                </w:r>
              </w:del>
              <w:del w:id="2437" w:author="Elias de Moraes Fernandes" w:date="2016-05-02T16:24:00Z">
                <w:r w:rsidRPr="0066059B" w:rsidDel="00DA24D0">
                  <w:rPr>
                    <w:rFonts w:ascii="Arial" w:hAnsi="Arial" w:cs="Arial"/>
                    <w:rPrChange w:id="2438" w:author="Elias de Moraes Fernandes" w:date="2016-05-02T15:20:00Z">
                      <w:rPr>
                        <w:rFonts w:cs="Arial"/>
                      </w:rPr>
                    </w:rPrChange>
                  </w:rPr>
                  <w:delText>ob revisão v2.0)</w:delText>
                </w:r>
              </w:del>
            </w:ins>
          </w:p>
        </w:tc>
      </w:tr>
    </w:tbl>
    <w:p w14:paraId="39D228C7" w14:textId="5D284896" w:rsidR="0091226E" w:rsidRPr="004C3E19" w:rsidDel="00DA24D0" w:rsidRDefault="0091226E" w:rsidP="004C3E19">
      <w:pPr>
        <w:tabs>
          <w:tab w:val="left" w:pos="7672"/>
        </w:tabs>
        <w:rPr>
          <w:del w:id="2439" w:author="Elias de Moraes Fernandes" w:date="2016-05-02T16:24:00Z"/>
          <w:sz w:val="24"/>
          <w:lang w:val="pt-BR"/>
        </w:rPr>
      </w:pPr>
    </w:p>
    <w:tbl>
      <w:tblPr>
        <w:tblStyle w:val="TableGrid"/>
        <w:tblW w:w="5238" w:type="pct"/>
        <w:tblLook w:val="04A0" w:firstRow="1" w:lastRow="0" w:firstColumn="1" w:lastColumn="0" w:noHBand="0" w:noVBand="1"/>
        <w:tblPrChange w:id="2440" w:author="Elias de Moraes Fernandes" w:date="2016-05-02T16:03:00Z">
          <w:tblPr>
            <w:tblStyle w:val="TableGrid"/>
            <w:tblW w:w="5238" w:type="pct"/>
            <w:tblLook w:val="04A0" w:firstRow="1" w:lastRow="0" w:firstColumn="1" w:lastColumn="0" w:noHBand="0" w:noVBand="1"/>
          </w:tblPr>
        </w:tblPrChange>
      </w:tblPr>
      <w:tblGrid>
        <w:gridCol w:w="2477"/>
        <w:gridCol w:w="411"/>
        <w:gridCol w:w="363"/>
        <w:gridCol w:w="429"/>
        <w:gridCol w:w="363"/>
        <w:gridCol w:w="396"/>
        <w:gridCol w:w="376"/>
        <w:gridCol w:w="363"/>
        <w:gridCol w:w="363"/>
        <w:gridCol w:w="363"/>
        <w:gridCol w:w="363"/>
        <w:gridCol w:w="363"/>
        <w:gridCol w:w="363"/>
        <w:gridCol w:w="363"/>
        <w:gridCol w:w="346"/>
        <w:gridCol w:w="346"/>
        <w:gridCol w:w="346"/>
        <w:gridCol w:w="1638"/>
        <w:tblGridChange w:id="2441">
          <w:tblGrid>
            <w:gridCol w:w="2477"/>
            <w:gridCol w:w="183"/>
            <w:gridCol w:w="228"/>
            <w:gridCol w:w="363"/>
            <w:gridCol w:w="429"/>
            <w:gridCol w:w="363"/>
            <w:gridCol w:w="34"/>
            <w:gridCol w:w="362"/>
            <w:gridCol w:w="376"/>
            <w:gridCol w:w="363"/>
            <w:gridCol w:w="363"/>
            <w:gridCol w:w="14"/>
            <w:gridCol w:w="349"/>
            <w:gridCol w:w="363"/>
            <w:gridCol w:w="363"/>
            <w:gridCol w:w="321"/>
            <w:gridCol w:w="42"/>
            <w:gridCol w:w="363"/>
            <w:gridCol w:w="346"/>
            <w:gridCol w:w="346"/>
            <w:gridCol w:w="299"/>
            <w:gridCol w:w="47"/>
            <w:gridCol w:w="1638"/>
          </w:tblGrid>
        </w:tblGridChange>
      </w:tblGrid>
      <w:tr w:rsidR="0062039C" w:rsidRPr="0066059B" w:rsidDel="00DA24D0" w14:paraId="5C1B477C" w14:textId="4D513EAD" w:rsidTr="00F60ABB">
        <w:trPr>
          <w:gridAfter w:val="1"/>
          <w:wAfter w:w="1638" w:type="dxa"/>
          <w:trHeight w:val="288"/>
          <w:ins w:id="2442" w:author="Elias De Moraes Fernandes" w:date="2016-03-16T12:55:00Z"/>
          <w:del w:id="2443" w:author="Elias de Moraes Fernandes" w:date="2016-05-02T16:24:00Z"/>
          <w:trPrChange w:id="2444" w:author="Elias de Moraes Fernandes" w:date="2016-05-02T16:03:00Z">
            <w:trPr>
              <w:gridAfter w:val="1"/>
              <w:wAfter w:w="1685" w:type="dxa"/>
              <w:trHeight w:val="288"/>
            </w:trPr>
          </w:trPrChange>
        </w:trPr>
        <w:tc>
          <w:tcPr>
            <w:tcW w:w="2477" w:type="dxa"/>
            <w:tcPrChange w:id="2445" w:author="Elias de Moraes Fernandes" w:date="2016-05-02T16:03:00Z">
              <w:tcPr>
                <w:tcW w:w="2660" w:type="dxa"/>
                <w:gridSpan w:val="2"/>
              </w:tcPr>
            </w:tcPrChange>
          </w:tcPr>
          <w:p w14:paraId="162FF152" w14:textId="6D757D14" w:rsidR="00184DFD" w:rsidRPr="0066059B" w:rsidDel="00DA24D0" w:rsidRDefault="00184DFD" w:rsidP="00CF2422">
            <w:pPr>
              <w:spacing w:line="360" w:lineRule="auto"/>
              <w:rPr>
                <w:ins w:id="2446" w:author="Elias De Moraes Fernandes" w:date="2016-03-16T12:55:00Z"/>
                <w:del w:id="2447" w:author="Elias de Moraes Fernandes" w:date="2016-05-02T16:24:00Z"/>
                <w:rFonts w:ascii="Arial" w:hAnsi="Arial" w:cs="Arial"/>
                <w:b/>
                <w:rPrChange w:id="2448" w:author="Elias de Moraes Fernandes" w:date="2016-05-02T15:20:00Z">
                  <w:rPr>
                    <w:ins w:id="2449" w:author="Elias De Moraes Fernandes" w:date="2016-03-16T12:55:00Z"/>
                    <w:del w:id="2450" w:author="Elias de Moraes Fernandes" w:date="2016-05-02T16:24:00Z"/>
                    <w:rFonts w:cs="Arial"/>
                    <w:b/>
                  </w:rPr>
                </w:rPrChange>
              </w:rPr>
            </w:pPr>
          </w:p>
        </w:tc>
        <w:tc>
          <w:tcPr>
            <w:tcW w:w="1566" w:type="dxa"/>
            <w:gridSpan w:val="4"/>
            <w:tcPrChange w:id="2451" w:author="Elias de Moraes Fernandes" w:date="2016-05-02T16:03:00Z">
              <w:tcPr>
                <w:tcW w:w="1417" w:type="dxa"/>
                <w:gridSpan w:val="5"/>
              </w:tcPr>
            </w:tcPrChange>
          </w:tcPr>
          <w:p w14:paraId="48498F96" w14:textId="3F090F85" w:rsidR="00184DFD" w:rsidRPr="0066059B" w:rsidDel="00DA24D0" w:rsidRDefault="00184DFD" w:rsidP="00CF2422">
            <w:pPr>
              <w:spacing w:line="360" w:lineRule="auto"/>
              <w:jc w:val="center"/>
              <w:rPr>
                <w:ins w:id="2452" w:author="Elias De Moraes Fernandes" w:date="2016-03-16T12:55:00Z"/>
                <w:del w:id="2453" w:author="Elias de Moraes Fernandes" w:date="2016-05-02T16:24:00Z"/>
                <w:rFonts w:ascii="Arial" w:hAnsi="Arial" w:cs="Arial"/>
                <w:b/>
                <w:rPrChange w:id="2454" w:author="Elias de Moraes Fernandes" w:date="2016-05-02T15:20:00Z">
                  <w:rPr>
                    <w:ins w:id="2455" w:author="Elias De Moraes Fernandes" w:date="2016-03-16T12:55:00Z"/>
                    <w:del w:id="2456" w:author="Elias de Moraes Fernandes" w:date="2016-05-02T16:24:00Z"/>
                    <w:rFonts w:cs="Arial"/>
                    <w:b/>
                  </w:rPr>
                </w:rPrChange>
              </w:rPr>
            </w:pPr>
            <w:ins w:id="2457" w:author="Elias De Moraes Fernandes" w:date="2016-03-16T12:55:00Z">
              <w:del w:id="2458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59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Abril</w:delText>
                </w:r>
              </w:del>
            </w:ins>
          </w:p>
        </w:tc>
        <w:tc>
          <w:tcPr>
            <w:tcW w:w="1498" w:type="dxa"/>
            <w:gridSpan w:val="4"/>
            <w:tcPrChange w:id="2460" w:author="Elias de Moraes Fernandes" w:date="2016-05-02T16:03:00Z">
              <w:tcPr>
                <w:tcW w:w="1478" w:type="dxa"/>
                <w:gridSpan w:val="5"/>
              </w:tcPr>
            </w:tcPrChange>
          </w:tcPr>
          <w:p w14:paraId="49163B31" w14:textId="31AD6CC9" w:rsidR="00184DFD" w:rsidRPr="0066059B" w:rsidDel="00DA24D0" w:rsidRDefault="00184DFD" w:rsidP="00CF2422">
            <w:pPr>
              <w:spacing w:line="360" w:lineRule="auto"/>
              <w:jc w:val="center"/>
              <w:rPr>
                <w:ins w:id="2461" w:author="Elias De Moraes Fernandes" w:date="2016-03-16T12:55:00Z"/>
                <w:del w:id="2462" w:author="Elias de Moraes Fernandes" w:date="2016-05-02T16:24:00Z"/>
                <w:rFonts w:ascii="Arial" w:hAnsi="Arial" w:cs="Arial"/>
                <w:b/>
                <w:rPrChange w:id="2463" w:author="Elias de Moraes Fernandes" w:date="2016-05-02T15:20:00Z">
                  <w:rPr>
                    <w:ins w:id="2464" w:author="Elias De Moraes Fernandes" w:date="2016-03-16T12:55:00Z"/>
                    <w:del w:id="2465" w:author="Elias de Moraes Fernandes" w:date="2016-05-02T16:24:00Z"/>
                    <w:rFonts w:cs="Arial"/>
                    <w:b/>
                  </w:rPr>
                </w:rPrChange>
              </w:rPr>
            </w:pPr>
            <w:ins w:id="2466" w:author="Elias De Moraes Fernandes" w:date="2016-03-16T12:55:00Z">
              <w:del w:id="2467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68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Maio</w:delText>
                </w:r>
              </w:del>
            </w:ins>
          </w:p>
        </w:tc>
        <w:tc>
          <w:tcPr>
            <w:tcW w:w="1452" w:type="dxa"/>
            <w:gridSpan w:val="4"/>
            <w:tcPrChange w:id="2469" w:author="Elias de Moraes Fernandes" w:date="2016-05-02T16:03:00Z">
              <w:tcPr>
                <w:tcW w:w="1396" w:type="dxa"/>
                <w:gridSpan w:val="4"/>
              </w:tcPr>
            </w:tcPrChange>
          </w:tcPr>
          <w:p w14:paraId="74E9AE80" w14:textId="7449BE17" w:rsidR="00184DFD" w:rsidRPr="0066059B" w:rsidDel="00DA24D0" w:rsidRDefault="00184DFD" w:rsidP="00CF2422">
            <w:pPr>
              <w:spacing w:line="360" w:lineRule="auto"/>
              <w:jc w:val="center"/>
              <w:rPr>
                <w:ins w:id="2470" w:author="Elias De Moraes Fernandes" w:date="2016-03-16T12:55:00Z"/>
                <w:del w:id="2471" w:author="Elias de Moraes Fernandes" w:date="2016-05-02T16:24:00Z"/>
                <w:rFonts w:ascii="Arial" w:hAnsi="Arial" w:cs="Arial"/>
                <w:b/>
                <w:rPrChange w:id="2472" w:author="Elias de Moraes Fernandes" w:date="2016-05-02T15:20:00Z">
                  <w:rPr>
                    <w:ins w:id="2473" w:author="Elias De Moraes Fernandes" w:date="2016-03-16T12:55:00Z"/>
                    <w:del w:id="2474" w:author="Elias de Moraes Fernandes" w:date="2016-05-02T16:24:00Z"/>
                    <w:rFonts w:cs="Arial"/>
                    <w:b/>
                  </w:rPr>
                </w:rPrChange>
              </w:rPr>
            </w:pPr>
            <w:ins w:id="2475" w:author="Elias De Moraes Fernandes" w:date="2016-03-16T12:56:00Z">
              <w:del w:id="2476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77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Junho</w:delText>
                </w:r>
              </w:del>
            </w:ins>
          </w:p>
        </w:tc>
        <w:tc>
          <w:tcPr>
            <w:tcW w:w="1401" w:type="dxa"/>
            <w:gridSpan w:val="4"/>
            <w:tcPrChange w:id="2478" w:author="Elias de Moraes Fernandes" w:date="2016-05-02T16:03:00Z">
              <w:tcPr>
                <w:tcW w:w="1396" w:type="dxa"/>
                <w:gridSpan w:val="5"/>
              </w:tcPr>
            </w:tcPrChange>
          </w:tcPr>
          <w:p w14:paraId="43D84D53" w14:textId="5E03A802" w:rsidR="00184DFD" w:rsidRPr="0066059B" w:rsidDel="00DA24D0" w:rsidRDefault="00184DFD" w:rsidP="00CF2422">
            <w:pPr>
              <w:spacing w:line="360" w:lineRule="auto"/>
              <w:jc w:val="center"/>
              <w:rPr>
                <w:ins w:id="2479" w:author="Elias De Moraes Fernandes" w:date="2016-03-16T12:55:00Z"/>
                <w:del w:id="2480" w:author="Elias de Moraes Fernandes" w:date="2016-05-02T16:24:00Z"/>
                <w:rFonts w:ascii="Arial" w:hAnsi="Arial" w:cs="Arial"/>
                <w:b/>
                <w:rPrChange w:id="2481" w:author="Elias de Moraes Fernandes" w:date="2016-05-02T15:20:00Z">
                  <w:rPr>
                    <w:ins w:id="2482" w:author="Elias De Moraes Fernandes" w:date="2016-03-16T12:55:00Z"/>
                    <w:del w:id="2483" w:author="Elias de Moraes Fernandes" w:date="2016-05-02T16:24:00Z"/>
                    <w:rFonts w:cs="Arial"/>
                    <w:b/>
                  </w:rPr>
                </w:rPrChange>
              </w:rPr>
            </w:pPr>
            <w:ins w:id="2484" w:author="Elias De Moraes Fernandes" w:date="2016-03-16T12:56:00Z">
              <w:del w:id="2485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86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Julho</w:delText>
                </w:r>
              </w:del>
            </w:ins>
          </w:p>
        </w:tc>
      </w:tr>
      <w:tr w:rsidR="00F60ABB" w:rsidRPr="0066059B" w:rsidDel="00DA24D0" w14:paraId="229DF546" w14:textId="2945657D" w:rsidTr="00F60ABB">
        <w:trPr>
          <w:trHeight w:val="311"/>
          <w:ins w:id="2487" w:author="Elias De Moraes Fernandes" w:date="2016-03-16T12:55:00Z"/>
          <w:del w:id="2488" w:author="Elias de Moraes Fernandes" w:date="2016-05-02T16:24:00Z"/>
        </w:trPr>
        <w:tc>
          <w:tcPr>
            <w:tcW w:w="2477" w:type="dxa"/>
          </w:tcPr>
          <w:p w14:paraId="1D925430" w14:textId="2A451837" w:rsidR="00184DFD" w:rsidRPr="0066059B" w:rsidDel="00DA24D0" w:rsidRDefault="00184DFD" w:rsidP="00CF2422">
            <w:pPr>
              <w:spacing w:line="360" w:lineRule="auto"/>
              <w:rPr>
                <w:ins w:id="2489" w:author="Elias De Moraes Fernandes" w:date="2016-03-16T12:55:00Z"/>
                <w:del w:id="2490" w:author="Elias de Moraes Fernandes" w:date="2016-05-02T16:24:00Z"/>
                <w:rFonts w:ascii="Arial" w:hAnsi="Arial" w:cs="Arial"/>
                <w:rPrChange w:id="2491" w:author="Elias de Moraes Fernandes" w:date="2016-05-02T15:20:00Z">
                  <w:rPr>
                    <w:ins w:id="2492" w:author="Elias De Moraes Fernandes" w:date="2016-03-16T12:55:00Z"/>
                    <w:del w:id="2493" w:author="Elias de Moraes Fernandes" w:date="2016-05-02T16:24:00Z"/>
                    <w:rFonts w:cs="Arial"/>
                  </w:rPr>
                </w:rPrChange>
              </w:rPr>
            </w:pPr>
            <w:ins w:id="2494" w:author="Elias De Moraes Fernandes" w:date="2016-03-16T12:55:00Z">
              <w:del w:id="2495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496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Tarefa/Semana</w:delText>
                </w:r>
              </w:del>
            </w:ins>
          </w:p>
        </w:tc>
        <w:tc>
          <w:tcPr>
            <w:tcW w:w="411" w:type="dxa"/>
          </w:tcPr>
          <w:p w14:paraId="11B47DBF" w14:textId="37BEC807" w:rsidR="00184DFD" w:rsidRPr="0066059B" w:rsidDel="00DA24D0" w:rsidRDefault="00184DFD" w:rsidP="00CF2422">
            <w:pPr>
              <w:spacing w:line="360" w:lineRule="auto"/>
              <w:rPr>
                <w:ins w:id="2497" w:author="Elias De Moraes Fernandes" w:date="2016-03-16T12:55:00Z"/>
                <w:del w:id="2498" w:author="Elias de Moraes Fernandes" w:date="2016-05-02T16:24:00Z"/>
                <w:rFonts w:ascii="Arial" w:hAnsi="Arial" w:cs="Arial"/>
                <w:rPrChange w:id="2499" w:author="Elias de Moraes Fernandes" w:date="2016-05-02T15:20:00Z">
                  <w:rPr>
                    <w:ins w:id="2500" w:author="Elias De Moraes Fernandes" w:date="2016-03-16T12:55:00Z"/>
                    <w:del w:id="2501" w:author="Elias de Moraes Fernandes" w:date="2016-05-02T16:24:00Z"/>
                    <w:rFonts w:cs="Arial"/>
                  </w:rPr>
                </w:rPrChange>
              </w:rPr>
            </w:pPr>
            <w:ins w:id="2502" w:author="Elias De Moraes Fernandes" w:date="2016-03-16T12:55:00Z">
              <w:del w:id="2503" w:author="Elias de Moraes Fernandes" w:date="2016-05-02T16:24:00Z">
                <w:r w:rsidRPr="0066059B" w:rsidDel="00DA24D0">
                  <w:rPr>
                    <w:rFonts w:ascii="Arial" w:hAnsi="Arial" w:cs="Arial"/>
                    <w:rPrChange w:id="2504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5448C6BA" w14:textId="2D0C8A6A" w:rsidR="00184DFD" w:rsidRPr="0066059B" w:rsidDel="00DA24D0" w:rsidRDefault="00184DFD" w:rsidP="00CF2422">
            <w:pPr>
              <w:spacing w:line="360" w:lineRule="auto"/>
              <w:rPr>
                <w:ins w:id="2505" w:author="Elias De Moraes Fernandes" w:date="2016-03-16T12:55:00Z"/>
                <w:del w:id="2506" w:author="Elias de Moraes Fernandes" w:date="2016-05-02T16:24:00Z"/>
                <w:rFonts w:ascii="Arial" w:hAnsi="Arial" w:cs="Arial"/>
                <w:rPrChange w:id="2507" w:author="Elias de Moraes Fernandes" w:date="2016-05-02T15:20:00Z">
                  <w:rPr>
                    <w:ins w:id="2508" w:author="Elias De Moraes Fernandes" w:date="2016-03-16T12:55:00Z"/>
                    <w:del w:id="2509" w:author="Elias de Moraes Fernandes" w:date="2016-05-02T16:24:00Z"/>
                    <w:rFonts w:cs="Arial"/>
                  </w:rPr>
                </w:rPrChange>
              </w:rPr>
            </w:pPr>
            <w:ins w:id="2510" w:author="Elias De Moraes Fernandes" w:date="2016-03-16T12:55:00Z">
              <w:del w:id="2511" w:author="Elias de Moraes Fernandes" w:date="2016-05-02T16:24:00Z">
                <w:r w:rsidRPr="0066059B" w:rsidDel="00DA24D0">
                  <w:rPr>
                    <w:rFonts w:ascii="Arial" w:hAnsi="Arial" w:cs="Arial"/>
                    <w:rPrChange w:id="2512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429" w:type="dxa"/>
          </w:tcPr>
          <w:p w14:paraId="06FCAC35" w14:textId="5526BE20" w:rsidR="00184DFD" w:rsidRPr="0066059B" w:rsidDel="00DA24D0" w:rsidRDefault="00184DFD" w:rsidP="00CF2422">
            <w:pPr>
              <w:spacing w:line="360" w:lineRule="auto"/>
              <w:rPr>
                <w:ins w:id="2513" w:author="Elias De Moraes Fernandes" w:date="2016-03-16T12:55:00Z"/>
                <w:del w:id="2514" w:author="Elias de Moraes Fernandes" w:date="2016-05-02T16:24:00Z"/>
                <w:rFonts w:ascii="Arial" w:hAnsi="Arial" w:cs="Arial"/>
                <w:rPrChange w:id="2515" w:author="Elias de Moraes Fernandes" w:date="2016-05-02T15:20:00Z">
                  <w:rPr>
                    <w:ins w:id="2516" w:author="Elias De Moraes Fernandes" w:date="2016-03-16T12:55:00Z"/>
                    <w:del w:id="2517" w:author="Elias de Moraes Fernandes" w:date="2016-05-02T16:24:00Z"/>
                    <w:rFonts w:cs="Arial"/>
                  </w:rPr>
                </w:rPrChange>
              </w:rPr>
            </w:pPr>
            <w:ins w:id="2518" w:author="Elias De Moraes Fernandes" w:date="2016-03-16T12:55:00Z">
              <w:del w:id="2519" w:author="Elias de Moraes Fernandes" w:date="2016-05-02T16:24:00Z">
                <w:r w:rsidRPr="0066059B" w:rsidDel="00DA24D0">
                  <w:rPr>
                    <w:rFonts w:ascii="Arial" w:hAnsi="Arial" w:cs="Arial"/>
                    <w:rPrChange w:id="2520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667308B" w14:textId="4A58C59D" w:rsidR="00184DFD" w:rsidRPr="0066059B" w:rsidDel="00DA24D0" w:rsidRDefault="00184DFD" w:rsidP="00CF2422">
            <w:pPr>
              <w:spacing w:line="360" w:lineRule="auto"/>
              <w:rPr>
                <w:ins w:id="2521" w:author="Elias De Moraes Fernandes" w:date="2016-03-16T12:55:00Z"/>
                <w:del w:id="2522" w:author="Elias de Moraes Fernandes" w:date="2016-05-02T16:24:00Z"/>
                <w:rFonts w:ascii="Arial" w:hAnsi="Arial" w:cs="Arial"/>
                <w:rPrChange w:id="2523" w:author="Elias de Moraes Fernandes" w:date="2016-05-02T15:20:00Z">
                  <w:rPr>
                    <w:ins w:id="2524" w:author="Elias De Moraes Fernandes" w:date="2016-03-16T12:55:00Z"/>
                    <w:del w:id="2525" w:author="Elias de Moraes Fernandes" w:date="2016-05-02T16:24:00Z"/>
                    <w:rFonts w:cs="Arial"/>
                  </w:rPr>
                </w:rPrChange>
              </w:rPr>
            </w:pPr>
            <w:ins w:id="2526" w:author="Elias De Moraes Fernandes" w:date="2016-03-16T12:55:00Z">
              <w:del w:id="2527" w:author="Elias de Moraes Fernandes" w:date="2016-05-02T16:24:00Z">
                <w:r w:rsidRPr="0066059B" w:rsidDel="00DA24D0">
                  <w:rPr>
                    <w:rFonts w:ascii="Arial" w:hAnsi="Arial" w:cs="Arial"/>
                    <w:rPrChange w:id="2528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96" w:type="dxa"/>
          </w:tcPr>
          <w:p w14:paraId="5FBDFC51" w14:textId="4AA1F8C4" w:rsidR="00184DFD" w:rsidRPr="0066059B" w:rsidDel="00DA24D0" w:rsidRDefault="00184DFD" w:rsidP="00CF2422">
            <w:pPr>
              <w:spacing w:line="360" w:lineRule="auto"/>
              <w:rPr>
                <w:ins w:id="2529" w:author="Elias De Moraes Fernandes" w:date="2016-03-16T12:55:00Z"/>
                <w:del w:id="2530" w:author="Elias de Moraes Fernandes" w:date="2016-05-02T16:24:00Z"/>
                <w:rFonts w:ascii="Arial" w:hAnsi="Arial" w:cs="Arial"/>
                <w:rPrChange w:id="2531" w:author="Elias de Moraes Fernandes" w:date="2016-05-02T15:20:00Z">
                  <w:rPr>
                    <w:ins w:id="2532" w:author="Elias De Moraes Fernandes" w:date="2016-03-16T12:55:00Z"/>
                    <w:del w:id="2533" w:author="Elias de Moraes Fernandes" w:date="2016-05-02T16:24:00Z"/>
                    <w:rFonts w:cs="Arial"/>
                  </w:rPr>
                </w:rPrChange>
              </w:rPr>
            </w:pPr>
            <w:ins w:id="2534" w:author="Elias De Moraes Fernandes" w:date="2016-03-16T12:55:00Z">
              <w:del w:id="2535" w:author="Elias de Moraes Fernandes" w:date="2016-05-02T16:24:00Z">
                <w:r w:rsidRPr="0066059B" w:rsidDel="00DA24D0">
                  <w:rPr>
                    <w:rFonts w:ascii="Arial" w:hAnsi="Arial" w:cs="Arial"/>
                    <w:rPrChange w:id="2536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76" w:type="dxa"/>
          </w:tcPr>
          <w:p w14:paraId="168595A1" w14:textId="42D16426" w:rsidR="00184DFD" w:rsidRPr="0066059B" w:rsidDel="00DA24D0" w:rsidRDefault="00184DFD" w:rsidP="00CF2422">
            <w:pPr>
              <w:spacing w:line="360" w:lineRule="auto"/>
              <w:rPr>
                <w:ins w:id="2537" w:author="Elias De Moraes Fernandes" w:date="2016-03-16T12:55:00Z"/>
                <w:del w:id="2538" w:author="Elias de Moraes Fernandes" w:date="2016-05-02T16:24:00Z"/>
                <w:rFonts w:ascii="Arial" w:hAnsi="Arial" w:cs="Arial"/>
                <w:rPrChange w:id="2539" w:author="Elias de Moraes Fernandes" w:date="2016-05-02T15:20:00Z">
                  <w:rPr>
                    <w:ins w:id="2540" w:author="Elias De Moraes Fernandes" w:date="2016-03-16T12:55:00Z"/>
                    <w:del w:id="2541" w:author="Elias de Moraes Fernandes" w:date="2016-05-02T16:24:00Z"/>
                    <w:rFonts w:cs="Arial"/>
                  </w:rPr>
                </w:rPrChange>
              </w:rPr>
            </w:pPr>
            <w:ins w:id="2542" w:author="Elias De Moraes Fernandes" w:date="2016-03-16T12:55:00Z">
              <w:del w:id="2543" w:author="Elias de Moraes Fernandes" w:date="2016-05-02T16:24:00Z">
                <w:r w:rsidRPr="0066059B" w:rsidDel="00DA24D0">
                  <w:rPr>
                    <w:rFonts w:ascii="Arial" w:hAnsi="Arial" w:cs="Arial"/>
                    <w:rPrChange w:id="2544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1DCA120A" w14:textId="75FBE3B0" w:rsidR="00184DFD" w:rsidRPr="0066059B" w:rsidDel="00DA24D0" w:rsidRDefault="00184DFD" w:rsidP="00CF2422">
            <w:pPr>
              <w:spacing w:line="360" w:lineRule="auto"/>
              <w:rPr>
                <w:ins w:id="2545" w:author="Elias De Moraes Fernandes" w:date="2016-03-16T12:55:00Z"/>
                <w:del w:id="2546" w:author="Elias de Moraes Fernandes" w:date="2016-05-02T16:24:00Z"/>
                <w:rFonts w:ascii="Arial" w:hAnsi="Arial" w:cs="Arial"/>
                <w:rPrChange w:id="2547" w:author="Elias de Moraes Fernandes" w:date="2016-05-02T15:20:00Z">
                  <w:rPr>
                    <w:ins w:id="2548" w:author="Elias De Moraes Fernandes" w:date="2016-03-16T12:55:00Z"/>
                    <w:del w:id="2549" w:author="Elias de Moraes Fernandes" w:date="2016-05-02T16:24:00Z"/>
                    <w:rFonts w:cs="Arial"/>
                  </w:rPr>
                </w:rPrChange>
              </w:rPr>
            </w:pPr>
            <w:ins w:id="2550" w:author="Elias De Moraes Fernandes" w:date="2016-03-16T12:55:00Z">
              <w:del w:id="2551" w:author="Elias de Moraes Fernandes" w:date="2016-05-02T16:24:00Z">
                <w:r w:rsidRPr="0066059B" w:rsidDel="00DA24D0">
                  <w:rPr>
                    <w:rFonts w:ascii="Arial" w:hAnsi="Arial" w:cs="Arial"/>
                    <w:rPrChange w:id="2552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6C22C739" w14:textId="5B5AC7A1" w:rsidR="00184DFD" w:rsidRPr="0066059B" w:rsidDel="00DA24D0" w:rsidRDefault="00184DFD" w:rsidP="00CF2422">
            <w:pPr>
              <w:spacing w:line="360" w:lineRule="auto"/>
              <w:rPr>
                <w:ins w:id="2553" w:author="Elias De Moraes Fernandes" w:date="2016-03-16T12:55:00Z"/>
                <w:del w:id="2554" w:author="Elias de Moraes Fernandes" w:date="2016-05-02T16:24:00Z"/>
                <w:rFonts w:ascii="Arial" w:hAnsi="Arial" w:cs="Arial"/>
                <w:rPrChange w:id="2555" w:author="Elias de Moraes Fernandes" w:date="2016-05-02T15:20:00Z">
                  <w:rPr>
                    <w:ins w:id="2556" w:author="Elias De Moraes Fernandes" w:date="2016-03-16T12:55:00Z"/>
                    <w:del w:id="2557" w:author="Elias de Moraes Fernandes" w:date="2016-05-02T16:24:00Z"/>
                    <w:rFonts w:cs="Arial"/>
                  </w:rPr>
                </w:rPrChange>
              </w:rPr>
            </w:pPr>
            <w:ins w:id="2558" w:author="Elias De Moraes Fernandes" w:date="2016-03-16T12:55:00Z">
              <w:del w:id="2559" w:author="Elias de Moraes Fernandes" w:date="2016-05-02T16:24:00Z">
                <w:r w:rsidRPr="0066059B" w:rsidDel="00DA24D0">
                  <w:rPr>
                    <w:rFonts w:ascii="Arial" w:hAnsi="Arial" w:cs="Arial"/>
                    <w:rPrChange w:id="2560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0D41BB63" w14:textId="2DE96CC6" w:rsidR="00184DFD" w:rsidRPr="0066059B" w:rsidDel="00DA24D0" w:rsidRDefault="00184DFD" w:rsidP="00CF2422">
            <w:pPr>
              <w:spacing w:line="360" w:lineRule="auto"/>
              <w:rPr>
                <w:ins w:id="2561" w:author="Elias De Moraes Fernandes" w:date="2016-03-16T12:55:00Z"/>
                <w:del w:id="2562" w:author="Elias de Moraes Fernandes" w:date="2016-05-02T16:24:00Z"/>
                <w:rFonts w:ascii="Arial" w:hAnsi="Arial" w:cs="Arial"/>
                <w:rPrChange w:id="2563" w:author="Elias de Moraes Fernandes" w:date="2016-05-02T15:20:00Z">
                  <w:rPr>
                    <w:ins w:id="2564" w:author="Elias De Moraes Fernandes" w:date="2016-03-16T12:55:00Z"/>
                    <w:del w:id="2565" w:author="Elias de Moraes Fernandes" w:date="2016-05-02T16:24:00Z"/>
                    <w:rFonts w:cs="Arial"/>
                  </w:rPr>
                </w:rPrChange>
              </w:rPr>
            </w:pPr>
            <w:ins w:id="2566" w:author="Elias De Moraes Fernandes" w:date="2016-03-16T12:55:00Z">
              <w:del w:id="2567" w:author="Elias de Moraes Fernandes" w:date="2016-05-02T16:24:00Z">
                <w:r w:rsidRPr="0066059B" w:rsidDel="00DA24D0">
                  <w:rPr>
                    <w:rFonts w:ascii="Arial" w:hAnsi="Arial" w:cs="Arial"/>
                    <w:rPrChange w:id="2568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2DBE8B2D" w14:textId="6EFEB554" w:rsidR="00184DFD" w:rsidRPr="0066059B" w:rsidDel="00DA24D0" w:rsidRDefault="00184DFD" w:rsidP="00CF2422">
            <w:pPr>
              <w:spacing w:line="360" w:lineRule="auto"/>
              <w:rPr>
                <w:ins w:id="2569" w:author="Elias De Moraes Fernandes" w:date="2016-03-16T12:55:00Z"/>
                <w:del w:id="2570" w:author="Elias de Moraes Fernandes" w:date="2016-05-02T16:24:00Z"/>
                <w:rFonts w:ascii="Arial" w:hAnsi="Arial" w:cs="Arial"/>
                <w:rPrChange w:id="2571" w:author="Elias de Moraes Fernandes" w:date="2016-05-02T15:20:00Z">
                  <w:rPr>
                    <w:ins w:id="2572" w:author="Elias De Moraes Fernandes" w:date="2016-03-16T12:55:00Z"/>
                    <w:del w:id="2573" w:author="Elias de Moraes Fernandes" w:date="2016-05-02T16:24:00Z"/>
                    <w:rFonts w:cs="Arial"/>
                  </w:rPr>
                </w:rPrChange>
              </w:rPr>
            </w:pPr>
            <w:ins w:id="2574" w:author="Elias De Moraes Fernandes" w:date="2016-03-16T12:55:00Z">
              <w:del w:id="2575" w:author="Elias de Moraes Fernandes" w:date="2016-05-02T16:24:00Z">
                <w:r w:rsidRPr="0066059B" w:rsidDel="00DA24D0">
                  <w:rPr>
                    <w:rFonts w:ascii="Arial" w:hAnsi="Arial" w:cs="Arial"/>
                    <w:rPrChange w:id="2576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01EDF865" w14:textId="3C7F49B5" w:rsidR="00184DFD" w:rsidRPr="0066059B" w:rsidDel="00DA24D0" w:rsidRDefault="00184DFD" w:rsidP="00CF2422">
            <w:pPr>
              <w:spacing w:line="360" w:lineRule="auto"/>
              <w:rPr>
                <w:ins w:id="2577" w:author="Elias De Moraes Fernandes" w:date="2016-03-16T12:55:00Z"/>
                <w:del w:id="2578" w:author="Elias de Moraes Fernandes" w:date="2016-05-02T16:24:00Z"/>
                <w:rFonts w:ascii="Arial" w:hAnsi="Arial" w:cs="Arial"/>
                <w:rPrChange w:id="2579" w:author="Elias de Moraes Fernandes" w:date="2016-05-02T15:20:00Z">
                  <w:rPr>
                    <w:ins w:id="2580" w:author="Elias De Moraes Fernandes" w:date="2016-03-16T12:55:00Z"/>
                    <w:del w:id="2581" w:author="Elias de Moraes Fernandes" w:date="2016-05-02T16:24:00Z"/>
                    <w:rFonts w:cs="Arial"/>
                  </w:rPr>
                </w:rPrChange>
              </w:rPr>
            </w:pPr>
            <w:ins w:id="2582" w:author="Elias De Moraes Fernandes" w:date="2016-03-16T12:55:00Z">
              <w:del w:id="2583" w:author="Elias de Moraes Fernandes" w:date="2016-05-02T16:24:00Z">
                <w:r w:rsidRPr="0066059B" w:rsidDel="00DA24D0">
                  <w:rPr>
                    <w:rFonts w:ascii="Arial" w:hAnsi="Arial" w:cs="Arial"/>
                    <w:rPrChange w:id="2584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15EF344" w14:textId="7A3B77B2" w:rsidR="00184DFD" w:rsidRPr="0066059B" w:rsidDel="00DA24D0" w:rsidRDefault="00184DFD" w:rsidP="00CF2422">
            <w:pPr>
              <w:spacing w:line="360" w:lineRule="auto"/>
              <w:rPr>
                <w:ins w:id="2585" w:author="Elias De Moraes Fernandes" w:date="2016-03-16T12:55:00Z"/>
                <w:del w:id="2586" w:author="Elias de Moraes Fernandes" w:date="2016-05-02T16:24:00Z"/>
                <w:rFonts w:ascii="Arial" w:hAnsi="Arial" w:cs="Arial"/>
                <w:rPrChange w:id="2587" w:author="Elias de Moraes Fernandes" w:date="2016-05-02T15:20:00Z">
                  <w:rPr>
                    <w:ins w:id="2588" w:author="Elias De Moraes Fernandes" w:date="2016-03-16T12:55:00Z"/>
                    <w:del w:id="2589" w:author="Elias de Moraes Fernandes" w:date="2016-05-02T16:24:00Z"/>
                    <w:rFonts w:cs="Arial"/>
                  </w:rPr>
                </w:rPrChange>
              </w:rPr>
            </w:pPr>
            <w:ins w:id="2590" w:author="Elias De Moraes Fernandes" w:date="2016-03-16T12:55:00Z">
              <w:del w:id="2591" w:author="Elias de Moraes Fernandes" w:date="2016-05-02T16:24:00Z">
                <w:r w:rsidRPr="0066059B" w:rsidDel="00DA24D0">
                  <w:rPr>
                    <w:rFonts w:ascii="Arial" w:hAnsi="Arial" w:cs="Arial"/>
                    <w:rPrChange w:id="2592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52A73080" w14:textId="566BEACA" w:rsidR="00184DFD" w:rsidRPr="0066059B" w:rsidDel="00DA24D0" w:rsidRDefault="00184DFD" w:rsidP="00CF2422">
            <w:pPr>
              <w:spacing w:line="360" w:lineRule="auto"/>
              <w:rPr>
                <w:ins w:id="2593" w:author="Elias De Moraes Fernandes" w:date="2016-03-16T12:55:00Z"/>
                <w:del w:id="2594" w:author="Elias de Moraes Fernandes" w:date="2016-05-02T16:24:00Z"/>
                <w:rFonts w:ascii="Arial" w:hAnsi="Arial" w:cs="Arial"/>
                <w:rPrChange w:id="2595" w:author="Elias de Moraes Fernandes" w:date="2016-05-02T15:20:00Z">
                  <w:rPr>
                    <w:ins w:id="2596" w:author="Elias De Moraes Fernandes" w:date="2016-03-16T12:55:00Z"/>
                    <w:del w:id="2597" w:author="Elias de Moraes Fernandes" w:date="2016-05-02T16:24:00Z"/>
                    <w:rFonts w:cs="Arial"/>
                  </w:rPr>
                </w:rPrChange>
              </w:rPr>
            </w:pPr>
            <w:ins w:id="2598" w:author="Elias De Moraes Fernandes" w:date="2016-03-16T12:55:00Z">
              <w:del w:id="2599" w:author="Elias de Moraes Fernandes" w:date="2016-05-02T16:24:00Z">
                <w:r w:rsidRPr="0066059B" w:rsidDel="00DA24D0">
                  <w:rPr>
                    <w:rFonts w:ascii="Arial" w:hAnsi="Arial" w:cs="Arial"/>
                    <w:rPrChange w:id="2600" w:author="Elias de Moraes Fernandes" w:date="2016-05-02T15:20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46" w:type="dxa"/>
          </w:tcPr>
          <w:p w14:paraId="72FC8333" w14:textId="051B1C6E" w:rsidR="00184DFD" w:rsidRPr="0066059B" w:rsidDel="00DA24D0" w:rsidRDefault="00184DFD" w:rsidP="00CF2422">
            <w:pPr>
              <w:spacing w:line="360" w:lineRule="auto"/>
              <w:rPr>
                <w:ins w:id="2601" w:author="Elias De Moraes Fernandes" w:date="2016-03-16T12:55:00Z"/>
                <w:del w:id="2602" w:author="Elias de Moraes Fernandes" w:date="2016-05-02T16:24:00Z"/>
                <w:rFonts w:ascii="Arial" w:hAnsi="Arial" w:cs="Arial"/>
                <w:rPrChange w:id="2603" w:author="Elias de Moraes Fernandes" w:date="2016-05-02T15:20:00Z">
                  <w:rPr>
                    <w:ins w:id="2604" w:author="Elias De Moraes Fernandes" w:date="2016-03-16T12:55:00Z"/>
                    <w:del w:id="2605" w:author="Elias de Moraes Fernandes" w:date="2016-05-02T16:24:00Z"/>
                    <w:rFonts w:cs="Arial"/>
                  </w:rPr>
                </w:rPrChange>
              </w:rPr>
            </w:pPr>
            <w:ins w:id="2606" w:author="Elias De Moraes Fernandes" w:date="2016-03-16T12:55:00Z">
              <w:del w:id="2607" w:author="Elias de Moraes Fernandes" w:date="2016-05-02T16:24:00Z">
                <w:r w:rsidRPr="0066059B" w:rsidDel="00DA24D0">
                  <w:rPr>
                    <w:rFonts w:ascii="Arial" w:hAnsi="Arial" w:cs="Arial"/>
                    <w:rPrChange w:id="2608" w:author="Elias de Moraes Fernandes" w:date="2016-05-02T15:20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46" w:type="dxa"/>
          </w:tcPr>
          <w:p w14:paraId="5C424086" w14:textId="7C1E61A7" w:rsidR="00184DFD" w:rsidRPr="0066059B" w:rsidDel="00DA24D0" w:rsidRDefault="00184DFD" w:rsidP="00CF2422">
            <w:pPr>
              <w:spacing w:line="360" w:lineRule="auto"/>
              <w:rPr>
                <w:ins w:id="2609" w:author="Elias De Moraes Fernandes" w:date="2016-03-16T12:55:00Z"/>
                <w:del w:id="2610" w:author="Elias de Moraes Fernandes" w:date="2016-05-02T16:24:00Z"/>
                <w:rFonts w:ascii="Arial" w:hAnsi="Arial" w:cs="Arial"/>
                <w:rPrChange w:id="2611" w:author="Elias de Moraes Fernandes" w:date="2016-05-02T15:20:00Z">
                  <w:rPr>
                    <w:ins w:id="2612" w:author="Elias De Moraes Fernandes" w:date="2016-03-16T12:55:00Z"/>
                    <w:del w:id="2613" w:author="Elias de Moraes Fernandes" w:date="2016-05-02T16:24:00Z"/>
                    <w:rFonts w:cs="Arial"/>
                  </w:rPr>
                </w:rPrChange>
              </w:rPr>
            </w:pPr>
            <w:ins w:id="2614" w:author="Elias De Moraes Fernandes" w:date="2016-03-16T12:55:00Z">
              <w:del w:id="2615" w:author="Elias de Moraes Fernandes" w:date="2016-05-02T16:24:00Z">
                <w:r w:rsidRPr="0066059B" w:rsidDel="00DA24D0">
                  <w:rPr>
                    <w:rFonts w:ascii="Arial" w:hAnsi="Arial" w:cs="Arial"/>
                    <w:rPrChange w:id="2616" w:author="Elias de Moraes Fernandes" w:date="2016-05-02T15:20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46" w:type="dxa"/>
          </w:tcPr>
          <w:p w14:paraId="74B23E67" w14:textId="34953EA0" w:rsidR="00184DFD" w:rsidRPr="0066059B" w:rsidDel="00DA24D0" w:rsidRDefault="00184DFD" w:rsidP="00CF2422">
            <w:pPr>
              <w:spacing w:line="360" w:lineRule="auto"/>
              <w:rPr>
                <w:ins w:id="2617" w:author="Elias De Moraes Fernandes" w:date="2016-03-16T12:55:00Z"/>
                <w:del w:id="2618" w:author="Elias de Moraes Fernandes" w:date="2016-05-02T16:24:00Z"/>
                <w:rFonts w:ascii="Arial" w:hAnsi="Arial" w:cs="Arial"/>
                <w:rPrChange w:id="2619" w:author="Elias de Moraes Fernandes" w:date="2016-05-02T15:20:00Z">
                  <w:rPr>
                    <w:ins w:id="2620" w:author="Elias De Moraes Fernandes" w:date="2016-03-16T12:55:00Z"/>
                    <w:del w:id="2621" w:author="Elias de Moraes Fernandes" w:date="2016-05-02T16:24:00Z"/>
                    <w:rFonts w:cs="Arial"/>
                  </w:rPr>
                </w:rPrChange>
              </w:rPr>
            </w:pPr>
            <w:ins w:id="2622" w:author="Elias De Moraes Fernandes" w:date="2016-03-16T12:55:00Z">
              <w:del w:id="2623" w:author="Elias de Moraes Fernandes" w:date="2016-05-02T16:24:00Z">
                <w:r w:rsidRPr="0066059B" w:rsidDel="00DA24D0">
                  <w:rPr>
                    <w:rFonts w:ascii="Arial" w:hAnsi="Arial" w:cs="Arial"/>
                    <w:rPrChange w:id="2624" w:author="Elias de Moraes Fernandes" w:date="2016-05-02T15:20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638" w:type="dxa"/>
          </w:tcPr>
          <w:p w14:paraId="7510DA91" w14:textId="5C905CCF" w:rsidR="00184DFD" w:rsidRPr="0066059B" w:rsidDel="00DA24D0" w:rsidRDefault="00184DFD" w:rsidP="00CF2422">
            <w:pPr>
              <w:spacing w:line="360" w:lineRule="auto"/>
              <w:rPr>
                <w:ins w:id="2625" w:author="Elias De Moraes Fernandes" w:date="2016-03-16T12:55:00Z"/>
                <w:del w:id="2626" w:author="Elias de Moraes Fernandes" w:date="2016-05-02T16:24:00Z"/>
                <w:rFonts w:ascii="Arial" w:hAnsi="Arial" w:cs="Arial"/>
                <w:b/>
                <w:rPrChange w:id="2627" w:author="Elias de Moraes Fernandes" w:date="2016-05-02T15:20:00Z">
                  <w:rPr>
                    <w:ins w:id="2628" w:author="Elias De Moraes Fernandes" w:date="2016-03-16T12:55:00Z"/>
                    <w:del w:id="2629" w:author="Elias de Moraes Fernandes" w:date="2016-05-02T16:24:00Z"/>
                    <w:rFonts w:cs="Arial"/>
                    <w:b/>
                  </w:rPr>
                </w:rPrChange>
              </w:rPr>
            </w:pPr>
            <w:ins w:id="2630" w:author="Elias De Moraes Fernandes" w:date="2016-03-16T12:55:00Z">
              <w:del w:id="2631" w:author="Elias de Moraes Fernandes" w:date="2016-05-02T16:24:00Z">
                <w:r w:rsidRPr="0066059B" w:rsidDel="00DA24D0">
                  <w:rPr>
                    <w:rFonts w:ascii="Arial" w:hAnsi="Arial" w:cs="Arial"/>
                    <w:b/>
                    <w:rPrChange w:id="2632" w:author="Elias de Moraes Fernandes" w:date="2016-05-02T15:20:00Z">
                      <w:rPr>
                        <w:rFonts w:cs="Arial"/>
                        <w:b/>
                      </w:rPr>
                    </w:rPrChange>
                  </w:rPr>
                  <w:delText>Progresso</w:delText>
                </w:r>
              </w:del>
            </w:ins>
          </w:p>
        </w:tc>
      </w:tr>
      <w:tr w:rsidR="00F60ABB" w:rsidRPr="0066059B" w:rsidDel="00DA24D0" w14:paraId="532C3874" w14:textId="1716C037" w:rsidTr="00F60ABB">
        <w:trPr>
          <w:trHeight w:val="288"/>
          <w:ins w:id="2633" w:author="Elias De Moraes Fernandes" w:date="2016-03-16T12:55:00Z"/>
          <w:del w:id="2634" w:author="Elias de Moraes Fernandes" w:date="2016-05-02T16:24:00Z"/>
        </w:trPr>
        <w:tc>
          <w:tcPr>
            <w:tcW w:w="2477" w:type="dxa"/>
          </w:tcPr>
          <w:p w14:paraId="51F202B0" w14:textId="7C5B4D9C" w:rsidR="00184DFD" w:rsidRPr="0066059B" w:rsidDel="00DA24D0" w:rsidRDefault="00184DFD" w:rsidP="00CF2422">
            <w:pPr>
              <w:pStyle w:val="CronogramaParagrafo"/>
              <w:rPr>
                <w:ins w:id="2635" w:author="Elias De Moraes Fernandes" w:date="2016-03-16T12:55:00Z"/>
                <w:del w:id="2636" w:author="Elias de Moraes Fernandes" w:date="2016-05-02T16:24:00Z"/>
                <w:rFonts w:ascii="Arial" w:hAnsi="Arial"/>
                <w:rPrChange w:id="2637" w:author="Elias de Moraes Fernandes" w:date="2016-05-02T15:20:00Z">
                  <w:rPr>
                    <w:ins w:id="2638" w:author="Elias De Moraes Fernandes" w:date="2016-03-16T12:55:00Z"/>
                    <w:del w:id="2639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4C5DEEAE" w14:textId="59031C97" w:rsidR="00184DFD" w:rsidRPr="0066059B" w:rsidDel="00DA24D0" w:rsidRDefault="00184DFD" w:rsidP="00CF2422">
            <w:pPr>
              <w:spacing w:line="360" w:lineRule="auto"/>
              <w:rPr>
                <w:ins w:id="2640" w:author="Elias De Moraes Fernandes" w:date="2016-03-16T12:55:00Z"/>
                <w:del w:id="2641" w:author="Elias de Moraes Fernandes" w:date="2016-05-02T16:24:00Z"/>
                <w:rFonts w:ascii="Arial" w:hAnsi="Arial" w:cs="Arial"/>
                <w:rPrChange w:id="2642" w:author="Elias de Moraes Fernandes" w:date="2016-05-02T15:20:00Z">
                  <w:rPr>
                    <w:ins w:id="2643" w:author="Elias De Moraes Fernandes" w:date="2016-03-16T12:55:00Z"/>
                    <w:del w:id="264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A9A73C2" w14:textId="50ED0DAF" w:rsidR="00184DFD" w:rsidRPr="0066059B" w:rsidDel="00DA24D0" w:rsidRDefault="00184DFD" w:rsidP="00CF2422">
            <w:pPr>
              <w:spacing w:line="360" w:lineRule="auto"/>
              <w:rPr>
                <w:ins w:id="2645" w:author="Elias De Moraes Fernandes" w:date="2016-03-16T12:55:00Z"/>
                <w:del w:id="2646" w:author="Elias de Moraes Fernandes" w:date="2016-05-02T16:24:00Z"/>
                <w:rFonts w:ascii="Arial" w:hAnsi="Arial" w:cs="Arial"/>
                <w:rPrChange w:id="2647" w:author="Elias de Moraes Fernandes" w:date="2016-05-02T15:20:00Z">
                  <w:rPr>
                    <w:ins w:id="2648" w:author="Elias De Moraes Fernandes" w:date="2016-03-16T12:55:00Z"/>
                    <w:del w:id="264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257BE8F" w14:textId="07E3CD23" w:rsidR="00184DFD" w:rsidRPr="0066059B" w:rsidDel="00DA24D0" w:rsidRDefault="00184DFD" w:rsidP="00CF2422">
            <w:pPr>
              <w:spacing w:line="360" w:lineRule="auto"/>
              <w:rPr>
                <w:ins w:id="2650" w:author="Elias De Moraes Fernandes" w:date="2016-03-16T12:55:00Z"/>
                <w:del w:id="2651" w:author="Elias de Moraes Fernandes" w:date="2016-05-02T16:24:00Z"/>
                <w:rFonts w:ascii="Arial" w:hAnsi="Arial" w:cs="Arial"/>
                <w:rPrChange w:id="2652" w:author="Elias de Moraes Fernandes" w:date="2016-05-02T15:20:00Z">
                  <w:rPr>
                    <w:ins w:id="2653" w:author="Elias De Moraes Fernandes" w:date="2016-03-16T12:55:00Z"/>
                    <w:del w:id="265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3628B4" w14:textId="6D04F09E" w:rsidR="00184DFD" w:rsidRPr="0066059B" w:rsidDel="00DA24D0" w:rsidRDefault="00184DFD" w:rsidP="00CF2422">
            <w:pPr>
              <w:spacing w:line="360" w:lineRule="auto"/>
              <w:rPr>
                <w:ins w:id="2655" w:author="Elias De Moraes Fernandes" w:date="2016-03-16T12:55:00Z"/>
                <w:del w:id="2656" w:author="Elias de Moraes Fernandes" w:date="2016-05-02T16:24:00Z"/>
                <w:rFonts w:ascii="Arial" w:hAnsi="Arial" w:cs="Arial"/>
                <w:rPrChange w:id="2657" w:author="Elias de Moraes Fernandes" w:date="2016-05-02T15:20:00Z">
                  <w:rPr>
                    <w:ins w:id="2658" w:author="Elias De Moraes Fernandes" w:date="2016-03-16T12:55:00Z"/>
                    <w:del w:id="265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07C43013" w14:textId="718FD43B" w:rsidR="00184DFD" w:rsidRPr="0066059B" w:rsidDel="00DA24D0" w:rsidRDefault="00184DFD" w:rsidP="00CF2422">
            <w:pPr>
              <w:spacing w:line="360" w:lineRule="auto"/>
              <w:rPr>
                <w:ins w:id="2660" w:author="Elias De Moraes Fernandes" w:date="2016-03-16T12:55:00Z"/>
                <w:del w:id="2661" w:author="Elias de Moraes Fernandes" w:date="2016-05-02T16:24:00Z"/>
                <w:rFonts w:ascii="Arial" w:hAnsi="Arial" w:cs="Arial"/>
                <w:rPrChange w:id="2662" w:author="Elias de Moraes Fernandes" w:date="2016-05-02T15:20:00Z">
                  <w:rPr>
                    <w:ins w:id="2663" w:author="Elias De Moraes Fernandes" w:date="2016-03-16T12:55:00Z"/>
                    <w:del w:id="266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C75029A" w14:textId="35CDDEEF" w:rsidR="00184DFD" w:rsidRPr="0066059B" w:rsidDel="00DA24D0" w:rsidRDefault="00184DFD" w:rsidP="00CF2422">
            <w:pPr>
              <w:spacing w:line="360" w:lineRule="auto"/>
              <w:rPr>
                <w:ins w:id="2665" w:author="Elias De Moraes Fernandes" w:date="2016-03-16T12:55:00Z"/>
                <w:del w:id="2666" w:author="Elias de Moraes Fernandes" w:date="2016-05-02T16:24:00Z"/>
                <w:rFonts w:ascii="Arial" w:hAnsi="Arial" w:cs="Arial"/>
                <w:rPrChange w:id="2667" w:author="Elias de Moraes Fernandes" w:date="2016-05-02T15:20:00Z">
                  <w:rPr>
                    <w:ins w:id="2668" w:author="Elias De Moraes Fernandes" w:date="2016-03-16T12:55:00Z"/>
                    <w:del w:id="266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FF17C2C" w14:textId="35EE4846" w:rsidR="00184DFD" w:rsidRPr="0066059B" w:rsidDel="00DA24D0" w:rsidRDefault="00184DFD" w:rsidP="00CF2422">
            <w:pPr>
              <w:spacing w:line="360" w:lineRule="auto"/>
              <w:rPr>
                <w:ins w:id="2670" w:author="Elias De Moraes Fernandes" w:date="2016-03-16T12:55:00Z"/>
                <w:del w:id="2671" w:author="Elias de Moraes Fernandes" w:date="2016-05-02T16:24:00Z"/>
                <w:rFonts w:ascii="Arial" w:hAnsi="Arial" w:cs="Arial"/>
                <w:rPrChange w:id="2672" w:author="Elias de Moraes Fernandes" w:date="2016-05-02T15:20:00Z">
                  <w:rPr>
                    <w:ins w:id="2673" w:author="Elias De Moraes Fernandes" w:date="2016-03-16T12:55:00Z"/>
                    <w:del w:id="267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E35A6F5" w14:textId="115769EB" w:rsidR="00184DFD" w:rsidRPr="0066059B" w:rsidDel="00DA24D0" w:rsidRDefault="00184DFD" w:rsidP="00CF2422">
            <w:pPr>
              <w:spacing w:line="360" w:lineRule="auto"/>
              <w:rPr>
                <w:ins w:id="2675" w:author="Elias De Moraes Fernandes" w:date="2016-03-16T12:55:00Z"/>
                <w:del w:id="2676" w:author="Elias de Moraes Fernandes" w:date="2016-05-02T16:24:00Z"/>
                <w:rFonts w:ascii="Arial" w:hAnsi="Arial" w:cs="Arial"/>
                <w:rPrChange w:id="2677" w:author="Elias de Moraes Fernandes" w:date="2016-05-02T15:20:00Z">
                  <w:rPr>
                    <w:ins w:id="2678" w:author="Elias De Moraes Fernandes" w:date="2016-03-16T12:55:00Z"/>
                    <w:del w:id="267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B52F254" w14:textId="61871098" w:rsidR="00184DFD" w:rsidRPr="0066059B" w:rsidDel="00DA24D0" w:rsidRDefault="00184DFD" w:rsidP="00CF2422">
            <w:pPr>
              <w:spacing w:line="360" w:lineRule="auto"/>
              <w:rPr>
                <w:ins w:id="2680" w:author="Elias De Moraes Fernandes" w:date="2016-03-16T12:55:00Z"/>
                <w:del w:id="2681" w:author="Elias de Moraes Fernandes" w:date="2016-05-02T16:24:00Z"/>
                <w:rFonts w:ascii="Arial" w:hAnsi="Arial" w:cs="Arial"/>
                <w:rPrChange w:id="2682" w:author="Elias de Moraes Fernandes" w:date="2016-05-02T15:20:00Z">
                  <w:rPr>
                    <w:ins w:id="2683" w:author="Elias De Moraes Fernandes" w:date="2016-03-16T12:55:00Z"/>
                    <w:del w:id="268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8273497" w14:textId="15948837" w:rsidR="00184DFD" w:rsidRPr="0066059B" w:rsidDel="00DA24D0" w:rsidRDefault="00184DFD" w:rsidP="00CF2422">
            <w:pPr>
              <w:spacing w:line="360" w:lineRule="auto"/>
              <w:rPr>
                <w:ins w:id="2685" w:author="Elias De Moraes Fernandes" w:date="2016-03-16T12:55:00Z"/>
                <w:del w:id="2686" w:author="Elias de Moraes Fernandes" w:date="2016-05-02T16:24:00Z"/>
                <w:rFonts w:ascii="Arial" w:hAnsi="Arial" w:cs="Arial"/>
                <w:rPrChange w:id="2687" w:author="Elias de Moraes Fernandes" w:date="2016-05-02T15:20:00Z">
                  <w:rPr>
                    <w:ins w:id="2688" w:author="Elias De Moraes Fernandes" w:date="2016-03-16T12:55:00Z"/>
                    <w:del w:id="268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31967E8" w14:textId="7E3A5628" w:rsidR="00184DFD" w:rsidRPr="0066059B" w:rsidDel="00DA24D0" w:rsidRDefault="00184DFD" w:rsidP="00CF2422">
            <w:pPr>
              <w:spacing w:line="360" w:lineRule="auto"/>
              <w:rPr>
                <w:ins w:id="2690" w:author="Elias De Moraes Fernandes" w:date="2016-03-16T12:55:00Z"/>
                <w:del w:id="2691" w:author="Elias de Moraes Fernandes" w:date="2016-05-02T16:24:00Z"/>
                <w:rFonts w:ascii="Arial" w:hAnsi="Arial" w:cs="Arial"/>
                <w:rPrChange w:id="2692" w:author="Elias de Moraes Fernandes" w:date="2016-05-02T15:20:00Z">
                  <w:rPr>
                    <w:ins w:id="2693" w:author="Elias De Moraes Fernandes" w:date="2016-03-16T12:55:00Z"/>
                    <w:del w:id="269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B4346E" w14:textId="1F0834DE" w:rsidR="00184DFD" w:rsidRPr="0066059B" w:rsidDel="00DA24D0" w:rsidRDefault="00184DFD" w:rsidP="00CF2422">
            <w:pPr>
              <w:spacing w:line="360" w:lineRule="auto"/>
              <w:rPr>
                <w:ins w:id="2695" w:author="Elias De Moraes Fernandes" w:date="2016-03-16T12:55:00Z"/>
                <w:del w:id="2696" w:author="Elias de Moraes Fernandes" w:date="2016-05-02T16:24:00Z"/>
                <w:rFonts w:ascii="Arial" w:hAnsi="Arial" w:cs="Arial"/>
                <w:rPrChange w:id="2697" w:author="Elias de Moraes Fernandes" w:date="2016-05-02T15:20:00Z">
                  <w:rPr>
                    <w:ins w:id="2698" w:author="Elias De Moraes Fernandes" w:date="2016-03-16T12:55:00Z"/>
                    <w:del w:id="269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4C3143" w14:textId="18E0F7B3" w:rsidR="00184DFD" w:rsidRPr="0066059B" w:rsidDel="00DA24D0" w:rsidRDefault="00184DFD" w:rsidP="00CF2422">
            <w:pPr>
              <w:spacing w:line="360" w:lineRule="auto"/>
              <w:rPr>
                <w:ins w:id="2700" w:author="Elias De Moraes Fernandes" w:date="2016-03-16T12:55:00Z"/>
                <w:del w:id="2701" w:author="Elias de Moraes Fernandes" w:date="2016-05-02T16:24:00Z"/>
                <w:rFonts w:ascii="Arial" w:hAnsi="Arial" w:cs="Arial"/>
                <w:rPrChange w:id="2702" w:author="Elias de Moraes Fernandes" w:date="2016-05-02T15:20:00Z">
                  <w:rPr>
                    <w:ins w:id="2703" w:author="Elias De Moraes Fernandes" w:date="2016-03-16T12:55:00Z"/>
                    <w:del w:id="270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0A8DE3" w14:textId="098B59B5" w:rsidR="00184DFD" w:rsidRPr="0066059B" w:rsidDel="00DA24D0" w:rsidRDefault="00184DFD" w:rsidP="00CF2422">
            <w:pPr>
              <w:spacing w:line="360" w:lineRule="auto"/>
              <w:rPr>
                <w:ins w:id="2705" w:author="Elias De Moraes Fernandes" w:date="2016-03-16T12:55:00Z"/>
                <w:del w:id="2706" w:author="Elias de Moraes Fernandes" w:date="2016-05-02T16:24:00Z"/>
                <w:rFonts w:ascii="Arial" w:hAnsi="Arial" w:cs="Arial"/>
                <w:rPrChange w:id="2707" w:author="Elias de Moraes Fernandes" w:date="2016-05-02T15:20:00Z">
                  <w:rPr>
                    <w:ins w:id="2708" w:author="Elias De Moraes Fernandes" w:date="2016-03-16T12:55:00Z"/>
                    <w:del w:id="270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9F2204C" w14:textId="41FD39C3" w:rsidR="00184DFD" w:rsidRPr="0066059B" w:rsidDel="00DA24D0" w:rsidRDefault="00184DFD" w:rsidP="00CF2422">
            <w:pPr>
              <w:spacing w:line="360" w:lineRule="auto"/>
              <w:rPr>
                <w:ins w:id="2710" w:author="Elias De Moraes Fernandes" w:date="2016-03-16T12:55:00Z"/>
                <w:del w:id="2711" w:author="Elias de Moraes Fernandes" w:date="2016-05-02T16:24:00Z"/>
                <w:rFonts w:ascii="Arial" w:hAnsi="Arial" w:cs="Arial"/>
                <w:rPrChange w:id="2712" w:author="Elias de Moraes Fernandes" w:date="2016-05-02T15:20:00Z">
                  <w:rPr>
                    <w:ins w:id="2713" w:author="Elias De Moraes Fernandes" w:date="2016-03-16T12:55:00Z"/>
                    <w:del w:id="2714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8CDCD7D" w14:textId="2A9DD2D8" w:rsidR="00184DFD" w:rsidRPr="0066059B" w:rsidDel="00DA24D0" w:rsidRDefault="00184DFD" w:rsidP="00CF2422">
            <w:pPr>
              <w:spacing w:line="360" w:lineRule="auto"/>
              <w:rPr>
                <w:ins w:id="2715" w:author="Elias De Moraes Fernandes" w:date="2016-03-16T12:55:00Z"/>
                <w:del w:id="2716" w:author="Elias de Moraes Fernandes" w:date="2016-05-02T16:24:00Z"/>
                <w:rFonts w:ascii="Arial" w:hAnsi="Arial" w:cs="Arial"/>
                <w:rPrChange w:id="2717" w:author="Elias de Moraes Fernandes" w:date="2016-05-02T15:20:00Z">
                  <w:rPr>
                    <w:ins w:id="2718" w:author="Elias De Moraes Fernandes" w:date="2016-03-16T12:55:00Z"/>
                    <w:del w:id="2719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A5111FF" w14:textId="57EF6C33" w:rsidR="00184DFD" w:rsidRPr="0066059B" w:rsidDel="00DA24D0" w:rsidRDefault="006D0AA3" w:rsidP="00CF2422">
            <w:pPr>
              <w:spacing w:line="360" w:lineRule="auto"/>
              <w:rPr>
                <w:ins w:id="2720" w:author="Elias De Moraes Fernandes" w:date="2016-03-16T12:55:00Z"/>
                <w:del w:id="2721" w:author="Elias de Moraes Fernandes" w:date="2016-05-02T16:24:00Z"/>
                <w:rFonts w:ascii="Arial" w:hAnsi="Arial" w:cs="Arial"/>
                <w:rPrChange w:id="2722" w:author="Elias de Moraes Fernandes" w:date="2016-05-02T15:20:00Z">
                  <w:rPr>
                    <w:ins w:id="2723" w:author="Elias De Moraes Fernandes" w:date="2016-03-16T12:55:00Z"/>
                    <w:del w:id="2724" w:author="Elias de Moraes Fernandes" w:date="2016-05-02T16:24:00Z"/>
                    <w:rFonts w:cs="Arial"/>
                  </w:rPr>
                </w:rPrChange>
              </w:rPr>
            </w:pPr>
            <w:ins w:id="2725" w:author="Elias De Moraes Fernandes" w:date="2016-03-16T13:12:00Z">
              <w:del w:id="2726" w:author="Elias de Moraes Fernandes" w:date="2016-05-02T14:57:00Z">
                <w:r w:rsidRPr="0066059B" w:rsidDel="00B846E6">
                  <w:rPr>
                    <w:rFonts w:ascii="Arial" w:hAnsi="Arial" w:cs="Arial"/>
                    <w:rPrChange w:id="2727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DA24D0" w14:paraId="4D6FC778" w14:textId="53CCB333" w:rsidTr="00F60ABB">
        <w:trPr>
          <w:trHeight w:val="394"/>
          <w:ins w:id="2728" w:author="Elias De Moraes Fernandes" w:date="2016-03-16T12:55:00Z"/>
          <w:del w:id="2729" w:author="Elias de Moraes Fernandes" w:date="2016-05-02T16:24:00Z"/>
        </w:trPr>
        <w:tc>
          <w:tcPr>
            <w:tcW w:w="2477" w:type="dxa"/>
          </w:tcPr>
          <w:p w14:paraId="627EABA8" w14:textId="6ED123AE" w:rsidR="00184DFD" w:rsidRPr="0066059B" w:rsidDel="00DA24D0" w:rsidRDefault="00184DFD" w:rsidP="008D5AA5">
            <w:pPr>
              <w:pStyle w:val="CronogramaParagrafo"/>
              <w:rPr>
                <w:ins w:id="2730" w:author="Elias De Moraes Fernandes" w:date="2016-03-16T12:55:00Z"/>
                <w:del w:id="2731" w:author="Elias de Moraes Fernandes" w:date="2016-05-02T16:24:00Z"/>
                <w:rFonts w:ascii="Arial" w:hAnsi="Arial"/>
                <w:rPrChange w:id="2732" w:author="Elias de Moraes Fernandes" w:date="2016-05-02T15:20:00Z">
                  <w:rPr>
                    <w:ins w:id="2733" w:author="Elias De Moraes Fernandes" w:date="2016-03-16T12:55:00Z"/>
                    <w:del w:id="2734" w:author="Elias de Moraes Fernandes" w:date="2016-05-02T16:24:00Z"/>
                  </w:rPr>
                </w:rPrChange>
              </w:rPr>
              <w:pPrChange w:id="2735" w:author="Elias de Moraes Fernandes" w:date="2016-05-02T15:1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308C2CFD" w14:textId="6852C9F6" w:rsidR="00184DFD" w:rsidRPr="0066059B" w:rsidDel="00DA24D0" w:rsidRDefault="00184DFD" w:rsidP="00CF2422">
            <w:pPr>
              <w:spacing w:line="360" w:lineRule="auto"/>
              <w:rPr>
                <w:ins w:id="2736" w:author="Elias De Moraes Fernandes" w:date="2016-03-16T12:55:00Z"/>
                <w:del w:id="2737" w:author="Elias de Moraes Fernandes" w:date="2016-05-02T16:24:00Z"/>
                <w:rFonts w:ascii="Arial" w:hAnsi="Arial" w:cs="Arial"/>
                <w:rPrChange w:id="2738" w:author="Elias de Moraes Fernandes" w:date="2016-05-02T15:20:00Z">
                  <w:rPr>
                    <w:ins w:id="2739" w:author="Elias De Moraes Fernandes" w:date="2016-03-16T12:55:00Z"/>
                    <w:del w:id="27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A6C167" w14:textId="4B1AD708" w:rsidR="00184DFD" w:rsidRPr="0066059B" w:rsidDel="00DA24D0" w:rsidRDefault="00184DFD" w:rsidP="00CF2422">
            <w:pPr>
              <w:spacing w:line="360" w:lineRule="auto"/>
              <w:rPr>
                <w:ins w:id="2741" w:author="Elias De Moraes Fernandes" w:date="2016-03-16T12:55:00Z"/>
                <w:del w:id="2742" w:author="Elias de Moraes Fernandes" w:date="2016-05-02T16:24:00Z"/>
                <w:rFonts w:ascii="Arial" w:hAnsi="Arial" w:cs="Arial"/>
                <w:rPrChange w:id="2743" w:author="Elias de Moraes Fernandes" w:date="2016-05-02T15:20:00Z">
                  <w:rPr>
                    <w:ins w:id="2744" w:author="Elias De Moraes Fernandes" w:date="2016-03-16T12:55:00Z"/>
                    <w:del w:id="27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74563793" w14:textId="5FB820A0" w:rsidR="00184DFD" w:rsidRPr="0066059B" w:rsidDel="00DA24D0" w:rsidRDefault="00184DFD" w:rsidP="00CF2422">
            <w:pPr>
              <w:spacing w:line="360" w:lineRule="auto"/>
              <w:rPr>
                <w:ins w:id="2746" w:author="Elias De Moraes Fernandes" w:date="2016-03-16T12:55:00Z"/>
                <w:del w:id="2747" w:author="Elias de Moraes Fernandes" w:date="2016-05-02T16:24:00Z"/>
                <w:rFonts w:ascii="Arial" w:hAnsi="Arial" w:cs="Arial"/>
                <w:rPrChange w:id="2748" w:author="Elias de Moraes Fernandes" w:date="2016-05-02T15:20:00Z">
                  <w:rPr>
                    <w:ins w:id="2749" w:author="Elias De Moraes Fernandes" w:date="2016-03-16T12:55:00Z"/>
                    <w:del w:id="27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A9EF438" w14:textId="35C88858" w:rsidR="00184DFD" w:rsidRPr="0066059B" w:rsidDel="00DA24D0" w:rsidRDefault="00184DFD" w:rsidP="00CF2422">
            <w:pPr>
              <w:spacing w:line="360" w:lineRule="auto"/>
              <w:rPr>
                <w:ins w:id="2751" w:author="Elias De Moraes Fernandes" w:date="2016-03-16T12:55:00Z"/>
                <w:del w:id="2752" w:author="Elias de Moraes Fernandes" w:date="2016-05-02T16:24:00Z"/>
                <w:rFonts w:ascii="Arial" w:hAnsi="Arial" w:cs="Arial"/>
                <w:rPrChange w:id="2753" w:author="Elias de Moraes Fernandes" w:date="2016-05-02T15:20:00Z">
                  <w:rPr>
                    <w:ins w:id="2754" w:author="Elias De Moraes Fernandes" w:date="2016-03-16T12:55:00Z"/>
                    <w:del w:id="27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F0BDEE3" w14:textId="10EE7712" w:rsidR="00184DFD" w:rsidRPr="0066059B" w:rsidDel="00DA24D0" w:rsidRDefault="00184DFD" w:rsidP="00CF2422">
            <w:pPr>
              <w:spacing w:line="360" w:lineRule="auto"/>
              <w:rPr>
                <w:ins w:id="2756" w:author="Elias De Moraes Fernandes" w:date="2016-03-16T12:55:00Z"/>
                <w:del w:id="2757" w:author="Elias de Moraes Fernandes" w:date="2016-05-02T16:24:00Z"/>
                <w:rFonts w:ascii="Arial" w:hAnsi="Arial" w:cs="Arial"/>
                <w:rPrChange w:id="2758" w:author="Elias de Moraes Fernandes" w:date="2016-05-02T15:20:00Z">
                  <w:rPr>
                    <w:ins w:id="2759" w:author="Elias De Moraes Fernandes" w:date="2016-03-16T12:55:00Z"/>
                    <w:del w:id="27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75727C6F" w14:textId="275AAE94" w:rsidR="00184DFD" w:rsidRPr="0066059B" w:rsidDel="00DA24D0" w:rsidRDefault="00184DFD" w:rsidP="00CF2422">
            <w:pPr>
              <w:spacing w:line="360" w:lineRule="auto"/>
              <w:rPr>
                <w:ins w:id="2761" w:author="Elias De Moraes Fernandes" w:date="2016-03-16T12:55:00Z"/>
                <w:del w:id="2762" w:author="Elias de Moraes Fernandes" w:date="2016-05-02T16:24:00Z"/>
                <w:rFonts w:ascii="Arial" w:hAnsi="Arial" w:cs="Arial"/>
                <w:rPrChange w:id="2763" w:author="Elias de Moraes Fernandes" w:date="2016-05-02T15:20:00Z">
                  <w:rPr>
                    <w:ins w:id="2764" w:author="Elias De Moraes Fernandes" w:date="2016-03-16T12:55:00Z"/>
                    <w:del w:id="27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41CA396" w14:textId="5CE830B7" w:rsidR="00184DFD" w:rsidRPr="0066059B" w:rsidDel="00DA24D0" w:rsidRDefault="00184DFD" w:rsidP="00CF2422">
            <w:pPr>
              <w:spacing w:line="360" w:lineRule="auto"/>
              <w:rPr>
                <w:ins w:id="2766" w:author="Elias De Moraes Fernandes" w:date="2016-03-16T12:55:00Z"/>
                <w:del w:id="2767" w:author="Elias de Moraes Fernandes" w:date="2016-05-02T16:24:00Z"/>
                <w:rFonts w:ascii="Arial" w:hAnsi="Arial" w:cs="Arial"/>
                <w:rPrChange w:id="2768" w:author="Elias de Moraes Fernandes" w:date="2016-05-02T15:20:00Z">
                  <w:rPr>
                    <w:ins w:id="2769" w:author="Elias De Moraes Fernandes" w:date="2016-03-16T12:55:00Z"/>
                    <w:del w:id="27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9BC95AD" w14:textId="52A1CB39" w:rsidR="00184DFD" w:rsidRPr="0066059B" w:rsidDel="00DA24D0" w:rsidRDefault="00184DFD" w:rsidP="00CF2422">
            <w:pPr>
              <w:spacing w:line="360" w:lineRule="auto"/>
              <w:rPr>
                <w:ins w:id="2771" w:author="Elias De Moraes Fernandes" w:date="2016-03-16T12:55:00Z"/>
                <w:del w:id="2772" w:author="Elias de Moraes Fernandes" w:date="2016-05-02T16:24:00Z"/>
                <w:rFonts w:ascii="Arial" w:hAnsi="Arial" w:cs="Arial"/>
                <w:rPrChange w:id="2773" w:author="Elias de Moraes Fernandes" w:date="2016-05-02T15:20:00Z">
                  <w:rPr>
                    <w:ins w:id="2774" w:author="Elias De Moraes Fernandes" w:date="2016-03-16T12:55:00Z"/>
                    <w:del w:id="27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C6BBB3" w14:textId="23FE3562" w:rsidR="00184DFD" w:rsidRPr="0066059B" w:rsidDel="00DA24D0" w:rsidRDefault="00184DFD" w:rsidP="00CF2422">
            <w:pPr>
              <w:spacing w:line="360" w:lineRule="auto"/>
              <w:rPr>
                <w:ins w:id="2776" w:author="Elias De Moraes Fernandes" w:date="2016-03-16T12:55:00Z"/>
                <w:del w:id="2777" w:author="Elias de Moraes Fernandes" w:date="2016-05-02T16:24:00Z"/>
                <w:rFonts w:ascii="Arial" w:hAnsi="Arial" w:cs="Arial"/>
                <w:rPrChange w:id="2778" w:author="Elias de Moraes Fernandes" w:date="2016-05-02T15:20:00Z">
                  <w:rPr>
                    <w:ins w:id="2779" w:author="Elias De Moraes Fernandes" w:date="2016-03-16T12:55:00Z"/>
                    <w:del w:id="27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D1BC886" w14:textId="6A52A4C0" w:rsidR="00184DFD" w:rsidRPr="0066059B" w:rsidDel="00DA24D0" w:rsidRDefault="00184DFD" w:rsidP="00CF2422">
            <w:pPr>
              <w:spacing w:line="360" w:lineRule="auto"/>
              <w:rPr>
                <w:ins w:id="2781" w:author="Elias De Moraes Fernandes" w:date="2016-03-16T12:55:00Z"/>
                <w:del w:id="2782" w:author="Elias de Moraes Fernandes" w:date="2016-05-02T16:24:00Z"/>
                <w:rFonts w:ascii="Arial" w:hAnsi="Arial" w:cs="Arial"/>
                <w:rPrChange w:id="2783" w:author="Elias de Moraes Fernandes" w:date="2016-05-02T15:20:00Z">
                  <w:rPr>
                    <w:ins w:id="2784" w:author="Elias De Moraes Fernandes" w:date="2016-03-16T12:55:00Z"/>
                    <w:del w:id="27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DE89851" w14:textId="7F8743C5" w:rsidR="00184DFD" w:rsidRPr="0066059B" w:rsidDel="00DA24D0" w:rsidRDefault="00184DFD" w:rsidP="00CF2422">
            <w:pPr>
              <w:spacing w:line="360" w:lineRule="auto"/>
              <w:rPr>
                <w:ins w:id="2786" w:author="Elias De Moraes Fernandes" w:date="2016-03-16T12:55:00Z"/>
                <w:del w:id="2787" w:author="Elias de Moraes Fernandes" w:date="2016-05-02T16:24:00Z"/>
                <w:rFonts w:ascii="Arial" w:hAnsi="Arial" w:cs="Arial"/>
                <w:rPrChange w:id="2788" w:author="Elias de Moraes Fernandes" w:date="2016-05-02T15:20:00Z">
                  <w:rPr>
                    <w:ins w:id="2789" w:author="Elias De Moraes Fernandes" w:date="2016-03-16T12:55:00Z"/>
                    <w:del w:id="27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F283AE3" w14:textId="033FDD99" w:rsidR="00184DFD" w:rsidRPr="0066059B" w:rsidDel="00DA24D0" w:rsidRDefault="00184DFD" w:rsidP="00CF2422">
            <w:pPr>
              <w:spacing w:line="360" w:lineRule="auto"/>
              <w:rPr>
                <w:ins w:id="2791" w:author="Elias De Moraes Fernandes" w:date="2016-03-16T12:55:00Z"/>
                <w:del w:id="2792" w:author="Elias de Moraes Fernandes" w:date="2016-05-02T16:24:00Z"/>
                <w:rFonts w:ascii="Arial" w:hAnsi="Arial" w:cs="Arial"/>
                <w:rPrChange w:id="2793" w:author="Elias de Moraes Fernandes" w:date="2016-05-02T15:20:00Z">
                  <w:rPr>
                    <w:ins w:id="2794" w:author="Elias De Moraes Fernandes" w:date="2016-03-16T12:55:00Z"/>
                    <w:del w:id="27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567D9AC" w14:textId="4424E1F7" w:rsidR="00184DFD" w:rsidRPr="0066059B" w:rsidDel="00DA24D0" w:rsidRDefault="00184DFD" w:rsidP="00CF2422">
            <w:pPr>
              <w:spacing w:line="360" w:lineRule="auto"/>
              <w:rPr>
                <w:ins w:id="2796" w:author="Elias De Moraes Fernandes" w:date="2016-03-16T12:55:00Z"/>
                <w:del w:id="2797" w:author="Elias de Moraes Fernandes" w:date="2016-05-02T16:24:00Z"/>
                <w:rFonts w:ascii="Arial" w:hAnsi="Arial" w:cs="Arial"/>
                <w:rPrChange w:id="2798" w:author="Elias de Moraes Fernandes" w:date="2016-05-02T15:20:00Z">
                  <w:rPr>
                    <w:ins w:id="2799" w:author="Elias De Moraes Fernandes" w:date="2016-03-16T12:55:00Z"/>
                    <w:del w:id="28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C169910" w14:textId="55FDA117" w:rsidR="00184DFD" w:rsidRPr="0066059B" w:rsidDel="00DA24D0" w:rsidRDefault="00184DFD" w:rsidP="00CF2422">
            <w:pPr>
              <w:spacing w:line="360" w:lineRule="auto"/>
              <w:rPr>
                <w:ins w:id="2801" w:author="Elias De Moraes Fernandes" w:date="2016-03-16T12:55:00Z"/>
                <w:del w:id="2802" w:author="Elias de Moraes Fernandes" w:date="2016-05-02T16:24:00Z"/>
                <w:rFonts w:ascii="Arial" w:hAnsi="Arial" w:cs="Arial"/>
                <w:rPrChange w:id="2803" w:author="Elias de Moraes Fernandes" w:date="2016-05-02T15:20:00Z">
                  <w:rPr>
                    <w:ins w:id="2804" w:author="Elias De Moraes Fernandes" w:date="2016-03-16T12:55:00Z"/>
                    <w:del w:id="28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9FAE522" w14:textId="7E19D076" w:rsidR="00184DFD" w:rsidRPr="0066059B" w:rsidDel="00DA24D0" w:rsidRDefault="00184DFD" w:rsidP="00CF2422">
            <w:pPr>
              <w:spacing w:line="360" w:lineRule="auto"/>
              <w:rPr>
                <w:ins w:id="2806" w:author="Elias De Moraes Fernandes" w:date="2016-03-16T12:55:00Z"/>
                <w:del w:id="2807" w:author="Elias de Moraes Fernandes" w:date="2016-05-02T16:24:00Z"/>
                <w:rFonts w:ascii="Arial" w:hAnsi="Arial" w:cs="Arial"/>
                <w:rPrChange w:id="2808" w:author="Elias de Moraes Fernandes" w:date="2016-05-02T15:20:00Z">
                  <w:rPr>
                    <w:ins w:id="2809" w:author="Elias De Moraes Fernandes" w:date="2016-03-16T12:55:00Z"/>
                    <w:del w:id="28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9353FE3" w14:textId="3F5F284B" w:rsidR="00184DFD" w:rsidRPr="0066059B" w:rsidDel="00DA24D0" w:rsidRDefault="00184DFD" w:rsidP="00CF2422">
            <w:pPr>
              <w:spacing w:line="360" w:lineRule="auto"/>
              <w:rPr>
                <w:ins w:id="2811" w:author="Elias De Moraes Fernandes" w:date="2016-03-16T12:55:00Z"/>
                <w:del w:id="2812" w:author="Elias de Moraes Fernandes" w:date="2016-05-02T16:24:00Z"/>
                <w:rFonts w:ascii="Arial" w:hAnsi="Arial" w:cs="Arial"/>
                <w:rPrChange w:id="2813" w:author="Elias de Moraes Fernandes" w:date="2016-05-02T15:20:00Z">
                  <w:rPr>
                    <w:ins w:id="2814" w:author="Elias De Moraes Fernandes" w:date="2016-03-16T12:55:00Z"/>
                    <w:del w:id="281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6AE0CEF0" w14:textId="5E007D1D" w:rsidR="00184DFD" w:rsidRPr="0066059B" w:rsidDel="00DA24D0" w:rsidRDefault="006D0AA3" w:rsidP="00CF2422">
            <w:pPr>
              <w:spacing w:line="360" w:lineRule="auto"/>
              <w:rPr>
                <w:ins w:id="2816" w:author="Elias De Moraes Fernandes" w:date="2016-03-16T12:55:00Z"/>
                <w:del w:id="2817" w:author="Elias de Moraes Fernandes" w:date="2016-05-02T16:24:00Z"/>
                <w:rFonts w:ascii="Arial" w:hAnsi="Arial" w:cs="Arial"/>
                <w:rPrChange w:id="2818" w:author="Elias de Moraes Fernandes" w:date="2016-05-02T15:20:00Z">
                  <w:rPr>
                    <w:ins w:id="2819" w:author="Elias De Moraes Fernandes" w:date="2016-03-16T12:55:00Z"/>
                    <w:del w:id="2820" w:author="Elias de Moraes Fernandes" w:date="2016-05-02T16:24:00Z"/>
                    <w:rFonts w:cs="Arial"/>
                  </w:rPr>
                </w:rPrChange>
              </w:rPr>
            </w:pPr>
            <w:ins w:id="2821" w:author="Elias De Moraes Fernandes" w:date="2016-03-16T13:12:00Z">
              <w:del w:id="2822" w:author="Elias de Moraes Fernandes" w:date="2016-05-02T16:24:00Z">
                <w:r w:rsidRPr="0066059B" w:rsidDel="00DA24D0">
                  <w:rPr>
                    <w:rFonts w:ascii="Arial" w:hAnsi="Arial" w:cs="Arial"/>
                    <w:rPrChange w:id="2823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DA24D0" w14:paraId="2D4EAD9D" w14:textId="1F076F49" w:rsidTr="00F60ABB">
        <w:trPr>
          <w:trHeight w:val="288"/>
          <w:ins w:id="2824" w:author="Elias De Moraes Fernandes" w:date="2016-03-16T12:55:00Z"/>
          <w:del w:id="2825" w:author="Elias de Moraes Fernandes" w:date="2016-05-02T16:24:00Z"/>
        </w:trPr>
        <w:tc>
          <w:tcPr>
            <w:tcW w:w="2477" w:type="dxa"/>
          </w:tcPr>
          <w:p w14:paraId="54443137" w14:textId="7847F47A" w:rsidR="00184DFD" w:rsidRPr="0066059B" w:rsidDel="00DA24D0" w:rsidRDefault="00184DFD" w:rsidP="00CF2422">
            <w:pPr>
              <w:pStyle w:val="CronogramaParagrafo"/>
              <w:rPr>
                <w:ins w:id="2826" w:author="Elias De Moraes Fernandes" w:date="2016-03-16T12:55:00Z"/>
                <w:del w:id="2827" w:author="Elias de Moraes Fernandes" w:date="2016-05-02T16:24:00Z"/>
                <w:rFonts w:ascii="Arial" w:hAnsi="Arial"/>
                <w:rPrChange w:id="2828" w:author="Elias de Moraes Fernandes" w:date="2016-05-02T15:20:00Z">
                  <w:rPr>
                    <w:ins w:id="2829" w:author="Elias De Moraes Fernandes" w:date="2016-03-16T12:55:00Z"/>
                    <w:del w:id="2830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5720F707" w14:textId="7B7AE507" w:rsidR="00184DFD" w:rsidRPr="0066059B" w:rsidDel="00DA24D0" w:rsidRDefault="00184DFD" w:rsidP="00CF2422">
            <w:pPr>
              <w:spacing w:line="360" w:lineRule="auto"/>
              <w:rPr>
                <w:ins w:id="2831" w:author="Elias De Moraes Fernandes" w:date="2016-03-16T12:55:00Z"/>
                <w:del w:id="2832" w:author="Elias de Moraes Fernandes" w:date="2016-05-02T16:24:00Z"/>
                <w:rFonts w:ascii="Arial" w:hAnsi="Arial" w:cs="Arial"/>
                <w:rPrChange w:id="2833" w:author="Elias de Moraes Fernandes" w:date="2016-05-02T15:20:00Z">
                  <w:rPr>
                    <w:ins w:id="2834" w:author="Elias De Moraes Fernandes" w:date="2016-03-16T12:55:00Z"/>
                    <w:del w:id="28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6B19E89" w14:textId="34B12F5C" w:rsidR="00184DFD" w:rsidRPr="0066059B" w:rsidDel="00DA24D0" w:rsidRDefault="00184DFD" w:rsidP="00CF2422">
            <w:pPr>
              <w:spacing w:line="360" w:lineRule="auto"/>
              <w:rPr>
                <w:ins w:id="2836" w:author="Elias De Moraes Fernandes" w:date="2016-03-16T12:55:00Z"/>
                <w:del w:id="2837" w:author="Elias de Moraes Fernandes" w:date="2016-05-02T16:24:00Z"/>
                <w:rFonts w:ascii="Arial" w:hAnsi="Arial" w:cs="Arial"/>
                <w:rPrChange w:id="2838" w:author="Elias de Moraes Fernandes" w:date="2016-05-02T15:20:00Z">
                  <w:rPr>
                    <w:ins w:id="2839" w:author="Elias De Moraes Fernandes" w:date="2016-03-16T12:55:00Z"/>
                    <w:del w:id="28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071BC331" w14:textId="0C72B2F8" w:rsidR="00184DFD" w:rsidRPr="0066059B" w:rsidDel="00DA24D0" w:rsidRDefault="00184DFD" w:rsidP="00CF2422">
            <w:pPr>
              <w:spacing w:line="360" w:lineRule="auto"/>
              <w:rPr>
                <w:ins w:id="2841" w:author="Elias De Moraes Fernandes" w:date="2016-03-16T12:55:00Z"/>
                <w:del w:id="2842" w:author="Elias de Moraes Fernandes" w:date="2016-05-02T16:24:00Z"/>
                <w:rFonts w:ascii="Arial" w:hAnsi="Arial" w:cs="Arial"/>
                <w:rPrChange w:id="2843" w:author="Elias de Moraes Fernandes" w:date="2016-05-02T15:20:00Z">
                  <w:rPr>
                    <w:ins w:id="2844" w:author="Elias De Moraes Fernandes" w:date="2016-03-16T12:55:00Z"/>
                    <w:del w:id="28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F1BE4F9" w14:textId="27487FB4" w:rsidR="00184DFD" w:rsidRPr="0066059B" w:rsidDel="00DA24D0" w:rsidRDefault="00184DFD" w:rsidP="00CF2422">
            <w:pPr>
              <w:spacing w:line="360" w:lineRule="auto"/>
              <w:rPr>
                <w:ins w:id="2846" w:author="Elias De Moraes Fernandes" w:date="2016-03-16T12:55:00Z"/>
                <w:del w:id="2847" w:author="Elias de Moraes Fernandes" w:date="2016-05-02T16:24:00Z"/>
                <w:rFonts w:ascii="Arial" w:hAnsi="Arial" w:cs="Arial"/>
                <w:rPrChange w:id="2848" w:author="Elias de Moraes Fernandes" w:date="2016-05-02T15:20:00Z">
                  <w:rPr>
                    <w:ins w:id="2849" w:author="Elias De Moraes Fernandes" w:date="2016-03-16T12:55:00Z"/>
                    <w:del w:id="28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7C2C0ACE" w14:textId="2357EB4B" w:rsidR="00184DFD" w:rsidRPr="0066059B" w:rsidDel="00DA24D0" w:rsidRDefault="00184DFD" w:rsidP="00CF2422">
            <w:pPr>
              <w:spacing w:line="360" w:lineRule="auto"/>
              <w:rPr>
                <w:ins w:id="2851" w:author="Elias De Moraes Fernandes" w:date="2016-03-16T12:55:00Z"/>
                <w:del w:id="2852" w:author="Elias de Moraes Fernandes" w:date="2016-05-02T16:24:00Z"/>
                <w:rFonts w:ascii="Arial" w:hAnsi="Arial" w:cs="Arial"/>
                <w:rPrChange w:id="2853" w:author="Elias de Moraes Fernandes" w:date="2016-05-02T15:20:00Z">
                  <w:rPr>
                    <w:ins w:id="2854" w:author="Elias De Moraes Fernandes" w:date="2016-03-16T12:55:00Z"/>
                    <w:del w:id="28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40A785AF" w14:textId="7EEA59FC" w:rsidR="00184DFD" w:rsidRPr="0066059B" w:rsidDel="00DA24D0" w:rsidRDefault="00184DFD" w:rsidP="00CF2422">
            <w:pPr>
              <w:spacing w:line="360" w:lineRule="auto"/>
              <w:rPr>
                <w:ins w:id="2856" w:author="Elias De Moraes Fernandes" w:date="2016-03-16T12:55:00Z"/>
                <w:del w:id="2857" w:author="Elias de Moraes Fernandes" w:date="2016-05-02T16:24:00Z"/>
                <w:rFonts w:ascii="Arial" w:hAnsi="Arial" w:cs="Arial"/>
                <w:rPrChange w:id="2858" w:author="Elias de Moraes Fernandes" w:date="2016-05-02T15:20:00Z">
                  <w:rPr>
                    <w:ins w:id="2859" w:author="Elias De Moraes Fernandes" w:date="2016-03-16T12:55:00Z"/>
                    <w:del w:id="28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5C0665C" w14:textId="7F8B0C28" w:rsidR="00184DFD" w:rsidRPr="0066059B" w:rsidDel="00DA24D0" w:rsidRDefault="00184DFD" w:rsidP="00CF2422">
            <w:pPr>
              <w:spacing w:line="360" w:lineRule="auto"/>
              <w:rPr>
                <w:ins w:id="2861" w:author="Elias De Moraes Fernandes" w:date="2016-03-16T12:55:00Z"/>
                <w:del w:id="2862" w:author="Elias de Moraes Fernandes" w:date="2016-05-02T16:24:00Z"/>
                <w:rFonts w:ascii="Arial" w:hAnsi="Arial" w:cs="Arial"/>
                <w:rPrChange w:id="2863" w:author="Elias de Moraes Fernandes" w:date="2016-05-02T15:20:00Z">
                  <w:rPr>
                    <w:ins w:id="2864" w:author="Elias De Moraes Fernandes" w:date="2016-03-16T12:55:00Z"/>
                    <w:del w:id="28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123C4D1" w14:textId="145E653A" w:rsidR="00184DFD" w:rsidRPr="0066059B" w:rsidDel="00DA24D0" w:rsidRDefault="00184DFD" w:rsidP="00CF2422">
            <w:pPr>
              <w:spacing w:line="360" w:lineRule="auto"/>
              <w:rPr>
                <w:ins w:id="2866" w:author="Elias De Moraes Fernandes" w:date="2016-03-16T12:55:00Z"/>
                <w:del w:id="2867" w:author="Elias de Moraes Fernandes" w:date="2016-05-02T16:24:00Z"/>
                <w:rFonts w:ascii="Arial" w:hAnsi="Arial" w:cs="Arial"/>
                <w:rPrChange w:id="2868" w:author="Elias de Moraes Fernandes" w:date="2016-05-02T15:20:00Z">
                  <w:rPr>
                    <w:ins w:id="2869" w:author="Elias De Moraes Fernandes" w:date="2016-03-16T12:55:00Z"/>
                    <w:del w:id="28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4426743" w14:textId="045E1DF1" w:rsidR="00184DFD" w:rsidRPr="0066059B" w:rsidDel="00DA24D0" w:rsidRDefault="00184DFD" w:rsidP="00CF2422">
            <w:pPr>
              <w:spacing w:line="360" w:lineRule="auto"/>
              <w:rPr>
                <w:ins w:id="2871" w:author="Elias De Moraes Fernandes" w:date="2016-03-16T12:55:00Z"/>
                <w:del w:id="2872" w:author="Elias de Moraes Fernandes" w:date="2016-05-02T16:24:00Z"/>
                <w:rFonts w:ascii="Arial" w:hAnsi="Arial" w:cs="Arial"/>
                <w:rPrChange w:id="2873" w:author="Elias de Moraes Fernandes" w:date="2016-05-02T15:20:00Z">
                  <w:rPr>
                    <w:ins w:id="2874" w:author="Elias De Moraes Fernandes" w:date="2016-03-16T12:55:00Z"/>
                    <w:del w:id="28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802705" w14:textId="29AF5F0C" w:rsidR="00184DFD" w:rsidRPr="0066059B" w:rsidDel="00DA24D0" w:rsidRDefault="00184DFD" w:rsidP="00CF2422">
            <w:pPr>
              <w:spacing w:line="360" w:lineRule="auto"/>
              <w:rPr>
                <w:ins w:id="2876" w:author="Elias De Moraes Fernandes" w:date="2016-03-16T12:55:00Z"/>
                <w:del w:id="2877" w:author="Elias de Moraes Fernandes" w:date="2016-05-02T16:24:00Z"/>
                <w:rFonts w:ascii="Arial" w:hAnsi="Arial" w:cs="Arial"/>
                <w:rPrChange w:id="2878" w:author="Elias de Moraes Fernandes" w:date="2016-05-02T15:20:00Z">
                  <w:rPr>
                    <w:ins w:id="2879" w:author="Elias De Moraes Fernandes" w:date="2016-03-16T12:55:00Z"/>
                    <w:del w:id="28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65AEB5" w14:textId="47DE278D" w:rsidR="00184DFD" w:rsidRPr="0066059B" w:rsidDel="00DA24D0" w:rsidRDefault="00184DFD" w:rsidP="00CF2422">
            <w:pPr>
              <w:spacing w:line="360" w:lineRule="auto"/>
              <w:rPr>
                <w:ins w:id="2881" w:author="Elias De Moraes Fernandes" w:date="2016-03-16T12:55:00Z"/>
                <w:del w:id="2882" w:author="Elias de Moraes Fernandes" w:date="2016-05-02T16:24:00Z"/>
                <w:rFonts w:ascii="Arial" w:hAnsi="Arial" w:cs="Arial"/>
                <w:rPrChange w:id="2883" w:author="Elias de Moraes Fernandes" w:date="2016-05-02T15:20:00Z">
                  <w:rPr>
                    <w:ins w:id="2884" w:author="Elias De Moraes Fernandes" w:date="2016-03-16T12:55:00Z"/>
                    <w:del w:id="28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EBF89A" w14:textId="30A01E0C" w:rsidR="00184DFD" w:rsidRPr="0066059B" w:rsidDel="00DA24D0" w:rsidRDefault="00184DFD" w:rsidP="00CF2422">
            <w:pPr>
              <w:spacing w:line="360" w:lineRule="auto"/>
              <w:rPr>
                <w:ins w:id="2886" w:author="Elias De Moraes Fernandes" w:date="2016-03-16T12:55:00Z"/>
                <w:del w:id="2887" w:author="Elias de Moraes Fernandes" w:date="2016-05-02T16:24:00Z"/>
                <w:rFonts w:ascii="Arial" w:hAnsi="Arial" w:cs="Arial"/>
                <w:rPrChange w:id="2888" w:author="Elias de Moraes Fernandes" w:date="2016-05-02T15:20:00Z">
                  <w:rPr>
                    <w:ins w:id="2889" w:author="Elias De Moraes Fernandes" w:date="2016-03-16T12:55:00Z"/>
                    <w:del w:id="28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ACE1D0" w14:textId="09AD7353" w:rsidR="00184DFD" w:rsidRPr="0066059B" w:rsidDel="00DA24D0" w:rsidRDefault="00184DFD" w:rsidP="00CF2422">
            <w:pPr>
              <w:spacing w:line="360" w:lineRule="auto"/>
              <w:rPr>
                <w:ins w:id="2891" w:author="Elias De Moraes Fernandes" w:date="2016-03-16T12:55:00Z"/>
                <w:del w:id="2892" w:author="Elias de Moraes Fernandes" w:date="2016-05-02T16:24:00Z"/>
                <w:rFonts w:ascii="Arial" w:hAnsi="Arial" w:cs="Arial"/>
                <w:rPrChange w:id="2893" w:author="Elias de Moraes Fernandes" w:date="2016-05-02T15:20:00Z">
                  <w:rPr>
                    <w:ins w:id="2894" w:author="Elias De Moraes Fernandes" w:date="2016-03-16T12:55:00Z"/>
                    <w:del w:id="28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A5FA3CB" w14:textId="5E2DFD22" w:rsidR="00184DFD" w:rsidRPr="0066059B" w:rsidDel="00DA24D0" w:rsidRDefault="00184DFD" w:rsidP="00CF2422">
            <w:pPr>
              <w:spacing w:line="360" w:lineRule="auto"/>
              <w:rPr>
                <w:ins w:id="2896" w:author="Elias De Moraes Fernandes" w:date="2016-03-16T12:55:00Z"/>
                <w:del w:id="2897" w:author="Elias de Moraes Fernandes" w:date="2016-05-02T16:24:00Z"/>
                <w:rFonts w:ascii="Arial" w:hAnsi="Arial" w:cs="Arial"/>
                <w:rPrChange w:id="2898" w:author="Elias de Moraes Fernandes" w:date="2016-05-02T15:20:00Z">
                  <w:rPr>
                    <w:ins w:id="2899" w:author="Elias De Moraes Fernandes" w:date="2016-03-16T12:55:00Z"/>
                    <w:del w:id="29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21B7FEC" w14:textId="2554F438" w:rsidR="00184DFD" w:rsidRPr="0066059B" w:rsidDel="00DA24D0" w:rsidRDefault="00184DFD" w:rsidP="00CF2422">
            <w:pPr>
              <w:spacing w:line="360" w:lineRule="auto"/>
              <w:rPr>
                <w:ins w:id="2901" w:author="Elias De Moraes Fernandes" w:date="2016-03-16T12:55:00Z"/>
                <w:del w:id="2902" w:author="Elias de Moraes Fernandes" w:date="2016-05-02T16:24:00Z"/>
                <w:rFonts w:ascii="Arial" w:hAnsi="Arial" w:cs="Arial"/>
                <w:rPrChange w:id="2903" w:author="Elias de Moraes Fernandes" w:date="2016-05-02T15:20:00Z">
                  <w:rPr>
                    <w:ins w:id="2904" w:author="Elias De Moraes Fernandes" w:date="2016-03-16T12:55:00Z"/>
                    <w:del w:id="290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407425E" w14:textId="4729CD47" w:rsidR="00184DFD" w:rsidRPr="0066059B" w:rsidDel="00DA24D0" w:rsidRDefault="00184DFD" w:rsidP="00CF2422">
            <w:pPr>
              <w:spacing w:line="360" w:lineRule="auto"/>
              <w:rPr>
                <w:ins w:id="2906" w:author="Elias De Moraes Fernandes" w:date="2016-03-16T12:55:00Z"/>
                <w:del w:id="2907" w:author="Elias de Moraes Fernandes" w:date="2016-05-02T16:24:00Z"/>
                <w:rFonts w:ascii="Arial" w:hAnsi="Arial" w:cs="Arial"/>
                <w:rPrChange w:id="2908" w:author="Elias de Moraes Fernandes" w:date="2016-05-02T15:20:00Z">
                  <w:rPr>
                    <w:ins w:id="2909" w:author="Elias De Moraes Fernandes" w:date="2016-03-16T12:55:00Z"/>
                    <w:del w:id="291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558A14D9" w14:textId="29B4FAD4" w:rsidR="00184DFD" w:rsidRPr="0066059B" w:rsidDel="00DA24D0" w:rsidRDefault="00184DFD" w:rsidP="00CF2422">
            <w:pPr>
              <w:spacing w:line="360" w:lineRule="auto"/>
              <w:rPr>
                <w:ins w:id="2911" w:author="Elias De Moraes Fernandes" w:date="2016-03-16T12:55:00Z"/>
                <w:del w:id="2912" w:author="Elias de Moraes Fernandes" w:date="2016-05-02T16:24:00Z"/>
                <w:rFonts w:ascii="Arial" w:hAnsi="Arial" w:cs="Arial"/>
                <w:rPrChange w:id="2913" w:author="Elias de Moraes Fernandes" w:date="2016-05-02T15:20:00Z">
                  <w:rPr>
                    <w:ins w:id="2914" w:author="Elias De Moraes Fernandes" w:date="2016-03-16T12:55:00Z"/>
                    <w:del w:id="2915" w:author="Elias de Moraes Fernandes" w:date="2016-05-02T16:24:00Z"/>
                    <w:rFonts w:cs="Arial"/>
                  </w:rPr>
                </w:rPrChange>
              </w:rPr>
            </w:pPr>
            <w:ins w:id="2916" w:author="Elias De Moraes Fernandes" w:date="2016-03-16T12:55:00Z">
              <w:del w:id="2917" w:author="Elias de Moraes Fernandes" w:date="2016-05-02T16:24:00Z">
                <w:r w:rsidRPr="0066059B" w:rsidDel="00DA24D0">
                  <w:rPr>
                    <w:rFonts w:ascii="Arial" w:hAnsi="Arial" w:cs="Arial"/>
                    <w:rPrChange w:id="2918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6059B" w:rsidDel="008D5AA5" w14:paraId="52287A63" w14:textId="1D2234E2" w:rsidTr="00F60ABB">
        <w:trPr>
          <w:trHeight w:val="395"/>
          <w:ins w:id="2919" w:author="Elias De Moraes Fernandes" w:date="2016-03-16T12:55:00Z"/>
          <w:del w:id="2920" w:author="Elias de Moraes Fernandes" w:date="2016-05-02T15:17:00Z"/>
        </w:trPr>
        <w:tc>
          <w:tcPr>
            <w:tcW w:w="2477" w:type="dxa"/>
          </w:tcPr>
          <w:p w14:paraId="3E671F46" w14:textId="58346408" w:rsidR="006D0AA3" w:rsidRPr="0066059B" w:rsidDel="008D5AA5" w:rsidRDefault="006D0AA3" w:rsidP="00CF2422">
            <w:pPr>
              <w:pStyle w:val="CronogramaParagrafo"/>
              <w:rPr>
                <w:ins w:id="2921" w:author="Elias De Moraes Fernandes" w:date="2016-03-16T12:55:00Z"/>
                <w:del w:id="2922" w:author="Elias de Moraes Fernandes" w:date="2016-05-02T15:17:00Z"/>
                <w:rFonts w:ascii="Arial" w:hAnsi="Arial"/>
                <w:rPrChange w:id="2923" w:author="Elias de Moraes Fernandes" w:date="2016-05-02T15:20:00Z">
                  <w:rPr>
                    <w:ins w:id="2924" w:author="Elias De Moraes Fernandes" w:date="2016-03-16T12:55:00Z"/>
                    <w:del w:id="2925" w:author="Elias de Moraes Fernandes" w:date="2016-05-02T15:17:00Z"/>
                  </w:rPr>
                </w:rPrChange>
              </w:rPr>
            </w:pPr>
          </w:p>
        </w:tc>
        <w:tc>
          <w:tcPr>
            <w:tcW w:w="411" w:type="dxa"/>
          </w:tcPr>
          <w:p w14:paraId="1527A5F6" w14:textId="6CEE5CFF" w:rsidR="006D0AA3" w:rsidRPr="0066059B" w:rsidDel="008D5AA5" w:rsidRDefault="006D0AA3" w:rsidP="00CF2422">
            <w:pPr>
              <w:spacing w:line="360" w:lineRule="auto"/>
              <w:rPr>
                <w:ins w:id="2926" w:author="Elias De Moraes Fernandes" w:date="2016-03-16T12:55:00Z"/>
                <w:del w:id="2927" w:author="Elias de Moraes Fernandes" w:date="2016-05-02T15:17:00Z"/>
                <w:rFonts w:ascii="Arial" w:hAnsi="Arial" w:cs="Arial"/>
                <w:rPrChange w:id="2928" w:author="Elias de Moraes Fernandes" w:date="2016-05-02T15:20:00Z">
                  <w:rPr>
                    <w:ins w:id="2929" w:author="Elias De Moraes Fernandes" w:date="2016-03-16T12:55:00Z"/>
                    <w:del w:id="293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D168691" w14:textId="0F729787" w:rsidR="006D0AA3" w:rsidRPr="0066059B" w:rsidDel="008D5AA5" w:rsidRDefault="006D0AA3" w:rsidP="00CF2422">
            <w:pPr>
              <w:spacing w:line="360" w:lineRule="auto"/>
              <w:rPr>
                <w:ins w:id="2931" w:author="Elias De Moraes Fernandes" w:date="2016-03-16T12:55:00Z"/>
                <w:del w:id="2932" w:author="Elias de Moraes Fernandes" w:date="2016-05-02T15:17:00Z"/>
                <w:rFonts w:ascii="Arial" w:hAnsi="Arial" w:cs="Arial"/>
                <w:rPrChange w:id="2933" w:author="Elias de Moraes Fernandes" w:date="2016-05-02T15:20:00Z">
                  <w:rPr>
                    <w:ins w:id="2934" w:author="Elias De Moraes Fernandes" w:date="2016-03-16T12:55:00Z"/>
                    <w:del w:id="293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543524FE" w14:textId="3A2BD74E" w:rsidR="006D0AA3" w:rsidRPr="0066059B" w:rsidDel="008D5AA5" w:rsidRDefault="006D0AA3" w:rsidP="00CF2422">
            <w:pPr>
              <w:spacing w:line="360" w:lineRule="auto"/>
              <w:rPr>
                <w:ins w:id="2936" w:author="Elias De Moraes Fernandes" w:date="2016-03-16T12:55:00Z"/>
                <w:del w:id="2937" w:author="Elias de Moraes Fernandes" w:date="2016-05-02T15:17:00Z"/>
                <w:rFonts w:ascii="Arial" w:hAnsi="Arial" w:cs="Arial"/>
                <w:rPrChange w:id="2938" w:author="Elias de Moraes Fernandes" w:date="2016-05-02T15:20:00Z">
                  <w:rPr>
                    <w:ins w:id="2939" w:author="Elias De Moraes Fernandes" w:date="2016-03-16T12:55:00Z"/>
                    <w:del w:id="294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5D90695" w14:textId="3EEFAD31" w:rsidR="006D0AA3" w:rsidRPr="0066059B" w:rsidDel="008D5AA5" w:rsidRDefault="006D0AA3" w:rsidP="00CF2422">
            <w:pPr>
              <w:spacing w:line="360" w:lineRule="auto"/>
              <w:rPr>
                <w:ins w:id="2941" w:author="Elias De Moraes Fernandes" w:date="2016-03-16T12:55:00Z"/>
                <w:del w:id="2942" w:author="Elias de Moraes Fernandes" w:date="2016-05-02T15:17:00Z"/>
                <w:rFonts w:ascii="Arial" w:hAnsi="Arial" w:cs="Arial"/>
                <w:rPrChange w:id="2943" w:author="Elias de Moraes Fernandes" w:date="2016-05-02T15:20:00Z">
                  <w:rPr>
                    <w:ins w:id="2944" w:author="Elias De Moraes Fernandes" w:date="2016-03-16T12:55:00Z"/>
                    <w:del w:id="294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41DE4198" w14:textId="0BD4132F" w:rsidR="006D0AA3" w:rsidRPr="0066059B" w:rsidDel="008D5AA5" w:rsidRDefault="006D0AA3" w:rsidP="00CF2422">
            <w:pPr>
              <w:spacing w:line="360" w:lineRule="auto"/>
              <w:rPr>
                <w:ins w:id="2946" w:author="Elias De Moraes Fernandes" w:date="2016-03-16T12:55:00Z"/>
                <w:del w:id="2947" w:author="Elias de Moraes Fernandes" w:date="2016-05-02T15:17:00Z"/>
                <w:rFonts w:ascii="Arial" w:hAnsi="Arial" w:cs="Arial"/>
                <w:rPrChange w:id="2948" w:author="Elias de Moraes Fernandes" w:date="2016-05-02T15:20:00Z">
                  <w:rPr>
                    <w:ins w:id="2949" w:author="Elias De Moraes Fernandes" w:date="2016-03-16T12:55:00Z"/>
                    <w:del w:id="295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0687384B" w14:textId="61F0B881" w:rsidR="006D0AA3" w:rsidRPr="0066059B" w:rsidDel="008D5AA5" w:rsidRDefault="006D0AA3" w:rsidP="00CF2422">
            <w:pPr>
              <w:spacing w:line="360" w:lineRule="auto"/>
              <w:rPr>
                <w:ins w:id="2951" w:author="Elias De Moraes Fernandes" w:date="2016-03-16T12:55:00Z"/>
                <w:del w:id="2952" w:author="Elias de Moraes Fernandes" w:date="2016-05-02T15:17:00Z"/>
                <w:rFonts w:ascii="Arial" w:hAnsi="Arial" w:cs="Arial"/>
                <w:rPrChange w:id="2953" w:author="Elias de Moraes Fernandes" w:date="2016-05-02T15:20:00Z">
                  <w:rPr>
                    <w:ins w:id="2954" w:author="Elias De Moraes Fernandes" w:date="2016-03-16T12:55:00Z"/>
                    <w:del w:id="295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C874115" w14:textId="6AE3232C" w:rsidR="006D0AA3" w:rsidRPr="0066059B" w:rsidDel="008D5AA5" w:rsidRDefault="006D0AA3" w:rsidP="00CF2422">
            <w:pPr>
              <w:spacing w:line="360" w:lineRule="auto"/>
              <w:rPr>
                <w:ins w:id="2956" w:author="Elias De Moraes Fernandes" w:date="2016-03-16T12:55:00Z"/>
                <w:del w:id="2957" w:author="Elias de Moraes Fernandes" w:date="2016-05-02T15:17:00Z"/>
                <w:rFonts w:ascii="Arial" w:hAnsi="Arial" w:cs="Arial"/>
                <w:rPrChange w:id="2958" w:author="Elias de Moraes Fernandes" w:date="2016-05-02T15:20:00Z">
                  <w:rPr>
                    <w:ins w:id="2959" w:author="Elias De Moraes Fernandes" w:date="2016-03-16T12:55:00Z"/>
                    <w:del w:id="296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BD88012" w14:textId="26C947EC" w:rsidR="006D0AA3" w:rsidRPr="0066059B" w:rsidDel="008D5AA5" w:rsidRDefault="006D0AA3" w:rsidP="00CF2422">
            <w:pPr>
              <w:spacing w:line="360" w:lineRule="auto"/>
              <w:rPr>
                <w:ins w:id="2961" w:author="Elias De Moraes Fernandes" w:date="2016-03-16T12:55:00Z"/>
                <w:del w:id="2962" w:author="Elias de Moraes Fernandes" w:date="2016-05-02T15:17:00Z"/>
                <w:rFonts w:ascii="Arial" w:hAnsi="Arial" w:cs="Arial"/>
                <w:rPrChange w:id="2963" w:author="Elias de Moraes Fernandes" w:date="2016-05-02T15:20:00Z">
                  <w:rPr>
                    <w:ins w:id="2964" w:author="Elias De Moraes Fernandes" w:date="2016-03-16T12:55:00Z"/>
                    <w:del w:id="296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BB60A47" w14:textId="12D8E2CF" w:rsidR="006D0AA3" w:rsidRPr="0066059B" w:rsidDel="008D5AA5" w:rsidRDefault="006D0AA3" w:rsidP="00CF2422">
            <w:pPr>
              <w:spacing w:line="360" w:lineRule="auto"/>
              <w:rPr>
                <w:ins w:id="2966" w:author="Elias De Moraes Fernandes" w:date="2016-03-16T12:55:00Z"/>
                <w:del w:id="2967" w:author="Elias de Moraes Fernandes" w:date="2016-05-02T15:17:00Z"/>
                <w:rFonts w:ascii="Arial" w:hAnsi="Arial" w:cs="Arial"/>
                <w:rPrChange w:id="2968" w:author="Elias de Moraes Fernandes" w:date="2016-05-02T15:20:00Z">
                  <w:rPr>
                    <w:ins w:id="2969" w:author="Elias De Moraes Fernandes" w:date="2016-03-16T12:55:00Z"/>
                    <w:del w:id="297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1B53A89" w14:textId="2581C9E9" w:rsidR="006D0AA3" w:rsidRPr="0066059B" w:rsidDel="008D5AA5" w:rsidRDefault="006D0AA3" w:rsidP="00CF2422">
            <w:pPr>
              <w:spacing w:line="360" w:lineRule="auto"/>
              <w:rPr>
                <w:ins w:id="2971" w:author="Elias De Moraes Fernandes" w:date="2016-03-16T12:55:00Z"/>
                <w:del w:id="2972" w:author="Elias de Moraes Fernandes" w:date="2016-05-02T15:17:00Z"/>
                <w:rFonts w:ascii="Arial" w:hAnsi="Arial" w:cs="Arial"/>
                <w:rPrChange w:id="2973" w:author="Elias de Moraes Fernandes" w:date="2016-05-02T15:20:00Z">
                  <w:rPr>
                    <w:ins w:id="2974" w:author="Elias De Moraes Fernandes" w:date="2016-03-16T12:55:00Z"/>
                    <w:del w:id="297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0934D3E" w14:textId="7F2BB7A6" w:rsidR="006D0AA3" w:rsidRPr="0066059B" w:rsidDel="008D5AA5" w:rsidRDefault="006D0AA3" w:rsidP="00CF2422">
            <w:pPr>
              <w:spacing w:line="360" w:lineRule="auto"/>
              <w:rPr>
                <w:ins w:id="2976" w:author="Elias De Moraes Fernandes" w:date="2016-03-16T12:55:00Z"/>
                <w:del w:id="2977" w:author="Elias de Moraes Fernandes" w:date="2016-05-02T15:17:00Z"/>
                <w:rFonts w:ascii="Arial" w:hAnsi="Arial" w:cs="Arial"/>
                <w:rPrChange w:id="2978" w:author="Elias de Moraes Fernandes" w:date="2016-05-02T15:20:00Z">
                  <w:rPr>
                    <w:ins w:id="2979" w:author="Elias De Moraes Fernandes" w:date="2016-03-16T12:55:00Z"/>
                    <w:del w:id="298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E073B8F" w14:textId="4B314A7F" w:rsidR="006D0AA3" w:rsidRPr="0066059B" w:rsidDel="008D5AA5" w:rsidRDefault="006D0AA3" w:rsidP="00CF2422">
            <w:pPr>
              <w:spacing w:line="360" w:lineRule="auto"/>
              <w:rPr>
                <w:ins w:id="2981" w:author="Elias De Moraes Fernandes" w:date="2016-03-16T12:55:00Z"/>
                <w:del w:id="2982" w:author="Elias de Moraes Fernandes" w:date="2016-05-02T15:17:00Z"/>
                <w:rFonts w:ascii="Arial" w:hAnsi="Arial" w:cs="Arial"/>
                <w:rPrChange w:id="2983" w:author="Elias de Moraes Fernandes" w:date="2016-05-02T15:20:00Z">
                  <w:rPr>
                    <w:ins w:id="2984" w:author="Elias De Moraes Fernandes" w:date="2016-03-16T12:55:00Z"/>
                    <w:del w:id="298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684B67D" w14:textId="3D03D942" w:rsidR="006D0AA3" w:rsidRPr="0066059B" w:rsidDel="008D5AA5" w:rsidRDefault="006D0AA3" w:rsidP="00CF2422">
            <w:pPr>
              <w:spacing w:line="360" w:lineRule="auto"/>
              <w:rPr>
                <w:ins w:id="2986" w:author="Elias De Moraes Fernandes" w:date="2016-03-16T12:55:00Z"/>
                <w:del w:id="2987" w:author="Elias de Moraes Fernandes" w:date="2016-05-02T15:17:00Z"/>
                <w:rFonts w:ascii="Arial" w:hAnsi="Arial" w:cs="Arial"/>
                <w:rPrChange w:id="2988" w:author="Elias de Moraes Fernandes" w:date="2016-05-02T15:20:00Z">
                  <w:rPr>
                    <w:ins w:id="2989" w:author="Elias De Moraes Fernandes" w:date="2016-03-16T12:55:00Z"/>
                    <w:del w:id="299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3C59B593" w14:textId="57B27AC3" w:rsidR="006D0AA3" w:rsidRPr="0066059B" w:rsidDel="008D5AA5" w:rsidRDefault="006D0AA3" w:rsidP="00CF2422">
            <w:pPr>
              <w:spacing w:line="360" w:lineRule="auto"/>
              <w:rPr>
                <w:ins w:id="2991" w:author="Elias De Moraes Fernandes" w:date="2016-03-16T12:55:00Z"/>
                <w:del w:id="2992" w:author="Elias de Moraes Fernandes" w:date="2016-05-02T15:17:00Z"/>
                <w:rFonts w:ascii="Arial" w:hAnsi="Arial" w:cs="Arial"/>
                <w:rPrChange w:id="2993" w:author="Elias de Moraes Fernandes" w:date="2016-05-02T15:20:00Z">
                  <w:rPr>
                    <w:ins w:id="2994" w:author="Elias De Moraes Fernandes" w:date="2016-03-16T12:55:00Z"/>
                    <w:del w:id="299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8978BE9" w14:textId="751C771C" w:rsidR="006D0AA3" w:rsidRPr="0066059B" w:rsidDel="008D5AA5" w:rsidRDefault="006D0AA3" w:rsidP="00CF2422">
            <w:pPr>
              <w:spacing w:line="360" w:lineRule="auto"/>
              <w:rPr>
                <w:ins w:id="2996" w:author="Elias De Moraes Fernandes" w:date="2016-03-16T12:55:00Z"/>
                <w:del w:id="2997" w:author="Elias de Moraes Fernandes" w:date="2016-05-02T15:17:00Z"/>
                <w:rFonts w:ascii="Arial" w:hAnsi="Arial" w:cs="Arial"/>
                <w:rPrChange w:id="2998" w:author="Elias de Moraes Fernandes" w:date="2016-05-02T15:20:00Z">
                  <w:rPr>
                    <w:ins w:id="2999" w:author="Elias De Moraes Fernandes" w:date="2016-03-16T12:55:00Z"/>
                    <w:del w:id="3000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48DF5CBC" w14:textId="60125911" w:rsidR="006D0AA3" w:rsidRPr="0066059B" w:rsidDel="008D5AA5" w:rsidRDefault="006D0AA3" w:rsidP="00CF2422">
            <w:pPr>
              <w:spacing w:line="360" w:lineRule="auto"/>
              <w:rPr>
                <w:ins w:id="3001" w:author="Elias De Moraes Fernandes" w:date="2016-03-16T12:55:00Z"/>
                <w:del w:id="3002" w:author="Elias de Moraes Fernandes" w:date="2016-05-02T15:17:00Z"/>
                <w:rFonts w:ascii="Arial" w:hAnsi="Arial" w:cs="Arial"/>
                <w:rPrChange w:id="3003" w:author="Elias de Moraes Fernandes" w:date="2016-05-02T15:20:00Z">
                  <w:rPr>
                    <w:ins w:id="3004" w:author="Elias De Moraes Fernandes" w:date="2016-03-16T12:55:00Z"/>
                    <w:del w:id="3005" w:author="Elias de Moraes Fernandes" w:date="2016-05-02T15:17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3BF57223" w14:textId="3AEFD098" w:rsidR="006D0AA3" w:rsidRPr="0066059B" w:rsidDel="008D5AA5" w:rsidRDefault="006D0AA3" w:rsidP="00CF2422">
            <w:pPr>
              <w:spacing w:line="360" w:lineRule="auto"/>
              <w:rPr>
                <w:ins w:id="3006" w:author="Elias De Moraes Fernandes" w:date="2016-03-16T12:55:00Z"/>
                <w:del w:id="3007" w:author="Elias de Moraes Fernandes" w:date="2016-05-02T15:17:00Z"/>
                <w:rFonts w:ascii="Arial" w:hAnsi="Arial" w:cs="Arial"/>
                <w:rPrChange w:id="3008" w:author="Elias de Moraes Fernandes" w:date="2016-05-02T15:20:00Z">
                  <w:rPr>
                    <w:ins w:id="3009" w:author="Elias De Moraes Fernandes" w:date="2016-03-16T12:55:00Z"/>
                    <w:del w:id="3010" w:author="Elias de Moraes Fernandes" w:date="2016-05-02T15:17:00Z"/>
                    <w:rFonts w:cs="Arial"/>
                  </w:rPr>
                </w:rPrChange>
              </w:rPr>
            </w:pPr>
            <w:ins w:id="3011" w:author="Elias De Moraes Fernandes" w:date="2016-03-16T13:10:00Z">
              <w:del w:id="3012" w:author="Elias de Moraes Fernandes" w:date="2016-05-02T15:15:00Z">
                <w:r w:rsidRPr="0066059B" w:rsidDel="00755CC9">
                  <w:rPr>
                    <w:rFonts w:ascii="Arial" w:hAnsi="Arial" w:cs="Arial"/>
                    <w:rPrChange w:id="3013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6059B" w:rsidDel="00DA24D0" w14:paraId="34F94380" w14:textId="344CDC83" w:rsidTr="00F60ABB">
        <w:trPr>
          <w:trHeight w:val="437"/>
          <w:ins w:id="3014" w:author="Elias De Moraes Fernandes" w:date="2016-03-16T12:55:00Z"/>
          <w:del w:id="3015" w:author="Elias de Moraes Fernandes" w:date="2016-05-02T16:24:00Z"/>
        </w:trPr>
        <w:tc>
          <w:tcPr>
            <w:tcW w:w="2477" w:type="dxa"/>
          </w:tcPr>
          <w:p w14:paraId="75EC015A" w14:textId="1F9C281F" w:rsidR="006D0AA3" w:rsidRPr="0066059B" w:rsidDel="00DA24D0" w:rsidRDefault="006D0AA3" w:rsidP="00CF2422">
            <w:pPr>
              <w:pStyle w:val="CronogramaParagrafo"/>
              <w:rPr>
                <w:ins w:id="3016" w:author="Elias De Moraes Fernandes" w:date="2016-03-16T12:55:00Z"/>
                <w:del w:id="3017" w:author="Elias de Moraes Fernandes" w:date="2016-05-02T16:24:00Z"/>
                <w:rFonts w:ascii="Arial" w:hAnsi="Arial"/>
                <w:rPrChange w:id="3018" w:author="Elias de Moraes Fernandes" w:date="2016-05-02T15:20:00Z">
                  <w:rPr>
                    <w:ins w:id="3019" w:author="Elias De Moraes Fernandes" w:date="2016-03-16T12:55:00Z"/>
                    <w:del w:id="3020" w:author="Elias de Moraes Fernandes" w:date="2016-05-02T16:24:00Z"/>
                  </w:rPr>
                </w:rPrChange>
              </w:rPr>
            </w:pPr>
          </w:p>
        </w:tc>
        <w:tc>
          <w:tcPr>
            <w:tcW w:w="411" w:type="dxa"/>
          </w:tcPr>
          <w:p w14:paraId="79FCCE48" w14:textId="44BBF39F" w:rsidR="006D0AA3" w:rsidRPr="0066059B" w:rsidDel="00DA24D0" w:rsidRDefault="006D0AA3" w:rsidP="00CF2422">
            <w:pPr>
              <w:spacing w:line="360" w:lineRule="auto"/>
              <w:rPr>
                <w:ins w:id="3021" w:author="Elias De Moraes Fernandes" w:date="2016-03-16T12:55:00Z"/>
                <w:del w:id="3022" w:author="Elias de Moraes Fernandes" w:date="2016-05-02T16:24:00Z"/>
                <w:rFonts w:ascii="Arial" w:hAnsi="Arial" w:cs="Arial"/>
                <w:rPrChange w:id="3023" w:author="Elias de Moraes Fernandes" w:date="2016-05-02T15:20:00Z">
                  <w:rPr>
                    <w:ins w:id="3024" w:author="Elias De Moraes Fernandes" w:date="2016-03-16T12:55:00Z"/>
                    <w:del w:id="302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2829245" w14:textId="797DE3BD" w:rsidR="006D0AA3" w:rsidRPr="0066059B" w:rsidDel="00DA24D0" w:rsidRDefault="006D0AA3" w:rsidP="00CF2422">
            <w:pPr>
              <w:spacing w:line="360" w:lineRule="auto"/>
              <w:rPr>
                <w:ins w:id="3026" w:author="Elias De Moraes Fernandes" w:date="2016-03-16T12:55:00Z"/>
                <w:del w:id="3027" w:author="Elias de Moraes Fernandes" w:date="2016-05-02T16:24:00Z"/>
                <w:rFonts w:ascii="Arial" w:hAnsi="Arial" w:cs="Arial"/>
                <w:rPrChange w:id="3028" w:author="Elias de Moraes Fernandes" w:date="2016-05-02T15:20:00Z">
                  <w:rPr>
                    <w:ins w:id="3029" w:author="Elias De Moraes Fernandes" w:date="2016-03-16T12:55:00Z"/>
                    <w:del w:id="303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1632537C" w14:textId="6D96C6B7" w:rsidR="006D0AA3" w:rsidRPr="0066059B" w:rsidDel="00DA24D0" w:rsidRDefault="006D0AA3" w:rsidP="00CF2422">
            <w:pPr>
              <w:spacing w:line="360" w:lineRule="auto"/>
              <w:rPr>
                <w:ins w:id="3031" w:author="Elias De Moraes Fernandes" w:date="2016-03-16T12:55:00Z"/>
                <w:del w:id="3032" w:author="Elias de Moraes Fernandes" w:date="2016-05-02T16:24:00Z"/>
                <w:rFonts w:ascii="Arial" w:hAnsi="Arial" w:cs="Arial"/>
                <w:rPrChange w:id="3033" w:author="Elias de Moraes Fernandes" w:date="2016-05-02T15:20:00Z">
                  <w:rPr>
                    <w:ins w:id="3034" w:author="Elias De Moraes Fernandes" w:date="2016-03-16T12:55:00Z"/>
                    <w:del w:id="303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3B97D9C" w14:textId="0999B4EF" w:rsidR="006D0AA3" w:rsidRPr="0066059B" w:rsidDel="00DA24D0" w:rsidRDefault="006D0AA3" w:rsidP="00CF2422">
            <w:pPr>
              <w:spacing w:line="360" w:lineRule="auto"/>
              <w:rPr>
                <w:ins w:id="3036" w:author="Elias De Moraes Fernandes" w:date="2016-03-16T12:55:00Z"/>
                <w:del w:id="3037" w:author="Elias de Moraes Fernandes" w:date="2016-05-02T16:24:00Z"/>
                <w:rFonts w:ascii="Arial" w:hAnsi="Arial" w:cs="Arial"/>
                <w:rPrChange w:id="3038" w:author="Elias de Moraes Fernandes" w:date="2016-05-02T15:20:00Z">
                  <w:rPr>
                    <w:ins w:id="3039" w:author="Elias De Moraes Fernandes" w:date="2016-03-16T12:55:00Z"/>
                    <w:del w:id="304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1E14A10A" w14:textId="68BEF629" w:rsidR="006D0AA3" w:rsidRPr="0066059B" w:rsidDel="00DA24D0" w:rsidRDefault="006D0AA3" w:rsidP="00CF2422">
            <w:pPr>
              <w:spacing w:line="360" w:lineRule="auto"/>
              <w:rPr>
                <w:ins w:id="3041" w:author="Elias De Moraes Fernandes" w:date="2016-03-16T12:55:00Z"/>
                <w:del w:id="3042" w:author="Elias de Moraes Fernandes" w:date="2016-05-02T16:24:00Z"/>
                <w:rFonts w:ascii="Arial" w:hAnsi="Arial" w:cs="Arial"/>
                <w:rPrChange w:id="3043" w:author="Elias de Moraes Fernandes" w:date="2016-05-02T15:20:00Z">
                  <w:rPr>
                    <w:ins w:id="3044" w:author="Elias De Moraes Fernandes" w:date="2016-03-16T12:55:00Z"/>
                    <w:del w:id="304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1872CE88" w14:textId="00F66BB9" w:rsidR="006D0AA3" w:rsidRPr="0066059B" w:rsidDel="00DA24D0" w:rsidRDefault="006D0AA3" w:rsidP="00CF2422">
            <w:pPr>
              <w:spacing w:line="360" w:lineRule="auto"/>
              <w:rPr>
                <w:ins w:id="3046" w:author="Elias De Moraes Fernandes" w:date="2016-03-16T12:55:00Z"/>
                <w:del w:id="3047" w:author="Elias de Moraes Fernandes" w:date="2016-05-02T16:24:00Z"/>
                <w:rFonts w:ascii="Arial" w:hAnsi="Arial" w:cs="Arial"/>
                <w:rPrChange w:id="3048" w:author="Elias de Moraes Fernandes" w:date="2016-05-02T15:20:00Z">
                  <w:rPr>
                    <w:ins w:id="3049" w:author="Elias De Moraes Fernandes" w:date="2016-03-16T12:55:00Z"/>
                    <w:del w:id="305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769FF57" w14:textId="088F501B" w:rsidR="006D0AA3" w:rsidRPr="0066059B" w:rsidDel="00DA24D0" w:rsidRDefault="006D0AA3" w:rsidP="00CF2422">
            <w:pPr>
              <w:spacing w:line="360" w:lineRule="auto"/>
              <w:rPr>
                <w:ins w:id="3051" w:author="Elias De Moraes Fernandes" w:date="2016-03-16T12:55:00Z"/>
                <w:del w:id="3052" w:author="Elias de Moraes Fernandes" w:date="2016-05-02T16:24:00Z"/>
                <w:rFonts w:ascii="Arial" w:hAnsi="Arial" w:cs="Arial"/>
                <w:rPrChange w:id="3053" w:author="Elias de Moraes Fernandes" w:date="2016-05-02T15:20:00Z">
                  <w:rPr>
                    <w:ins w:id="3054" w:author="Elias De Moraes Fernandes" w:date="2016-03-16T12:55:00Z"/>
                    <w:del w:id="305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756E79" w14:textId="7D00E29D" w:rsidR="006D0AA3" w:rsidRPr="0066059B" w:rsidDel="00DA24D0" w:rsidRDefault="006D0AA3" w:rsidP="00CF2422">
            <w:pPr>
              <w:spacing w:line="360" w:lineRule="auto"/>
              <w:rPr>
                <w:ins w:id="3056" w:author="Elias De Moraes Fernandes" w:date="2016-03-16T12:55:00Z"/>
                <w:del w:id="3057" w:author="Elias de Moraes Fernandes" w:date="2016-05-02T16:24:00Z"/>
                <w:rFonts w:ascii="Arial" w:hAnsi="Arial" w:cs="Arial"/>
                <w:rPrChange w:id="3058" w:author="Elias de Moraes Fernandes" w:date="2016-05-02T15:20:00Z">
                  <w:rPr>
                    <w:ins w:id="3059" w:author="Elias De Moraes Fernandes" w:date="2016-03-16T12:55:00Z"/>
                    <w:del w:id="306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1C1BBE79" w14:textId="26029F54" w:rsidR="006D0AA3" w:rsidRPr="0066059B" w:rsidDel="00DA24D0" w:rsidRDefault="006D0AA3" w:rsidP="00CF2422">
            <w:pPr>
              <w:spacing w:line="360" w:lineRule="auto"/>
              <w:rPr>
                <w:ins w:id="3061" w:author="Elias De Moraes Fernandes" w:date="2016-03-16T12:55:00Z"/>
                <w:del w:id="3062" w:author="Elias de Moraes Fernandes" w:date="2016-05-02T16:24:00Z"/>
                <w:rFonts w:ascii="Arial" w:hAnsi="Arial" w:cs="Arial"/>
                <w:rPrChange w:id="3063" w:author="Elias de Moraes Fernandes" w:date="2016-05-02T15:20:00Z">
                  <w:rPr>
                    <w:ins w:id="3064" w:author="Elias De Moraes Fernandes" w:date="2016-03-16T12:55:00Z"/>
                    <w:del w:id="306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F66E95E" w14:textId="4DA7262B" w:rsidR="006D0AA3" w:rsidRPr="0066059B" w:rsidDel="00DA24D0" w:rsidRDefault="006D0AA3" w:rsidP="00CF2422">
            <w:pPr>
              <w:spacing w:line="360" w:lineRule="auto"/>
              <w:rPr>
                <w:ins w:id="3066" w:author="Elias De Moraes Fernandes" w:date="2016-03-16T12:55:00Z"/>
                <w:del w:id="3067" w:author="Elias de Moraes Fernandes" w:date="2016-05-02T16:24:00Z"/>
                <w:rFonts w:ascii="Arial" w:hAnsi="Arial" w:cs="Arial"/>
                <w:rPrChange w:id="3068" w:author="Elias de Moraes Fernandes" w:date="2016-05-02T15:20:00Z">
                  <w:rPr>
                    <w:ins w:id="3069" w:author="Elias De Moraes Fernandes" w:date="2016-03-16T12:55:00Z"/>
                    <w:del w:id="307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A13AAF1" w14:textId="2070127E" w:rsidR="006D0AA3" w:rsidRPr="0066059B" w:rsidDel="00DA24D0" w:rsidRDefault="006D0AA3" w:rsidP="00CF2422">
            <w:pPr>
              <w:spacing w:line="360" w:lineRule="auto"/>
              <w:rPr>
                <w:ins w:id="3071" w:author="Elias De Moraes Fernandes" w:date="2016-03-16T12:55:00Z"/>
                <w:del w:id="3072" w:author="Elias de Moraes Fernandes" w:date="2016-05-02T16:24:00Z"/>
                <w:rFonts w:ascii="Arial" w:hAnsi="Arial" w:cs="Arial"/>
                <w:rPrChange w:id="3073" w:author="Elias de Moraes Fernandes" w:date="2016-05-02T15:20:00Z">
                  <w:rPr>
                    <w:ins w:id="3074" w:author="Elias De Moraes Fernandes" w:date="2016-03-16T12:55:00Z"/>
                    <w:del w:id="307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F91B9B1" w14:textId="06824192" w:rsidR="006D0AA3" w:rsidRPr="0066059B" w:rsidDel="00DA24D0" w:rsidRDefault="006D0AA3" w:rsidP="00CF2422">
            <w:pPr>
              <w:spacing w:line="360" w:lineRule="auto"/>
              <w:rPr>
                <w:ins w:id="3076" w:author="Elias De Moraes Fernandes" w:date="2016-03-16T12:55:00Z"/>
                <w:del w:id="3077" w:author="Elias de Moraes Fernandes" w:date="2016-05-02T16:24:00Z"/>
                <w:rFonts w:ascii="Arial" w:hAnsi="Arial" w:cs="Arial"/>
                <w:rPrChange w:id="3078" w:author="Elias de Moraes Fernandes" w:date="2016-05-02T15:20:00Z">
                  <w:rPr>
                    <w:ins w:id="3079" w:author="Elias De Moraes Fernandes" w:date="2016-03-16T12:55:00Z"/>
                    <w:del w:id="308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548D827B" w14:textId="4E1A30B1" w:rsidR="006D0AA3" w:rsidRPr="0066059B" w:rsidDel="00DA24D0" w:rsidRDefault="006D0AA3" w:rsidP="00CF2422">
            <w:pPr>
              <w:spacing w:line="360" w:lineRule="auto"/>
              <w:rPr>
                <w:ins w:id="3081" w:author="Elias De Moraes Fernandes" w:date="2016-03-16T12:55:00Z"/>
                <w:del w:id="3082" w:author="Elias de Moraes Fernandes" w:date="2016-05-02T16:24:00Z"/>
                <w:rFonts w:ascii="Arial" w:hAnsi="Arial" w:cs="Arial"/>
                <w:rPrChange w:id="3083" w:author="Elias de Moraes Fernandes" w:date="2016-05-02T15:20:00Z">
                  <w:rPr>
                    <w:ins w:id="3084" w:author="Elias De Moraes Fernandes" w:date="2016-03-16T12:55:00Z"/>
                    <w:del w:id="308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3D397F4" w14:textId="5DCAC80C" w:rsidR="006D0AA3" w:rsidRPr="0066059B" w:rsidDel="00DA24D0" w:rsidRDefault="006D0AA3" w:rsidP="00CF2422">
            <w:pPr>
              <w:spacing w:line="360" w:lineRule="auto"/>
              <w:rPr>
                <w:ins w:id="3086" w:author="Elias De Moraes Fernandes" w:date="2016-03-16T12:55:00Z"/>
                <w:del w:id="3087" w:author="Elias de Moraes Fernandes" w:date="2016-05-02T16:24:00Z"/>
                <w:rFonts w:ascii="Arial" w:hAnsi="Arial" w:cs="Arial"/>
                <w:rPrChange w:id="3088" w:author="Elias de Moraes Fernandes" w:date="2016-05-02T15:20:00Z">
                  <w:rPr>
                    <w:ins w:id="3089" w:author="Elias De Moraes Fernandes" w:date="2016-03-16T12:55:00Z"/>
                    <w:del w:id="309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7793B5C" w14:textId="476954B8" w:rsidR="006D0AA3" w:rsidRPr="0066059B" w:rsidDel="00DA24D0" w:rsidRDefault="006D0AA3" w:rsidP="00CF2422">
            <w:pPr>
              <w:spacing w:line="360" w:lineRule="auto"/>
              <w:rPr>
                <w:ins w:id="3091" w:author="Elias De Moraes Fernandes" w:date="2016-03-16T12:55:00Z"/>
                <w:del w:id="3092" w:author="Elias de Moraes Fernandes" w:date="2016-05-02T16:24:00Z"/>
                <w:rFonts w:ascii="Arial" w:hAnsi="Arial" w:cs="Arial"/>
                <w:rPrChange w:id="3093" w:author="Elias de Moraes Fernandes" w:date="2016-05-02T15:20:00Z">
                  <w:rPr>
                    <w:ins w:id="3094" w:author="Elias De Moraes Fernandes" w:date="2016-03-16T12:55:00Z"/>
                    <w:del w:id="3095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00E742D2" w14:textId="2EE3E0F3" w:rsidR="006D0AA3" w:rsidRPr="0066059B" w:rsidDel="00DA24D0" w:rsidRDefault="006D0AA3" w:rsidP="00CF2422">
            <w:pPr>
              <w:spacing w:line="360" w:lineRule="auto"/>
              <w:rPr>
                <w:ins w:id="3096" w:author="Elias De Moraes Fernandes" w:date="2016-03-16T12:55:00Z"/>
                <w:del w:id="3097" w:author="Elias de Moraes Fernandes" w:date="2016-05-02T16:24:00Z"/>
                <w:rFonts w:ascii="Arial" w:hAnsi="Arial" w:cs="Arial"/>
                <w:rPrChange w:id="3098" w:author="Elias de Moraes Fernandes" w:date="2016-05-02T15:20:00Z">
                  <w:rPr>
                    <w:ins w:id="3099" w:author="Elias De Moraes Fernandes" w:date="2016-03-16T12:55:00Z"/>
                    <w:del w:id="3100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42FB1249" w14:textId="774BDC3C" w:rsidR="006D0AA3" w:rsidRPr="0066059B" w:rsidDel="00DA24D0" w:rsidRDefault="006D0AA3" w:rsidP="00CF2422">
            <w:pPr>
              <w:spacing w:line="360" w:lineRule="auto"/>
              <w:rPr>
                <w:ins w:id="3101" w:author="Elias De Moraes Fernandes" w:date="2016-03-16T12:55:00Z"/>
                <w:del w:id="3102" w:author="Elias de Moraes Fernandes" w:date="2016-05-02T16:24:00Z"/>
                <w:rFonts w:ascii="Arial" w:hAnsi="Arial" w:cs="Arial"/>
                <w:rPrChange w:id="3103" w:author="Elias de Moraes Fernandes" w:date="2016-05-02T15:20:00Z">
                  <w:rPr>
                    <w:ins w:id="3104" w:author="Elias De Moraes Fernandes" w:date="2016-03-16T12:55:00Z"/>
                    <w:del w:id="3105" w:author="Elias de Moraes Fernandes" w:date="2016-05-02T16:24:00Z"/>
                    <w:rFonts w:cs="Arial"/>
                  </w:rPr>
                </w:rPrChange>
              </w:rPr>
            </w:pPr>
            <w:ins w:id="3106" w:author="Elias De Moraes Fernandes" w:date="2016-03-16T12:55:00Z">
              <w:del w:id="3107" w:author="Elias de Moraes Fernandes" w:date="2016-05-02T15:00:00Z">
                <w:r w:rsidRPr="0066059B" w:rsidDel="00CF2422">
                  <w:rPr>
                    <w:rFonts w:ascii="Arial" w:hAnsi="Arial" w:cs="Arial"/>
                    <w:rPrChange w:id="3108" w:author="Elias de Moraes Fernandes" w:date="2016-05-02T15:20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6059B" w:rsidDel="00DA24D0" w14:paraId="60F7007B" w14:textId="4DBA2B29" w:rsidTr="00F60ABB">
        <w:trPr>
          <w:trHeight w:val="164"/>
          <w:ins w:id="3109" w:author="Elias De Moraes Fernandes" w:date="2016-03-16T12:55:00Z"/>
          <w:del w:id="3110" w:author="Elias de Moraes Fernandes" w:date="2016-05-02T16:24:00Z"/>
        </w:trPr>
        <w:tc>
          <w:tcPr>
            <w:tcW w:w="2477" w:type="dxa"/>
          </w:tcPr>
          <w:p w14:paraId="599F67A8" w14:textId="2EFA8AAF" w:rsidR="006D0AA3" w:rsidRPr="0066059B" w:rsidDel="00DA24D0" w:rsidRDefault="006D0AA3" w:rsidP="00B846E6">
            <w:pPr>
              <w:pStyle w:val="CronogramaParagrafo"/>
              <w:rPr>
                <w:ins w:id="3111" w:author="Elias De Moraes Fernandes" w:date="2016-03-16T12:55:00Z"/>
                <w:del w:id="3112" w:author="Elias de Moraes Fernandes" w:date="2016-05-02T16:24:00Z"/>
                <w:rFonts w:ascii="Arial" w:hAnsi="Arial"/>
                <w:rPrChange w:id="3113" w:author="Elias de Moraes Fernandes" w:date="2016-05-02T15:20:00Z">
                  <w:rPr>
                    <w:ins w:id="3114" w:author="Elias De Moraes Fernandes" w:date="2016-03-16T12:55:00Z"/>
                    <w:del w:id="3115" w:author="Elias de Moraes Fernandes" w:date="2016-05-02T16:24:00Z"/>
                  </w:rPr>
                </w:rPrChange>
              </w:rPr>
              <w:pPrChange w:id="3116" w:author="Elias de Moraes Fernandes" w:date="2016-05-02T14:58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53586FEC" w14:textId="5CA71C9C" w:rsidR="006D0AA3" w:rsidRPr="0066059B" w:rsidDel="00DA24D0" w:rsidRDefault="006D0AA3" w:rsidP="00CF2422">
            <w:pPr>
              <w:spacing w:line="360" w:lineRule="auto"/>
              <w:rPr>
                <w:ins w:id="3117" w:author="Elias De Moraes Fernandes" w:date="2016-03-16T12:55:00Z"/>
                <w:del w:id="3118" w:author="Elias de Moraes Fernandes" w:date="2016-05-02T16:24:00Z"/>
                <w:rFonts w:ascii="Arial" w:hAnsi="Arial" w:cs="Arial"/>
                <w:rPrChange w:id="3119" w:author="Elias de Moraes Fernandes" w:date="2016-05-02T15:20:00Z">
                  <w:rPr>
                    <w:ins w:id="3120" w:author="Elias De Moraes Fernandes" w:date="2016-03-16T12:55:00Z"/>
                    <w:del w:id="312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2CA8D0D" w14:textId="12017FFD" w:rsidR="006D0AA3" w:rsidRPr="0066059B" w:rsidDel="00DA24D0" w:rsidRDefault="006D0AA3" w:rsidP="00CF2422">
            <w:pPr>
              <w:spacing w:line="360" w:lineRule="auto"/>
              <w:rPr>
                <w:ins w:id="3122" w:author="Elias De Moraes Fernandes" w:date="2016-03-16T12:55:00Z"/>
                <w:del w:id="3123" w:author="Elias de Moraes Fernandes" w:date="2016-05-02T16:24:00Z"/>
                <w:rFonts w:ascii="Arial" w:hAnsi="Arial" w:cs="Arial"/>
                <w:rPrChange w:id="3124" w:author="Elias de Moraes Fernandes" w:date="2016-05-02T15:20:00Z">
                  <w:rPr>
                    <w:ins w:id="3125" w:author="Elias De Moraes Fernandes" w:date="2016-03-16T12:55:00Z"/>
                    <w:del w:id="312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429" w:type="dxa"/>
          </w:tcPr>
          <w:p w14:paraId="2F91D6CF" w14:textId="5E97D54A" w:rsidR="006D0AA3" w:rsidRPr="0066059B" w:rsidDel="00DA24D0" w:rsidRDefault="006D0AA3" w:rsidP="00CF2422">
            <w:pPr>
              <w:spacing w:line="360" w:lineRule="auto"/>
              <w:rPr>
                <w:ins w:id="3127" w:author="Elias De Moraes Fernandes" w:date="2016-03-16T12:55:00Z"/>
                <w:del w:id="3128" w:author="Elias de Moraes Fernandes" w:date="2016-05-02T16:24:00Z"/>
                <w:rFonts w:ascii="Arial" w:hAnsi="Arial" w:cs="Arial"/>
                <w:rPrChange w:id="3129" w:author="Elias de Moraes Fernandes" w:date="2016-05-02T15:20:00Z">
                  <w:rPr>
                    <w:ins w:id="3130" w:author="Elias De Moraes Fernandes" w:date="2016-03-16T12:55:00Z"/>
                    <w:del w:id="313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8EA87B1" w14:textId="01DE638F" w:rsidR="006D0AA3" w:rsidRPr="0066059B" w:rsidDel="00DA24D0" w:rsidRDefault="006D0AA3" w:rsidP="00CF2422">
            <w:pPr>
              <w:spacing w:line="360" w:lineRule="auto"/>
              <w:rPr>
                <w:ins w:id="3132" w:author="Elias De Moraes Fernandes" w:date="2016-03-16T12:55:00Z"/>
                <w:del w:id="3133" w:author="Elias de Moraes Fernandes" w:date="2016-05-02T16:24:00Z"/>
                <w:rFonts w:ascii="Arial" w:hAnsi="Arial" w:cs="Arial"/>
                <w:rPrChange w:id="3134" w:author="Elias de Moraes Fernandes" w:date="2016-05-02T15:20:00Z">
                  <w:rPr>
                    <w:ins w:id="3135" w:author="Elias De Moraes Fernandes" w:date="2016-03-16T12:55:00Z"/>
                    <w:del w:id="313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96" w:type="dxa"/>
          </w:tcPr>
          <w:p w14:paraId="2864362B" w14:textId="0B35BE1D" w:rsidR="006D0AA3" w:rsidRPr="0066059B" w:rsidDel="00DA24D0" w:rsidRDefault="006D0AA3" w:rsidP="00CF2422">
            <w:pPr>
              <w:spacing w:line="360" w:lineRule="auto"/>
              <w:rPr>
                <w:ins w:id="3137" w:author="Elias De Moraes Fernandes" w:date="2016-03-16T12:55:00Z"/>
                <w:del w:id="3138" w:author="Elias de Moraes Fernandes" w:date="2016-05-02T16:24:00Z"/>
                <w:rFonts w:ascii="Arial" w:hAnsi="Arial" w:cs="Arial"/>
                <w:rPrChange w:id="3139" w:author="Elias de Moraes Fernandes" w:date="2016-05-02T15:20:00Z">
                  <w:rPr>
                    <w:ins w:id="3140" w:author="Elias De Moraes Fernandes" w:date="2016-03-16T12:55:00Z"/>
                    <w:del w:id="314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76" w:type="dxa"/>
          </w:tcPr>
          <w:p w14:paraId="277ED12F" w14:textId="27CB037A" w:rsidR="006D0AA3" w:rsidRPr="0066059B" w:rsidDel="00DA24D0" w:rsidRDefault="006D0AA3" w:rsidP="00CF2422">
            <w:pPr>
              <w:spacing w:line="360" w:lineRule="auto"/>
              <w:rPr>
                <w:ins w:id="3142" w:author="Elias De Moraes Fernandes" w:date="2016-03-16T12:55:00Z"/>
                <w:del w:id="3143" w:author="Elias de Moraes Fernandes" w:date="2016-05-02T16:24:00Z"/>
                <w:rFonts w:ascii="Arial" w:hAnsi="Arial" w:cs="Arial"/>
                <w:rPrChange w:id="3144" w:author="Elias de Moraes Fernandes" w:date="2016-05-02T15:20:00Z">
                  <w:rPr>
                    <w:ins w:id="3145" w:author="Elias De Moraes Fernandes" w:date="2016-03-16T12:55:00Z"/>
                    <w:del w:id="314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472BCF71" w14:textId="325127DA" w:rsidR="006D0AA3" w:rsidRPr="0066059B" w:rsidDel="00DA24D0" w:rsidRDefault="006D0AA3" w:rsidP="00CF2422">
            <w:pPr>
              <w:spacing w:line="360" w:lineRule="auto"/>
              <w:rPr>
                <w:ins w:id="3147" w:author="Elias De Moraes Fernandes" w:date="2016-03-16T12:55:00Z"/>
                <w:del w:id="3148" w:author="Elias de Moraes Fernandes" w:date="2016-05-02T16:24:00Z"/>
                <w:rFonts w:ascii="Arial" w:hAnsi="Arial" w:cs="Arial"/>
                <w:rPrChange w:id="3149" w:author="Elias de Moraes Fernandes" w:date="2016-05-02T15:20:00Z">
                  <w:rPr>
                    <w:ins w:id="3150" w:author="Elias De Moraes Fernandes" w:date="2016-03-16T12:55:00Z"/>
                    <w:del w:id="315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76C1F3F2" w14:textId="6E72A970" w:rsidR="006D0AA3" w:rsidRPr="0066059B" w:rsidDel="00DA24D0" w:rsidRDefault="006D0AA3" w:rsidP="00CF2422">
            <w:pPr>
              <w:spacing w:line="360" w:lineRule="auto"/>
              <w:rPr>
                <w:ins w:id="3152" w:author="Elias De Moraes Fernandes" w:date="2016-03-16T12:55:00Z"/>
                <w:del w:id="3153" w:author="Elias de Moraes Fernandes" w:date="2016-05-02T16:24:00Z"/>
                <w:rFonts w:ascii="Arial" w:hAnsi="Arial" w:cs="Arial"/>
                <w:rPrChange w:id="3154" w:author="Elias de Moraes Fernandes" w:date="2016-05-02T15:20:00Z">
                  <w:rPr>
                    <w:ins w:id="3155" w:author="Elias De Moraes Fernandes" w:date="2016-03-16T12:55:00Z"/>
                    <w:del w:id="315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9B87936" w14:textId="3FDB2653" w:rsidR="006D0AA3" w:rsidRPr="0066059B" w:rsidDel="00DA24D0" w:rsidRDefault="006D0AA3" w:rsidP="00CF2422">
            <w:pPr>
              <w:spacing w:line="360" w:lineRule="auto"/>
              <w:rPr>
                <w:ins w:id="3157" w:author="Elias De Moraes Fernandes" w:date="2016-03-16T12:55:00Z"/>
                <w:del w:id="3158" w:author="Elias de Moraes Fernandes" w:date="2016-05-02T16:24:00Z"/>
                <w:rFonts w:ascii="Arial" w:hAnsi="Arial" w:cs="Arial"/>
                <w:rPrChange w:id="3159" w:author="Elias de Moraes Fernandes" w:date="2016-05-02T15:20:00Z">
                  <w:rPr>
                    <w:ins w:id="3160" w:author="Elias De Moraes Fernandes" w:date="2016-03-16T12:55:00Z"/>
                    <w:del w:id="316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050ECE7C" w14:textId="555A02B6" w:rsidR="006D0AA3" w:rsidRPr="0066059B" w:rsidDel="00DA24D0" w:rsidRDefault="006D0AA3" w:rsidP="00CF2422">
            <w:pPr>
              <w:spacing w:line="360" w:lineRule="auto"/>
              <w:rPr>
                <w:ins w:id="3162" w:author="Elias De Moraes Fernandes" w:date="2016-03-16T12:55:00Z"/>
                <w:del w:id="3163" w:author="Elias de Moraes Fernandes" w:date="2016-05-02T16:24:00Z"/>
                <w:rFonts w:ascii="Arial" w:hAnsi="Arial" w:cs="Arial"/>
                <w:rPrChange w:id="3164" w:author="Elias de Moraes Fernandes" w:date="2016-05-02T15:20:00Z">
                  <w:rPr>
                    <w:ins w:id="3165" w:author="Elias De Moraes Fernandes" w:date="2016-03-16T12:55:00Z"/>
                    <w:del w:id="316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24141190" w14:textId="7926E1AC" w:rsidR="006D0AA3" w:rsidRPr="0066059B" w:rsidDel="00DA24D0" w:rsidRDefault="006D0AA3" w:rsidP="00CF2422">
            <w:pPr>
              <w:spacing w:line="360" w:lineRule="auto"/>
              <w:rPr>
                <w:ins w:id="3167" w:author="Elias De Moraes Fernandes" w:date="2016-03-16T12:55:00Z"/>
                <w:del w:id="3168" w:author="Elias de Moraes Fernandes" w:date="2016-05-02T16:24:00Z"/>
                <w:rFonts w:ascii="Arial" w:hAnsi="Arial" w:cs="Arial"/>
                <w:rPrChange w:id="3169" w:author="Elias de Moraes Fernandes" w:date="2016-05-02T15:20:00Z">
                  <w:rPr>
                    <w:ins w:id="3170" w:author="Elias De Moraes Fernandes" w:date="2016-03-16T12:55:00Z"/>
                    <w:del w:id="317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30F282BA" w14:textId="63AC705A" w:rsidR="006D0AA3" w:rsidRPr="0066059B" w:rsidDel="00DA24D0" w:rsidRDefault="006D0AA3" w:rsidP="00CF2422">
            <w:pPr>
              <w:spacing w:line="360" w:lineRule="auto"/>
              <w:rPr>
                <w:ins w:id="3172" w:author="Elias De Moraes Fernandes" w:date="2016-03-16T12:55:00Z"/>
                <w:del w:id="3173" w:author="Elias de Moraes Fernandes" w:date="2016-05-02T16:24:00Z"/>
                <w:rFonts w:ascii="Arial" w:hAnsi="Arial" w:cs="Arial"/>
                <w:rPrChange w:id="3174" w:author="Elias de Moraes Fernandes" w:date="2016-05-02T15:20:00Z">
                  <w:rPr>
                    <w:ins w:id="3175" w:author="Elias De Moraes Fernandes" w:date="2016-03-16T12:55:00Z"/>
                    <w:del w:id="317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63" w:type="dxa"/>
          </w:tcPr>
          <w:p w14:paraId="628DE300" w14:textId="695F2A0C" w:rsidR="006D0AA3" w:rsidRPr="0066059B" w:rsidDel="00DA24D0" w:rsidRDefault="006D0AA3" w:rsidP="00CF2422">
            <w:pPr>
              <w:spacing w:line="360" w:lineRule="auto"/>
              <w:rPr>
                <w:ins w:id="3177" w:author="Elias De Moraes Fernandes" w:date="2016-03-16T12:55:00Z"/>
                <w:del w:id="3178" w:author="Elias de Moraes Fernandes" w:date="2016-05-02T16:24:00Z"/>
                <w:rFonts w:ascii="Arial" w:hAnsi="Arial" w:cs="Arial"/>
                <w:rPrChange w:id="3179" w:author="Elias de Moraes Fernandes" w:date="2016-05-02T15:20:00Z">
                  <w:rPr>
                    <w:ins w:id="3180" w:author="Elias De Moraes Fernandes" w:date="2016-03-16T12:55:00Z"/>
                    <w:del w:id="318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784A5123" w14:textId="02DD0A25" w:rsidR="006D0AA3" w:rsidRPr="0066059B" w:rsidDel="00DA24D0" w:rsidRDefault="006D0AA3" w:rsidP="00CF2422">
            <w:pPr>
              <w:spacing w:line="360" w:lineRule="auto"/>
              <w:rPr>
                <w:ins w:id="3182" w:author="Elias De Moraes Fernandes" w:date="2016-03-16T12:55:00Z"/>
                <w:del w:id="3183" w:author="Elias de Moraes Fernandes" w:date="2016-05-02T16:24:00Z"/>
                <w:rFonts w:ascii="Arial" w:hAnsi="Arial" w:cs="Arial"/>
                <w:rPrChange w:id="3184" w:author="Elias de Moraes Fernandes" w:date="2016-05-02T15:20:00Z">
                  <w:rPr>
                    <w:ins w:id="3185" w:author="Elias De Moraes Fernandes" w:date="2016-03-16T12:55:00Z"/>
                    <w:del w:id="318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56179942" w14:textId="74DAE39D" w:rsidR="006D0AA3" w:rsidRPr="0066059B" w:rsidDel="00DA24D0" w:rsidRDefault="006D0AA3" w:rsidP="00CF2422">
            <w:pPr>
              <w:spacing w:line="360" w:lineRule="auto"/>
              <w:rPr>
                <w:ins w:id="3187" w:author="Elias De Moraes Fernandes" w:date="2016-03-16T12:55:00Z"/>
                <w:del w:id="3188" w:author="Elias de Moraes Fernandes" w:date="2016-05-02T16:24:00Z"/>
                <w:rFonts w:ascii="Arial" w:hAnsi="Arial" w:cs="Arial"/>
                <w:rPrChange w:id="3189" w:author="Elias de Moraes Fernandes" w:date="2016-05-02T15:20:00Z">
                  <w:rPr>
                    <w:ins w:id="3190" w:author="Elias De Moraes Fernandes" w:date="2016-03-16T12:55:00Z"/>
                    <w:del w:id="3191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346" w:type="dxa"/>
          </w:tcPr>
          <w:p w14:paraId="625F6865" w14:textId="0C5AE465" w:rsidR="006D0AA3" w:rsidRPr="0066059B" w:rsidDel="00DA24D0" w:rsidRDefault="006D0AA3" w:rsidP="00CF2422">
            <w:pPr>
              <w:spacing w:line="360" w:lineRule="auto"/>
              <w:rPr>
                <w:ins w:id="3192" w:author="Elias De Moraes Fernandes" w:date="2016-03-16T12:55:00Z"/>
                <w:del w:id="3193" w:author="Elias de Moraes Fernandes" w:date="2016-05-02T16:24:00Z"/>
                <w:rFonts w:ascii="Arial" w:hAnsi="Arial" w:cs="Arial"/>
                <w:rPrChange w:id="3194" w:author="Elias de Moraes Fernandes" w:date="2016-05-02T15:20:00Z">
                  <w:rPr>
                    <w:ins w:id="3195" w:author="Elias De Moraes Fernandes" w:date="2016-03-16T12:55:00Z"/>
                    <w:del w:id="3196" w:author="Elias de Moraes Fernandes" w:date="2016-05-02T16:24:00Z"/>
                    <w:rFonts w:cs="Arial"/>
                  </w:rPr>
                </w:rPrChange>
              </w:rPr>
            </w:pPr>
          </w:p>
        </w:tc>
        <w:tc>
          <w:tcPr>
            <w:tcW w:w="1638" w:type="dxa"/>
          </w:tcPr>
          <w:p w14:paraId="0134C85B" w14:textId="7E0CD7A7" w:rsidR="006D0AA3" w:rsidRPr="0066059B" w:rsidDel="00DA24D0" w:rsidRDefault="006D0AA3" w:rsidP="00CF2422">
            <w:pPr>
              <w:spacing w:line="360" w:lineRule="auto"/>
              <w:rPr>
                <w:ins w:id="3197" w:author="Elias De Moraes Fernandes" w:date="2016-03-16T12:55:00Z"/>
                <w:del w:id="3198" w:author="Elias de Moraes Fernandes" w:date="2016-05-02T16:24:00Z"/>
                <w:rFonts w:ascii="Arial" w:hAnsi="Arial" w:cs="Arial"/>
                <w:rPrChange w:id="3199" w:author="Elias de Moraes Fernandes" w:date="2016-05-02T15:20:00Z">
                  <w:rPr>
                    <w:ins w:id="3200" w:author="Elias De Moraes Fernandes" w:date="2016-03-16T12:55:00Z"/>
                    <w:del w:id="3201" w:author="Elias de Moraes Fernandes" w:date="2016-05-02T16:24:00Z"/>
                    <w:rFonts w:cs="Arial"/>
                  </w:rPr>
                </w:rPrChange>
              </w:rPr>
            </w:pPr>
            <w:ins w:id="3202" w:author="Elias De Moraes Fernandes" w:date="2016-03-16T12:55:00Z">
              <w:del w:id="3203" w:author="Elias de Moraes Fernandes" w:date="2016-05-02T15:01:00Z">
                <w:r w:rsidRPr="0066059B" w:rsidDel="002A772C">
                  <w:rPr>
                    <w:rFonts w:ascii="Arial" w:hAnsi="Arial" w:cs="Arial"/>
                    <w:rPrChange w:id="3204" w:author="Elias de Moraes Fernandes" w:date="2016-05-02T15:20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</w:tbl>
    <w:p w14:paraId="28D196CC" w14:textId="77777777" w:rsidR="00DA24D0" w:rsidRDefault="00DA24D0">
      <w:pPr>
        <w:rPr>
          <w:ins w:id="3205" w:author="Elias de Moraes Fernandes" w:date="2016-05-02T16:24:00Z"/>
          <w:lang w:val="pt-BR"/>
        </w:rPr>
        <w:sectPr w:rsidR="00DA24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2838E9A" w14:textId="3389BA35" w:rsidR="00EF04E2" w:rsidRPr="00EF04E2" w:rsidDel="00DA24D0" w:rsidRDefault="006D33AE" w:rsidP="00EF04E2">
      <w:pPr>
        <w:pStyle w:val="CronogramaParagrafo"/>
        <w:rPr>
          <w:del w:id="3206" w:author="Elias de Moraes Fernandes" w:date="2016-05-02T16:24:00Z"/>
          <w:rPrChange w:id="3207" w:author="Elias de Moraes Fernandes" w:date="2016-05-02T15:10:00Z">
            <w:rPr>
              <w:del w:id="3208" w:author="Elias de Moraes Fernandes" w:date="2016-05-02T16:24:00Z"/>
              <w:lang w:val="pt-BR"/>
            </w:rPr>
          </w:rPrChange>
        </w:rPr>
        <w:pPrChange w:id="3209" w:author="Elias de Moraes Fernandes" w:date="2016-05-02T15:10:00Z">
          <w:pPr/>
        </w:pPrChange>
      </w:pPr>
      <w:ins w:id="3210" w:author="Elias de Moraes Fernandes" w:date="2016-05-02T17:11:00Z">
        <w:r>
          <w:rPr>
            <w:noProof/>
          </w:rPr>
          <w:lastRenderedPageBreak/>
          <w:drawing>
            <wp:inline distT="0" distB="0" distL="0" distR="0" wp14:anchorId="45B95B98" wp14:editId="2EEDF3FD">
              <wp:extent cx="8229600" cy="3928450"/>
              <wp:effectExtent l="0" t="0" r="0" b="8890"/>
              <wp:docPr id="13" name="Pictur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../../../../../../Downloads/Cronograma%20-%20Cronograma%20Scr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082" t="5489" r="4005" b="37916"/>
                      <a:stretch/>
                    </pic:blipFill>
                    <pic:spPr bwMode="auto">
                      <a:xfrm>
                        <a:off x="0" y="0"/>
                        <a:ext cx="8229600" cy="392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bookmarkStart w:id="3211" w:name="_GoBack"/>
      <w:bookmarkEnd w:id="3211"/>
    </w:p>
    <w:p w14:paraId="338FDA7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3212" w:author="Elias De Moraes Fernandes" w:date="2016-03-16T12:55:00Z"/>
          <w:sz w:val="28"/>
          <w:lang w:val="pt-BR"/>
        </w:rPr>
      </w:pPr>
    </w:p>
    <w:p w14:paraId="30BBE01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3213" w:author="Elias De Moraes Fernandes" w:date="2016-03-16T12:55:00Z"/>
          <w:sz w:val="28"/>
          <w:lang w:val="pt-BR"/>
        </w:rPr>
      </w:pPr>
    </w:p>
    <w:p w14:paraId="7A8D1778" w14:textId="207B8690" w:rsidR="005E6EDF" w:rsidRPr="00DA528A" w:rsidRDefault="005E6EDF">
      <w:pPr>
        <w:rPr>
          <w:sz w:val="28"/>
          <w:lang w:val="pt-BR"/>
          <w:rPrChange w:id="3214" w:author="Elias De Moraes Fernandes" w:date="2016-03-16T12:55:00Z">
            <w:rPr>
              <w:lang w:val="pt-BR"/>
            </w:rPr>
          </w:rPrChange>
        </w:rPr>
        <w:pPrChange w:id="3215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sectPr w:rsidR="005E6EDF" w:rsidRPr="00DA528A" w:rsidSect="00DA24D0">
      <w:pgSz w:w="15840" w:h="12240" w:orient="landscape"/>
      <w:pgMar w:top="1440" w:right="1440" w:bottom="1440" w:left="1440" w:header="708" w:footer="708" w:gutter="0"/>
      <w:cols w:space="708"/>
      <w:docGrid w:linePitch="360"/>
      <w:sectPrChange w:id="3216" w:author="Elias de Moraes Fernandes" w:date="2016-05-02T16:24:00Z">
        <w:sectPr w:rsidR="005E6EDF" w:rsidRPr="00DA528A" w:rsidSect="00DA24D0">
          <w:pgSz w:w="12240" w:h="15840" w:orient="portrait"/>
          <w:pgMar w:top="1440" w:right="1440" w:bottom="1440" w:left="1440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5" w:author="Elias De Moraes Fernandes" w:date="2016-03-04T11:18:00Z" w:initials="EDMF">
    <w:p w14:paraId="6450D3DD" w14:textId="67305C7C" w:rsidR="00CF2422" w:rsidRDefault="00CF2422">
      <w:pPr>
        <w:pStyle w:val="CommentText"/>
      </w:pPr>
      <w:r>
        <w:rPr>
          <w:rStyle w:val="CommentReference"/>
        </w:rPr>
        <w:annotationRef/>
      </w:r>
      <w:r>
        <w:t>Remover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50D3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F9A59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54CCF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2563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3A08B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AC03E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E58D8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0766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F7C07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19D6A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32067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17A5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0000019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00D1BC4"/>
    <w:multiLevelType w:val="hybridMultilevel"/>
    <w:tmpl w:val="A3FA2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A33DE"/>
    <w:multiLevelType w:val="hybridMultilevel"/>
    <w:tmpl w:val="1C58C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9"/>
  </w:num>
  <w:num w:numId="3">
    <w:abstractNumId w:val="18"/>
  </w:num>
  <w:num w:numId="4">
    <w:abstractNumId w:val="21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10"/>
  </w:num>
  <w:num w:numId="18">
    <w:abstractNumId w:val="20"/>
  </w:num>
  <w:num w:numId="19">
    <w:abstractNumId w:val="17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lias De Moraes Fernandes">
    <w15:presenceInfo w15:providerId="None" w15:userId="Elias De Moraes Fernand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1648A"/>
    <w:rsid w:val="000309F2"/>
    <w:rsid w:val="000474E2"/>
    <w:rsid w:val="00053AD8"/>
    <w:rsid w:val="00066CA0"/>
    <w:rsid w:val="00070240"/>
    <w:rsid w:val="00081FDE"/>
    <w:rsid w:val="00087206"/>
    <w:rsid w:val="00090260"/>
    <w:rsid w:val="000917A3"/>
    <w:rsid w:val="00095CE7"/>
    <w:rsid w:val="00096B20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8A5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1384"/>
    <w:rsid w:val="001417C9"/>
    <w:rsid w:val="00144F6B"/>
    <w:rsid w:val="00164D55"/>
    <w:rsid w:val="00166D4F"/>
    <w:rsid w:val="0017185E"/>
    <w:rsid w:val="00177409"/>
    <w:rsid w:val="001806E8"/>
    <w:rsid w:val="00184222"/>
    <w:rsid w:val="00184DFD"/>
    <w:rsid w:val="00186B85"/>
    <w:rsid w:val="00187F6F"/>
    <w:rsid w:val="00193C4C"/>
    <w:rsid w:val="001961EA"/>
    <w:rsid w:val="001A6DB6"/>
    <w:rsid w:val="001B0D99"/>
    <w:rsid w:val="001B2F56"/>
    <w:rsid w:val="001B67A8"/>
    <w:rsid w:val="001C19F4"/>
    <w:rsid w:val="001D5A44"/>
    <w:rsid w:val="001E15E2"/>
    <w:rsid w:val="001E2377"/>
    <w:rsid w:val="001E50E1"/>
    <w:rsid w:val="001F14E5"/>
    <w:rsid w:val="001F5F1A"/>
    <w:rsid w:val="0020263C"/>
    <w:rsid w:val="0022315C"/>
    <w:rsid w:val="00224CE5"/>
    <w:rsid w:val="00230AD2"/>
    <w:rsid w:val="00232956"/>
    <w:rsid w:val="002339E1"/>
    <w:rsid w:val="00234111"/>
    <w:rsid w:val="00236BEA"/>
    <w:rsid w:val="00241514"/>
    <w:rsid w:val="00242EDE"/>
    <w:rsid w:val="002463E2"/>
    <w:rsid w:val="00253A07"/>
    <w:rsid w:val="00262DD3"/>
    <w:rsid w:val="002746D8"/>
    <w:rsid w:val="00276E18"/>
    <w:rsid w:val="00276F08"/>
    <w:rsid w:val="00282DC0"/>
    <w:rsid w:val="00284EB9"/>
    <w:rsid w:val="0028649D"/>
    <w:rsid w:val="00287156"/>
    <w:rsid w:val="0029041F"/>
    <w:rsid w:val="00295584"/>
    <w:rsid w:val="0029577A"/>
    <w:rsid w:val="002A772C"/>
    <w:rsid w:val="002B019A"/>
    <w:rsid w:val="002B2BEC"/>
    <w:rsid w:val="002B4778"/>
    <w:rsid w:val="002B5974"/>
    <w:rsid w:val="002C43FA"/>
    <w:rsid w:val="002C47DC"/>
    <w:rsid w:val="002D27F6"/>
    <w:rsid w:val="002D4FC4"/>
    <w:rsid w:val="002E2E0C"/>
    <w:rsid w:val="002E4B24"/>
    <w:rsid w:val="002E5AFF"/>
    <w:rsid w:val="002F2A5D"/>
    <w:rsid w:val="00314195"/>
    <w:rsid w:val="00322642"/>
    <w:rsid w:val="003332D2"/>
    <w:rsid w:val="00337D22"/>
    <w:rsid w:val="00341139"/>
    <w:rsid w:val="00345511"/>
    <w:rsid w:val="0034731A"/>
    <w:rsid w:val="00350EB5"/>
    <w:rsid w:val="003558D2"/>
    <w:rsid w:val="0035596E"/>
    <w:rsid w:val="003566DA"/>
    <w:rsid w:val="003608D0"/>
    <w:rsid w:val="003662C2"/>
    <w:rsid w:val="00372CA9"/>
    <w:rsid w:val="0037699A"/>
    <w:rsid w:val="00397918"/>
    <w:rsid w:val="003A1979"/>
    <w:rsid w:val="003A24BD"/>
    <w:rsid w:val="003B00AD"/>
    <w:rsid w:val="003B2113"/>
    <w:rsid w:val="003B6AB6"/>
    <w:rsid w:val="003C7064"/>
    <w:rsid w:val="003D08DD"/>
    <w:rsid w:val="003D30CD"/>
    <w:rsid w:val="003D6EA6"/>
    <w:rsid w:val="0040102B"/>
    <w:rsid w:val="00407C75"/>
    <w:rsid w:val="00413601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73942"/>
    <w:rsid w:val="00483240"/>
    <w:rsid w:val="00484915"/>
    <w:rsid w:val="00486E0A"/>
    <w:rsid w:val="0049141F"/>
    <w:rsid w:val="00492CD9"/>
    <w:rsid w:val="004A2B12"/>
    <w:rsid w:val="004A2EB3"/>
    <w:rsid w:val="004A42EC"/>
    <w:rsid w:val="004C3762"/>
    <w:rsid w:val="004C3E19"/>
    <w:rsid w:val="004C69F0"/>
    <w:rsid w:val="004C7D42"/>
    <w:rsid w:val="004D3C34"/>
    <w:rsid w:val="004D43B0"/>
    <w:rsid w:val="004D63EB"/>
    <w:rsid w:val="004E3F97"/>
    <w:rsid w:val="004F238A"/>
    <w:rsid w:val="00505BF5"/>
    <w:rsid w:val="00507AAB"/>
    <w:rsid w:val="00516639"/>
    <w:rsid w:val="0051695C"/>
    <w:rsid w:val="005207F1"/>
    <w:rsid w:val="00533110"/>
    <w:rsid w:val="00533F81"/>
    <w:rsid w:val="00543E0E"/>
    <w:rsid w:val="00552C0C"/>
    <w:rsid w:val="0055647D"/>
    <w:rsid w:val="00573B9D"/>
    <w:rsid w:val="00586F38"/>
    <w:rsid w:val="00593C0C"/>
    <w:rsid w:val="005954B8"/>
    <w:rsid w:val="005961D9"/>
    <w:rsid w:val="005A47B5"/>
    <w:rsid w:val="005B7E25"/>
    <w:rsid w:val="005C4971"/>
    <w:rsid w:val="005D0D49"/>
    <w:rsid w:val="005D7AB1"/>
    <w:rsid w:val="005E1E81"/>
    <w:rsid w:val="005E2E0B"/>
    <w:rsid w:val="005E38B1"/>
    <w:rsid w:val="005E5D86"/>
    <w:rsid w:val="005E6150"/>
    <w:rsid w:val="005E6EDF"/>
    <w:rsid w:val="005F65B2"/>
    <w:rsid w:val="005F7E4D"/>
    <w:rsid w:val="006003D4"/>
    <w:rsid w:val="00601FEE"/>
    <w:rsid w:val="00602B0E"/>
    <w:rsid w:val="00604A92"/>
    <w:rsid w:val="00610386"/>
    <w:rsid w:val="0061038E"/>
    <w:rsid w:val="00611B94"/>
    <w:rsid w:val="0062039C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059B"/>
    <w:rsid w:val="00662181"/>
    <w:rsid w:val="006738CB"/>
    <w:rsid w:val="0067419E"/>
    <w:rsid w:val="00676B0B"/>
    <w:rsid w:val="006810E3"/>
    <w:rsid w:val="006814D2"/>
    <w:rsid w:val="00682A05"/>
    <w:rsid w:val="00690F05"/>
    <w:rsid w:val="00692B2F"/>
    <w:rsid w:val="006A4F63"/>
    <w:rsid w:val="006A6C22"/>
    <w:rsid w:val="006C3CC2"/>
    <w:rsid w:val="006D0AA3"/>
    <w:rsid w:val="006D1C7A"/>
    <w:rsid w:val="006D1ED0"/>
    <w:rsid w:val="006D2E3E"/>
    <w:rsid w:val="006D32C3"/>
    <w:rsid w:val="006D33AE"/>
    <w:rsid w:val="006D46F2"/>
    <w:rsid w:val="006D71B4"/>
    <w:rsid w:val="006F4426"/>
    <w:rsid w:val="0072040F"/>
    <w:rsid w:val="00731044"/>
    <w:rsid w:val="007441E0"/>
    <w:rsid w:val="00745547"/>
    <w:rsid w:val="00746205"/>
    <w:rsid w:val="00751FC5"/>
    <w:rsid w:val="00755CC9"/>
    <w:rsid w:val="007640F6"/>
    <w:rsid w:val="0077658F"/>
    <w:rsid w:val="007805CA"/>
    <w:rsid w:val="00780C05"/>
    <w:rsid w:val="0078467B"/>
    <w:rsid w:val="00786D6D"/>
    <w:rsid w:val="00794B78"/>
    <w:rsid w:val="0079568F"/>
    <w:rsid w:val="007973E6"/>
    <w:rsid w:val="007B1F30"/>
    <w:rsid w:val="007C3CB0"/>
    <w:rsid w:val="007C6837"/>
    <w:rsid w:val="007E75FC"/>
    <w:rsid w:val="007F2F0F"/>
    <w:rsid w:val="007F4749"/>
    <w:rsid w:val="007F64A0"/>
    <w:rsid w:val="00803628"/>
    <w:rsid w:val="008076D1"/>
    <w:rsid w:val="008159B8"/>
    <w:rsid w:val="00816B9F"/>
    <w:rsid w:val="008248D5"/>
    <w:rsid w:val="0082508B"/>
    <w:rsid w:val="00846498"/>
    <w:rsid w:val="00850271"/>
    <w:rsid w:val="0086232C"/>
    <w:rsid w:val="00865827"/>
    <w:rsid w:val="00872672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49A3"/>
    <w:rsid w:val="008D566B"/>
    <w:rsid w:val="008D5AA5"/>
    <w:rsid w:val="008E6AB0"/>
    <w:rsid w:val="008F2237"/>
    <w:rsid w:val="008F4797"/>
    <w:rsid w:val="00902028"/>
    <w:rsid w:val="009025B6"/>
    <w:rsid w:val="00904244"/>
    <w:rsid w:val="00904A02"/>
    <w:rsid w:val="00906505"/>
    <w:rsid w:val="0091226E"/>
    <w:rsid w:val="00917757"/>
    <w:rsid w:val="00926B69"/>
    <w:rsid w:val="00937F5E"/>
    <w:rsid w:val="00940FEC"/>
    <w:rsid w:val="0094333E"/>
    <w:rsid w:val="00944C0F"/>
    <w:rsid w:val="009450A2"/>
    <w:rsid w:val="00945127"/>
    <w:rsid w:val="00947D25"/>
    <w:rsid w:val="0095389A"/>
    <w:rsid w:val="009642EC"/>
    <w:rsid w:val="009678D2"/>
    <w:rsid w:val="00970C32"/>
    <w:rsid w:val="00976170"/>
    <w:rsid w:val="0097724D"/>
    <w:rsid w:val="00983FD8"/>
    <w:rsid w:val="009956DA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05655"/>
    <w:rsid w:val="00A10D4F"/>
    <w:rsid w:val="00A11F25"/>
    <w:rsid w:val="00A12A5C"/>
    <w:rsid w:val="00A153BD"/>
    <w:rsid w:val="00A15AB7"/>
    <w:rsid w:val="00A34B92"/>
    <w:rsid w:val="00A4103D"/>
    <w:rsid w:val="00A42D34"/>
    <w:rsid w:val="00A45865"/>
    <w:rsid w:val="00A45E50"/>
    <w:rsid w:val="00A55767"/>
    <w:rsid w:val="00A60DA9"/>
    <w:rsid w:val="00A61CC5"/>
    <w:rsid w:val="00A64C65"/>
    <w:rsid w:val="00A658B2"/>
    <w:rsid w:val="00A65EA9"/>
    <w:rsid w:val="00A71E95"/>
    <w:rsid w:val="00A72F8D"/>
    <w:rsid w:val="00A84001"/>
    <w:rsid w:val="00A87F4E"/>
    <w:rsid w:val="00AA76AC"/>
    <w:rsid w:val="00AB34B7"/>
    <w:rsid w:val="00AB6BFA"/>
    <w:rsid w:val="00AC4B6F"/>
    <w:rsid w:val="00AC4EDC"/>
    <w:rsid w:val="00AD5526"/>
    <w:rsid w:val="00AE2C87"/>
    <w:rsid w:val="00AE4FC2"/>
    <w:rsid w:val="00AF0D49"/>
    <w:rsid w:val="00B035D9"/>
    <w:rsid w:val="00B14437"/>
    <w:rsid w:val="00B14807"/>
    <w:rsid w:val="00B149B4"/>
    <w:rsid w:val="00B2190A"/>
    <w:rsid w:val="00B32A08"/>
    <w:rsid w:val="00B42EF0"/>
    <w:rsid w:val="00B4379E"/>
    <w:rsid w:val="00B46CD9"/>
    <w:rsid w:val="00B5763A"/>
    <w:rsid w:val="00B724A4"/>
    <w:rsid w:val="00B747E9"/>
    <w:rsid w:val="00B76A53"/>
    <w:rsid w:val="00B76FE4"/>
    <w:rsid w:val="00B77DE2"/>
    <w:rsid w:val="00B8107F"/>
    <w:rsid w:val="00B846E6"/>
    <w:rsid w:val="00B8529C"/>
    <w:rsid w:val="00BA6EFE"/>
    <w:rsid w:val="00BB26C0"/>
    <w:rsid w:val="00BB3574"/>
    <w:rsid w:val="00BC1739"/>
    <w:rsid w:val="00BC5993"/>
    <w:rsid w:val="00BD2AA7"/>
    <w:rsid w:val="00BD62B7"/>
    <w:rsid w:val="00BE3E41"/>
    <w:rsid w:val="00C02BC2"/>
    <w:rsid w:val="00C03660"/>
    <w:rsid w:val="00C050CD"/>
    <w:rsid w:val="00C14A08"/>
    <w:rsid w:val="00C428F7"/>
    <w:rsid w:val="00C535C6"/>
    <w:rsid w:val="00C53BAE"/>
    <w:rsid w:val="00C56841"/>
    <w:rsid w:val="00C60DD6"/>
    <w:rsid w:val="00C77916"/>
    <w:rsid w:val="00C82EE5"/>
    <w:rsid w:val="00C970F1"/>
    <w:rsid w:val="00C9767E"/>
    <w:rsid w:val="00CA4184"/>
    <w:rsid w:val="00CA4A64"/>
    <w:rsid w:val="00CB69F2"/>
    <w:rsid w:val="00CC78EB"/>
    <w:rsid w:val="00CD5819"/>
    <w:rsid w:val="00CD7447"/>
    <w:rsid w:val="00CE1CDC"/>
    <w:rsid w:val="00CF2422"/>
    <w:rsid w:val="00D023C1"/>
    <w:rsid w:val="00D0280E"/>
    <w:rsid w:val="00D17EA1"/>
    <w:rsid w:val="00D355FC"/>
    <w:rsid w:val="00D43E57"/>
    <w:rsid w:val="00D53D6A"/>
    <w:rsid w:val="00D53E06"/>
    <w:rsid w:val="00D63C79"/>
    <w:rsid w:val="00D71A67"/>
    <w:rsid w:val="00D73EB1"/>
    <w:rsid w:val="00D81EDC"/>
    <w:rsid w:val="00D831D8"/>
    <w:rsid w:val="00D92FC3"/>
    <w:rsid w:val="00D95FE3"/>
    <w:rsid w:val="00DA24D0"/>
    <w:rsid w:val="00DA4BFD"/>
    <w:rsid w:val="00DA528A"/>
    <w:rsid w:val="00DA585E"/>
    <w:rsid w:val="00DB379D"/>
    <w:rsid w:val="00DC1F24"/>
    <w:rsid w:val="00DC28AF"/>
    <w:rsid w:val="00DC73DB"/>
    <w:rsid w:val="00DD40F3"/>
    <w:rsid w:val="00DE4033"/>
    <w:rsid w:val="00E02ED2"/>
    <w:rsid w:val="00E03FE4"/>
    <w:rsid w:val="00E15A90"/>
    <w:rsid w:val="00E20E3D"/>
    <w:rsid w:val="00E20FE9"/>
    <w:rsid w:val="00E23B96"/>
    <w:rsid w:val="00E26883"/>
    <w:rsid w:val="00E3024E"/>
    <w:rsid w:val="00E30FFF"/>
    <w:rsid w:val="00E34C40"/>
    <w:rsid w:val="00E35B38"/>
    <w:rsid w:val="00E405E8"/>
    <w:rsid w:val="00E46885"/>
    <w:rsid w:val="00E57A82"/>
    <w:rsid w:val="00E66110"/>
    <w:rsid w:val="00E73623"/>
    <w:rsid w:val="00E74540"/>
    <w:rsid w:val="00E77129"/>
    <w:rsid w:val="00E80B88"/>
    <w:rsid w:val="00E83B57"/>
    <w:rsid w:val="00E90814"/>
    <w:rsid w:val="00E90BA3"/>
    <w:rsid w:val="00EA10FC"/>
    <w:rsid w:val="00EA583C"/>
    <w:rsid w:val="00EB3F4A"/>
    <w:rsid w:val="00EC4592"/>
    <w:rsid w:val="00EC5DB1"/>
    <w:rsid w:val="00ED73E1"/>
    <w:rsid w:val="00EE1B34"/>
    <w:rsid w:val="00EF04E2"/>
    <w:rsid w:val="00EF2139"/>
    <w:rsid w:val="00EF21D5"/>
    <w:rsid w:val="00EF4CDA"/>
    <w:rsid w:val="00EF7FB2"/>
    <w:rsid w:val="00F017FD"/>
    <w:rsid w:val="00F0336D"/>
    <w:rsid w:val="00F27603"/>
    <w:rsid w:val="00F27980"/>
    <w:rsid w:val="00F36160"/>
    <w:rsid w:val="00F42D01"/>
    <w:rsid w:val="00F45E87"/>
    <w:rsid w:val="00F4671F"/>
    <w:rsid w:val="00F56921"/>
    <w:rsid w:val="00F60ABB"/>
    <w:rsid w:val="00F610A7"/>
    <w:rsid w:val="00F643AC"/>
    <w:rsid w:val="00F645CA"/>
    <w:rsid w:val="00F65D48"/>
    <w:rsid w:val="00F71CB4"/>
    <w:rsid w:val="00F7464D"/>
    <w:rsid w:val="00F875EC"/>
    <w:rsid w:val="00F94FC4"/>
    <w:rsid w:val="00FA162C"/>
    <w:rsid w:val="00FA7FB6"/>
    <w:rsid w:val="00FB0BAC"/>
    <w:rsid w:val="00FB4A72"/>
    <w:rsid w:val="00FB4DA0"/>
    <w:rsid w:val="00FC2E7A"/>
    <w:rsid w:val="00FC4455"/>
    <w:rsid w:val="00FD25DD"/>
    <w:rsid w:val="00FE3412"/>
    <w:rsid w:val="00FE4DA1"/>
    <w:rsid w:val="00FF4CA6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3E0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3E0E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543E0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3E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0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0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0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3F4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0A2"/>
    <w:pPr>
      <w:spacing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emf"/><Relationship Id="rId23" Type="http://schemas.openxmlformats.org/officeDocument/2006/relationships/fontTable" Target="fontTable.xml"/><Relationship Id="rId24" Type="http://schemas.microsoft.com/office/2011/relationships/people" Target="people.xml"/><Relationship Id="rId25" Type="http://schemas.openxmlformats.org/officeDocument/2006/relationships/theme" Target="theme/theme1.xml"/><Relationship Id="rId10" Type="http://schemas.openxmlformats.org/officeDocument/2006/relationships/hyperlink" Target="http://c1.glitch.bz/wp-uploads/main/2010/12/Groddle-Theme-Snappy-Mix_1291876544.mp3" TargetMode="External"/><Relationship Id="rId11" Type="http://schemas.openxmlformats.org/officeDocument/2006/relationships/hyperlink" Target="http://c1.glitch.bz/misc/2012-11-06/loading.mp3" TargetMode="External"/><Relationship Id="rId12" Type="http://schemas.openxmlformats.org/officeDocument/2006/relationships/hyperlink" Target="http://c1.glitch.bz/misc/2012-11-06/game_loaded_2.mp3" TargetMode="External"/><Relationship Id="rId13" Type="http://schemas.openxmlformats.org/officeDocument/2006/relationships/hyperlink" Target="http://c1.glitch.bz/misc/2012-11-06/triple_jump.mp3" TargetMode="External"/><Relationship Id="rId14" Type="http://schemas.openxmlformats.org/officeDocument/2006/relationships/hyperlink" Target="http://c1.glitch.bz/misc/2012-11-06/flitterbug_collision.mp3" TargetMode="External"/><Relationship Id="rId15" Type="http://schemas.openxmlformats.org/officeDocument/2006/relationships/hyperlink" Target="http://c1.glitch.bz/misc/2012-11-06/qurazy_quoin.mp3" TargetMode="External"/><Relationship Id="rId16" Type="http://schemas.openxmlformats.org/officeDocument/2006/relationships/hyperlink" Target="http://c1.glitch.bz/misc/2012-11-06/sloth_arrives.mp3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525B2-2829-EE48-9FB6-E192915DA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24</Pages>
  <Words>4525</Words>
  <Characters>25797</Characters>
  <Application>Microsoft Macintosh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30262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11</cp:revision>
  <cp:lastPrinted>2016-03-16T16:16:00Z</cp:lastPrinted>
  <dcterms:created xsi:type="dcterms:W3CDTF">2016-03-16T16:16:00Z</dcterms:created>
  <dcterms:modified xsi:type="dcterms:W3CDTF">2016-05-02T20:11:00Z</dcterms:modified>
</cp:coreProperties>
</file>