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0A2C5" w14:textId="3070B355" w:rsidR="00101E1F" w:rsidRPr="005E6EDF" w:rsidRDefault="008A0A81">
      <w:pPr>
        <w:rPr>
          <w:lang w:val="pt-BR"/>
        </w:rPr>
      </w:pPr>
      <w:r>
        <w:rPr>
          <w:lang w:val="pt-BR"/>
        </w:rPr>
        <w:tab/>
      </w:r>
    </w:p>
    <w:p w14:paraId="29714C24" w14:textId="77777777" w:rsidR="00C9767E" w:rsidRPr="005E6EDF" w:rsidRDefault="00C9767E">
      <w:pPr>
        <w:rPr>
          <w:lang w:val="pt-BR"/>
        </w:rPr>
      </w:pPr>
    </w:p>
    <w:p w14:paraId="7A82BC31" w14:textId="77777777" w:rsidR="00C9767E" w:rsidRPr="005E6EDF" w:rsidRDefault="00C9767E">
      <w:pPr>
        <w:rPr>
          <w:lang w:val="pt-BR"/>
        </w:rPr>
      </w:pPr>
    </w:p>
    <w:p w14:paraId="047AB012" w14:textId="77777777" w:rsidR="00C9767E" w:rsidRPr="005E6EDF" w:rsidRDefault="00C9767E">
      <w:pPr>
        <w:rPr>
          <w:lang w:val="pt-BR"/>
        </w:rPr>
      </w:pPr>
    </w:p>
    <w:p w14:paraId="71C15736" w14:textId="77777777" w:rsidR="00C9767E" w:rsidRPr="005E6EDF" w:rsidRDefault="00C9767E">
      <w:pPr>
        <w:rPr>
          <w:lang w:val="pt-BR"/>
        </w:rPr>
      </w:pPr>
    </w:p>
    <w:p w14:paraId="213BA70F" w14:textId="77777777" w:rsidR="00C9767E" w:rsidRPr="005E6EDF" w:rsidRDefault="00C9767E">
      <w:pPr>
        <w:rPr>
          <w:lang w:val="pt-BR"/>
        </w:rPr>
      </w:pPr>
    </w:p>
    <w:p w14:paraId="0884A86B" w14:textId="77777777" w:rsidR="00C9767E" w:rsidRPr="005E6EDF" w:rsidRDefault="00C9767E">
      <w:pPr>
        <w:rPr>
          <w:lang w:val="pt-BR"/>
        </w:rPr>
      </w:pPr>
    </w:p>
    <w:p w14:paraId="643DCCA9" w14:textId="77777777" w:rsidR="00C9767E" w:rsidRPr="005E6EDF" w:rsidRDefault="00C9767E">
      <w:pPr>
        <w:rPr>
          <w:lang w:val="pt-BR"/>
        </w:rPr>
      </w:pPr>
    </w:p>
    <w:p w14:paraId="31E16DA6" w14:textId="77777777" w:rsidR="00C9767E" w:rsidRPr="005E6EDF" w:rsidRDefault="00C9767E">
      <w:pPr>
        <w:rPr>
          <w:lang w:val="pt-BR"/>
        </w:rPr>
      </w:pPr>
    </w:p>
    <w:p w14:paraId="3038559E" w14:textId="77777777" w:rsidR="00C9767E" w:rsidRPr="005E6EDF" w:rsidRDefault="00C9767E">
      <w:pPr>
        <w:rPr>
          <w:lang w:val="pt-BR"/>
        </w:rPr>
      </w:pPr>
    </w:p>
    <w:p w14:paraId="7C395FD8" w14:textId="1D110A12" w:rsidR="00C9767E" w:rsidRPr="00E3024E" w:rsidRDefault="00FF5CFF" w:rsidP="00C9767E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NONDA</w:t>
      </w:r>
    </w:p>
    <w:p w14:paraId="401ECC51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Game Design </w:t>
      </w:r>
      <w:proofErr w:type="spellStart"/>
      <w:r w:rsidRPr="005E6EDF">
        <w:rPr>
          <w:sz w:val="32"/>
          <w:lang w:val="pt-BR"/>
        </w:rPr>
        <w:t>Document</w:t>
      </w:r>
      <w:proofErr w:type="spellEnd"/>
    </w:p>
    <w:p w14:paraId="78911A29" w14:textId="2FE4E938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Versão: </w:t>
      </w:r>
      <w:del w:id="0" w:author="Elias De Moraes Fernandes" w:date="2016-03-16T11:22:00Z">
        <w:r w:rsidRPr="005E6EDF" w:rsidDel="00B46CD9">
          <w:rPr>
            <w:sz w:val="32"/>
            <w:lang w:val="pt-BR"/>
          </w:rPr>
          <w:delText>1.</w:delText>
        </w:r>
        <w:r w:rsidR="007F4749" w:rsidDel="00B46CD9">
          <w:rPr>
            <w:sz w:val="32"/>
            <w:lang w:val="pt-BR"/>
          </w:rPr>
          <w:delText>1</w:delText>
        </w:r>
      </w:del>
      <w:ins w:id="1" w:author="Elias De Moraes Fernandes" w:date="2016-03-16T11:22:00Z">
        <w:del w:id="2" w:author="Elias de Moraes Fernandes" w:date="2016-06-09T15:05:00Z">
          <w:r w:rsidR="00B46CD9" w:rsidDel="0042094F">
            <w:rPr>
              <w:sz w:val="32"/>
              <w:lang w:val="pt-BR"/>
            </w:rPr>
            <w:delText>2</w:delText>
          </w:r>
        </w:del>
      </w:ins>
      <w:ins w:id="3" w:author="Elias de Moraes Fernandes" w:date="2016-06-09T15:05:00Z">
        <w:r w:rsidR="0042094F">
          <w:rPr>
            <w:sz w:val="32"/>
            <w:lang w:val="pt-BR"/>
          </w:rPr>
          <w:t>3</w:t>
        </w:r>
      </w:ins>
      <w:ins w:id="4" w:author="Elias De Moraes Fernandes" w:date="2016-03-16T11:22:00Z">
        <w:r w:rsidR="00B46CD9">
          <w:rPr>
            <w:sz w:val="32"/>
            <w:lang w:val="pt-BR"/>
          </w:rPr>
          <w:t>.0</w:t>
        </w:r>
      </w:ins>
      <w:ins w:id="5" w:author="Elias de Moraes Fernandes" w:date="2016-06-09T15:05:00Z">
        <w:r w:rsidR="0042094F">
          <w:rPr>
            <w:sz w:val="32"/>
            <w:lang w:val="pt-BR"/>
          </w:rPr>
          <w:t xml:space="preserve"> (alterada 09/06/2016)</w:t>
        </w:r>
      </w:ins>
    </w:p>
    <w:p w14:paraId="71A595D2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78718E19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37655C2E" w14:textId="77777777" w:rsidR="00C9767E" w:rsidRPr="00E3024E" w:rsidRDefault="00C9767E" w:rsidP="00CD7447">
      <w:pPr>
        <w:ind w:left="1985"/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Autores:</w:t>
      </w:r>
    </w:p>
    <w:p w14:paraId="468E175E" w14:textId="77777777" w:rsidR="00C9767E" w:rsidRPr="005E6EDF" w:rsidRDefault="00945127" w:rsidP="00CD7447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Elias de Moraes Fernandes</w:t>
      </w:r>
    </w:p>
    <w:p w14:paraId="1CCC685A" w14:textId="77777777" w:rsidR="00C9767E" w:rsidRDefault="00C9767E" w:rsidP="00C9767E">
      <w:pPr>
        <w:rPr>
          <w:sz w:val="32"/>
          <w:lang w:val="pt-BR"/>
        </w:rPr>
      </w:pPr>
    </w:p>
    <w:p w14:paraId="36F18136" w14:textId="77777777" w:rsidR="00F27980" w:rsidRPr="00F27980" w:rsidRDefault="00F27980" w:rsidP="00C9767E">
      <w:pPr>
        <w:rPr>
          <w:b/>
          <w:sz w:val="48"/>
          <w:lang w:val="pt-BR"/>
        </w:rPr>
      </w:pPr>
    </w:p>
    <w:p w14:paraId="69F6B56E" w14:textId="77777777" w:rsidR="00F27980" w:rsidRDefault="00F27980" w:rsidP="0040102B">
      <w:pPr>
        <w:spacing w:after="0"/>
        <w:jc w:val="center"/>
        <w:rPr>
          <w:sz w:val="32"/>
          <w:lang w:val="pt-BR"/>
        </w:rPr>
      </w:pPr>
    </w:p>
    <w:p w14:paraId="68CBFD7D" w14:textId="77777777" w:rsidR="0040102B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Paraná</w:t>
      </w:r>
    </w:p>
    <w:p w14:paraId="74C89879" w14:textId="77777777" w:rsidR="00C9767E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Dezembro</w:t>
      </w:r>
      <w:r w:rsidR="0040102B" w:rsidRPr="005E6EDF">
        <w:rPr>
          <w:sz w:val="32"/>
          <w:lang w:val="pt-BR"/>
        </w:rPr>
        <w:t xml:space="preserve"> de 201</w:t>
      </w:r>
      <w:r>
        <w:rPr>
          <w:sz w:val="32"/>
          <w:lang w:val="pt-BR"/>
        </w:rPr>
        <w:t>5</w:t>
      </w:r>
    </w:p>
    <w:p w14:paraId="4E8E41A8" w14:textId="77777777" w:rsidR="005E6EDF" w:rsidRDefault="005E6EDF" w:rsidP="005E6EDF">
      <w:pPr>
        <w:tabs>
          <w:tab w:val="left" w:pos="7672"/>
        </w:tabs>
        <w:jc w:val="center"/>
        <w:rPr>
          <w:sz w:val="36"/>
          <w:lang w:val="pt-BR"/>
        </w:rPr>
      </w:pPr>
      <w:r w:rsidRPr="005E6EDF">
        <w:rPr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79B2DB" w14:textId="77777777" w:rsidR="0077658F" w:rsidRDefault="0077658F">
          <w:pPr>
            <w:pStyle w:val="TOCHeading"/>
          </w:pPr>
        </w:p>
        <w:p w14:paraId="49384806" w14:textId="77777777" w:rsidR="009C70B0" w:rsidRDefault="00776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190679" w:history="1">
            <w:r w:rsidR="009C70B0" w:rsidRPr="003A0A22">
              <w:rPr>
                <w:rStyle w:val="Hyperlink"/>
                <w:b/>
                <w:noProof/>
                <w:lang w:val="pt-BR"/>
              </w:rPr>
              <w:t>1.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Histó</w:t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r</w:t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ia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_Toc442190679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D71A67">
              <w:rPr>
                <w:noProof/>
                <w:webHidden/>
              </w:rPr>
              <w:t>3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0F2FDC8F" w14:textId="77777777" w:rsidR="009C70B0" w:rsidRDefault="00B41A1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0" w:history="1">
            <w:r w:rsidR="009C70B0" w:rsidRPr="003A0A22">
              <w:rPr>
                <w:rStyle w:val="Hyperlink"/>
                <w:b/>
                <w:noProof/>
                <w:lang w:val="pt-BR"/>
              </w:rPr>
              <w:t>2.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Gameplay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_Toc442190680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D71A67">
              <w:rPr>
                <w:noProof/>
                <w:webHidden/>
              </w:rPr>
              <w:t>5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3A2D0D47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"_Toc442190681"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3.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Personagens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_Toc442190681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6" w:author="Elias De Moraes Fernandes" w:date="2016-03-16T13:16:00Z">
            <w:r w:rsidR="00D71A67">
              <w:rPr>
                <w:noProof/>
                <w:webHidden/>
              </w:rPr>
              <w:t>8</w:t>
            </w:r>
          </w:ins>
          <w:del w:id="7" w:author="Elias De Moraes Fernandes" w:date="2016-03-16T13:15:00Z">
            <w:r w:rsidR="009C70B0" w:rsidDel="0062039C">
              <w:rPr>
                <w:noProof/>
                <w:webHidden/>
              </w:rPr>
              <w:delText>7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D632087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"_Toc442190682"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4.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Controles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_Toc442190682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8" w:author="Elias De Moraes Fernandes" w:date="2016-03-16T13:16:00Z">
            <w:r w:rsidR="00D71A67">
              <w:rPr>
                <w:noProof/>
                <w:webHidden/>
              </w:rPr>
              <w:t>10</w:t>
            </w:r>
          </w:ins>
          <w:del w:id="9" w:author="Elias De Moraes Fernandes" w:date="2016-03-16T13:15:00Z">
            <w:r w:rsidR="009C70B0" w:rsidDel="0062039C">
              <w:rPr>
                <w:noProof/>
                <w:webHidden/>
              </w:rPr>
              <w:delText>8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0EE3BCAE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"_Toc442190683"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5.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Câmera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_Toc442190683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0" w:author="Elias De Moraes Fernandes" w:date="2016-03-16T13:16:00Z">
            <w:r w:rsidR="00D71A67">
              <w:rPr>
                <w:noProof/>
                <w:webHidden/>
              </w:rPr>
              <w:t>11</w:t>
            </w:r>
          </w:ins>
          <w:del w:id="11" w:author="Elias De Moraes Fernandes" w:date="2016-03-16T13:15:00Z">
            <w:r w:rsidR="009C70B0" w:rsidDel="0062039C">
              <w:rPr>
                <w:noProof/>
                <w:webHidden/>
              </w:rPr>
              <w:delText>9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1CA0666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"_Toc442190684"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6.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Universo do Jogo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_Toc442190684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2" w:author="Elias De Moraes Fernandes" w:date="2016-03-16T13:16:00Z">
            <w:r w:rsidR="00D71A67">
              <w:rPr>
                <w:noProof/>
                <w:webHidden/>
              </w:rPr>
              <w:t>12</w:t>
            </w:r>
          </w:ins>
          <w:del w:id="13" w:author="Elias De Moraes Fernandes" w:date="2016-03-16T13:15:00Z">
            <w:r w:rsidR="009C70B0" w:rsidDel="0062039C">
              <w:rPr>
                <w:noProof/>
                <w:webHidden/>
              </w:rPr>
              <w:delText>10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4E6450D1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"_Toc442190685"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7.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Inimigos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_Toc442190685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4" w:author="Elias De Moraes Fernandes" w:date="2016-03-16T13:16:00Z">
            <w:r w:rsidR="00D71A67">
              <w:rPr>
                <w:noProof/>
                <w:webHidden/>
              </w:rPr>
              <w:t>13</w:t>
            </w:r>
          </w:ins>
          <w:del w:id="15" w:author="Elias De Moraes Fernandes" w:date="2016-03-16T13:15:00Z">
            <w:r w:rsidR="009C70B0" w:rsidDel="0062039C">
              <w:rPr>
                <w:noProof/>
                <w:webHidden/>
              </w:rPr>
              <w:delText>11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97D52FD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"_Toc442190686"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8.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Interface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_Toc442190686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6" w:author="Elias De Moraes Fernandes" w:date="2016-03-16T13:16:00Z">
            <w:r w:rsidR="00D71A67">
              <w:rPr>
                <w:noProof/>
                <w:webHidden/>
              </w:rPr>
              <w:t>17</w:t>
            </w:r>
          </w:ins>
          <w:del w:id="17" w:author="Elias De Moraes Fernandes" w:date="2016-03-16T13:15:00Z">
            <w:r w:rsidR="009C70B0" w:rsidDel="0062039C">
              <w:rPr>
                <w:noProof/>
                <w:webHidden/>
              </w:rPr>
              <w:delText>15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7E5B7C8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"_Toc442190687"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9.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Cutscenes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_Toc442190687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8" w:author="Elias De Moraes Fernandes" w:date="2016-03-16T13:16:00Z">
            <w:r w:rsidR="00D71A67">
              <w:rPr>
                <w:noProof/>
                <w:webHidden/>
              </w:rPr>
              <w:t>17</w:t>
            </w:r>
          </w:ins>
          <w:del w:id="19" w:author="Elias De Moraes Fernandes" w:date="2016-03-16T13:15:00Z">
            <w:r w:rsidR="009C70B0" w:rsidDel="0062039C">
              <w:rPr>
                <w:noProof/>
                <w:webHidden/>
              </w:rPr>
              <w:delText>16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2C867DF" w14:textId="77777777" w:rsidR="009C70B0" w:rsidRDefault="002E4B24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"_Toc442190688"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10.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Documentação do MVC Funcional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_Toc442190688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20" w:author="Elias De Moraes Fernandes" w:date="2016-03-16T13:16:00Z">
            <w:r w:rsidR="00D71A67">
              <w:rPr>
                <w:noProof/>
                <w:webHidden/>
              </w:rPr>
              <w:t>19</w:t>
            </w:r>
          </w:ins>
          <w:del w:id="21" w:author="Elias De Moraes Fernandes" w:date="2016-03-16T13:15:00Z">
            <w:r w:rsidR="009C70B0" w:rsidDel="0062039C">
              <w:rPr>
                <w:noProof/>
                <w:webHidden/>
              </w:rPr>
              <w:delText>17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D45A548" w14:textId="77777777" w:rsidR="009C70B0" w:rsidRDefault="002E4B24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"_Toc442190689"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11.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Cronograma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_Toc442190689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22" w:author="Elias De Moraes Fernandes" w:date="2016-03-16T13:16:00Z">
            <w:r w:rsidR="00D71A67">
              <w:rPr>
                <w:noProof/>
                <w:webHidden/>
              </w:rPr>
              <w:t>23</w:t>
            </w:r>
          </w:ins>
          <w:del w:id="23" w:author="Elias De Moraes Fernandes" w:date="2016-03-16T13:15:00Z">
            <w:r w:rsidR="009C70B0" w:rsidDel="0062039C">
              <w:rPr>
                <w:noProof/>
                <w:webHidden/>
              </w:rPr>
              <w:delText>20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022A71C" w14:textId="77777777" w:rsidR="0077658F" w:rsidRDefault="0077658F">
          <w:r>
            <w:rPr>
              <w:b/>
              <w:bCs/>
              <w:noProof/>
            </w:rPr>
            <w:fldChar w:fldCharType="end"/>
          </w:r>
        </w:p>
      </w:sdtContent>
    </w:sdt>
    <w:p w14:paraId="2C71BAC2" w14:textId="77777777" w:rsidR="005E6EDF" w:rsidRDefault="005E6EDF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2216794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4" w:name="_Toc442190679"/>
      <w:r w:rsidRPr="005E6EDF">
        <w:rPr>
          <w:b/>
          <w:sz w:val="40"/>
          <w:lang w:val="pt-BR"/>
        </w:rPr>
        <w:lastRenderedPageBreak/>
        <w:t>História</w:t>
      </w:r>
      <w:bookmarkEnd w:id="24"/>
    </w:p>
    <w:p w14:paraId="533823C3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BC0D0CC" w14:textId="77777777" w:rsidR="001B2F56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Descrição detalhada </w:t>
      </w:r>
      <w:r w:rsidR="0062574F" w:rsidRPr="008A0A81">
        <w:rPr>
          <w:b/>
          <w:sz w:val="24"/>
          <w:lang w:val="pt-BR"/>
        </w:rPr>
        <w:t xml:space="preserve">da história (lembre-se que toda história deve conter um </w:t>
      </w:r>
      <w:r w:rsidRPr="008A0A81">
        <w:rPr>
          <w:b/>
          <w:sz w:val="24"/>
          <w:lang w:val="pt-BR"/>
        </w:rPr>
        <w:t>começo, meio e fim);</w:t>
      </w:r>
    </w:p>
    <w:p w14:paraId="1F16FD99" w14:textId="4DDC0758" w:rsidR="00372CA9" w:rsidRDefault="00B32A08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Ambiente da Histó</w:t>
      </w:r>
      <w:r w:rsidR="001274B2">
        <w:rPr>
          <w:sz w:val="24"/>
          <w:lang w:val="pt-BR"/>
        </w:rPr>
        <w:t>ria -&gt; Universidade UTFPR</w:t>
      </w:r>
    </w:p>
    <w:p w14:paraId="666BBA6E" w14:textId="3F07CFF8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Personagens -&gt; Minhoca, Profa. Ana</w:t>
      </w:r>
    </w:p>
    <w:p w14:paraId="1E5F09CD" w14:textId="1EF3F187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Inimigos -&gt; Pássaro, Formiga, Sanguessuga</w:t>
      </w:r>
    </w:p>
    <w:p w14:paraId="1EC4AB47" w14:textId="3C104149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Contextualização -&gt; HQ </w:t>
      </w:r>
      <w:del w:id="25" w:author="Elias De Moraes Fernandes" w:date="2016-03-04T14:46:00Z">
        <w:r w:rsidDel="001E15E2">
          <w:rPr>
            <w:sz w:val="24"/>
            <w:lang w:val="pt-BR"/>
          </w:rPr>
          <w:delText>-</w:delText>
        </w:r>
      </w:del>
      <w:ins w:id="26" w:author="Elias De Moraes Fernandes" w:date="2016-03-04T14:46:00Z">
        <w:r w:rsidR="001E15E2">
          <w:rPr>
            <w:sz w:val="24"/>
            <w:lang w:val="pt-BR"/>
          </w:rPr>
          <w:t>–</w:t>
        </w:r>
      </w:ins>
      <w:r>
        <w:rPr>
          <w:sz w:val="24"/>
          <w:lang w:val="pt-BR"/>
        </w:rPr>
        <w:t xml:space="preserve"> Prof</w:t>
      </w:r>
      <w:ins w:id="27" w:author="Elias De Moraes Fernandes" w:date="2016-03-04T14:46:00Z">
        <w:r w:rsidR="001E15E2">
          <w:rPr>
            <w:sz w:val="24"/>
            <w:lang w:val="pt-BR"/>
          </w:rPr>
          <w:t>.</w:t>
        </w:r>
      </w:ins>
      <w:del w:id="28" w:author="Elias De Moraes Fernandes" w:date="2016-03-04T14:46:00Z">
        <w:r w:rsidDel="001E15E2">
          <w:rPr>
            <w:sz w:val="24"/>
            <w:lang w:val="pt-BR"/>
          </w:rPr>
          <w:delText>a</w:delText>
        </w:r>
      </w:del>
      <w:r>
        <w:rPr>
          <w:sz w:val="24"/>
          <w:lang w:val="pt-BR"/>
        </w:rPr>
        <w:t xml:space="preserve"> Ana explicando vermicompostagem (ensinando alimentar minhoca)</w:t>
      </w:r>
      <w:del w:id="29" w:author="Elias de Moraes Fernandes" w:date="2016-06-09T15:06:00Z">
        <w:r w:rsidDel="0042094F">
          <w:rPr>
            <w:sz w:val="24"/>
            <w:lang w:val="pt-BR"/>
          </w:rPr>
          <w:delText xml:space="preserve">, </w:delText>
        </w:r>
      </w:del>
      <w:r>
        <w:rPr>
          <w:sz w:val="24"/>
          <w:lang w:val="pt-BR"/>
        </w:rPr>
        <w:t xml:space="preserve"> </w:t>
      </w:r>
    </w:p>
    <w:p w14:paraId="0E27C51F" w14:textId="2059D974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pessoas</w:t>
      </w:r>
      <w:proofErr w:type="gramEnd"/>
      <w:r>
        <w:rPr>
          <w:sz w:val="24"/>
          <w:lang w:val="pt-BR"/>
        </w:rPr>
        <w:t xml:space="preserve"> alimentando minhocas</w:t>
      </w:r>
    </w:p>
    <w:p w14:paraId="7B24C751" w14:textId="3F3D1263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todas</w:t>
      </w:r>
      <w:proofErr w:type="gramEnd"/>
      <w:r>
        <w:rPr>
          <w:sz w:val="24"/>
          <w:lang w:val="pt-BR"/>
        </w:rPr>
        <w:t xml:space="preserve"> pessoas saindo do local (imagem de fundo)</w:t>
      </w:r>
    </w:p>
    <w:p w14:paraId="52A6202A" w14:textId="77777777" w:rsidR="001E15E2" w:rsidRDefault="001274B2" w:rsidP="001274B2">
      <w:pPr>
        <w:pStyle w:val="ListParagraph"/>
        <w:tabs>
          <w:tab w:val="left" w:pos="7672"/>
        </w:tabs>
        <w:ind w:firstLine="360"/>
        <w:rPr>
          <w:ins w:id="30" w:author="Elias De Moraes Fernandes" w:date="2016-03-04T14:46:00Z"/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detalhe</w:t>
      </w:r>
      <w:proofErr w:type="gramEnd"/>
      <w:r>
        <w:rPr>
          <w:sz w:val="24"/>
          <w:lang w:val="pt-BR"/>
        </w:rPr>
        <w:t xml:space="preserve"> para tampa do minhocário aberto</w:t>
      </w:r>
    </w:p>
    <w:p w14:paraId="29C23669" w14:textId="10BD99DF" w:rsidR="001274B2" w:rsidRPr="001E15E2" w:rsidDel="009956DA" w:rsidRDefault="001E15E2">
      <w:pPr>
        <w:tabs>
          <w:tab w:val="left" w:pos="7672"/>
        </w:tabs>
        <w:ind w:firstLine="426"/>
        <w:rPr>
          <w:del w:id="31" w:author="Elias De Moraes Fernandes" w:date="2016-03-04T14:47:00Z"/>
          <w:sz w:val="24"/>
          <w:lang w:val="pt-BR"/>
          <w:rPrChange w:id="32" w:author="Elias De Moraes Fernandes" w:date="2016-03-04T14:46:00Z">
            <w:rPr>
              <w:del w:id="33" w:author="Elias De Moraes Fernandes" w:date="2016-03-04T14:47:00Z"/>
              <w:lang w:val="pt-BR"/>
            </w:rPr>
          </w:rPrChange>
        </w:rPr>
        <w:pPrChange w:id="34" w:author="Elias De Moraes Fernandes" w:date="2016-03-04T14:47:00Z">
          <w:pPr>
            <w:pStyle w:val="ListParagraph"/>
            <w:tabs>
              <w:tab w:val="left" w:pos="7672"/>
            </w:tabs>
            <w:ind w:firstLine="360"/>
          </w:pPr>
        </w:pPrChange>
      </w:pPr>
      <w:ins w:id="35" w:author="Elias De Moraes Fernandes" w:date="2016-03-04T14:46:00Z">
        <w:r>
          <w:rPr>
            <w:sz w:val="24"/>
            <w:lang w:val="pt-BR"/>
          </w:rPr>
          <w:t xml:space="preserve">Estilo do Jogo: </w:t>
        </w:r>
        <w:del w:id="36" w:author="Elias de Moraes Fernandes" w:date="2016-06-09T15:06:00Z">
          <w:r w:rsidDel="00B41A17">
            <w:rPr>
              <w:sz w:val="24"/>
              <w:lang w:val="pt-BR"/>
            </w:rPr>
            <w:delText>Puzzle (pensar antes de agir)</w:delText>
          </w:r>
        </w:del>
      </w:ins>
      <w:ins w:id="37" w:author="Elias de Moraes Fernandes" w:date="2016-06-09T15:06:00Z">
        <w:r w:rsidR="00B41A17">
          <w:rPr>
            <w:sz w:val="24"/>
            <w:lang w:val="pt-BR"/>
          </w:rPr>
          <w:t>Plataforma 2D</w:t>
        </w:r>
      </w:ins>
      <w:del w:id="38" w:author="Elias De Moraes Fernandes" w:date="2016-03-04T14:46:00Z">
        <w:r w:rsidR="001274B2" w:rsidRPr="001E15E2" w:rsidDel="001E15E2">
          <w:rPr>
            <w:sz w:val="24"/>
            <w:lang w:val="pt-BR"/>
            <w:rPrChange w:id="39" w:author="Elias De Moraes Fernandes" w:date="2016-03-04T14:46:00Z">
              <w:rPr>
                <w:lang w:val="pt-BR"/>
              </w:rPr>
            </w:rPrChange>
          </w:rPr>
          <w:delText xml:space="preserve">  </w:delText>
        </w:r>
      </w:del>
    </w:p>
    <w:p w14:paraId="42E6CB41" w14:textId="77777777" w:rsidR="00C82EE5" w:rsidRPr="001E15E2" w:rsidRDefault="00C82EE5">
      <w:pPr>
        <w:tabs>
          <w:tab w:val="left" w:pos="7672"/>
        </w:tabs>
        <w:ind w:firstLine="426"/>
        <w:rPr>
          <w:sz w:val="24"/>
          <w:lang w:val="pt-BR"/>
          <w:rPrChange w:id="40" w:author="Elias De Moraes Fernandes" w:date="2016-03-04T14:45:00Z">
            <w:rPr>
              <w:lang w:val="pt-BR"/>
            </w:rPr>
          </w:rPrChange>
        </w:rPr>
        <w:pPrChange w:id="41" w:author="Elias De Moraes Fernandes" w:date="2016-03-04T14:47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500BA81A" w14:textId="77777777" w:rsidR="005E6EDF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commentRangeStart w:id="42"/>
      <w:r w:rsidRPr="008A0A81">
        <w:rPr>
          <w:b/>
          <w:sz w:val="24"/>
          <w:lang w:val="pt-BR"/>
        </w:rPr>
        <w:t xml:space="preserve">- </w:t>
      </w:r>
      <w:r w:rsidR="00372CA9" w:rsidRPr="008A0A81">
        <w:rPr>
          <w:b/>
          <w:sz w:val="24"/>
          <w:lang w:val="pt-BR"/>
        </w:rPr>
        <w:t>A descrição da história deve conter uma b</w:t>
      </w:r>
      <w:r w:rsidRPr="008A0A81">
        <w:rPr>
          <w:b/>
          <w:sz w:val="24"/>
          <w:lang w:val="pt-BR"/>
        </w:rPr>
        <w:t>reve descrição d</w:t>
      </w:r>
      <w:r w:rsidR="00372CA9" w:rsidRPr="008A0A81">
        <w:rPr>
          <w:b/>
          <w:sz w:val="24"/>
          <w:lang w:val="pt-BR"/>
        </w:rPr>
        <w:t xml:space="preserve">o ambiente onde o jogo acontece e também dos principais </w:t>
      </w:r>
      <w:r w:rsidRPr="008A0A81">
        <w:rPr>
          <w:b/>
          <w:sz w:val="24"/>
          <w:lang w:val="pt-BR"/>
        </w:rPr>
        <w:t>personagens</w:t>
      </w:r>
      <w:r w:rsidR="00372CA9" w:rsidRPr="008A0A81">
        <w:rPr>
          <w:b/>
          <w:sz w:val="24"/>
          <w:lang w:val="pt-BR"/>
        </w:rPr>
        <w:t xml:space="preserve"> envolvidos na história</w:t>
      </w:r>
      <w:r w:rsidRPr="008A0A81">
        <w:rPr>
          <w:b/>
          <w:sz w:val="24"/>
          <w:lang w:val="pt-BR"/>
        </w:rPr>
        <w:t>;</w:t>
      </w:r>
      <w:commentRangeEnd w:id="42"/>
      <w:r w:rsidR="00543E0E">
        <w:rPr>
          <w:rStyle w:val="CommentReference"/>
        </w:rPr>
        <w:commentReference w:id="42"/>
      </w:r>
    </w:p>
    <w:p w14:paraId="6A3CDF42" w14:textId="77777777" w:rsidR="00945127" w:rsidRDefault="0094512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F331057" w14:textId="77777777" w:rsidR="000E11B8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história da minhoca Nonda acontece </w:t>
      </w:r>
      <w:r w:rsidR="001E2377">
        <w:rPr>
          <w:sz w:val="24"/>
          <w:lang w:val="pt-BR"/>
        </w:rPr>
        <w:t>no minhocá</w:t>
      </w:r>
      <w:r w:rsidR="00295584">
        <w:rPr>
          <w:sz w:val="24"/>
          <w:lang w:val="pt-BR"/>
        </w:rPr>
        <w:t>rio da UTFPR, que fica sob a responsabilidade da Professora Ana</w:t>
      </w:r>
      <w:r>
        <w:rPr>
          <w:sz w:val="24"/>
          <w:lang w:val="pt-BR"/>
        </w:rPr>
        <w:t xml:space="preserve">. </w:t>
      </w:r>
    </w:p>
    <w:p w14:paraId="2C847F6D" w14:textId="7E34AC80" w:rsidR="005F7E4D" w:rsidRDefault="000E11B8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Ana educa </w:t>
      </w:r>
      <w:r w:rsidR="005F7E4D">
        <w:rPr>
          <w:sz w:val="24"/>
          <w:lang w:val="pt-BR"/>
        </w:rPr>
        <w:t xml:space="preserve">a todos </w:t>
      </w:r>
      <w:r w:rsidR="00682A05">
        <w:rPr>
          <w:sz w:val="24"/>
          <w:lang w:val="pt-BR"/>
        </w:rPr>
        <w:t xml:space="preserve">através de palestras </w:t>
      </w:r>
      <w:r>
        <w:rPr>
          <w:sz w:val="24"/>
          <w:lang w:val="pt-BR"/>
        </w:rPr>
        <w:t xml:space="preserve">como deve ser </w:t>
      </w:r>
      <w:r w:rsidR="005F7E4D">
        <w:rPr>
          <w:sz w:val="24"/>
          <w:lang w:val="pt-BR"/>
        </w:rPr>
        <w:t>feito a vermicompostagem corretamente</w:t>
      </w:r>
      <w:r w:rsidR="00682A05">
        <w:rPr>
          <w:sz w:val="24"/>
          <w:lang w:val="pt-BR"/>
        </w:rPr>
        <w:t xml:space="preserve"> dentro da </w:t>
      </w:r>
      <w:r w:rsidR="005F7E4D">
        <w:rPr>
          <w:sz w:val="24"/>
          <w:lang w:val="pt-BR"/>
        </w:rPr>
        <w:t xml:space="preserve">sala de aula </w:t>
      </w:r>
      <w:r w:rsidR="00682A05">
        <w:rPr>
          <w:sz w:val="24"/>
          <w:lang w:val="pt-BR"/>
        </w:rPr>
        <w:t>ou</w:t>
      </w:r>
      <w:r w:rsidR="005F7E4D">
        <w:rPr>
          <w:sz w:val="24"/>
          <w:lang w:val="pt-BR"/>
        </w:rPr>
        <w:t xml:space="preserve"> fora, como no pátio da UTFPR ou no </w:t>
      </w:r>
      <w:r w:rsidR="0055647D">
        <w:rPr>
          <w:sz w:val="24"/>
          <w:lang w:val="pt-BR"/>
        </w:rPr>
        <w:t>minhocário, onde Nonda trabalha</w:t>
      </w:r>
      <w:r w:rsidR="001274B2">
        <w:rPr>
          <w:sz w:val="24"/>
          <w:lang w:val="pt-BR"/>
        </w:rPr>
        <w:t xml:space="preserve">. </w:t>
      </w:r>
    </w:p>
    <w:p w14:paraId="0B66EAC3" w14:textId="75539F49" w:rsidR="0064087C" w:rsidRDefault="005F7E4D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minhocário é composto</w:t>
      </w:r>
      <w:r w:rsidR="0064087C">
        <w:rPr>
          <w:sz w:val="24"/>
          <w:lang w:val="pt-BR"/>
        </w:rPr>
        <w:t xml:space="preserve"> por labirintos, em que Nonda precisa cuidar para nenhum inimigo tome posse e reproduza ou infecte a caixa de terra com agente ecotóxico. </w:t>
      </w:r>
      <w:r>
        <w:rPr>
          <w:sz w:val="24"/>
          <w:lang w:val="pt-BR"/>
        </w:rPr>
        <w:t xml:space="preserve">Para que Nonda </w:t>
      </w:r>
      <w:r w:rsidR="0064087C">
        <w:rPr>
          <w:sz w:val="24"/>
          <w:lang w:val="pt-BR"/>
        </w:rPr>
        <w:t xml:space="preserve">continue produzindo biofertilizantes de qualidade e continue </w:t>
      </w:r>
      <w:r>
        <w:rPr>
          <w:sz w:val="24"/>
          <w:lang w:val="pt-BR"/>
        </w:rPr>
        <w:t xml:space="preserve">sempre forte, a Professora Ana sempre abastece a caixa de Nonda com </w:t>
      </w:r>
      <w:r>
        <w:rPr>
          <w:color w:val="000000" w:themeColor="text1"/>
          <w:sz w:val="24"/>
          <w:lang w:val="pt-BR"/>
        </w:rPr>
        <w:t>resíduos</w:t>
      </w:r>
      <w:r>
        <w:rPr>
          <w:sz w:val="24"/>
          <w:lang w:val="pt-BR"/>
        </w:rPr>
        <w:t xml:space="preserve"> orgânicos</w:t>
      </w:r>
      <w:r w:rsidR="0055647D">
        <w:rPr>
          <w:sz w:val="24"/>
          <w:lang w:val="pt-BR"/>
        </w:rPr>
        <w:t>.</w:t>
      </w:r>
    </w:p>
    <w:p w14:paraId="3D172A36" w14:textId="790AD6AB" w:rsidR="00193C4C" w:rsidRPr="00193C4C" w:rsidRDefault="0055647D" w:rsidP="00193C4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Quando a palestra acabou, a Profa. Ana dispensou todos que estavam ali, porém esqueceu a tampa do minhocário </w:t>
      </w:r>
      <w:r w:rsidR="00A87F4E">
        <w:rPr>
          <w:sz w:val="24"/>
          <w:lang w:val="pt-BR"/>
        </w:rPr>
        <w:t>aberta</w:t>
      </w:r>
      <w:r w:rsidR="00193C4C">
        <w:rPr>
          <w:sz w:val="24"/>
          <w:lang w:val="pt-BR"/>
        </w:rPr>
        <w:t xml:space="preserve">, o que é muito perigoso, pois os pássaros e outros inimigos que ficam por perto, já invadiram muitas vezes o local de trabalho de Nonda. </w:t>
      </w:r>
    </w:p>
    <w:p w14:paraId="0648E674" w14:textId="5BE86028" w:rsidR="0064087C" w:rsidRDefault="00193C4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Esses</w:t>
      </w:r>
      <w:r w:rsidR="0064087C">
        <w:rPr>
          <w:sz w:val="24"/>
          <w:lang w:val="pt-BR"/>
        </w:rPr>
        <w:t xml:space="preserve"> inimigos que aparecem na caixa de Nonda querem roubar comidas </w:t>
      </w:r>
      <w:r w:rsidR="0064087C" w:rsidRPr="002F5CAB">
        <w:rPr>
          <w:color w:val="000000" w:themeColor="text1"/>
          <w:sz w:val="24"/>
          <w:lang w:val="pt-BR"/>
        </w:rPr>
        <w:t>e atrapalhar Nonda em seu trabalho de reciclar os resíduos orgânicos. O inimigo mais perigoso é a sanguessuga, pois mata a minhoca. Com sua boca grande, suga todo o sangue das minhocas, matando-a</w:t>
      </w:r>
      <w:r w:rsidR="0064087C" w:rsidRPr="00457250">
        <w:rPr>
          <w:color w:val="76923C" w:themeColor="accent3" w:themeShade="BF"/>
          <w:sz w:val="24"/>
          <w:lang w:val="pt-BR"/>
        </w:rPr>
        <w:t xml:space="preserve">. </w:t>
      </w:r>
      <w:r w:rsidR="0064087C">
        <w:rPr>
          <w:sz w:val="24"/>
          <w:lang w:val="pt-BR"/>
        </w:rPr>
        <w:t>O passarinho, com a rapidez de bicar, consegue roubar as melhores comidas, deixando Nonda sem nutrientes para se alimentar e adubar a terra.</w:t>
      </w:r>
      <w:r>
        <w:rPr>
          <w:sz w:val="24"/>
          <w:lang w:val="pt-BR"/>
        </w:rPr>
        <w:t xml:space="preserve"> As formigas, como tem aliados sempre estão tomando território que não pertence a elas.</w:t>
      </w:r>
    </w:p>
    <w:p w14:paraId="35BD98AE" w14:textId="7CBDD238" w:rsidR="0064087C" w:rsidRDefault="0064087C" w:rsidP="0064087C">
      <w:pPr>
        <w:pStyle w:val="ListParagraph"/>
        <w:tabs>
          <w:tab w:val="left" w:pos="7672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 xml:space="preserve">       Um certo dia, a minhoca Nonda cansada de ter seu território invadido por</w:t>
      </w:r>
      <w:r w:rsidR="00193C4C">
        <w:rPr>
          <w:sz w:val="24"/>
          <w:lang w:val="pt-BR"/>
        </w:rPr>
        <w:t xml:space="preserve"> esses</w:t>
      </w:r>
      <w:r>
        <w:rPr>
          <w:sz w:val="24"/>
          <w:lang w:val="pt-BR"/>
        </w:rPr>
        <w:t xml:space="preserve"> inimigos, resolveu declarar guerra para defender sua terra que está repleta de compostos orgânicos </w:t>
      </w:r>
      <w:r>
        <w:rPr>
          <w:sz w:val="24"/>
          <w:lang w:val="pt-BR"/>
        </w:rPr>
        <w:lastRenderedPageBreak/>
        <w:t xml:space="preserve">responsável pela fertilização do solo. Como Nonda sabe exatamente a hora que cada inimigo aparece no seu território, planejou vencê-los por etapas, de acordo com a forca de cada um. </w:t>
      </w:r>
    </w:p>
    <w:p w14:paraId="459708F4" w14:textId="64B28A7C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Primeiramente, Nonda precisa ter certeza do que pode de comer e o que não pode, para que deixe os inimigos com menos comida possível. Ela aprendeu que a força dela vem dos </w:t>
      </w:r>
      <w:r w:rsidRPr="008C52BB">
        <w:rPr>
          <w:color w:val="000000" w:themeColor="text1"/>
          <w:sz w:val="24"/>
          <w:lang w:val="pt-BR"/>
        </w:rPr>
        <w:t xml:space="preserve">resíduos </w:t>
      </w:r>
      <w:r>
        <w:rPr>
          <w:sz w:val="24"/>
          <w:lang w:val="pt-BR"/>
        </w:rPr>
        <w:t xml:space="preserve">orgânicos que </w:t>
      </w:r>
      <w:r w:rsidR="00295584">
        <w:rPr>
          <w:sz w:val="24"/>
          <w:lang w:val="pt-BR"/>
        </w:rPr>
        <w:t>a Prof. Ana</w:t>
      </w:r>
      <w:r>
        <w:rPr>
          <w:sz w:val="24"/>
          <w:lang w:val="pt-BR"/>
        </w:rPr>
        <w:t xml:space="preserve"> sempre joga, tais como casca de banana, borras de café, alface e outros vegetais. Mas ela também sabe que às vezes </w:t>
      </w:r>
      <w:r w:rsidR="00295584">
        <w:rPr>
          <w:sz w:val="24"/>
          <w:lang w:val="pt-BR"/>
        </w:rPr>
        <w:t xml:space="preserve">Prof. Ana </w:t>
      </w:r>
      <w:r>
        <w:rPr>
          <w:sz w:val="24"/>
          <w:lang w:val="pt-BR"/>
        </w:rPr>
        <w:t>joga sem querer algumas bombas ácidas (cascas de laranja e limão). Nonda pode usar essas bombas a seu favor.</w:t>
      </w:r>
    </w:p>
    <w:p w14:paraId="4E3F45E4" w14:textId="1143151F" w:rsidR="0064087C" w:rsidRDefault="0064087C" w:rsidP="0064087C">
      <w:pPr>
        <w:pStyle w:val="ListParagraph"/>
        <w:tabs>
          <w:tab w:val="left" w:pos="851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ab/>
        <w:t xml:space="preserve">Amanheceu o dia e logo os pássaros começaram a cantar, procurar comida para se alimentar. É claro que o primeiro inimigo, o pássaro Coroa-azul, tratou de ir logo no minhocário tentar apanhar algo para comer, e quem sabe tirar a vida de Nonda, inclusive foi ali que conseguiu eliminar muitas outras minhocas que tentaram defender seu trabalho que a </w:t>
      </w:r>
      <w:r w:rsidR="00295584">
        <w:rPr>
          <w:sz w:val="24"/>
          <w:lang w:val="pt-BR"/>
        </w:rPr>
        <w:t xml:space="preserve">Professora Ana </w:t>
      </w:r>
      <w:r>
        <w:rPr>
          <w:sz w:val="24"/>
          <w:lang w:val="pt-BR"/>
        </w:rPr>
        <w:t xml:space="preserve">tinha preparado com carinho. Mas era o dia de sorte de Nonda. Ela acordou mais cedo e conseguiu comer todos alimentos no topo da caixa que </w:t>
      </w:r>
      <w:r w:rsidR="00295584">
        <w:rPr>
          <w:sz w:val="24"/>
          <w:lang w:val="pt-BR"/>
        </w:rPr>
        <w:t xml:space="preserve">Professora </w:t>
      </w:r>
      <w:r>
        <w:rPr>
          <w:sz w:val="24"/>
          <w:lang w:val="pt-BR"/>
        </w:rPr>
        <w:t>tinha jogado. O Coroa-azul chegou e com seu bico tentou alcançar a minhoca e suas comidas. Quase conseguiu, mas ela estava atenta com todos movimentos desse pássaro malvado. Vitória para Nonda, que usou de rapidez e conseguiu passar o resto da manhã com uma somatória de 500 pontos.</w:t>
      </w:r>
    </w:p>
    <w:p w14:paraId="6C692014" w14:textId="52A0C202" w:rsidR="0064087C" w:rsidRPr="0042272F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Segundo inimigo, um reinado de formigas. Às vezes vai só uma, as vezes aparece o formigueiro para destruir a pequena casa de Nonda. Novamente a sorte estava do lado de Nonda, pois apenas algumas formigas apareceram</w:t>
      </w:r>
      <w:r w:rsidR="006D2E3E">
        <w:rPr>
          <w:sz w:val="24"/>
          <w:lang w:val="pt-BR"/>
        </w:rPr>
        <w:t xml:space="preserve"> no período da tarde</w:t>
      </w:r>
      <w:r>
        <w:rPr>
          <w:sz w:val="24"/>
          <w:lang w:val="pt-BR"/>
        </w:rPr>
        <w:t>. As formigas tinham a intenção de tomar posse uma vez por todas e</w:t>
      </w:r>
      <w:r w:rsidR="006D2E3E">
        <w:rPr>
          <w:sz w:val="24"/>
          <w:lang w:val="pt-BR"/>
        </w:rPr>
        <w:t>,</w:t>
      </w:r>
      <w:r>
        <w:rPr>
          <w:sz w:val="24"/>
          <w:lang w:val="pt-BR"/>
        </w:rPr>
        <w:t xml:space="preserve"> começaram invadindo a caixa, comendo a comida de Nonda. Foi então que Nonda começou a jogar carvão moído no caminho, fazendo com que as formigas ficassem desnorteadas. Com a ajuda de bomba ácidas, Nonda venceu o desafio e conseguiu fazer as formigas se afastarem da sua caixa. </w:t>
      </w:r>
    </w:p>
    <w:p w14:paraId="1800A0D2" w14:textId="075D0EA0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último e algoz inimigo é inimigo é da mesma espécie, um anelídeo. O sanguessuga tenta de tudo para roubar o sangue da pobre Nonda e deixa-la anêmica. É nessa hora que </w:t>
      </w:r>
      <w:r w:rsidR="00295584">
        <w:rPr>
          <w:sz w:val="24"/>
          <w:lang w:val="pt-BR"/>
        </w:rPr>
        <w:t xml:space="preserve">a Professora Ana </w:t>
      </w:r>
      <w:r>
        <w:rPr>
          <w:sz w:val="24"/>
          <w:lang w:val="pt-BR"/>
        </w:rPr>
        <w:t>aparece jogando alguns materiais orgânicos, inclusive as bombas ácidas. Com sorte, Nonda precisou apenas de algumas dessas bombas para combater o sanguessuga que a importunava. Fazendo o que ela mais sabe, que é trabalhar e proteger a caixa onde vive, conseguiu despistar esse velho inimigo. Nonda precisou 1000 pontos para vencer esse inimigo.</w:t>
      </w:r>
    </w:p>
    <w:p w14:paraId="4490915A" w14:textId="4A3A0AEE" w:rsidR="00284EB9" w:rsidRPr="002D27F6" w:rsidRDefault="0064087C" w:rsidP="002D27F6">
      <w:pPr>
        <w:pStyle w:val="ListParagraph"/>
        <w:tabs>
          <w:tab w:val="left" w:pos="7672"/>
        </w:tabs>
        <w:ind w:left="0" w:firstLine="360"/>
        <w:rPr>
          <w:strike/>
          <w:sz w:val="24"/>
          <w:lang w:val="pt-BR"/>
        </w:rPr>
      </w:pPr>
      <w:r>
        <w:rPr>
          <w:sz w:val="24"/>
          <w:lang w:val="pt-BR"/>
        </w:rPr>
        <w:t xml:space="preserve">A partir desse dia, nenhum inimigo quis rodear a caixa de Nonda para roubar nada. Ela então teve mais tempo para cuidar da caixa, e </w:t>
      </w:r>
      <w:r w:rsidRPr="000B4ABE">
        <w:rPr>
          <w:sz w:val="24"/>
          <w:lang w:val="pt-BR"/>
        </w:rPr>
        <w:t>consequentemente</w:t>
      </w:r>
      <w:r>
        <w:rPr>
          <w:strike/>
          <w:color w:val="FF0000"/>
          <w:sz w:val="24"/>
          <w:lang w:val="pt-BR"/>
        </w:rPr>
        <w:t xml:space="preserve"> </w:t>
      </w:r>
      <w:r w:rsidRPr="0064087C">
        <w:rPr>
          <w:color w:val="000000" w:themeColor="text1"/>
          <w:sz w:val="24"/>
          <w:lang w:val="pt-BR"/>
        </w:rPr>
        <w:t>produzir maior quantidade de biofertilizantes.</w:t>
      </w:r>
      <w:bookmarkStart w:id="43" w:name="_GoBack"/>
      <w:bookmarkEnd w:id="43"/>
    </w:p>
    <w:p w14:paraId="13294735" w14:textId="77777777" w:rsidR="005E6EDF" w:rsidRDefault="005E6EDF" w:rsidP="007C6837">
      <w:pPr>
        <w:ind w:firstLine="360"/>
        <w:rPr>
          <w:b/>
          <w:sz w:val="40"/>
          <w:lang w:val="pt-BR"/>
        </w:rPr>
      </w:pPr>
      <w:r>
        <w:rPr>
          <w:b/>
          <w:sz w:val="40"/>
          <w:lang w:val="pt-BR"/>
        </w:rPr>
        <w:br w:type="page"/>
      </w:r>
    </w:p>
    <w:p w14:paraId="319D68EA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4" w:name="_Toc442190680"/>
      <w:r>
        <w:rPr>
          <w:b/>
          <w:sz w:val="40"/>
          <w:lang w:val="pt-BR"/>
        </w:rPr>
        <w:lastRenderedPageBreak/>
        <w:t>Gameplay</w:t>
      </w:r>
      <w:bookmarkEnd w:id="44"/>
    </w:p>
    <w:p w14:paraId="7ECE965F" w14:textId="77777777" w:rsidR="005E6EDF" w:rsidRDefault="005E6EDF" w:rsidP="007C6837">
      <w:pPr>
        <w:pStyle w:val="ListParagraph"/>
        <w:tabs>
          <w:tab w:val="left" w:pos="7672"/>
        </w:tabs>
        <w:ind w:left="0" w:firstLine="360"/>
        <w:rPr>
          <w:sz w:val="28"/>
          <w:lang w:val="pt-BR"/>
        </w:rPr>
      </w:pPr>
    </w:p>
    <w:p w14:paraId="3875E439" w14:textId="305B649A" w:rsidR="008F4797" w:rsidRPr="008F4797" w:rsidRDefault="00372CA9" w:rsidP="008F479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E46885">
        <w:rPr>
          <w:b/>
          <w:sz w:val="24"/>
          <w:lang w:val="pt-BR"/>
        </w:rPr>
        <w:t>- Descrição da mecânica do jogo;</w:t>
      </w:r>
    </w:p>
    <w:p w14:paraId="5C9627C1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45" w:author="Elias De Moraes Fernandes" w:date="2016-03-16T11:06:00Z"/>
          <w:sz w:val="24"/>
          <w:lang w:val="pt-BR"/>
        </w:rPr>
        <w:pPrChange w:id="46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7" w:author="Elias De Moraes Fernandes" w:date="2016-03-16T11:06:00Z">
        <w:r w:rsidRPr="00E34C40">
          <w:rPr>
            <w:sz w:val="24"/>
            <w:lang w:val="pt-BR"/>
          </w:rPr>
          <w:t xml:space="preserve">Antes de iniciar o jogo, terá uma história explicando a história sobre os personagens envolvidos (principal e inimigos). </w:t>
        </w:r>
      </w:ins>
    </w:p>
    <w:p w14:paraId="07800DF4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48" w:author="Elias De Moraes Fernandes" w:date="2016-03-16T11:06:00Z"/>
          <w:sz w:val="24"/>
          <w:lang w:val="pt-BR"/>
        </w:rPr>
        <w:pPrChange w:id="49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0" w:author="Elias De Moraes Fernandes" w:date="2016-03-16T11:06:00Z">
        <w:r w:rsidRPr="00E34C40">
          <w:rPr>
            <w:sz w:val="24"/>
            <w:lang w:val="pt-BR"/>
          </w:rPr>
          <w:t>Na primeira fase o objetivo é proteger a comida depois que os mesmos são jogados dentro do minhocário (ambiente do jogo). O jogador precisa se alimentar antes que o inimigo o atacar e afastá-lo da comida ou eliminá-lo. O jogador precisa atingir a pontuação especificada.</w:t>
        </w:r>
      </w:ins>
    </w:p>
    <w:p w14:paraId="56A40043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51" w:author="Elias De Moraes Fernandes" w:date="2016-03-16T11:06:00Z"/>
          <w:sz w:val="24"/>
          <w:lang w:val="pt-BR"/>
        </w:rPr>
        <w:pPrChange w:id="52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3" w:author="Elias De Moraes Fernandes" w:date="2016-03-16T11:06:00Z">
        <w:r w:rsidRPr="00E34C40">
          <w:rPr>
            <w:sz w:val="24"/>
            <w:lang w:val="pt-BR"/>
          </w:rPr>
          <w:t xml:space="preserve">Na segunda fase, são jogados alimentos que pode e não pode comer, fazendo o jogador decidir qual é o correto. Novamente, precisa da pontuação mínima para avançar. </w:t>
        </w:r>
      </w:ins>
    </w:p>
    <w:p w14:paraId="6CAAF423" w14:textId="76998D6F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54" w:author="Elias De Moraes Fernandes" w:date="2016-03-16T11:06:00Z"/>
          <w:sz w:val="24"/>
          <w:lang w:val="pt-BR"/>
        </w:rPr>
        <w:pPrChange w:id="55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6" w:author="Elias De Moraes Fernandes" w:date="2016-03-16T11:06:00Z">
        <w:r w:rsidRPr="00E34C40">
          <w:rPr>
            <w:sz w:val="24"/>
            <w:lang w:val="pt-BR"/>
          </w:rPr>
          <w:t xml:space="preserve">Da terceira fase à quinta fase, começa os inimigos. O personagem precisa se alimentar e proteger sua vida e o minhocário. A </w:t>
        </w:r>
        <w:proofErr w:type="spellStart"/>
        <w:r w:rsidRPr="00E34C40">
          <w:rPr>
            <w:sz w:val="24"/>
            <w:lang w:val="pt-BR"/>
          </w:rPr>
          <w:t>profª</w:t>
        </w:r>
        <w:proofErr w:type="spellEnd"/>
        <w:r w:rsidRPr="00E34C40">
          <w:rPr>
            <w:sz w:val="24"/>
            <w:lang w:val="pt-BR"/>
          </w:rPr>
          <w:t xml:space="preserve">. Ana deposita alimentos na caixa. A partir da segunda fase, as Bombas Ácidas apresentam perigo ao inimigo que podem ser </w:t>
        </w:r>
        <w:proofErr w:type="spellStart"/>
        <w:r w:rsidRPr="00E34C40">
          <w:rPr>
            <w:sz w:val="24"/>
            <w:lang w:val="pt-BR"/>
          </w:rPr>
          <w:t>arremassadas</w:t>
        </w:r>
        <w:proofErr w:type="spellEnd"/>
        <w:r w:rsidRPr="00E34C40">
          <w:rPr>
            <w:sz w:val="24"/>
            <w:lang w:val="pt-BR"/>
          </w:rPr>
          <w:t>, caso o jogador tenha adquirido. Outro perigo é o ataque dos inimigos. Os ataques entendem-se pelo fato do inimigo tocar no personagem. Cada toque, o personagem perde energia. Para repulsar os inimigos, precisa tocar segui</w:t>
        </w:r>
      </w:ins>
      <w:ins w:id="57" w:author="Elias De Moraes Fernandes" w:date="2016-03-16T11:07:00Z">
        <w:r w:rsidR="005E1E81">
          <w:rPr>
            <w:sz w:val="24"/>
            <w:lang w:val="pt-BR"/>
          </w:rPr>
          <w:t>da</w:t>
        </w:r>
      </w:ins>
      <w:ins w:id="58" w:author="Elias De Moraes Fernandes" w:date="2016-03-16T11:06:00Z">
        <w:r w:rsidRPr="00E34C40">
          <w:rPr>
            <w:sz w:val="24"/>
            <w:lang w:val="pt-BR"/>
          </w:rPr>
          <w:t>mente para afastá-los. É preciso defecar em uma área indicada na fase para poder adubar a terra, a fim de contabilizar os pontos.</w:t>
        </w:r>
      </w:ins>
    </w:p>
    <w:p w14:paraId="7564CED5" w14:textId="3F7D7032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59" w:author="Elias De Moraes Fernandes" w:date="2016-03-16T11:06:00Z"/>
          <w:sz w:val="24"/>
          <w:lang w:val="pt-BR"/>
        </w:rPr>
        <w:pPrChange w:id="60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61" w:author="Elias De Moraes Fernandes" w:date="2016-03-16T11:06:00Z">
        <w:r w:rsidRPr="00E34C40">
          <w:rPr>
            <w:sz w:val="24"/>
            <w:lang w:val="pt-BR"/>
          </w:rPr>
          <w:t xml:space="preserve">A sexta fase é somente o personagem fugindo das bombas ácidas, durante um tempo </w:t>
        </w:r>
      </w:ins>
      <w:ins w:id="62" w:author="Elias De Moraes Fernandes" w:date="2016-03-16T11:07:00Z">
        <w:r w:rsidR="00CD5819" w:rsidRPr="00E34C40">
          <w:rPr>
            <w:sz w:val="24"/>
            <w:lang w:val="pt-BR"/>
          </w:rPr>
          <w:t>pré-determinado</w:t>
        </w:r>
      </w:ins>
      <w:ins w:id="63" w:author="Elias De Moraes Fernandes" w:date="2016-03-16T11:06:00Z">
        <w:r w:rsidRPr="00E34C40">
          <w:rPr>
            <w:sz w:val="24"/>
            <w:lang w:val="pt-BR"/>
          </w:rPr>
          <w:t>. Para ajudar o personagem, o jogador precisa tocar na Bomba Ácida, quando estiver longe para fazer ela explodir.</w:t>
        </w:r>
      </w:ins>
    </w:p>
    <w:p w14:paraId="375FC5C7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64" w:author="Elias De Moraes Fernandes" w:date="2016-03-16T11:06:00Z"/>
          <w:sz w:val="24"/>
          <w:lang w:val="pt-BR"/>
        </w:rPr>
        <w:pPrChange w:id="65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66" w:author="Elias De Moraes Fernandes" w:date="2016-03-16T11:06:00Z">
        <w:r w:rsidRPr="00E34C40">
          <w:rPr>
            <w:sz w:val="24"/>
            <w:lang w:val="pt-BR"/>
          </w:rPr>
          <w:t xml:space="preserve">Da sétima até a nona fase são apresentados o Ataque dos Inimigos. Eles vêm em </w:t>
        </w:r>
        <w:proofErr w:type="spellStart"/>
        <w:r w:rsidRPr="001417C9">
          <w:rPr>
            <w:i/>
            <w:sz w:val="24"/>
            <w:lang w:val="pt-BR"/>
            <w:rPrChange w:id="67" w:author="Elias De Moraes Fernandes" w:date="2016-03-16T11:10:00Z">
              <w:rPr>
                <w:sz w:val="24"/>
                <w:lang w:val="pt-BR"/>
              </w:rPr>
            </w:rPrChange>
          </w:rPr>
          <w:t>waves</w:t>
        </w:r>
        <w:proofErr w:type="spellEnd"/>
        <w:r w:rsidRPr="00E34C40">
          <w:rPr>
            <w:sz w:val="24"/>
            <w:lang w:val="pt-BR"/>
          </w:rPr>
          <w:t xml:space="preserve">, porém um inimigo para cada fase. Vai apresentar muitas Bombas Ácidas para auxiliar o jogador a vencer. Também terá o auxílio de </w:t>
        </w:r>
        <w:proofErr w:type="spellStart"/>
        <w:r w:rsidRPr="001417C9">
          <w:rPr>
            <w:i/>
            <w:sz w:val="24"/>
            <w:lang w:val="pt-BR"/>
            <w:rPrChange w:id="68" w:author="Elias De Moraes Fernandes" w:date="2016-03-16T11:10:00Z">
              <w:rPr>
                <w:sz w:val="24"/>
                <w:lang w:val="pt-BR"/>
              </w:rPr>
            </w:rPrChange>
          </w:rPr>
          <w:t>power-ups</w:t>
        </w:r>
        <w:proofErr w:type="spellEnd"/>
        <w:r w:rsidRPr="00E34C40">
          <w:rPr>
            <w:sz w:val="24"/>
            <w:lang w:val="pt-BR"/>
          </w:rPr>
          <w:t xml:space="preserve"> como o Borro de Café. O jogador pode coletar esse item para restaurar 100% da sua vida.</w:t>
        </w:r>
      </w:ins>
    </w:p>
    <w:p w14:paraId="70333BA1" w14:textId="19968296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69" w:author="Elias De Moraes Fernandes" w:date="2016-03-16T11:06:00Z"/>
          <w:sz w:val="24"/>
          <w:lang w:val="pt-BR"/>
        </w:rPr>
        <w:pPrChange w:id="70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71" w:author="Elias De Moraes Fernandes" w:date="2016-03-16T11:06:00Z">
        <w:r w:rsidRPr="00E34C40">
          <w:rPr>
            <w:sz w:val="24"/>
            <w:lang w:val="pt-BR"/>
          </w:rPr>
          <w:t xml:space="preserve">A décima fase é composta por dicas sobre vermicompostagem, no formato múltipla escolha. Antes de cada fase ser concluída, o </w:t>
        </w:r>
        <w:proofErr w:type="spellStart"/>
        <w:r w:rsidRPr="001417C9">
          <w:rPr>
            <w:i/>
            <w:sz w:val="24"/>
            <w:lang w:val="pt-BR"/>
            <w:rPrChange w:id="72" w:author="Elias De Moraes Fernandes" w:date="2016-03-16T11:09:00Z">
              <w:rPr>
                <w:sz w:val="24"/>
                <w:lang w:val="pt-BR"/>
              </w:rPr>
            </w:rPrChange>
          </w:rPr>
          <w:t>Level</w:t>
        </w:r>
        <w:proofErr w:type="spellEnd"/>
        <w:r w:rsidRPr="001417C9">
          <w:rPr>
            <w:i/>
            <w:sz w:val="24"/>
            <w:lang w:val="pt-BR"/>
            <w:rPrChange w:id="73" w:author="Elias De Moraes Fernandes" w:date="2016-03-16T11:09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Pr="001417C9">
          <w:rPr>
            <w:i/>
            <w:sz w:val="24"/>
            <w:lang w:val="pt-BR"/>
            <w:rPrChange w:id="74" w:author="Elias De Moraes Fernandes" w:date="2016-03-16T11:09:00Z">
              <w:rPr>
                <w:sz w:val="24"/>
                <w:lang w:val="pt-BR"/>
              </w:rPr>
            </w:rPrChange>
          </w:rPr>
          <w:t>Clear</w:t>
        </w:r>
        <w:proofErr w:type="spellEnd"/>
        <w:r w:rsidRPr="00E34C40">
          <w:rPr>
            <w:sz w:val="24"/>
            <w:lang w:val="pt-BR"/>
          </w:rPr>
          <w:t xml:space="preserve"> contará também com uma questão </w:t>
        </w:r>
      </w:ins>
      <w:ins w:id="75" w:author="Elias De Moraes Fernandes" w:date="2016-03-16T11:09:00Z">
        <w:r w:rsidR="001417C9" w:rsidRPr="00E34C40">
          <w:rPr>
            <w:sz w:val="24"/>
            <w:lang w:val="pt-BR"/>
          </w:rPr>
          <w:t>múltipla</w:t>
        </w:r>
      </w:ins>
      <w:ins w:id="76" w:author="Elias De Moraes Fernandes" w:date="2016-03-16T11:06:00Z">
        <w:r w:rsidRPr="00E34C40">
          <w:rPr>
            <w:sz w:val="24"/>
            <w:lang w:val="pt-BR"/>
          </w:rPr>
          <w:t xml:space="preserve"> escolha sobre o cenário em questão. Caso o jogador acerte, terá uma recompensa.</w:t>
        </w:r>
      </w:ins>
    </w:p>
    <w:p w14:paraId="7883959B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77" w:author="Elias De Moraes Fernandes" w:date="2016-03-16T11:06:00Z"/>
          <w:sz w:val="24"/>
          <w:lang w:val="pt-BR"/>
        </w:rPr>
        <w:pPrChange w:id="78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6B0F60E7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79" w:author="Elias De Moraes Fernandes" w:date="2016-03-16T11:06:00Z"/>
          <w:sz w:val="24"/>
          <w:lang w:val="pt-BR"/>
        </w:rPr>
        <w:pPrChange w:id="80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81" w:author="Elias De Moraes Fernandes" w:date="2016-03-16T11:06:00Z">
        <w:r w:rsidRPr="00E34C40">
          <w:rPr>
            <w:sz w:val="24"/>
            <w:lang w:val="pt-BR"/>
          </w:rPr>
          <w:t xml:space="preserve">O jogo não contará com itens coletáveis como troféus. Abaixo a imagem simplificada do </w:t>
        </w:r>
        <w:proofErr w:type="spellStart"/>
        <w:r w:rsidRPr="001417C9">
          <w:rPr>
            <w:i/>
            <w:sz w:val="24"/>
            <w:lang w:val="pt-BR"/>
            <w:rPrChange w:id="82" w:author="Elias De Moraes Fernandes" w:date="2016-03-16T11:10:00Z">
              <w:rPr>
                <w:sz w:val="24"/>
                <w:lang w:val="pt-BR"/>
              </w:rPr>
            </w:rPrChange>
          </w:rPr>
          <w:t>storyboard</w:t>
        </w:r>
        <w:proofErr w:type="spellEnd"/>
        <w:r w:rsidRPr="00E34C40">
          <w:rPr>
            <w:sz w:val="24"/>
            <w:lang w:val="pt-BR"/>
          </w:rPr>
          <w:t>.</w:t>
        </w:r>
      </w:ins>
    </w:p>
    <w:p w14:paraId="11330DE7" w14:textId="5C48C5B2" w:rsidR="008F4797" w:rsidDel="00E34C40" w:rsidRDefault="008F4797" w:rsidP="007C6837">
      <w:pPr>
        <w:pStyle w:val="ListParagraph"/>
        <w:tabs>
          <w:tab w:val="left" w:pos="7672"/>
        </w:tabs>
        <w:ind w:left="0" w:firstLine="360"/>
        <w:rPr>
          <w:del w:id="83" w:author="Elias De Moraes Fernandes" w:date="2016-03-16T11:06:00Z"/>
          <w:sz w:val="24"/>
          <w:lang w:val="pt-BR"/>
        </w:rPr>
      </w:pPr>
      <w:del w:id="84" w:author="Elias De Moraes Fernandes" w:date="2016-03-16T11:06:00Z">
        <w:r w:rsidDel="00E34C40">
          <w:rPr>
            <w:sz w:val="24"/>
            <w:lang w:val="pt-BR"/>
          </w:rPr>
          <w:delText xml:space="preserve">Antes de iniciar o jogo, terá uma história em quadrinhos explicando o contexto do jogo e sobre os 2 personagens principais. </w:delText>
        </w:r>
      </w:del>
    </w:p>
    <w:p w14:paraId="7C8AFFF2" w14:textId="4D785FDC" w:rsidR="00372CA9" w:rsidDel="00E34C40" w:rsidRDefault="008F4797" w:rsidP="007C6837">
      <w:pPr>
        <w:pStyle w:val="ListParagraph"/>
        <w:tabs>
          <w:tab w:val="left" w:pos="7672"/>
        </w:tabs>
        <w:ind w:left="0" w:firstLine="360"/>
        <w:rPr>
          <w:del w:id="85" w:author="Elias De Moraes Fernandes" w:date="2016-03-16T11:06:00Z"/>
          <w:sz w:val="24"/>
          <w:lang w:val="pt-BR"/>
        </w:rPr>
      </w:pPr>
      <w:del w:id="86" w:author="Elias De Moraes Fernandes" w:date="2016-03-16T11:06:00Z">
        <w:r w:rsidDel="00E34C40">
          <w:rPr>
            <w:sz w:val="24"/>
            <w:lang w:val="pt-BR"/>
          </w:rPr>
          <w:delText xml:space="preserve">Na </w:delText>
        </w:r>
        <w:r w:rsidR="008F2237" w:rsidDel="00E34C40">
          <w:rPr>
            <w:sz w:val="24"/>
            <w:lang w:val="pt-BR"/>
          </w:rPr>
          <w:delText>primeira fase, alimentos são jogados dentro da caixa para que o personagem pode come</w:delText>
        </w:r>
        <w:r w:rsidR="00E46885" w:rsidDel="00E34C40">
          <w:rPr>
            <w:sz w:val="24"/>
            <w:lang w:val="pt-BR"/>
          </w:rPr>
          <w:delText>r. Ele precisa ir se alimentar e atingir a pontuação especificada</w:delText>
        </w:r>
      </w:del>
    </w:p>
    <w:p w14:paraId="5932A5C4" w14:textId="6B8AE72F" w:rsidR="008F2237" w:rsidDel="00E34C40" w:rsidRDefault="008F2237" w:rsidP="007C6837">
      <w:pPr>
        <w:pStyle w:val="ListParagraph"/>
        <w:tabs>
          <w:tab w:val="left" w:pos="7672"/>
        </w:tabs>
        <w:ind w:left="0" w:firstLine="360"/>
        <w:rPr>
          <w:del w:id="87" w:author="Elias De Moraes Fernandes" w:date="2016-03-16T11:06:00Z"/>
          <w:sz w:val="24"/>
          <w:lang w:val="pt-BR"/>
        </w:rPr>
      </w:pPr>
      <w:del w:id="88" w:author="Elias De Moraes Fernandes" w:date="2016-03-16T11:06:00Z">
        <w:r w:rsidDel="00E34C40">
          <w:rPr>
            <w:sz w:val="24"/>
            <w:lang w:val="pt-BR"/>
          </w:rPr>
          <w:delText>Na segunda fase, são jogados alimentos que pode e não pode comer</w:delText>
        </w:r>
        <w:r w:rsidR="00E46885" w:rsidDel="00E34C40">
          <w:rPr>
            <w:sz w:val="24"/>
            <w:lang w:val="pt-BR"/>
          </w:rPr>
          <w:delText>, fazendo o jogador decidir qual é o correto. Novamente, precisa da pontuação mínima para avançar.</w:delText>
        </w:r>
        <w:r w:rsidR="00A12A5C" w:rsidDel="00E34C40">
          <w:rPr>
            <w:sz w:val="24"/>
            <w:lang w:val="pt-BR"/>
          </w:rPr>
          <w:delText xml:space="preserve"> </w:delText>
        </w:r>
      </w:del>
    </w:p>
    <w:p w14:paraId="78BA1EAA" w14:textId="1754F21C" w:rsidR="00A12A5C" w:rsidRPr="00A12A5C" w:rsidDel="00E34C40" w:rsidRDefault="00E46885" w:rsidP="00A12A5C">
      <w:pPr>
        <w:pStyle w:val="ListParagraph"/>
        <w:tabs>
          <w:tab w:val="left" w:pos="7672"/>
        </w:tabs>
        <w:ind w:left="0" w:firstLine="360"/>
        <w:rPr>
          <w:del w:id="89" w:author="Elias De Moraes Fernandes" w:date="2016-03-16T11:06:00Z"/>
          <w:sz w:val="24"/>
          <w:lang w:val="pt-BR"/>
        </w:rPr>
      </w:pPr>
      <w:del w:id="90" w:author="Elias De Moraes Fernandes" w:date="2016-03-16T11:06:00Z">
        <w:r w:rsidDel="00E34C40">
          <w:rPr>
            <w:sz w:val="24"/>
            <w:lang w:val="pt-BR"/>
          </w:rPr>
          <w:delText xml:space="preserve">Da terceira fase à quinta fase, começa os inimigos. O personagem precisa se alimentar e proteger a vida e a caixa. </w:delText>
        </w:r>
        <w:r w:rsidR="008A1882" w:rsidDel="00E34C40">
          <w:rPr>
            <w:sz w:val="24"/>
            <w:lang w:val="pt-BR"/>
          </w:rPr>
          <w:delText xml:space="preserve">Alimentos são jogados </w:delText>
        </w:r>
        <w:r w:rsidR="0082508B" w:rsidDel="00E34C40">
          <w:rPr>
            <w:sz w:val="24"/>
            <w:lang w:val="pt-BR"/>
          </w:rPr>
          <w:delText>na caixa.</w:delText>
        </w:r>
        <w:r w:rsidR="008A6C21" w:rsidDel="00E34C40">
          <w:rPr>
            <w:sz w:val="24"/>
            <w:lang w:val="pt-BR"/>
          </w:rPr>
          <w:delText xml:space="preserve"> A partir da terceira fase, </w:delText>
        </w:r>
        <w:r w:rsidR="008A123F" w:rsidDel="00E34C40">
          <w:rPr>
            <w:sz w:val="24"/>
            <w:lang w:val="pt-BR"/>
          </w:rPr>
          <w:delText xml:space="preserve">as Bombas Ácidas </w:delText>
        </w:r>
        <w:r w:rsidR="008A6C21" w:rsidDel="00E34C40">
          <w:rPr>
            <w:sz w:val="24"/>
            <w:lang w:val="pt-BR"/>
          </w:rPr>
          <w:delText>apresenta</w:delText>
        </w:r>
        <w:r w:rsidR="00E74540" w:rsidDel="00E34C40">
          <w:rPr>
            <w:sz w:val="24"/>
            <w:lang w:val="pt-BR"/>
          </w:rPr>
          <w:delText>m</w:delText>
        </w:r>
        <w:r w:rsidR="008A6C21" w:rsidDel="00E34C40">
          <w:rPr>
            <w:sz w:val="24"/>
            <w:lang w:val="pt-BR"/>
          </w:rPr>
          <w:delText xml:space="preserve"> perigo ao jogador </w:delText>
        </w:r>
        <w:r w:rsidR="006003D4" w:rsidDel="00E34C40">
          <w:rPr>
            <w:sz w:val="24"/>
            <w:lang w:val="pt-BR"/>
          </w:rPr>
          <w:delText>que podem explodir próximo ao jogador</w:delText>
        </w:r>
        <w:r w:rsidR="00E74540" w:rsidDel="00E34C40">
          <w:rPr>
            <w:sz w:val="24"/>
            <w:lang w:val="pt-BR"/>
          </w:rPr>
          <w:delText>. Para ajudar o jogador, precisa tocar na Bomba Ácida, quando estiver longe e fazer ela explodir.</w:delText>
        </w:r>
        <w:r w:rsidR="006003D4" w:rsidDel="00E34C40">
          <w:rPr>
            <w:sz w:val="24"/>
            <w:lang w:val="pt-BR"/>
          </w:rPr>
          <w:delText xml:space="preserve"> </w:delText>
        </w:r>
        <w:r w:rsidR="00E74540" w:rsidDel="00E34C40">
          <w:rPr>
            <w:sz w:val="24"/>
            <w:lang w:val="pt-BR"/>
          </w:rPr>
          <w:delText>Outro perigo é</w:delText>
        </w:r>
        <w:r w:rsidR="001F5F1A" w:rsidDel="00E34C40">
          <w:rPr>
            <w:sz w:val="24"/>
            <w:lang w:val="pt-BR"/>
          </w:rPr>
          <w:delText xml:space="preserve"> </w:delText>
        </w:r>
        <w:r w:rsidR="008A6C21" w:rsidDel="00E34C40">
          <w:rPr>
            <w:sz w:val="24"/>
            <w:lang w:val="pt-BR"/>
          </w:rPr>
          <w:delText>o ataque dos inimigos. Os ataques entendem-se pelo fato do inimigo tocar no personagem.</w:delText>
        </w:r>
        <w:r w:rsidR="00A12A5C" w:rsidDel="00E34C40">
          <w:rPr>
            <w:sz w:val="24"/>
            <w:lang w:val="pt-BR"/>
          </w:rPr>
          <w:delText xml:space="preserve"> </w:delText>
        </w:r>
        <w:r w:rsidR="004C7D42" w:rsidDel="00E34C40">
          <w:rPr>
            <w:sz w:val="24"/>
            <w:lang w:val="pt-BR"/>
          </w:rPr>
          <w:delText>Cada toque, o personag</w:delText>
        </w:r>
        <w:r w:rsidR="00E23B96" w:rsidDel="00E34C40">
          <w:rPr>
            <w:sz w:val="24"/>
            <w:lang w:val="pt-BR"/>
          </w:rPr>
          <w:delText>em perde energia.</w:delText>
        </w:r>
      </w:del>
    </w:p>
    <w:p w14:paraId="1C47CB53" w14:textId="6693AE62" w:rsidR="00E46885" w:rsidDel="00E34C40" w:rsidRDefault="008A1882" w:rsidP="007C6837">
      <w:pPr>
        <w:pStyle w:val="ListParagraph"/>
        <w:tabs>
          <w:tab w:val="left" w:pos="7672"/>
        </w:tabs>
        <w:ind w:left="0" w:firstLine="360"/>
        <w:rPr>
          <w:del w:id="91" w:author="Elias De Moraes Fernandes" w:date="2016-03-16T11:06:00Z"/>
          <w:sz w:val="24"/>
          <w:lang w:val="pt-BR"/>
        </w:rPr>
      </w:pPr>
      <w:del w:id="92" w:author="Elias De Moraes Fernandes" w:date="2016-03-16T11:06:00Z">
        <w:r w:rsidDel="00E34C40">
          <w:rPr>
            <w:sz w:val="24"/>
            <w:lang w:val="pt-BR"/>
          </w:rPr>
          <w:delText>Da</w:delText>
        </w:r>
        <w:r w:rsidR="00E46885" w:rsidDel="00E34C40">
          <w:rPr>
            <w:sz w:val="24"/>
            <w:lang w:val="pt-BR"/>
          </w:rPr>
          <w:delText xml:space="preserve"> sexta fase</w:delText>
        </w:r>
        <w:r w:rsidDel="00E34C40">
          <w:rPr>
            <w:sz w:val="24"/>
            <w:lang w:val="pt-BR"/>
          </w:rPr>
          <w:delText xml:space="preserve"> à</w:delText>
        </w:r>
        <w:r w:rsidR="00A12A5C" w:rsidDel="00E34C40">
          <w:rPr>
            <w:sz w:val="24"/>
            <w:lang w:val="pt-BR"/>
          </w:rPr>
          <w:delText xml:space="preserve"> oitava</w:delText>
        </w:r>
        <w:r w:rsidDel="00E34C40">
          <w:rPr>
            <w:sz w:val="24"/>
            <w:lang w:val="pt-BR"/>
          </w:rPr>
          <w:delText xml:space="preserve"> fase são apresentados</w:delText>
        </w:r>
        <w:r w:rsidR="00E46885" w:rsidDel="00E34C40">
          <w:rPr>
            <w:sz w:val="24"/>
            <w:lang w:val="pt-BR"/>
          </w:rPr>
          <w:delText xml:space="preserve"> o Ataque dos Inimigos. Eles vêm em </w:delText>
        </w:r>
        <w:r w:rsidR="00E46885" w:rsidRPr="00E46885" w:rsidDel="00E34C40">
          <w:rPr>
            <w:i/>
            <w:sz w:val="24"/>
            <w:lang w:val="pt-BR"/>
          </w:rPr>
          <w:delText>waves</w:delText>
        </w:r>
        <w:r w:rsidDel="00E34C40">
          <w:rPr>
            <w:i/>
            <w:sz w:val="24"/>
            <w:lang w:val="pt-BR"/>
          </w:rPr>
          <w:delText xml:space="preserve">, </w:delText>
        </w:r>
        <w:r w:rsidDel="00E34C40">
          <w:rPr>
            <w:sz w:val="24"/>
            <w:lang w:val="pt-BR"/>
          </w:rPr>
          <w:delText>porém um inimigo cada fase.</w:delText>
        </w:r>
        <w:r w:rsidR="00A12A5C" w:rsidDel="00E34C40">
          <w:rPr>
            <w:sz w:val="24"/>
            <w:lang w:val="pt-BR"/>
          </w:rPr>
          <w:delText xml:space="preserve"> Vai apresentar muitas Bombas Ácidas para auxiliar o jogador a vencer. Tamb</w:delText>
        </w:r>
        <w:r w:rsidR="009C4F71" w:rsidDel="00E34C40">
          <w:rPr>
            <w:sz w:val="24"/>
            <w:lang w:val="pt-BR"/>
          </w:rPr>
          <w:delText xml:space="preserve">ém terá o auxílio de </w:delText>
        </w:r>
        <w:r w:rsidR="009C4F71" w:rsidRPr="009C4F71" w:rsidDel="00E34C40">
          <w:rPr>
            <w:i/>
            <w:sz w:val="24"/>
            <w:lang w:val="pt-BR"/>
          </w:rPr>
          <w:delText xml:space="preserve">power-ups </w:delText>
        </w:r>
        <w:r w:rsidR="00A12A5C" w:rsidDel="00E34C40">
          <w:rPr>
            <w:sz w:val="24"/>
            <w:lang w:val="pt-BR"/>
          </w:rPr>
          <w:delText xml:space="preserve">como o Borro de Café. O jogador pode coletar esse item para </w:delText>
        </w:r>
        <w:r w:rsidR="007F64A0" w:rsidDel="00E34C40">
          <w:rPr>
            <w:sz w:val="24"/>
            <w:lang w:val="pt-BR"/>
          </w:rPr>
          <w:delText>restaurar 100% da sua vida. (</w:delText>
        </w:r>
      </w:del>
      <w:del w:id="93" w:author="Elias De Moraes Fernandes" w:date="2016-03-16T11:05:00Z">
        <w:r w:rsidR="007F64A0" w:rsidDel="00586F38">
          <w:rPr>
            <w:sz w:val="24"/>
            <w:lang w:val="pt-BR"/>
          </w:rPr>
          <w:delText>ganhar</w:delText>
        </w:r>
      </w:del>
      <w:del w:id="94" w:author="Elias De Moraes Fernandes" w:date="2016-03-16T11:06:00Z">
        <w:r w:rsidR="007F64A0" w:rsidDel="00E34C40">
          <w:rPr>
            <w:sz w:val="24"/>
            <w:lang w:val="pt-BR"/>
          </w:rPr>
          <w:delText xml:space="preserve"> mais energia)</w:delText>
        </w:r>
      </w:del>
    </w:p>
    <w:p w14:paraId="68CFB2A1" w14:textId="3A9761F8" w:rsidR="00D355FC" w:rsidRDefault="00D355FC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95" w:author="Elias De Moraes Fernandes" w:date="2016-03-16T11:06:00Z">
        <w:r w:rsidDel="00E34C40">
          <w:rPr>
            <w:sz w:val="24"/>
            <w:lang w:val="pt-BR"/>
          </w:rPr>
          <w:delText>O jogo não contará com ite</w:delText>
        </w:r>
        <w:r w:rsidR="00337D22" w:rsidDel="00E34C40">
          <w:rPr>
            <w:sz w:val="24"/>
            <w:lang w:val="pt-BR"/>
          </w:rPr>
          <w:delText>n</w:delText>
        </w:r>
        <w:r w:rsidDel="00E34C40">
          <w:rPr>
            <w:sz w:val="24"/>
            <w:lang w:val="pt-BR"/>
          </w:rPr>
          <w:delText>s coletáveis como itens de troféu.</w:delText>
        </w:r>
      </w:del>
    </w:p>
    <w:p w14:paraId="35BB66DA" w14:textId="77777777" w:rsidR="009C4F71" w:rsidRPr="008A1882" w:rsidRDefault="009C4F71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B89F486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 xml:space="preserve">- Quais são os desafios encontrados pelo jogador e quais os métodos usados para superá-los? </w:t>
      </w:r>
    </w:p>
    <w:p w14:paraId="2D1A1ABA" w14:textId="1DB12D60" w:rsidR="00A42D34" w:rsidRPr="00A42D34" w:rsidRDefault="00A71E95" w:rsidP="007C6837">
      <w:pPr>
        <w:pStyle w:val="ListParagraph"/>
        <w:tabs>
          <w:tab w:val="left" w:pos="7672"/>
        </w:tabs>
        <w:ind w:left="0" w:firstLine="360"/>
        <w:rPr>
          <w:ins w:id="96" w:author="Elias De Moraes Fernandes" w:date="2016-03-16T11:17:00Z"/>
          <w:b/>
          <w:sz w:val="24"/>
          <w:lang w:val="pt-BR"/>
          <w:rPrChange w:id="97" w:author="Elias De Moraes Fernandes" w:date="2016-03-16T11:17:00Z">
            <w:rPr>
              <w:ins w:id="98" w:author="Elias De Moraes Fernandes" w:date="2016-03-16T11:17:00Z"/>
              <w:sz w:val="24"/>
              <w:lang w:val="pt-BR"/>
            </w:rPr>
          </w:rPrChange>
        </w:rPr>
      </w:pPr>
      <w:ins w:id="99" w:author="Elias De Moraes Fernandes" w:date="2016-03-16T10:59:00Z">
        <w:r w:rsidRPr="00A42D34">
          <w:rPr>
            <w:b/>
            <w:sz w:val="24"/>
            <w:lang w:val="pt-BR"/>
            <w:rPrChange w:id="100" w:author="Elias De Moraes Fernandes" w:date="2016-03-16T11:17:00Z">
              <w:rPr>
                <w:sz w:val="24"/>
                <w:lang w:val="pt-BR"/>
              </w:rPr>
            </w:rPrChange>
          </w:rPr>
          <w:t xml:space="preserve">Desafio </w:t>
        </w:r>
      </w:ins>
      <w:ins w:id="101" w:author="Elias De Moraes Fernandes" w:date="2016-03-16T11:16:00Z">
        <w:r w:rsidR="00A42D34" w:rsidRPr="00A42D34">
          <w:rPr>
            <w:b/>
            <w:sz w:val="24"/>
            <w:lang w:val="pt-BR"/>
            <w:rPrChange w:id="102" w:author="Elias De Moraes Fernandes" w:date="2016-03-16T11:17:00Z">
              <w:rPr>
                <w:sz w:val="24"/>
                <w:lang w:val="pt-BR"/>
              </w:rPr>
            </w:rPrChange>
          </w:rPr>
          <w:t xml:space="preserve">da </w:t>
        </w:r>
      </w:ins>
      <w:ins w:id="103" w:author="Elias De Moraes Fernandes" w:date="2016-03-16T10:59:00Z">
        <w:r w:rsidRPr="00A42D34">
          <w:rPr>
            <w:b/>
            <w:sz w:val="24"/>
            <w:lang w:val="pt-BR"/>
            <w:rPrChange w:id="104" w:author="Elias De Moraes Fernandes" w:date="2016-03-16T11:17:00Z">
              <w:rPr>
                <w:sz w:val="24"/>
                <w:lang w:val="pt-BR"/>
              </w:rPr>
            </w:rPrChange>
          </w:rPr>
          <w:t xml:space="preserve">fase </w:t>
        </w:r>
      </w:ins>
      <w:ins w:id="105" w:author="Elias De Moraes Fernandes" w:date="2016-03-16T12:37:00Z">
        <w:r w:rsidR="00D0280E">
          <w:rPr>
            <w:b/>
            <w:sz w:val="24"/>
            <w:lang w:val="pt-BR"/>
          </w:rPr>
          <w:t>1</w:t>
        </w:r>
      </w:ins>
      <w:ins w:id="106" w:author="Elias De Moraes Fernandes" w:date="2016-03-16T10:59:00Z">
        <w:r w:rsidRPr="00A42D34">
          <w:rPr>
            <w:b/>
            <w:sz w:val="24"/>
            <w:lang w:val="pt-BR"/>
            <w:rPrChange w:id="107" w:author="Elias De Moraes Fernandes" w:date="2016-03-16T11:17:00Z">
              <w:rPr>
                <w:sz w:val="24"/>
                <w:lang w:val="pt-BR"/>
              </w:rPr>
            </w:rPrChange>
          </w:rPr>
          <w:t xml:space="preserve">: </w:t>
        </w:r>
      </w:ins>
      <w:ins w:id="108" w:author="Elias De Moraes Fernandes" w:date="2016-03-16T12:37:00Z">
        <w:r w:rsidR="00D0280E">
          <w:rPr>
            <w:b/>
            <w:sz w:val="24"/>
            <w:lang w:val="pt-BR"/>
          </w:rPr>
          <w:t>Alimentar corretamente</w:t>
        </w:r>
      </w:ins>
      <w:ins w:id="109" w:author="Elias De Moraes Fernandes" w:date="2016-03-16T11:17:00Z">
        <w:r w:rsidR="00A42D34" w:rsidRPr="00A42D34">
          <w:rPr>
            <w:b/>
            <w:sz w:val="24"/>
            <w:lang w:val="pt-BR"/>
            <w:rPrChange w:id="110" w:author="Elias De Moraes Fernandes" w:date="2016-03-16T11:17:00Z">
              <w:rPr>
                <w:sz w:val="24"/>
                <w:lang w:val="pt-BR"/>
              </w:rPr>
            </w:rPrChange>
          </w:rPr>
          <w:t xml:space="preserve"> </w:t>
        </w:r>
      </w:ins>
    </w:p>
    <w:p w14:paraId="47EE3E7C" w14:textId="58FB2075" w:rsidR="00A71E95" w:rsidRDefault="00A71E95" w:rsidP="007C6837">
      <w:pPr>
        <w:pStyle w:val="ListParagraph"/>
        <w:tabs>
          <w:tab w:val="left" w:pos="7672"/>
        </w:tabs>
        <w:ind w:left="0" w:firstLine="360"/>
        <w:rPr>
          <w:ins w:id="111" w:author="Elias De Moraes Fernandes" w:date="2016-03-16T10:59:00Z"/>
          <w:sz w:val="24"/>
          <w:lang w:val="pt-BR"/>
        </w:rPr>
      </w:pPr>
      <w:ins w:id="112" w:author="Elias De Moraes Fernandes" w:date="2016-03-16T10:59:00Z">
        <w:r>
          <w:rPr>
            <w:sz w:val="24"/>
            <w:lang w:val="pt-BR"/>
          </w:rPr>
          <w:t xml:space="preserve">Alimentar Corretamente - </w:t>
        </w:r>
      </w:ins>
      <w:ins w:id="113" w:author="Elias De Moraes Fernandes" w:date="2016-03-16T11:00:00Z">
        <w:r>
          <w:rPr>
            <w:sz w:val="24"/>
            <w:lang w:val="pt-BR"/>
          </w:rPr>
          <w:t>Comer somente o que faz bem para saúde do personagem</w:t>
        </w:r>
      </w:ins>
      <w:ins w:id="114" w:author="Elias De Moraes Fernandes" w:date="2016-03-16T11:12:00Z">
        <w:r w:rsidR="00234111">
          <w:rPr>
            <w:sz w:val="24"/>
            <w:lang w:val="pt-BR"/>
          </w:rPr>
          <w:t xml:space="preserve">. </w:t>
        </w:r>
      </w:ins>
      <w:ins w:id="115" w:author="Elias De Moraes Fernandes" w:date="2016-03-16T11:18:00Z">
        <w:r w:rsidR="00A42D34">
          <w:rPr>
            <w:sz w:val="24"/>
            <w:lang w:val="pt-BR"/>
          </w:rPr>
          <w:t>Evite</w:t>
        </w:r>
      </w:ins>
      <w:ins w:id="116" w:author="Elias De Moraes Fernandes" w:date="2016-03-16T11:13:00Z">
        <w:r w:rsidR="00234111">
          <w:rPr>
            <w:sz w:val="24"/>
            <w:lang w:val="pt-BR"/>
          </w:rPr>
          <w:t xml:space="preserve"> clicar sobre os alimentos não saudáveis para minhoca.</w:t>
        </w:r>
      </w:ins>
    </w:p>
    <w:p w14:paraId="40FF78E1" w14:textId="77777777" w:rsidR="00A42D34" w:rsidRDefault="00505BF5" w:rsidP="007C6837">
      <w:pPr>
        <w:pStyle w:val="ListParagraph"/>
        <w:tabs>
          <w:tab w:val="left" w:pos="7672"/>
        </w:tabs>
        <w:ind w:left="0" w:firstLine="360"/>
        <w:rPr>
          <w:ins w:id="117" w:author="Elias De Moraes Fernandes" w:date="2016-03-16T11:18:00Z"/>
          <w:b/>
          <w:sz w:val="24"/>
          <w:lang w:val="pt-BR"/>
        </w:rPr>
      </w:pPr>
      <w:r w:rsidRPr="00A42D34">
        <w:rPr>
          <w:b/>
          <w:sz w:val="24"/>
          <w:lang w:val="pt-BR"/>
          <w:rPrChange w:id="118" w:author="Elias De Moraes Fernandes" w:date="2016-03-16T11:17:00Z">
            <w:rPr>
              <w:sz w:val="24"/>
              <w:lang w:val="pt-BR"/>
            </w:rPr>
          </w:rPrChange>
        </w:rPr>
        <w:lastRenderedPageBreak/>
        <w:t>Desafio</w:t>
      </w:r>
      <w:ins w:id="119" w:author="Elias De Moraes Fernandes" w:date="2016-03-16T11:17:00Z">
        <w:r w:rsidR="00A42D34" w:rsidRPr="00A42D34">
          <w:rPr>
            <w:b/>
            <w:sz w:val="24"/>
            <w:lang w:val="pt-BR"/>
            <w:rPrChange w:id="120" w:author="Elias De Moraes Fernandes" w:date="2016-03-16T11:17:00Z">
              <w:rPr>
                <w:sz w:val="24"/>
                <w:lang w:val="pt-BR"/>
              </w:rPr>
            </w:rPrChange>
          </w:rPr>
          <w:t xml:space="preserve"> da</w:t>
        </w:r>
      </w:ins>
      <w:ins w:id="121" w:author="Elias De Moraes Fernandes" w:date="2016-03-16T10:58:00Z">
        <w:r w:rsidR="00A42D34" w:rsidRPr="00A42D34">
          <w:rPr>
            <w:b/>
            <w:sz w:val="24"/>
            <w:lang w:val="pt-BR"/>
            <w:rPrChange w:id="122" w:author="Elias De Moraes Fernandes" w:date="2016-03-16T11:17:00Z">
              <w:rPr>
                <w:sz w:val="24"/>
                <w:lang w:val="pt-BR"/>
              </w:rPr>
            </w:rPrChange>
          </w:rPr>
          <w:t xml:space="preserve"> </w:t>
        </w:r>
        <w:r w:rsidR="00610386" w:rsidRPr="00A42D34">
          <w:rPr>
            <w:b/>
            <w:sz w:val="24"/>
            <w:lang w:val="pt-BR"/>
            <w:rPrChange w:id="123" w:author="Elias De Moraes Fernandes" w:date="2016-03-16T11:17:00Z">
              <w:rPr>
                <w:sz w:val="24"/>
                <w:lang w:val="pt-BR"/>
              </w:rPr>
            </w:rPrChange>
          </w:rPr>
          <w:t>fase</w:t>
        </w:r>
      </w:ins>
      <w:r w:rsidRPr="00A42D34">
        <w:rPr>
          <w:b/>
          <w:sz w:val="24"/>
          <w:lang w:val="pt-BR"/>
          <w:rPrChange w:id="124" w:author="Elias De Moraes Fernandes" w:date="2016-03-16T11:17:00Z">
            <w:rPr>
              <w:sz w:val="24"/>
              <w:lang w:val="pt-BR"/>
            </w:rPr>
          </w:rPrChange>
        </w:rPr>
        <w:t xml:space="preserve"> </w:t>
      </w:r>
      <w:del w:id="125" w:author="Elias De Moraes Fernandes" w:date="2016-03-16T10:58:00Z">
        <w:r w:rsidRPr="00A42D34" w:rsidDel="002E4B24">
          <w:rPr>
            <w:b/>
            <w:sz w:val="24"/>
            <w:lang w:val="pt-BR"/>
            <w:rPrChange w:id="126" w:author="Elias De Moraes Fernandes" w:date="2016-03-16T11:17:00Z">
              <w:rPr>
                <w:sz w:val="24"/>
                <w:lang w:val="pt-BR"/>
              </w:rPr>
            </w:rPrChange>
          </w:rPr>
          <w:delText>1</w:delText>
        </w:r>
      </w:del>
      <w:ins w:id="127" w:author="Elias De Moraes Fernandes" w:date="2016-03-16T10:58:00Z">
        <w:r w:rsidR="002E4B24" w:rsidRPr="00A42D34">
          <w:rPr>
            <w:b/>
            <w:sz w:val="24"/>
            <w:lang w:val="pt-BR"/>
            <w:rPrChange w:id="128" w:author="Elias De Moraes Fernandes" w:date="2016-03-16T11:17:00Z">
              <w:rPr>
                <w:sz w:val="24"/>
                <w:lang w:val="pt-BR"/>
              </w:rPr>
            </w:rPrChange>
          </w:rPr>
          <w:t>2</w:t>
        </w:r>
      </w:ins>
      <w:r w:rsidRPr="00A42D34">
        <w:rPr>
          <w:b/>
          <w:sz w:val="24"/>
          <w:lang w:val="pt-BR"/>
          <w:rPrChange w:id="129" w:author="Elias De Moraes Fernandes" w:date="2016-03-16T11:17:00Z">
            <w:rPr>
              <w:sz w:val="24"/>
              <w:lang w:val="pt-BR"/>
            </w:rPr>
          </w:rPrChange>
        </w:rPr>
        <w:t xml:space="preserve">: </w:t>
      </w:r>
      <w:ins w:id="130" w:author="Elias De Moraes Fernandes" w:date="2016-03-16T11:18:00Z">
        <w:r w:rsidR="00A42D34" w:rsidRPr="00A42D34">
          <w:rPr>
            <w:b/>
            <w:sz w:val="24"/>
            <w:lang w:val="pt-BR"/>
          </w:rPr>
          <w:t>Ataque dos Pássaros</w:t>
        </w:r>
      </w:ins>
    </w:p>
    <w:p w14:paraId="43AB59C6" w14:textId="23CD39FD" w:rsidR="000E6740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131" w:author="Elias De Moraes Fernandes" w:date="2016-03-16T11:00:00Z">
        <w:r w:rsidDel="00A71E95">
          <w:rPr>
            <w:sz w:val="24"/>
            <w:lang w:val="pt-BR"/>
          </w:rPr>
          <w:delText xml:space="preserve">Alimentar </w:delText>
        </w:r>
      </w:del>
      <w:ins w:id="132" w:author="Elias De Moraes Fernandes" w:date="2016-03-16T11:00:00Z">
        <w:r w:rsidR="00A71E95">
          <w:rPr>
            <w:sz w:val="24"/>
            <w:lang w:val="pt-BR"/>
          </w:rPr>
          <w:t xml:space="preserve">Proteger Comida  </w:t>
        </w:r>
      </w:ins>
      <w:r>
        <w:rPr>
          <w:sz w:val="24"/>
          <w:lang w:val="pt-BR"/>
        </w:rPr>
        <w:t>–</w:t>
      </w:r>
      <w:ins w:id="133" w:author="Elias De Moraes Fernandes" w:date="2016-03-16T11:00:00Z">
        <w:r w:rsidR="00A71E95">
          <w:rPr>
            <w:sz w:val="24"/>
            <w:lang w:val="pt-BR"/>
          </w:rPr>
          <w:t xml:space="preserve"> Não deixar que o inimigo retire os nutrientes (energia)</w:t>
        </w:r>
      </w:ins>
      <w:r>
        <w:rPr>
          <w:sz w:val="24"/>
          <w:lang w:val="pt-BR"/>
        </w:rPr>
        <w:t xml:space="preserve"> </w:t>
      </w:r>
      <w:del w:id="134" w:author="Elias De Moraes Fernandes" w:date="2016-03-16T10:59:00Z">
        <w:r w:rsidDel="00A71E95">
          <w:rPr>
            <w:sz w:val="24"/>
            <w:lang w:val="pt-BR"/>
          </w:rPr>
          <w:delText>Procurar somente o que faz bem para saúde do personagem</w:delText>
        </w:r>
      </w:del>
    </w:p>
    <w:p w14:paraId="3CA33F62" w14:textId="58EF47E5" w:rsidR="00A42D34" w:rsidRPr="00A42D34" w:rsidRDefault="00505BF5" w:rsidP="007C6837">
      <w:pPr>
        <w:pStyle w:val="ListParagraph"/>
        <w:tabs>
          <w:tab w:val="left" w:pos="7672"/>
        </w:tabs>
        <w:ind w:left="0" w:firstLine="360"/>
        <w:rPr>
          <w:ins w:id="135" w:author="Elias De Moraes Fernandes" w:date="2016-03-16T11:17:00Z"/>
          <w:b/>
          <w:sz w:val="24"/>
          <w:lang w:val="pt-BR"/>
          <w:rPrChange w:id="136" w:author="Elias De Moraes Fernandes" w:date="2016-03-16T11:17:00Z">
            <w:rPr>
              <w:ins w:id="137" w:author="Elias De Moraes Fernandes" w:date="2016-03-16T11:17:00Z"/>
              <w:sz w:val="24"/>
              <w:lang w:val="pt-BR"/>
            </w:rPr>
          </w:rPrChange>
        </w:rPr>
      </w:pPr>
      <w:r w:rsidRPr="00A42D34">
        <w:rPr>
          <w:b/>
          <w:sz w:val="24"/>
          <w:lang w:val="pt-BR"/>
          <w:rPrChange w:id="138" w:author="Elias De Moraes Fernandes" w:date="2016-03-16T11:17:00Z">
            <w:rPr>
              <w:sz w:val="24"/>
              <w:lang w:val="pt-BR"/>
            </w:rPr>
          </w:rPrChange>
        </w:rPr>
        <w:t xml:space="preserve">Desafio </w:t>
      </w:r>
      <w:ins w:id="139" w:author="Elias De Moraes Fernandes" w:date="2016-03-16T11:17:00Z">
        <w:r w:rsidR="00A42D34" w:rsidRPr="00A42D34">
          <w:rPr>
            <w:b/>
            <w:sz w:val="24"/>
            <w:lang w:val="pt-BR"/>
            <w:rPrChange w:id="140" w:author="Elias De Moraes Fernandes" w:date="2016-03-16T11:17:00Z">
              <w:rPr>
                <w:sz w:val="24"/>
                <w:lang w:val="pt-BR"/>
              </w:rPr>
            </w:rPrChange>
          </w:rPr>
          <w:t xml:space="preserve">da </w:t>
        </w:r>
      </w:ins>
      <w:ins w:id="141" w:author="Elias De Moraes Fernandes" w:date="2016-03-16T10:59:00Z">
        <w:r w:rsidR="00610386" w:rsidRPr="00A42D34">
          <w:rPr>
            <w:b/>
            <w:sz w:val="24"/>
            <w:lang w:val="pt-BR"/>
            <w:rPrChange w:id="142" w:author="Elias De Moraes Fernandes" w:date="2016-03-16T11:17:00Z">
              <w:rPr>
                <w:sz w:val="24"/>
                <w:lang w:val="pt-BR"/>
              </w:rPr>
            </w:rPrChange>
          </w:rPr>
          <w:t xml:space="preserve">fase </w:t>
        </w:r>
      </w:ins>
      <w:ins w:id="143" w:author="Elias De Moraes Fernandes" w:date="2016-03-16T10:58:00Z">
        <w:r w:rsidR="002E4B24" w:rsidRPr="00A42D34">
          <w:rPr>
            <w:b/>
            <w:sz w:val="24"/>
            <w:lang w:val="pt-BR"/>
            <w:rPrChange w:id="144" w:author="Elias De Moraes Fernandes" w:date="2016-03-16T11:17:00Z">
              <w:rPr>
                <w:sz w:val="24"/>
                <w:lang w:val="pt-BR"/>
              </w:rPr>
            </w:rPrChange>
          </w:rPr>
          <w:t>3</w:t>
        </w:r>
      </w:ins>
      <w:del w:id="145" w:author="Elias De Moraes Fernandes" w:date="2016-03-16T10:58:00Z">
        <w:r w:rsidRPr="00A42D34" w:rsidDel="002E4B24">
          <w:rPr>
            <w:b/>
            <w:sz w:val="24"/>
            <w:lang w:val="pt-BR"/>
            <w:rPrChange w:id="146" w:author="Elias De Moraes Fernandes" w:date="2016-03-16T11:17:00Z">
              <w:rPr>
                <w:sz w:val="24"/>
                <w:lang w:val="pt-BR"/>
              </w:rPr>
            </w:rPrChange>
          </w:rPr>
          <w:delText>2</w:delText>
        </w:r>
      </w:del>
      <w:r w:rsidRPr="00A42D34">
        <w:rPr>
          <w:b/>
          <w:sz w:val="24"/>
          <w:lang w:val="pt-BR"/>
          <w:rPrChange w:id="147" w:author="Elias De Moraes Fernandes" w:date="2016-03-16T11:17:00Z">
            <w:rPr>
              <w:sz w:val="24"/>
              <w:lang w:val="pt-BR"/>
            </w:rPr>
          </w:rPrChange>
        </w:rPr>
        <w:t xml:space="preserve">: </w:t>
      </w:r>
      <w:ins w:id="148" w:author="Elias De Moraes Fernandes" w:date="2016-03-16T11:18:00Z">
        <w:r w:rsidR="00A42D34" w:rsidRPr="00A42D34">
          <w:rPr>
            <w:b/>
            <w:sz w:val="24"/>
            <w:lang w:val="pt-BR"/>
          </w:rPr>
          <w:t>Ataque das Formigas</w:t>
        </w:r>
      </w:ins>
    </w:p>
    <w:p w14:paraId="1C52E269" w14:textId="5DC378BA" w:rsidR="000E6740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Proteger </w:t>
      </w:r>
      <w:ins w:id="149" w:author="Elias De Moraes Fernandes" w:date="2016-03-16T11:14:00Z">
        <w:r w:rsidR="00A42D34">
          <w:rPr>
            <w:sz w:val="24"/>
            <w:lang w:val="pt-BR"/>
          </w:rPr>
          <w:t>o Minhocário</w:t>
        </w:r>
      </w:ins>
      <w:del w:id="150" w:author="Elias De Moraes Fernandes" w:date="2016-03-16T11:14:00Z">
        <w:r w:rsidDel="00A42D34">
          <w:rPr>
            <w:sz w:val="24"/>
            <w:lang w:val="pt-BR"/>
          </w:rPr>
          <w:delText>Casa</w:delText>
        </w:r>
      </w:del>
      <w:r>
        <w:rPr>
          <w:sz w:val="24"/>
          <w:lang w:val="pt-BR"/>
        </w:rPr>
        <w:t xml:space="preserve"> – Não deixar os inimigos </w:t>
      </w:r>
      <w:del w:id="151" w:author="Elias De Moraes Fernandes" w:date="2016-03-16T11:01:00Z">
        <w:r w:rsidDel="00A71E95">
          <w:rPr>
            <w:sz w:val="24"/>
            <w:lang w:val="pt-BR"/>
          </w:rPr>
          <w:delText xml:space="preserve">roubar as comidas nem </w:delText>
        </w:r>
      </w:del>
      <w:r>
        <w:rPr>
          <w:sz w:val="24"/>
          <w:lang w:val="pt-BR"/>
        </w:rPr>
        <w:t>fazer</w:t>
      </w:r>
      <w:ins w:id="152" w:author="Elias De Moraes Fernandes" w:date="2016-03-16T11:01:00Z">
        <w:r w:rsidR="00A71E95">
          <w:rPr>
            <w:sz w:val="24"/>
            <w:lang w:val="pt-BR"/>
          </w:rPr>
          <w:t>em</w:t>
        </w:r>
      </w:ins>
      <w:r>
        <w:rPr>
          <w:sz w:val="24"/>
          <w:lang w:val="pt-BR"/>
        </w:rPr>
        <w:t xml:space="preserve"> ninho </w:t>
      </w:r>
      <w:ins w:id="153" w:author="Elias De Moraes Fernandes" w:date="2016-03-16T11:01:00Z">
        <w:r w:rsidR="00A71E95">
          <w:rPr>
            <w:sz w:val="24"/>
            <w:lang w:val="pt-BR"/>
          </w:rPr>
          <w:t>nem roubar as comidas</w:t>
        </w:r>
      </w:ins>
    </w:p>
    <w:p w14:paraId="2EFB6784" w14:textId="3148B99A" w:rsidR="00A42D34" w:rsidRPr="00A42D34" w:rsidRDefault="00505BF5" w:rsidP="007C6837">
      <w:pPr>
        <w:pStyle w:val="ListParagraph"/>
        <w:tabs>
          <w:tab w:val="left" w:pos="7672"/>
        </w:tabs>
        <w:ind w:left="0" w:firstLine="360"/>
        <w:rPr>
          <w:ins w:id="154" w:author="Elias De Moraes Fernandes" w:date="2016-03-16T11:17:00Z"/>
          <w:b/>
          <w:sz w:val="24"/>
          <w:lang w:val="pt-BR"/>
          <w:rPrChange w:id="155" w:author="Elias De Moraes Fernandes" w:date="2016-03-16T11:18:00Z">
            <w:rPr>
              <w:ins w:id="156" w:author="Elias De Moraes Fernandes" w:date="2016-03-16T11:17:00Z"/>
              <w:sz w:val="24"/>
              <w:lang w:val="pt-BR"/>
            </w:rPr>
          </w:rPrChange>
        </w:rPr>
      </w:pPr>
      <w:r w:rsidRPr="00A42D34">
        <w:rPr>
          <w:b/>
          <w:sz w:val="24"/>
          <w:lang w:val="pt-BR"/>
          <w:rPrChange w:id="157" w:author="Elias De Moraes Fernandes" w:date="2016-03-16T11:18:00Z">
            <w:rPr>
              <w:sz w:val="24"/>
              <w:lang w:val="pt-BR"/>
            </w:rPr>
          </w:rPrChange>
        </w:rPr>
        <w:t xml:space="preserve">Desafio </w:t>
      </w:r>
      <w:ins w:id="158" w:author="Elias De Moraes Fernandes" w:date="2016-03-16T10:59:00Z">
        <w:r w:rsidR="00A42D34" w:rsidRPr="00A42D34">
          <w:rPr>
            <w:b/>
            <w:sz w:val="24"/>
            <w:lang w:val="pt-BR"/>
            <w:rPrChange w:id="159" w:author="Elias De Moraes Fernandes" w:date="2016-03-16T11:18:00Z">
              <w:rPr>
                <w:sz w:val="24"/>
                <w:lang w:val="pt-BR"/>
              </w:rPr>
            </w:rPrChange>
          </w:rPr>
          <w:t xml:space="preserve">da </w:t>
        </w:r>
        <w:r w:rsidR="00610386" w:rsidRPr="00A42D34">
          <w:rPr>
            <w:b/>
            <w:sz w:val="24"/>
            <w:lang w:val="pt-BR"/>
            <w:rPrChange w:id="160" w:author="Elias De Moraes Fernandes" w:date="2016-03-16T11:18:00Z">
              <w:rPr>
                <w:sz w:val="24"/>
                <w:lang w:val="pt-BR"/>
              </w:rPr>
            </w:rPrChange>
          </w:rPr>
          <w:t xml:space="preserve">fase </w:t>
        </w:r>
      </w:ins>
      <w:del w:id="161" w:author="Elias De Moraes Fernandes" w:date="2016-03-16T10:58:00Z">
        <w:r w:rsidRPr="00A42D34" w:rsidDel="002E4B24">
          <w:rPr>
            <w:b/>
            <w:sz w:val="24"/>
            <w:lang w:val="pt-BR"/>
            <w:rPrChange w:id="162" w:author="Elias De Moraes Fernandes" w:date="2016-03-16T11:18:00Z">
              <w:rPr>
                <w:sz w:val="24"/>
                <w:lang w:val="pt-BR"/>
              </w:rPr>
            </w:rPrChange>
          </w:rPr>
          <w:delText>3</w:delText>
        </w:r>
      </w:del>
      <w:ins w:id="163" w:author="Elias De Moraes Fernandes" w:date="2016-03-16T10:58:00Z">
        <w:r w:rsidR="002E4B24" w:rsidRPr="00A42D34">
          <w:rPr>
            <w:b/>
            <w:sz w:val="24"/>
            <w:lang w:val="pt-BR"/>
            <w:rPrChange w:id="164" w:author="Elias De Moraes Fernandes" w:date="2016-03-16T11:18:00Z">
              <w:rPr>
                <w:sz w:val="24"/>
                <w:lang w:val="pt-BR"/>
              </w:rPr>
            </w:rPrChange>
          </w:rPr>
          <w:t>4</w:t>
        </w:r>
      </w:ins>
      <w:r w:rsidRPr="00A42D34">
        <w:rPr>
          <w:b/>
          <w:sz w:val="24"/>
          <w:lang w:val="pt-BR"/>
          <w:rPrChange w:id="165" w:author="Elias De Moraes Fernandes" w:date="2016-03-16T11:18:00Z">
            <w:rPr>
              <w:sz w:val="24"/>
              <w:lang w:val="pt-BR"/>
            </w:rPr>
          </w:rPrChange>
        </w:rPr>
        <w:t xml:space="preserve">: </w:t>
      </w:r>
      <w:ins w:id="166" w:author="Elias De Moraes Fernandes" w:date="2016-03-16T11:18:00Z">
        <w:r w:rsidR="00A42D34" w:rsidRPr="00A42D34">
          <w:rPr>
            <w:b/>
            <w:sz w:val="24"/>
            <w:lang w:val="pt-BR"/>
            <w:rPrChange w:id="167" w:author="Elias De Moraes Fernandes" w:date="2016-03-16T11:18:00Z">
              <w:rPr>
                <w:sz w:val="24"/>
                <w:lang w:val="pt-BR"/>
              </w:rPr>
            </w:rPrChange>
          </w:rPr>
          <w:t>Ataque do Sanguessuga</w:t>
        </w:r>
      </w:ins>
    </w:p>
    <w:p w14:paraId="3CBA5E13" w14:textId="28D49F52" w:rsidR="000E6740" w:rsidRDefault="000E6740" w:rsidP="007C6837">
      <w:pPr>
        <w:pStyle w:val="ListParagraph"/>
        <w:tabs>
          <w:tab w:val="left" w:pos="7672"/>
        </w:tabs>
        <w:ind w:left="0" w:firstLine="360"/>
        <w:rPr>
          <w:ins w:id="168" w:author="Elias De Moraes Fernandes" w:date="2016-03-16T12:39:00Z"/>
          <w:sz w:val="24"/>
          <w:lang w:val="pt-BR"/>
        </w:rPr>
      </w:pPr>
      <w:del w:id="169" w:author="Elias De Moraes Fernandes" w:date="2016-03-16T11:16:00Z">
        <w:r w:rsidDel="00A42D34">
          <w:rPr>
            <w:sz w:val="24"/>
            <w:lang w:val="pt-BR"/>
          </w:rPr>
          <w:delText>Eliminar Inimigos</w:delText>
        </w:r>
      </w:del>
      <w:ins w:id="170" w:author="Elias De Moraes Fernandes" w:date="2016-03-16T11:16:00Z">
        <w:r w:rsidR="00A42D34">
          <w:rPr>
            <w:sz w:val="24"/>
            <w:lang w:val="pt-BR"/>
          </w:rPr>
          <w:t>Proteger a vida</w:t>
        </w:r>
      </w:ins>
      <w:r>
        <w:rPr>
          <w:sz w:val="24"/>
          <w:lang w:val="pt-BR"/>
        </w:rPr>
        <w:t xml:space="preserve"> – </w:t>
      </w:r>
      <w:ins w:id="171" w:author="Elias De Moraes Fernandes" w:date="2016-03-16T11:19:00Z">
        <w:r w:rsidR="0029041F">
          <w:rPr>
            <w:sz w:val="24"/>
            <w:lang w:val="pt-BR"/>
          </w:rPr>
          <w:t>Não deixar o inimigo se aproximar, pois ele deixa anêmico (retira energia)</w:t>
        </w:r>
      </w:ins>
      <w:ins w:id="172" w:author="Elias De Moraes Fernandes" w:date="2016-03-16T11:21:00Z">
        <w:r w:rsidR="0029041F">
          <w:rPr>
            <w:sz w:val="24"/>
            <w:lang w:val="pt-BR"/>
          </w:rPr>
          <w:t>.</w:t>
        </w:r>
      </w:ins>
      <w:ins w:id="173" w:author="Elias De Moraes Fernandes" w:date="2016-03-16T11:19:00Z">
        <w:r w:rsidR="0029041F">
          <w:rPr>
            <w:sz w:val="24"/>
            <w:lang w:val="pt-BR"/>
          </w:rPr>
          <w:t xml:space="preserve"> </w:t>
        </w:r>
      </w:ins>
      <w:r>
        <w:rPr>
          <w:sz w:val="24"/>
          <w:lang w:val="pt-BR"/>
        </w:rPr>
        <w:t>Deixar os inimigos fracos ou matar eles usando Bomba Ácida</w:t>
      </w:r>
    </w:p>
    <w:p w14:paraId="3EBC44B8" w14:textId="57A522EE" w:rsidR="00507AAB" w:rsidRDefault="00B41A17" w:rsidP="007C6837">
      <w:pPr>
        <w:pStyle w:val="ListParagraph"/>
        <w:tabs>
          <w:tab w:val="left" w:pos="7672"/>
        </w:tabs>
        <w:ind w:left="0" w:firstLine="360"/>
        <w:rPr>
          <w:ins w:id="174" w:author="Elias De Moraes Fernandes" w:date="2016-03-16T11:13:00Z"/>
          <w:sz w:val="24"/>
          <w:lang w:val="pt-BR"/>
        </w:rPr>
      </w:pPr>
      <w:ins w:id="175" w:author="Elias De Moraes Fernandes" w:date="2016-03-16T12:40:00Z">
        <w:r>
          <w:rPr>
            <w:sz w:val="24"/>
            <w:lang w:val="pt-BR"/>
          </w:rPr>
          <w:pict w14:anchorId="7539E75D">
            <v:rect id="_x0000_i1025" style="width:0;height:1.5pt" o:hralign="center" o:hrstd="t" o:hr="t" fillcolor="#aaa" stroked="f"/>
          </w:pict>
        </w:r>
      </w:ins>
    </w:p>
    <w:p w14:paraId="63980D20" w14:textId="6D826727" w:rsidR="00A42D34" w:rsidRDefault="00A42D34" w:rsidP="007C6837">
      <w:pPr>
        <w:pStyle w:val="ListParagraph"/>
        <w:tabs>
          <w:tab w:val="left" w:pos="7672"/>
        </w:tabs>
        <w:ind w:left="0" w:firstLine="360"/>
        <w:rPr>
          <w:ins w:id="176" w:author="Elias De Moraes Fernandes" w:date="2016-03-16T12:38:00Z"/>
          <w:b/>
          <w:sz w:val="24"/>
          <w:lang w:val="pt-BR"/>
        </w:rPr>
      </w:pPr>
      <w:ins w:id="177" w:author="Elias De Moraes Fernandes" w:date="2016-03-16T11:13:00Z">
        <w:r w:rsidRPr="0029041F">
          <w:rPr>
            <w:b/>
            <w:sz w:val="24"/>
            <w:lang w:val="pt-BR"/>
            <w:rPrChange w:id="178" w:author="Elias De Moraes Fernandes" w:date="2016-03-16T11:21:00Z">
              <w:rPr>
                <w:sz w:val="24"/>
                <w:lang w:val="pt-BR"/>
              </w:rPr>
            </w:rPrChange>
          </w:rPr>
          <w:t xml:space="preserve">Desafio </w:t>
        </w:r>
        <w:r w:rsidR="00507AAB">
          <w:rPr>
            <w:b/>
            <w:sz w:val="24"/>
            <w:lang w:val="pt-BR"/>
          </w:rPr>
          <w:t xml:space="preserve">da </w:t>
        </w:r>
        <w:r w:rsidRPr="0029041F">
          <w:rPr>
            <w:b/>
            <w:sz w:val="24"/>
            <w:lang w:val="pt-BR"/>
            <w:rPrChange w:id="179" w:author="Elias De Moraes Fernandes" w:date="2016-03-16T11:21:00Z">
              <w:rPr>
                <w:sz w:val="24"/>
                <w:lang w:val="pt-BR"/>
              </w:rPr>
            </w:rPrChange>
          </w:rPr>
          <w:t>fase 5:</w:t>
        </w:r>
      </w:ins>
      <w:ins w:id="180" w:author="Elias De Moraes Fernandes" w:date="2016-03-16T12:38:00Z">
        <w:r w:rsidR="00507AAB">
          <w:rPr>
            <w:b/>
            <w:sz w:val="24"/>
            <w:lang w:val="pt-BR"/>
          </w:rPr>
          <w:t xml:space="preserve"> Fugir de Bombas Ácidas</w:t>
        </w:r>
      </w:ins>
    </w:p>
    <w:p w14:paraId="41BE3575" w14:textId="51390EE4" w:rsidR="00507AAB" w:rsidRPr="00507AAB" w:rsidRDefault="00507AAB">
      <w:pPr>
        <w:pStyle w:val="ListParagraph"/>
        <w:tabs>
          <w:tab w:val="left" w:pos="7672"/>
        </w:tabs>
        <w:ind w:left="0" w:firstLine="360"/>
        <w:rPr>
          <w:ins w:id="181" w:author="Elias De Moraes Fernandes" w:date="2016-03-16T12:38:00Z"/>
          <w:sz w:val="24"/>
          <w:lang w:val="pt-BR"/>
          <w:rPrChange w:id="182" w:author="Elias De Moraes Fernandes" w:date="2016-03-16T12:38:00Z">
            <w:rPr>
              <w:ins w:id="183" w:author="Elias De Moraes Fernandes" w:date="2016-03-16T12:38:00Z"/>
            </w:rPr>
          </w:rPrChange>
        </w:rPr>
        <w:pPrChange w:id="184" w:author="Elias De Moraes Fernandes" w:date="2016-03-16T12:38:00Z">
          <w:pPr>
            <w:pStyle w:val="ListParagraph"/>
            <w:tabs>
              <w:tab w:val="left" w:pos="7672"/>
            </w:tabs>
            <w:ind w:firstLine="360"/>
          </w:pPr>
        </w:pPrChange>
      </w:pPr>
      <w:ins w:id="185" w:author="Elias De Moraes Fernandes" w:date="2016-03-16T12:38:00Z">
        <w:r w:rsidRPr="00507AAB">
          <w:rPr>
            <w:sz w:val="24"/>
            <w:lang w:val="pt-BR"/>
            <w:rPrChange w:id="186" w:author="Elias De Moraes Fernandes" w:date="2016-03-16T12:38:00Z">
              <w:rPr/>
            </w:rPrChange>
          </w:rPr>
          <w:t>"Fugir Bombas Acidas"</w:t>
        </w:r>
      </w:ins>
    </w:p>
    <w:p w14:paraId="0C54C949" w14:textId="39159B07" w:rsidR="00507AAB" w:rsidRPr="00507AAB" w:rsidRDefault="00507AAB" w:rsidP="00507AAB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ins w:id="187" w:author="Elias De Moraes Fernandes" w:date="2016-03-16T12:38:00Z">
        <w:r w:rsidRPr="00507AAB">
          <w:rPr>
            <w:sz w:val="24"/>
            <w:lang w:val="pt-BR"/>
            <w:rPrChange w:id="188" w:author="Elias De Moraes Fernandes" w:date="2016-03-16T12:38:00Z">
              <w:rPr>
                <w:b/>
                <w:sz w:val="24"/>
              </w:rPr>
            </w:rPrChange>
          </w:rPr>
          <w:t>Adicionar Spot para pedir mais comidas</w:t>
        </w:r>
      </w:ins>
    </w:p>
    <w:p w14:paraId="7676C491" w14:textId="77777777" w:rsidR="00372CA9" w:rsidRP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455FF3AC" w14:textId="77777777" w:rsidR="005E6EDF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jogador avança no jogo e como os desafios ficam mais difíceis?</w:t>
      </w:r>
    </w:p>
    <w:p w14:paraId="0D13F736" w14:textId="2BB05825" w:rsidR="00372CA9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Jogador vai conseguir avançar os desafios se </w:t>
      </w:r>
      <w:r w:rsidR="00D53E06">
        <w:rPr>
          <w:sz w:val="24"/>
          <w:lang w:val="pt-BR"/>
        </w:rPr>
        <w:t>cumprir as regras de cada fase. Estas são atingir um numero mínimo de pontos e deixar a caixa</w:t>
      </w:r>
      <w:del w:id="189" w:author="Elias De Moraes Fernandes" w:date="2016-03-16T11:21:00Z">
        <w:r w:rsidR="00D53E06" w:rsidDel="006D46F2">
          <w:rPr>
            <w:sz w:val="24"/>
            <w:lang w:val="pt-BR"/>
          </w:rPr>
          <w:delText xml:space="preserve"> limpa</w:delText>
        </w:r>
      </w:del>
      <w:ins w:id="190" w:author="Elias De Moraes Fernandes" w:date="2016-03-16T11:21:00Z">
        <w:r w:rsidR="006D46F2">
          <w:rPr>
            <w:sz w:val="24"/>
            <w:lang w:val="pt-BR"/>
          </w:rPr>
          <w:t xml:space="preserve"> </w:t>
        </w:r>
      </w:ins>
      <w:del w:id="191" w:author="Elias De Moraes Fernandes" w:date="2016-03-16T11:21:00Z">
        <w:r w:rsidR="00D53E06" w:rsidDel="006D46F2">
          <w:rPr>
            <w:sz w:val="24"/>
            <w:lang w:val="pt-BR"/>
          </w:rPr>
          <w:delText xml:space="preserve">, </w:delText>
        </w:r>
      </w:del>
      <w:r w:rsidR="00D53E06">
        <w:rPr>
          <w:sz w:val="24"/>
          <w:lang w:val="pt-BR"/>
        </w:rPr>
        <w:t xml:space="preserve">sem rastros dos inimigos. </w:t>
      </w:r>
    </w:p>
    <w:p w14:paraId="32C8CB52" w14:textId="05C617D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 cada fase, o jogador receberá um novo inimigo para combater e a pontuação</w:t>
      </w:r>
      <w:r w:rsidR="00BD2AA7">
        <w:rPr>
          <w:sz w:val="24"/>
          <w:lang w:val="pt-BR"/>
        </w:rPr>
        <w:t xml:space="preserve"> aumenta</w:t>
      </w:r>
      <w:r>
        <w:rPr>
          <w:sz w:val="24"/>
          <w:lang w:val="pt-BR"/>
        </w:rPr>
        <w:t>. Conforme a fase fica mais difícil, o jogador vai ter que lidar com uma combinação de inimigos e vencê-los.</w:t>
      </w:r>
    </w:p>
    <w:p w14:paraId="51FF9168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gameplay está relacionado com a história? O jogador deve resolver quebra-cabeças para avançar na história? Ou deve vencer chefões para progredir?</w:t>
      </w:r>
    </w:p>
    <w:p w14:paraId="6F70B113" w14:textId="476CA0B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</w:t>
      </w:r>
      <w:r w:rsidRPr="00EA583C">
        <w:rPr>
          <w:i/>
          <w:sz w:val="24"/>
          <w:lang w:val="pt-BR"/>
        </w:rPr>
        <w:t>gameplay</w:t>
      </w:r>
      <w:r>
        <w:rPr>
          <w:sz w:val="24"/>
          <w:lang w:val="pt-BR"/>
        </w:rPr>
        <w:t xml:space="preserve"> está relacionado com a historia através </w:t>
      </w:r>
      <w:r w:rsidR="00A45E50">
        <w:rPr>
          <w:sz w:val="24"/>
          <w:lang w:val="pt-BR"/>
        </w:rPr>
        <w:t>do entendimento do que precisa atingir, que é uma caixa saudável livre de inimigos</w:t>
      </w:r>
      <w:r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t xml:space="preserve">além dos </w:t>
      </w:r>
      <w:r w:rsidR="00DC1F24">
        <w:rPr>
          <w:sz w:val="24"/>
          <w:lang w:val="pt-BR"/>
        </w:rPr>
        <w:t>desafios para</w:t>
      </w:r>
      <w:r w:rsidR="00A45E50">
        <w:rPr>
          <w:sz w:val="24"/>
          <w:lang w:val="pt-BR"/>
        </w:rPr>
        <w:t xml:space="preserve"> o </w:t>
      </w:r>
      <w:r>
        <w:rPr>
          <w:sz w:val="24"/>
          <w:lang w:val="pt-BR"/>
        </w:rPr>
        <w:t>personagem</w:t>
      </w:r>
      <w:r w:rsidR="00A45E50">
        <w:rPr>
          <w:sz w:val="24"/>
          <w:lang w:val="pt-BR"/>
        </w:rPr>
        <w:t xml:space="preserve"> conseguir sobreviver lidando</w:t>
      </w:r>
      <w:r>
        <w:rPr>
          <w:sz w:val="24"/>
          <w:lang w:val="pt-BR"/>
        </w:rPr>
        <w:t xml:space="preserve"> com as adversidades de acordo com as </w:t>
      </w:r>
      <w:del w:id="192" w:author="Elias De Moraes Fernandes" w:date="2016-03-16T12:40:00Z">
        <w:r w:rsidDel="006F4426">
          <w:rPr>
            <w:sz w:val="24"/>
            <w:lang w:val="pt-BR"/>
          </w:rPr>
          <w:delText xml:space="preserve">ferramentas </w:delText>
        </w:r>
      </w:del>
      <w:ins w:id="193" w:author="Elias De Moraes Fernandes" w:date="2016-03-16T12:40:00Z">
        <w:r w:rsidR="006F4426">
          <w:rPr>
            <w:sz w:val="24"/>
            <w:lang w:val="pt-BR"/>
          </w:rPr>
          <w:t>orientações</w:t>
        </w:r>
      </w:ins>
      <w:del w:id="194" w:author="Elias De Moraes Fernandes" w:date="2016-03-16T12:40:00Z">
        <w:r w:rsidDel="006F4426">
          <w:rPr>
            <w:sz w:val="24"/>
            <w:lang w:val="pt-BR"/>
          </w:rPr>
          <w:delText xml:space="preserve">que vai </w:delText>
        </w:r>
        <w:r w:rsidR="00EA583C" w:rsidDel="006F4426">
          <w:rPr>
            <w:sz w:val="24"/>
            <w:lang w:val="pt-BR"/>
          </w:rPr>
          <w:delText>adquirind</w:delText>
        </w:r>
      </w:del>
      <w:ins w:id="195" w:author="Elias De Moraes Fernandes" w:date="2016-03-16T12:40:00Z">
        <w:r w:rsidR="006F4426">
          <w:rPr>
            <w:sz w:val="24"/>
            <w:lang w:val="pt-BR"/>
          </w:rPr>
          <w:t xml:space="preserve"> passadas ao jogador</w:t>
        </w:r>
      </w:ins>
      <w:del w:id="196" w:author="Elias De Moraes Fernandes" w:date="2016-03-16T12:40:00Z">
        <w:r w:rsidR="00EA583C" w:rsidDel="006F4426">
          <w:rPr>
            <w:sz w:val="24"/>
            <w:lang w:val="pt-BR"/>
          </w:rPr>
          <w:delText>o</w:delText>
        </w:r>
      </w:del>
      <w:r>
        <w:rPr>
          <w:sz w:val="24"/>
          <w:lang w:val="pt-BR"/>
        </w:rPr>
        <w:t>.</w:t>
      </w:r>
      <w:r w:rsidR="00D53D6A">
        <w:rPr>
          <w:sz w:val="24"/>
          <w:lang w:val="pt-BR"/>
        </w:rPr>
        <w:t xml:space="preserve"> </w:t>
      </w:r>
    </w:p>
    <w:p w14:paraId="58FA168E" w14:textId="10057701" w:rsidR="00D53D6A" w:rsidRDefault="00D53D6A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deixar a caixa saudável, precisa avançar a fase de acordo com a pontuação</w:t>
      </w:r>
      <w:ins w:id="197" w:author="Elias De Moraes Fernandes" w:date="2016-03-16T12:40:00Z">
        <w:r w:rsidR="006F4426">
          <w:rPr>
            <w:sz w:val="24"/>
            <w:lang w:val="pt-BR"/>
          </w:rPr>
          <w:t>/tempo</w:t>
        </w:r>
      </w:ins>
      <w:r>
        <w:rPr>
          <w:sz w:val="24"/>
          <w:lang w:val="pt-BR"/>
        </w:rPr>
        <w:t xml:space="preserve"> estipulad</w:t>
      </w:r>
      <w:ins w:id="198" w:author="Elias De Moraes Fernandes" w:date="2016-03-16T12:41:00Z">
        <w:r w:rsidR="006F4426">
          <w:rPr>
            <w:sz w:val="24"/>
            <w:lang w:val="pt-BR"/>
          </w:rPr>
          <w:t>os</w:t>
        </w:r>
      </w:ins>
      <w:del w:id="199" w:author="Elias De Moraes Fernandes" w:date="2016-03-16T12:41:00Z">
        <w:r w:rsidDel="006F4426">
          <w:rPr>
            <w:sz w:val="24"/>
            <w:lang w:val="pt-BR"/>
          </w:rPr>
          <w:delText>a</w:delText>
        </w:r>
      </w:del>
      <w:r>
        <w:rPr>
          <w:sz w:val="24"/>
          <w:lang w:val="pt-BR"/>
        </w:rPr>
        <w:t xml:space="preserve"> e eliminar todos inimigos.</w:t>
      </w:r>
      <w:r w:rsidR="0017185E">
        <w:rPr>
          <w:sz w:val="24"/>
          <w:lang w:val="pt-BR"/>
        </w:rPr>
        <w:t xml:space="preserve"> Com isso, atribui se o sistema de recompensas.</w:t>
      </w:r>
    </w:p>
    <w:p w14:paraId="547A24DD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CE50335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funciona o sistema de recompensas? Pontos, dinheiro, experiência, itens colecionáveis, armas, poderes?</w:t>
      </w:r>
      <w:r>
        <w:rPr>
          <w:sz w:val="24"/>
          <w:lang w:val="pt-BR"/>
        </w:rPr>
        <w:t xml:space="preserve"> Quais</w:t>
      </w:r>
      <w:r w:rsidRPr="00372CA9">
        <w:rPr>
          <w:sz w:val="24"/>
          <w:lang w:val="pt-BR"/>
        </w:rPr>
        <w:t xml:space="preserve"> 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benefício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que o jogador tem com cada um desses itens?</w:t>
      </w:r>
    </w:p>
    <w:p w14:paraId="584D14E4" w14:textId="143A48BC" w:rsidR="00341139" w:rsidRDefault="00D53E06" w:rsidP="007C6837">
      <w:pPr>
        <w:pStyle w:val="ListParagraph"/>
        <w:tabs>
          <w:tab w:val="left" w:pos="7672"/>
        </w:tabs>
        <w:ind w:left="0" w:firstLine="360"/>
        <w:rPr>
          <w:ins w:id="200" w:author="Elias De Moraes Fernandes" w:date="2016-03-16T11:50:00Z"/>
          <w:sz w:val="24"/>
          <w:lang w:val="pt-BR"/>
        </w:rPr>
      </w:pPr>
      <w:del w:id="201" w:author="Elias De Moraes Fernandes" w:date="2016-03-16T11:49:00Z">
        <w:r w:rsidDel="00341139">
          <w:rPr>
            <w:sz w:val="24"/>
            <w:lang w:val="pt-BR"/>
          </w:rPr>
          <w:delText xml:space="preserve">As atribuições de recompensas para o jogador </w:delText>
        </w:r>
      </w:del>
      <w:ins w:id="202" w:author="Elias De Moraes Fernandes" w:date="2016-03-16T11:49:00Z">
        <w:r w:rsidR="00341139">
          <w:rPr>
            <w:sz w:val="24"/>
            <w:lang w:val="pt-BR"/>
          </w:rPr>
          <w:t xml:space="preserve">As atribuições de recompensas para o jogador encontram-se no </w:t>
        </w:r>
        <w:proofErr w:type="spellStart"/>
        <w:r w:rsidR="00341139" w:rsidRPr="00341139">
          <w:rPr>
            <w:i/>
            <w:sz w:val="24"/>
            <w:lang w:val="pt-BR"/>
            <w:rPrChange w:id="203" w:author="Elias De Moraes Fernandes" w:date="2016-03-16T11:49:00Z">
              <w:rPr>
                <w:sz w:val="24"/>
                <w:lang w:val="pt-BR"/>
              </w:rPr>
            </w:rPrChange>
          </w:rPr>
          <w:t>Level</w:t>
        </w:r>
        <w:proofErr w:type="spellEnd"/>
        <w:r w:rsidR="00341139" w:rsidRPr="00341139">
          <w:rPr>
            <w:i/>
            <w:sz w:val="24"/>
            <w:lang w:val="pt-BR"/>
            <w:rPrChange w:id="204" w:author="Elias De Moraes Fernandes" w:date="2016-03-16T11:49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="00341139" w:rsidRPr="00341139">
          <w:rPr>
            <w:i/>
            <w:sz w:val="24"/>
            <w:lang w:val="pt-BR"/>
            <w:rPrChange w:id="205" w:author="Elias De Moraes Fernandes" w:date="2016-03-16T11:49:00Z">
              <w:rPr>
                <w:sz w:val="24"/>
                <w:lang w:val="pt-BR"/>
              </w:rPr>
            </w:rPrChange>
          </w:rPr>
          <w:t>Clear</w:t>
        </w:r>
        <w:proofErr w:type="spellEnd"/>
        <w:r w:rsidR="00341139">
          <w:rPr>
            <w:sz w:val="24"/>
            <w:lang w:val="pt-BR"/>
          </w:rPr>
          <w:t xml:space="preserve"> (após cada fase terminar)</w:t>
        </w:r>
      </w:ins>
    </w:p>
    <w:p w14:paraId="14A2DB9A" w14:textId="74359E0F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06" w:author="Elias De Moraes Fernandes" w:date="2016-03-16T11:50:00Z"/>
          <w:sz w:val="24"/>
          <w:lang w:val="pt-BR"/>
        </w:rPr>
      </w:pPr>
      <w:ins w:id="207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08" w:author="Elias De Moraes Fernandes" w:date="2016-03-16T12:33:00Z">
        <w:r w:rsidR="00C050CD">
          <w:rPr>
            <w:sz w:val="24"/>
            <w:lang w:val="pt-BR"/>
          </w:rPr>
          <w:t>0</w:t>
        </w:r>
      </w:ins>
      <w:ins w:id="209" w:author="Elias De Moraes Fernandes" w:date="2016-03-16T11:50:00Z">
        <w:r w:rsidRPr="00341139">
          <w:rPr>
            <w:sz w:val="24"/>
            <w:lang w:val="pt-BR"/>
          </w:rPr>
          <w:t xml:space="preserve"> - Tutorial [0]</w:t>
        </w:r>
        <w:r>
          <w:rPr>
            <w:sz w:val="24"/>
            <w:lang w:val="pt-BR"/>
          </w:rPr>
          <w:t xml:space="preserve"> – Se o jogador não perdeu vida, ele ganha </w:t>
        </w:r>
      </w:ins>
      <w:ins w:id="210" w:author="Elias De Moraes Fernandes" w:date="2016-03-16T11:52:00Z">
        <w:r w:rsidR="00492CD9" w:rsidRPr="00492CD9">
          <w:rPr>
            <w:b/>
            <w:sz w:val="24"/>
            <w:lang w:val="pt-BR"/>
            <w:rPrChange w:id="211" w:author="Elias De Moraes Fernandes" w:date="2016-03-16T11:54:00Z">
              <w:rPr>
                <w:sz w:val="24"/>
                <w:lang w:val="pt-BR"/>
              </w:rPr>
            </w:rPrChange>
          </w:rPr>
          <w:t>50</w:t>
        </w:r>
      </w:ins>
      <w:ins w:id="212" w:author="Elias De Moraes Fernandes" w:date="2016-03-16T11:50:00Z">
        <w:r w:rsidRPr="00492CD9">
          <w:rPr>
            <w:b/>
            <w:sz w:val="24"/>
            <w:lang w:val="pt-BR"/>
            <w:rPrChange w:id="213" w:author="Elias De Moraes Fernandes" w:date="2016-03-16T11:54:00Z">
              <w:rPr>
                <w:sz w:val="24"/>
                <w:lang w:val="pt-BR"/>
              </w:rPr>
            </w:rPrChange>
          </w:rPr>
          <w:t xml:space="preserve"> pontos</w:t>
        </w:r>
        <w:r>
          <w:rPr>
            <w:sz w:val="24"/>
            <w:lang w:val="pt-BR"/>
          </w:rPr>
          <w:t>.</w:t>
        </w:r>
      </w:ins>
    </w:p>
    <w:p w14:paraId="46CF651B" w14:textId="69D6FD42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14" w:author="Elias De Moraes Fernandes" w:date="2016-03-16T11:50:00Z"/>
          <w:sz w:val="24"/>
          <w:lang w:val="pt-BR"/>
        </w:rPr>
      </w:pPr>
      <w:ins w:id="215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16" w:author="Elias De Moraes Fernandes" w:date="2016-03-16T12:33:00Z">
        <w:r w:rsidR="00C050CD">
          <w:rPr>
            <w:sz w:val="24"/>
            <w:lang w:val="pt-BR"/>
          </w:rPr>
          <w:t>1</w:t>
        </w:r>
      </w:ins>
      <w:ins w:id="217" w:author="Elias De Moraes Fernandes" w:date="2016-03-16T11:50:00Z">
        <w:r w:rsidRPr="00341139">
          <w:rPr>
            <w:sz w:val="24"/>
            <w:lang w:val="pt-BR"/>
          </w:rPr>
          <w:t>- Alimentar Corretamente [</w:t>
        </w:r>
      </w:ins>
      <w:ins w:id="218" w:author="Elias De Moraes Fernandes" w:date="2016-03-16T11:55:00Z">
        <w:r w:rsidR="00492CD9" w:rsidRPr="00492CD9">
          <w:rPr>
            <w:b/>
            <w:sz w:val="24"/>
            <w:lang w:val="pt-BR"/>
            <w:rPrChange w:id="219" w:author="Elias De Moraes Fernandes" w:date="2016-03-16T11:56:00Z">
              <w:rPr>
                <w:sz w:val="24"/>
                <w:lang w:val="pt-BR"/>
              </w:rPr>
            </w:rPrChange>
          </w:rPr>
          <w:t>100 pontos</w:t>
        </w:r>
      </w:ins>
      <w:ins w:id="220" w:author="Elias De Moraes Fernandes" w:date="2016-03-16T11:50:00Z">
        <w:r w:rsidRPr="00341139">
          <w:rPr>
            <w:sz w:val="24"/>
            <w:lang w:val="pt-BR"/>
          </w:rPr>
          <w:t>]</w:t>
        </w:r>
      </w:ins>
      <w:ins w:id="221" w:author="Elias De Moraes Fernandes" w:date="2016-03-16T11:55:00Z">
        <w:r w:rsidR="00492CD9" w:rsidRPr="00492CD9">
          <w:rPr>
            <w:sz w:val="24"/>
            <w:lang w:val="pt-BR"/>
          </w:rPr>
          <w:t xml:space="preserve"> </w:t>
        </w:r>
        <w:r w:rsidR="00492CD9" w:rsidRPr="00492CD9">
          <w:rPr>
            <w:color w:val="000000" w:themeColor="text1"/>
            <w:sz w:val="24"/>
            <w:lang w:val="pt-BR"/>
            <w:rPrChange w:id="222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="00492CD9" w:rsidRPr="00492CD9">
          <w:rPr>
            <w:color w:val="C00000"/>
            <w:sz w:val="24"/>
            <w:lang w:val="pt-BR"/>
            <w:rPrChange w:id="223" w:author="Elias De Moraes Fernandes" w:date="2016-03-16T11:56:00Z">
              <w:rPr>
                <w:sz w:val="24"/>
                <w:lang w:val="pt-BR"/>
              </w:rPr>
            </w:rPrChange>
          </w:rPr>
          <w:t>-10 pontos</w:t>
        </w:r>
        <w:r w:rsidR="00492CD9" w:rsidRPr="00341139">
          <w:rPr>
            <w:sz w:val="24"/>
            <w:lang w:val="pt-BR"/>
          </w:rPr>
          <w:t xml:space="preserve"> para errada]</w:t>
        </w:r>
        <w:r w:rsidR="00492CD9">
          <w:rPr>
            <w:sz w:val="24"/>
            <w:lang w:val="pt-BR"/>
          </w:rPr>
          <w:t xml:space="preserve"> - </w:t>
        </w:r>
        <w:r w:rsidR="00492CD9" w:rsidRPr="00492CD9">
          <w:rPr>
            <w:sz w:val="24"/>
            <w:lang w:val="pt-BR"/>
          </w:rPr>
          <w:t>Desbloquear Bomba Ácida (Limão)</w:t>
        </w:r>
      </w:ins>
    </w:p>
    <w:p w14:paraId="1D66A590" w14:textId="687CCCCF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24" w:author="Elias De Moraes Fernandes" w:date="2016-03-16T11:50:00Z"/>
          <w:sz w:val="24"/>
          <w:lang w:val="pt-BR"/>
        </w:rPr>
      </w:pPr>
      <w:ins w:id="225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26" w:author="Elias De Moraes Fernandes" w:date="2016-03-16T12:33:00Z">
        <w:r w:rsidR="00C050CD">
          <w:rPr>
            <w:sz w:val="24"/>
            <w:lang w:val="pt-BR"/>
          </w:rPr>
          <w:t>2</w:t>
        </w:r>
      </w:ins>
      <w:ins w:id="227" w:author="Elias De Moraes Fernandes" w:date="2016-03-16T11:50:00Z">
        <w:r w:rsidRPr="00341139">
          <w:rPr>
            <w:sz w:val="24"/>
            <w:lang w:val="pt-BR"/>
          </w:rPr>
          <w:t xml:space="preserve"> - Questão Múltipla </w:t>
        </w:r>
      </w:ins>
      <w:ins w:id="228" w:author="Elias De Moraes Fernandes" w:date="2016-03-16T11:52:00Z">
        <w:r w:rsidR="00492CD9" w:rsidRPr="00341139">
          <w:rPr>
            <w:sz w:val="24"/>
            <w:lang w:val="pt-BR"/>
          </w:rPr>
          <w:t>Escolha [</w:t>
        </w:r>
      </w:ins>
      <w:ins w:id="229" w:author="Elias De Moraes Fernandes" w:date="2016-03-16T11:50:00Z">
        <w:r w:rsidRPr="00492CD9">
          <w:rPr>
            <w:b/>
            <w:sz w:val="24"/>
            <w:lang w:val="pt-BR"/>
            <w:rPrChange w:id="230" w:author="Elias De Moraes Fernandes" w:date="2016-03-16T11:54:00Z">
              <w:rPr>
                <w:sz w:val="24"/>
                <w:lang w:val="pt-BR"/>
              </w:rPr>
            </w:rPrChange>
          </w:rPr>
          <w:t>150 pontos extra pra certo</w:t>
        </w:r>
        <w:r w:rsidRPr="00341139">
          <w:rPr>
            <w:sz w:val="24"/>
            <w:lang w:val="pt-BR"/>
          </w:rPr>
          <w:t xml:space="preserve">] </w:t>
        </w:r>
        <w:r w:rsidRPr="00492CD9">
          <w:rPr>
            <w:color w:val="000000" w:themeColor="text1"/>
            <w:sz w:val="24"/>
            <w:lang w:val="pt-BR"/>
            <w:rPrChange w:id="231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Pr="00492CD9">
          <w:rPr>
            <w:color w:val="C00000"/>
            <w:sz w:val="24"/>
            <w:lang w:val="pt-BR"/>
            <w:rPrChange w:id="232" w:author="Elias De Moraes Fernandes" w:date="2016-03-16T11:56:00Z">
              <w:rPr>
                <w:sz w:val="24"/>
                <w:lang w:val="pt-BR"/>
              </w:rPr>
            </w:rPrChange>
          </w:rPr>
          <w:t xml:space="preserve">-15 pontos </w:t>
        </w:r>
        <w:r w:rsidRPr="00341139">
          <w:rPr>
            <w:sz w:val="24"/>
            <w:lang w:val="pt-BR"/>
          </w:rPr>
          <w:t>para errada]</w:t>
        </w:r>
      </w:ins>
      <w:ins w:id="233" w:author="Elias De Moraes Fernandes" w:date="2016-03-16T11:55:00Z">
        <w:r w:rsidR="00492CD9">
          <w:rPr>
            <w:sz w:val="24"/>
            <w:lang w:val="pt-BR"/>
          </w:rPr>
          <w:t xml:space="preserve"> - </w:t>
        </w:r>
        <w:r w:rsidR="00492CD9" w:rsidRPr="00492CD9">
          <w:rPr>
            <w:sz w:val="24"/>
            <w:lang w:val="pt-BR"/>
          </w:rPr>
          <w:t>Desbloquear Carvão Moído</w:t>
        </w:r>
      </w:ins>
    </w:p>
    <w:p w14:paraId="05EA363F" w14:textId="63873D0E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34" w:author="Elias De Moraes Fernandes" w:date="2016-03-16T11:50:00Z"/>
          <w:sz w:val="24"/>
          <w:lang w:val="pt-BR"/>
        </w:rPr>
      </w:pPr>
      <w:ins w:id="235" w:author="Elias De Moraes Fernandes" w:date="2016-03-16T11:50:00Z">
        <w:r w:rsidRPr="00341139">
          <w:rPr>
            <w:sz w:val="24"/>
            <w:lang w:val="pt-BR"/>
          </w:rPr>
          <w:lastRenderedPageBreak/>
          <w:t xml:space="preserve">Fase </w:t>
        </w:r>
      </w:ins>
      <w:ins w:id="236" w:author="Elias De Moraes Fernandes" w:date="2016-03-16T12:33:00Z">
        <w:r w:rsidR="00C050CD">
          <w:rPr>
            <w:sz w:val="24"/>
            <w:lang w:val="pt-BR"/>
          </w:rPr>
          <w:t>3</w:t>
        </w:r>
      </w:ins>
      <w:ins w:id="237" w:author="Elias De Moraes Fernandes" w:date="2016-03-16T11:50:00Z">
        <w:r w:rsidRPr="00341139">
          <w:rPr>
            <w:sz w:val="24"/>
            <w:lang w:val="pt-BR"/>
          </w:rPr>
          <w:t xml:space="preserve"> - Questão Múltipla Escolha [</w:t>
        </w:r>
        <w:r w:rsidRPr="00492CD9">
          <w:rPr>
            <w:b/>
            <w:sz w:val="24"/>
            <w:lang w:val="pt-BR"/>
            <w:rPrChange w:id="238" w:author="Elias De Moraes Fernandes" w:date="2016-03-16T11:54:00Z">
              <w:rPr>
                <w:sz w:val="24"/>
                <w:lang w:val="pt-BR"/>
              </w:rPr>
            </w:rPrChange>
          </w:rPr>
          <w:t>300 pontos extra pra certo</w:t>
        </w:r>
        <w:r w:rsidRPr="00341139">
          <w:rPr>
            <w:sz w:val="24"/>
            <w:lang w:val="pt-BR"/>
          </w:rPr>
          <w:t xml:space="preserve">] </w:t>
        </w:r>
        <w:r w:rsidRPr="00492CD9">
          <w:rPr>
            <w:color w:val="000000" w:themeColor="text1"/>
            <w:sz w:val="24"/>
            <w:lang w:val="pt-BR"/>
            <w:rPrChange w:id="239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Pr="00492CD9">
          <w:rPr>
            <w:color w:val="C00000"/>
            <w:sz w:val="24"/>
            <w:lang w:val="pt-BR"/>
            <w:rPrChange w:id="240" w:author="Elias De Moraes Fernandes" w:date="2016-03-16T11:56:00Z">
              <w:rPr>
                <w:sz w:val="24"/>
                <w:lang w:val="pt-BR"/>
              </w:rPr>
            </w:rPrChange>
          </w:rPr>
          <w:t xml:space="preserve">-30 pontos </w:t>
        </w:r>
        <w:r w:rsidRPr="00341139">
          <w:rPr>
            <w:sz w:val="24"/>
            <w:lang w:val="pt-BR"/>
          </w:rPr>
          <w:t>para errada]</w:t>
        </w:r>
      </w:ins>
      <w:ins w:id="241" w:author="Elias De Moraes Fernandes" w:date="2016-03-16T11:55:00Z">
        <w:r w:rsidR="00492CD9">
          <w:rPr>
            <w:sz w:val="24"/>
            <w:lang w:val="pt-BR"/>
          </w:rPr>
          <w:t xml:space="preserve"> - </w:t>
        </w:r>
        <w:r w:rsidR="00492CD9" w:rsidRPr="00492CD9">
          <w:rPr>
            <w:sz w:val="24"/>
            <w:lang w:val="pt-BR"/>
          </w:rPr>
          <w:t>Desbloquear Borro de Café</w:t>
        </w:r>
      </w:ins>
    </w:p>
    <w:p w14:paraId="1B050082" w14:textId="287FDC3C" w:rsidR="00341139" w:rsidRDefault="00341139">
      <w:pPr>
        <w:pStyle w:val="ListParagraph"/>
        <w:tabs>
          <w:tab w:val="left" w:pos="7672"/>
        </w:tabs>
        <w:ind w:left="709" w:firstLine="360"/>
        <w:rPr>
          <w:ins w:id="242" w:author="Elias De Moraes Fernandes" w:date="2016-03-16T11:49:00Z"/>
          <w:sz w:val="24"/>
          <w:lang w:val="pt-BR"/>
        </w:rPr>
        <w:pPrChange w:id="243" w:author="Elias De Moraes Fernandes" w:date="2016-03-16T11:5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44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45" w:author="Elias De Moraes Fernandes" w:date="2016-03-16T12:33:00Z">
        <w:r w:rsidR="00C050CD">
          <w:rPr>
            <w:sz w:val="24"/>
            <w:lang w:val="pt-BR"/>
          </w:rPr>
          <w:t>4</w:t>
        </w:r>
      </w:ins>
      <w:ins w:id="246" w:author="Elias De Moraes Fernandes" w:date="2016-03-16T11:50:00Z">
        <w:r w:rsidRPr="00341139">
          <w:rPr>
            <w:sz w:val="24"/>
            <w:lang w:val="pt-BR"/>
          </w:rPr>
          <w:t xml:space="preserve"> - Questão Múltipla Escolha [</w:t>
        </w:r>
        <w:r w:rsidRPr="00492CD9">
          <w:rPr>
            <w:b/>
            <w:sz w:val="24"/>
            <w:lang w:val="pt-BR"/>
            <w:rPrChange w:id="247" w:author="Elias De Moraes Fernandes" w:date="2016-03-16T11:54:00Z">
              <w:rPr>
                <w:sz w:val="24"/>
                <w:lang w:val="pt-BR"/>
              </w:rPr>
            </w:rPrChange>
          </w:rPr>
          <w:t>450 pontos extra pra certo</w:t>
        </w:r>
        <w:r w:rsidRPr="00341139">
          <w:rPr>
            <w:sz w:val="24"/>
            <w:lang w:val="pt-BR"/>
          </w:rPr>
          <w:t xml:space="preserve">] </w:t>
        </w:r>
        <w:r w:rsidRPr="00492CD9">
          <w:rPr>
            <w:color w:val="000000" w:themeColor="text1"/>
            <w:sz w:val="24"/>
            <w:lang w:val="pt-BR"/>
            <w:rPrChange w:id="248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Pr="00492CD9">
          <w:rPr>
            <w:color w:val="C00000"/>
            <w:sz w:val="24"/>
            <w:lang w:val="pt-BR"/>
            <w:rPrChange w:id="249" w:author="Elias De Moraes Fernandes" w:date="2016-03-16T11:56:00Z">
              <w:rPr>
                <w:sz w:val="24"/>
                <w:lang w:val="pt-BR"/>
              </w:rPr>
            </w:rPrChange>
          </w:rPr>
          <w:t xml:space="preserve">-45 pontos </w:t>
        </w:r>
        <w:r w:rsidRPr="00341139">
          <w:rPr>
            <w:sz w:val="24"/>
            <w:lang w:val="pt-BR"/>
          </w:rPr>
          <w:t>para errada]</w:t>
        </w:r>
      </w:ins>
    </w:p>
    <w:p w14:paraId="2C111022" w14:textId="202748E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250" w:author="Elias De Moraes Fernandes" w:date="2016-03-16T11:49:00Z">
        <w:r w:rsidDel="00341139">
          <w:rPr>
            <w:sz w:val="24"/>
            <w:lang w:val="pt-BR"/>
          </w:rPr>
          <w:delText xml:space="preserve">são </w:delText>
        </w:r>
      </w:del>
    </w:p>
    <w:p w14:paraId="72DFE8D0" w14:textId="77777777" w:rsidR="00816B9F" w:rsidRDefault="00816B9F" w:rsidP="00C535C6">
      <w:pPr>
        <w:pStyle w:val="ListParagraph"/>
        <w:tabs>
          <w:tab w:val="left" w:pos="7672"/>
        </w:tabs>
        <w:ind w:left="0" w:firstLine="360"/>
        <w:rPr>
          <w:ins w:id="251" w:author="Elias De Moraes Fernandes" w:date="2016-03-16T11:48:00Z"/>
          <w:sz w:val="24"/>
          <w:lang w:val="pt-BR"/>
        </w:rPr>
      </w:pPr>
    </w:p>
    <w:p w14:paraId="3ACB29C1" w14:textId="19CDBC4F" w:rsidR="00D53E06" w:rsidDel="00816B9F" w:rsidRDefault="00D53E06" w:rsidP="007C6837">
      <w:pPr>
        <w:pStyle w:val="ListParagraph"/>
        <w:tabs>
          <w:tab w:val="left" w:pos="7672"/>
        </w:tabs>
        <w:ind w:left="0" w:firstLine="360"/>
        <w:rPr>
          <w:del w:id="252" w:author="Elias De Moraes Fernandes" w:date="2016-03-16T11:48:00Z"/>
          <w:sz w:val="24"/>
          <w:lang w:val="pt-BR"/>
        </w:rPr>
      </w:pPr>
      <w:del w:id="253" w:author="Elias De Moraes Fernandes" w:date="2016-03-16T11:48:00Z">
        <w:r w:rsidDel="00816B9F">
          <w:rPr>
            <w:sz w:val="24"/>
            <w:lang w:val="pt-BR"/>
          </w:rPr>
          <w:delText xml:space="preserve">- </w:delText>
        </w:r>
        <w:r w:rsidR="00F4671F" w:rsidDel="00816B9F">
          <w:rPr>
            <w:sz w:val="24"/>
            <w:lang w:val="pt-BR"/>
          </w:rPr>
          <w:delText>N</w:delText>
        </w:r>
        <w:r w:rsidDel="00816B9F">
          <w:rPr>
            <w:sz w:val="24"/>
            <w:lang w:val="pt-BR"/>
          </w:rPr>
          <w:delText>ovos alimentos inseridos na caixa. Com isso, tem mais poder de escolha para ficar forte</w:delText>
        </w:r>
      </w:del>
    </w:p>
    <w:p w14:paraId="5EA901BD" w14:textId="393D6B23" w:rsidR="00D53E06" w:rsidDel="00816B9F" w:rsidRDefault="00D53E06" w:rsidP="007C6837">
      <w:pPr>
        <w:pStyle w:val="ListParagraph"/>
        <w:tabs>
          <w:tab w:val="left" w:pos="7672"/>
        </w:tabs>
        <w:ind w:left="0" w:firstLine="360"/>
        <w:rPr>
          <w:del w:id="254" w:author="Elias De Moraes Fernandes" w:date="2016-03-16T11:48:00Z"/>
          <w:sz w:val="24"/>
          <w:lang w:val="pt-BR"/>
        </w:rPr>
      </w:pPr>
      <w:del w:id="255" w:author="Elias De Moraes Fernandes" w:date="2016-03-16T11:48:00Z">
        <w:r w:rsidDel="00816B9F">
          <w:rPr>
            <w:sz w:val="24"/>
            <w:lang w:val="pt-BR"/>
          </w:rPr>
          <w:delText xml:space="preserve">- </w:delText>
        </w:r>
        <w:r w:rsidR="00F4671F" w:rsidDel="00816B9F">
          <w:rPr>
            <w:sz w:val="24"/>
            <w:lang w:val="pt-BR"/>
          </w:rPr>
          <w:delText>D</w:delText>
        </w:r>
        <w:r w:rsidDel="00816B9F">
          <w:rPr>
            <w:sz w:val="24"/>
            <w:lang w:val="pt-BR"/>
          </w:rPr>
          <w:delText>obro da pontuação se não perder vida em determinada fase. Incentivo para o jogador manter vida cheia até o fim da fase.</w:delText>
        </w:r>
      </w:del>
    </w:p>
    <w:p w14:paraId="28B8E8B0" w14:textId="46061852" w:rsidR="007C6837" w:rsidDel="00816B9F" w:rsidRDefault="00F4671F" w:rsidP="00C535C6">
      <w:pPr>
        <w:pStyle w:val="ListParagraph"/>
        <w:tabs>
          <w:tab w:val="left" w:pos="7672"/>
        </w:tabs>
        <w:ind w:left="0" w:firstLine="360"/>
        <w:rPr>
          <w:del w:id="256" w:author="Elias De Moraes Fernandes" w:date="2016-03-16T11:48:00Z"/>
          <w:sz w:val="24"/>
          <w:lang w:val="pt-BR"/>
        </w:rPr>
      </w:pPr>
      <w:del w:id="257" w:author="Elias De Moraes Fernandes" w:date="2016-03-16T11:48:00Z">
        <w:r w:rsidDel="00816B9F">
          <w:rPr>
            <w:sz w:val="24"/>
            <w:lang w:val="pt-BR"/>
          </w:rPr>
          <w:delText>- Se destruir o ninho de formigas, ganha mais uma opção de Bomba Ácida para combater as formigas e sanguessugas.</w:delText>
        </w:r>
      </w:del>
    </w:p>
    <w:p w14:paraId="4DEF3B50" w14:textId="77777777" w:rsidR="00C535C6" w:rsidRPr="00C535C6" w:rsidRDefault="00C535C6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77B23B3" w14:textId="6D8804C8" w:rsidR="00E77129" w:rsidRPr="00E03FE4" w:rsidRDefault="00E77129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258" w:author="Elias De Moraes Fernandes" w:date="2016-03-16T11:10:00Z">
            <w:rPr>
              <w:shd w:val="clear" w:color="auto" w:fill="FFFFFF"/>
              <w:lang w:val="pt-BR"/>
            </w:rPr>
          </w:rPrChange>
        </w:rPr>
        <w:pPrChange w:id="259" w:author="Elias De Moraes Fernandes" w:date="2016-03-16T11:10:00Z">
          <w:pPr/>
        </w:pPrChange>
      </w:pPr>
      <w:r w:rsidRPr="00E03FE4">
        <w:rPr>
          <w:sz w:val="24"/>
          <w:lang w:val="pt-BR"/>
          <w:rPrChange w:id="260" w:author="Elias De Moraes Fernandes" w:date="2016-03-16T11:10:00Z">
            <w:rPr>
              <w:shd w:val="clear" w:color="auto" w:fill="FFFFFF"/>
            </w:rPr>
          </w:rPrChange>
        </w:rPr>
        <w:t>A condição de Vitória é dada das seguintes formas:</w:t>
      </w:r>
    </w:p>
    <w:p w14:paraId="6223D3BF" w14:textId="0BE2EABF" w:rsidR="00E77129" w:rsidRPr="00E03FE4" w:rsidRDefault="00E77129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61" w:author="Elias De Moraes Fernandes" w:date="2016-03-16T11:10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62" w:author="Elias De Moraes Fernandes" w:date="2016-03-16T11:10:00Z">
          <w:pPr>
            <w:pStyle w:val="NoSpacing"/>
            <w:ind w:left="720"/>
          </w:pPr>
        </w:pPrChange>
      </w:pPr>
      <w:r w:rsidRPr="00E03FE4">
        <w:rPr>
          <w:sz w:val="24"/>
          <w:lang w:val="pt-BR"/>
          <w:rPrChange w:id="263" w:author="Elias De Moraes Fernandes" w:date="2016-03-16T11:10:00Z">
            <w:rPr>
              <w:shd w:val="clear" w:color="auto" w:fill="FFFFFF"/>
            </w:rPr>
          </w:rPrChange>
        </w:rPr>
        <w:t>- Fazer pontuação Mínima</w:t>
      </w:r>
      <w:ins w:id="264" w:author="Elias De Moraes Fernandes" w:date="2016-03-16T11:51:00Z">
        <w:r w:rsidR="00341139">
          <w:rPr>
            <w:sz w:val="24"/>
            <w:lang w:val="pt-BR"/>
          </w:rPr>
          <w:t xml:space="preserve"> estipulada na fase</w:t>
        </w:r>
      </w:ins>
    </w:p>
    <w:p w14:paraId="3A36C137" w14:textId="06BA817C" w:rsidR="00602B0E" w:rsidRPr="00E03FE4" w:rsidDel="00341139" w:rsidRDefault="00602B0E">
      <w:pPr>
        <w:pStyle w:val="ListParagraph"/>
        <w:tabs>
          <w:tab w:val="left" w:pos="7672"/>
        </w:tabs>
        <w:ind w:left="360" w:firstLine="360"/>
        <w:rPr>
          <w:del w:id="265" w:author="Elias De Moraes Fernandes" w:date="2016-03-16T11:50:00Z"/>
          <w:sz w:val="24"/>
          <w:lang w:val="pt-BR"/>
          <w:rPrChange w:id="266" w:author="Elias De Moraes Fernandes" w:date="2016-03-16T11:10:00Z">
            <w:rPr>
              <w:del w:id="267" w:author="Elias De Moraes Fernandes" w:date="2016-03-16T11:50:00Z"/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268" w:author="Elias De Moraes Fernandes" w:date="2016-03-16T11:10:00Z">
          <w:pPr>
            <w:pStyle w:val="NoSpacing"/>
            <w:ind w:left="720"/>
          </w:pPr>
        </w:pPrChange>
      </w:pPr>
      <w:r w:rsidRPr="00E03FE4">
        <w:rPr>
          <w:sz w:val="24"/>
          <w:lang w:val="pt-BR"/>
          <w:rPrChange w:id="269" w:author="Elias De Moraes Fernandes" w:date="2016-03-16T11:10:00Z">
            <w:rPr>
              <w:shd w:val="clear" w:color="auto" w:fill="FFFFFF"/>
            </w:rPr>
          </w:rPrChange>
        </w:rPr>
        <w:t xml:space="preserve">- </w:t>
      </w:r>
      <w:del w:id="270" w:author="Elias De Moraes Fernandes" w:date="2016-03-16T11:50:00Z">
        <w:r w:rsidRPr="00E03FE4" w:rsidDel="00341139">
          <w:rPr>
            <w:sz w:val="24"/>
            <w:lang w:val="pt-BR"/>
            <w:rPrChange w:id="271" w:author="Elias De Moraes Fernandes" w:date="2016-03-16T11:10:00Z">
              <w:rPr>
                <w:shd w:val="clear" w:color="auto" w:fill="FFFFFF"/>
              </w:rPr>
            </w:rPrChange>
          </w:rPr>
          <w:delText>Comer todos os alimentos antes dos Inimigos</w:delText>
        </w:r>
      </w:del>
    </w:p>
    <w:p w14:paraId="137F3057" w14:textId="7C27003F" w:rsidR="00E77129" w:rsidRPr="00E03FE4" w:rsidDel="00341139" w:rsidRDefault="00E77129">
      <w:pPr>
        <w:pStyle w:val="ListParagraph"/>
        <w:tabs>
          <w:tab w:val="left" w:pos="7672"/>
        </w:tabs>
        <w:ind w:left="360" w:firstLine="360"/>
        <w:rPr>
          <w:del w:id="272" w:author="Elias De Moraes Fernandes" w:date="2016-03-16T11:50:00Z"/>
          <w:sz w:val="24"/>
          <w:lang w:val="pt-BR"/>
          <w:rPrChange w:id="273" w:author="Elias De Moraes Fernandes" w:date="2016-03-16T11:10:00Z">
            <w:rPr>
              <w:del w:id="274" w:author="Elias De Moraes Fernandes" w:date="2016-03-16T11:50:00Z"/>
              <w:shd w:val="clear" w:color="auto" w:fill="FFFFFF"/>
            </w:rPr>
          </w:rPrChange>
        </w:rPr>
        <w:pPrChange w:id="275" w:author="Elias De Moraes Fernandes" w:date="2016-03-16T11:10:00Z">
          <w:pPr>
            <w:pStyle w:val="NoSpacing"/>
            <w:ind w:left="720"/>
          </w:pPr>
        </w:pPrChange>
      </w:pPr>
      <w:del w:id="276" w:author="Elias De Moraes Fernandes" w:date="2016-03-16T11:50:00Z">
        <w:r w:rsidRPr="00E03FE4" w:rsidDel="00341139">
          <w:rPr>
            <w:sz w:val="24"/>
            <w:lang w:val="pt-BR"/>
            <w:rPrChange w:id="277" w:author="Elias De Moraes Fernandes" w:date="2016-03-16T11:10:00Z">
              <w:rPr>
                <w:shd w:val="clear" w:color="auto" w:fill="FFFFFF"/>
              </w:rPr>
            </w:rPrChange>
          </w:rPr>
          <w:delText>- Proteger dos inimigos</w:delText>
        </w:r>
        <w:r w:rsidR="00C535C6" w:rsidRPr="00E03FE4" w:rsidDel="00341139">
          <w:rPr>
            <w:sz w:val="24"/>
            <w:lang w:val="pt-BR"/>
            <w:rPrChange w:id="278" w:author="Elias De Moraes Fernandes" w:date="2016-03-16T11:10:00Z">
              <w:rPr>
                <w:shd w:val="clear" w:color="auto" w:fill="FFFFFF"/>
              </w:rPr>
            </w:rPrChange>
          </w:rPr>
          <w:delText xml:space="preserve"> e Matá-los</w:delText>
        </w:r>
      </w:del>
    </w:p>
    <w:p w14:paraId="63BD97DA" w14:textId="3C1BA703" w:rsidR="00516639" w:rsidRPr="00E03FE4" w:rsidRDefault="00516639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79" w:author="Elias De Moraes Fernandes" w:date="2016-03-16T11:10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80" w:author="Elias De Moraes Fernandes" w:date="2016-03-16T11:50:00Z">
          <w:pPr>
            <w:pStyle w:val="NoSpacing"/>
            <w:ind w:left="720"/>
          </w:pPr>
        </w:pPrChange>
      </w:pPr>
      <w:del w:id="281" w:author="Elias De Moraes Fernandes" w:date="2016-03-16T11:50:00Z">
        <w:r w:rsidRPr="00E03FE4" w:rsidDel="00341139">
          <w:rPr>
            <w:sz w:val="24"/>
            <w:lang w:val="pt-BR"/>
            <w:rPrChange w:id="282" w:author="Elias De Moraes Fernandes" w:date="2016-03-16T11:10:00Z">
              <w:rPr>
                <w:shd w:val="clear" w:color="auto" w:fill="FFFFFF"/>
              </w:rPr>
            </w:rPrChange>
          </w:rPr>
          <w:delText>- Salvar a caixa</w:delText>
        </w:r>
        <w:r w:rsidR="00A65EA9" w:rsidRPr="00E03FE4" w:rsidDel="00341139">
          <w:rPr>
            <w:sz w:val="24"/>
            <w:lang w:val="pt-BR"/>
            <w:rPrChange w:id="283" w:author="Elias De Moraes Fernandes" w:date="2016-03-16T11:10:00Z">
              <w:rPr>
                <w:shd w:val="clear" w:color="auto" w:fill="FFFFFF"/>
              </w:rPr>
            </w:rPrChange>
          </w:rPr>
          <w:delText xml:space="preserve"> de compostagem</w:delText>
        </w:r>
      </w:del>
      <w:ins w:id="284" w:author="Elias De Moraes Fernandes" w:date="2016-03-16T11:50:00Z">
        <w:r w:rsidR="00341139">
          <w:rPr>
            <w:sz w:val="24"/>
            <w:lang w:val="pt-BR"/>
          </w:rPr>
          <w:t>Realizar a miss</w:t>
        </w:r>
      </w:ins>
      <w:ins w:id="285" w:author="Elias De Moraes Fernandes" w:date="2016-03-16T11:51:00Z">
        <w:r w:rsidR="00341139">
          <w:rPr>
            <w:sz w:val="24"/>
            <w:lang w:val="pt-BR"/>
          </w:rPr>
          <w:t>ão da fase dentro do tempo estipulado</w:t>
        </w:r>
      </w:ins>
    </w:p>
    <w:p w14:paraId="5E090FF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CB661CE" w14:textId="2000DF90" w:rsidR="007C6837" w:rsidDel="00341139" w:rsidRDefault="007C6837" w:rsidP="007C6837">
      <w:pPr>
        <w:pStyle w:val="ListParagraph"/>
        <w:tabs>
          <w:tab w:val="left" w:pos="7672"/>
        </w:tabs>
        <w:ind w:left="0" w:firstLine="360"/>
        <w:rPr>
          <w:del w:id="286" w:author="Elias De Moraes Fernandes" w:date="2016-03-16T11:51:00Z"/>
          <w:sz w:val="24"/>
          <w:lang w:val="pt-BR"/>
        </w:rPr>
      </w:pPr>
      <w:del w:id="287" w:author="Elias De Moraes Fernandes" w:date="2016-03-16T11:51:00Z">
        <w:r w:rsidDel="00341139">
          <w:rPr>
            <w:sz w:val="24"/>
            <w:lang w:val="pt-BR"/>
          </w:rPr>
          <w:delText xml:space="preserve">- </w:delText>
        </w:r>
        <w:r w:rsidRPr="007C6837" w:rsidDel="00341139">
          <w:rPr>
            <w:sz w:val="24"/>
            <w:lang w:val="pt-BR"/>
          </w:rPr>
          <w:delText>Qual é a condição de derrota? Perder 3 vidas? Ficar sem energia?</w:delText>
        </w:r>
      </w:del>
    </w:p>
    <w:p w14:paraId="7463AD0D" w14:textId="7EC9B778" w:rsidR="00552C0C" w:rsidRPr="00341139" w:rsidRDefault="00552C0C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288" w:author="Elias De Moraes Fernandes" w:date="2016-03-16T11:51:00Z">
            <w:rPr>
              <w:shd w:val="clear" w:color="auto" w:fill="FFFFFF"/>
              <w:lang w:val="pt-BR"/>
            </w:rPr>
          </w:rPrChange>
        </w:rPr>
        <w:pPrChange w:id="289" w:author="Elias De Moraes Fernandes" w:date="2016-03-16T11:51:00Z">
          <w:pPr/>
        </w:pPrChange>
      </w:pPr>
      <w:r w:rsidRPr="00341139">
        <w:rPr>
          <w:sz w:val="24"/>
          <w:lang w:val="pt-BR"/>
          <w:rPrChange w:id="290" w:author="Elias De Moraes Fernandes" w:date="2016-03-16T11:51:00Z">
            <w:rPr>
              <w:shd w:val="clear" w:color="auto" w:fill="FFFFFF"/>
            </w:rPr>
          </w:rPrChange>
        </w:rPr>
        <w:t>A condição de Derrota é dada das seguintes formas:</w:t>
      </w:r>
    </w:p>
    <w:p w14:paraId="42DDDDBC" w14:textId="77777777" w:rsidR="00552C0C" w:rsidRPr="00234111" w:rsidRDefault="00552C0C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91" w:author="Elias De Moraes Fernandes" w:date="2016-03-16T11:12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92" w:author="Elias De Moraes Fernandes" w:date="2016-03-16T12:41:00Z">
          <w:pPr>
            <w:pStyle w:val="NoSpacing"/>
            <w:ind w:left="720"/>
          </w:pPr>
        </w:pPrChange>
      </w:pPr>
      <w:r w:rsidRPr="00234111">
        <w:rPr>
          <w:sz w:val="24"/>
          <w:lang w:val="pt-BR"/>
          <w:rPrChange w:id="293" w:author="Elias De Moraes Fernandes" w:date="2016-03-16T11:12:00Z">
            <w:rPr>
              <w:shd w:val="clear" w:color="auto" w:fill="FFFFFF"/>
            </w:rPr>
          </w:rPrChange>
        </w:rPr>
        <w:t>- Jogador (Minhoca) não proteger a terra e se proteger</w:t>
      </w:r>
    </w:p>
    <w:p w14:paraId="54904E50" w14:textId="6209442B" w:rsidR="00552C0C" w:rsidRPr="00234111" w:rsidRDefault="00552C0C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94" w:author="Elias De Moraes Fernandes" w:date="2016-03-16T11:12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95" w:author="Elias De Moraes Fernandes" w:date="2016-03-16T12:41:00Z">
          <w:pPr>
            <w:pStyle w:val="NoSpacing"/>
            <w:ind w:left="720"/>
          </w:pPr>
        </w:pPrChange>
      </w:pPr>
      <w:r w:rsidRPr="00234111">
        <w:rPr>
          <w:sz w:val="24"/>
          <w:lang w:val="pt-BR"/>
          <w:rPrChange w:id="296" w:author="Elias De Moraes Fernandes" w:date="2016-03-16T11:12:00Z">
            <w:rPr>
              <w:shd w:val="clear" w:color="auto" w:fill="FFFFFF"/>
            </w:rPr>
          </w:rPrChange>
        </w:rPr>
        <w:t xml:space="preserve">- Se </w:t>
      </w:r>
      <w:r w:rsidR="000A3926" w:rsidRPr="00234111">
        <w:rPr>
          <w:sz w:val="24"/>
          <w:lang w:val="pt-BR"/>
          <w:rPrChange w:id="297" w:author="Elias De Moraes Fernandes" w:date="2016-03-16T11:12:00Z">
            <w:rPr>
              <w:shd w:val="clear" w:color="auto" w:fill="FFFFFF"/>
            </w:rPr>
          </w:rPrChange>
        </w:rPr>
        <w:t>o jogador</w:t>
      </w:r>
      <w:r w:rsidRPr="00234111">
        <w:rPr>
          <w:sz w:val="24"/>
          <w:lang w:val="pt-BR"/>
          <w:rPrChange w:id="298" w:author="Elias De Moraes Fernandes" w:date="2016-03-16T11:12:00Z">
            <w:rPr>
              <w:shd w:val="clear" w:color="auto" w:fill="FFFFFF"/>
            </w:rPr>
          </w:rPrChange>
        </w:rPr>
        <w:t xml:space="preserve"> fazer contato nas fases que requer proteger a vida com qualquer predador 3</w:t>
      </w:r>
      <w:proofErr w:type="gramStart"/>
      <w:r w:rsidRPr="00234111">
        <w:rPr>
          <w:sz w:val="24"/>
          <w:lang w:val="pt-BR"/>
          <w:rPrChange w:id="299" w:author="Elias De Moraes Fernandes" w:date="2016-03-16T11:12:00Z">
            <w:rPr>
              <w:shd w:val="clear" w:color="auto" w:fill="FFFFFF"/>
            </w:rPr>
          </w:rPrChange>
        </w:rPr>
        <w:t>+</w:t>
      </w:r>
      <w:proofErr w:type="gramEnd"/>
      <w:r w:rsidRPr="00234111">
        <w:rPr>
          <w:sz w:val="24"/>
          <w:lang w:val="pt-BR"/>
          <w:rPrChange w:id="300" w:author="Elias De Moraes Fernandes" w:date="2016-03-16T11:12:00Z">
            <w:rPr>
              <w:shd w:val="clear" w:color="auto" w:fill="FFFFFF"/>
            </w:rPr>
          </w:rPrChange>
        </w:rPr>
        <w:t xml:space="preserve"> vezes</w:t>
      </w:r>
      <w:r w:rsidR="006D71B4" w:rsidRPr="00234111">
        <w:rPr>
          <w:sz w:val="24"/>
          <w:lang w:val="pt-BR"/>
          <w:rPrChange w:id="301" w:author="Elias De Moraes Fernandes" w:date="2016-03-16T11:12:00Z">
            <w:rPr>
              <w:shd w:val="clear" w:color="auto" w:fill="FFFFFF"/>
            </w:rPr>
          </w:rPrChange>
        </w:rPr>
        <w:t xml:space="preserve"> (indicação de ní</w:t>
      </w:r>
      <w:r w:rsidRPr="00234111">
        <w:rPr>
          <w:sz w:val="24"/>
          <w:lang w:val="pt-BR"/>
          <w:rPrChange w:id="302" w:author="Elias De Moraes Fernandes" w:date="2016-03-16T11:12:00Z">
            <w:rPr>
              <w:shd w:val="clear" w:color="auto" w:fill="FFFFFF"/>
            </w:rPr>
          </w:rPrChange>
        </w:rPr>
        <w:t>vel de energia), ele perde o jogo.</w:t>
      </w:r>
    </w:p>
    <w:p w14:paraId="3F1924CF" w14:textId="4D24F44E" w:rsidR="00552C0C" w:rsidRPr="00234111" w:rsidRDefault="00552C0C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303" w:author="Elias De Moraes Fernandes" w:date="2016-03-16T11:12:00Z">
            <w:rPr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304" w:author="Elias De Moraes Fernandes" w:date="2016-03-16T12:41:00Z">
          <w:pPr>
            <w:pStyle w:val="NoSpacing"/>
            <w:ind w:left="720"/>
          </w:pPr>
        </w:pPrChange>
      </w:pPr>
      <w:r w:rsidRPr="00234111">
        <w:rPr>
          <w:sz w:val="24"/>
          <w:lang w:val="pt-BR"/>
          <w:rPrChange w:id="305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-</w:t>
      </w:r>
      <w:r w:rsidR="00AF0D49" w:rsidRPr="00234111">
        <w:rPr>
          <w:sz w:val="24"/>
          <w:lang w:val="pt-BR"/>
          <w:rPrChange w:id="306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</w:t>
      </w:r>
      <w:r w:rsidR="00AE4FC2" w:rsidRPr="00234111">
        <w:rPr>
          <w:sz w:val="24"/>
          <w:lang w:val="pt-BR"/>
          <w:rPrChange w:id="307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Ser atingido</w:t>
      </w:r>
      <w:r w:rsidRPr="00234111">
        <w:rPr>
          <w:sz w:val="24"/>
          <w:lang w:val="pt-BR"/>
          <w:rPrChange w:id="308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</w:t>
      </w:r>
      <w:r w:rsidR="00397918" w:rsidRPr="00234111">
        <w:rPr>
          <w:sz w:val="24"/>
          <w:lang w:val="pt-BR"/>
          <w:rPrChange w:id="309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por bomba</w:t>
      </w:r>
      <w:r w:rsidRPr="00234111">
        <w:rPr>
          <w:sz w:val="24"/>
          <w:lang w:val="pt-BR"/>
          <w:rPrChange w:id="310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ácida</w:t>
      </w:r>
    </w:p>
    <w:p w14:paraId="1BD2E4F8" w14:textId="77777777" w:rsidR="005E6EDF" w:rsidRDefault="005E6EDF" w:rsidP="007C6837">
      <w:pPr>
        <w:ind w:firstLine="360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04A6BC5D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11" w:name="_Toc442190681"/>
      <w:r>
        <w:rPr>
          <w:b/>
          <w:sz w:val="40"/>
          <w:lang w:val="pt-BR"/>
        </w:rPr>
        <w:lastRenderedPageBreak/>
        <w:t>Personagens</w:t>
      </w:r>
      <w:bookmarkEnd w:id="311"/>
    </w:p>
    <w:p w14:paraId="0B94ED17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6B5852C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7C6837">
        <w:rPr>
          <w:sz w:val="24"/>
          <w:lang w:val="pt-BR"/>
        </w:rPr>
        <w:t>- Descrição das características dos personagens principais (nome, idade, tipo...);</w:t>
      </w:r>
    </w:p>
    <w:p w14:paraId="366BE0A7" w14:textId="58DDD35D" w:rsidR="007C6837" w:rsidRPr="00D023C1" w:rsidRDefault="00FF5CFF" w:rsidP="00FC2E7A">
      <w:pPr>
        <w:ind w:firstLine="360"/>
        <w:rPr>
          <w:sz w:val="24"/>
          <w:szCs w:val="24"/>
          <w:lang w:val="pt-BR"/>
        </w:rPr>
      </w:pPr>
      <w:r w:rsidRPr="00D023C1">
        <w:rPr>
          <w:sz w:val="24"/>
          <w:szCs w:val="24"/>
          <w:lang w:val="pt-BR"/>
        </w:rPr>
        <w:t>Nonda</w:t>
      </w:r>
      <w:r w:rsidR="00FC2E7A" w:rsidRPr="00D023C1">
        <w:rPr>
          <w:sz w:val="24"/>
          <w:szCs w:val="24"/>
          <w:lang w:val="pt-BR"/>
        </w:rPr>
        <w:t xml:space="preserve"> tem 1 ano de idade, é uma minhoca (anelídeo), tem um tamanho padrão p</w:t>
      </w:r>
      <w:ins w:id="312" w:author="Elias De Moraes Fernandes" w:date="2016-03-04T17:30:00Z">
        <w:r w:rsidR="004E3F97">
          <w:rPr>
            <w:sz w:val="24"/>
            <w:szCs w:val="24"/>
            <w:lang w:val="pt-BR"/>
          </w:rPr>
          <w:t>a</w:t>
        </w:r>
      </w:ins>
      <w:r w:rsidR="00FC2E7A" w:rsidRPr="00D023C1">
        <w:rPr>
          <w:sz w:val="24"/>
          <w:szCs w:val="24"/>
          <w:lang w:val="pt-BR"/>
        </w:rPr>
        <w:t>ra uma minhoca.</w:t>
      </w:r>
    </w:p>
    <w:p w14:paraId="63962A0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História do passado dos personagens;</w:t>
      </w:r>
    </w:p>
    <w:p w14:paraId="12D733B3" w14:textId="10D1B0BE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1279E1">
        <w:rPr>
          <w:sz w:val="24"/>
          <w:lang w:val="pt-BR"/>
        </w:rPr>
        <w:t xml:space="preserve"> sempre sofreu com a invasão dos inimigos dentro da sua casa. Muitas vezes o solo estava quase pronto quando algum inimigo chegava e destruía tudo o que ela tinha umidificado. </w:t>
      </w:r>
    </w:p>
    <w:p w14:paraId="64E715BE" w14:textId="77777777" w:rsidR="007C6837" w:rsidRPr="00FC2E7A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FC2E7A">
        <w:rPr>
          <w:b/>
          <w:sz w:val="24"/>
          <w:lang w:val="pt-BR"/>
        </w:rPr>
        <w:t>- Personalidade dos personagens;</w:t>
      </w:r>
    </w:p>
    <w:p w14:paraId="103A1150" w14:textId="67BD5CDA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2B4778">
        <w:rPr>
          <w:sz w:val="24"/>
          <w:lang w:val="pt-BR"/>
        </w:rPr>
        <w:t xml:space="preserve"> é calma, trabalhadeira e protetora. </w:t>
      </w:r>
    </w:p>
    <w:p w14:paraId="1EB6E422" w14:textId="77777777" w:rsidR="007C6837" w:rsidRPr="00B77DE2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B77DE2">
        <w:rPr>
          <w:b/>
          <w:sz w:val="24"/>
          <w:lang w:val="pt-BR"/>
        </w:rPr>
        <w:t>- Habilidades características de cada personagem (poderes especiais, golpes especiais, armas...);</w:t>
      </w:r>
    </w:p>
    <w:p w14:paraId="39444F20" w14:textId="25CB5FF2" w:rsidR="00D63C79" w:rsidRP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015550">
        <w:rPr>
          <w:sz w:val="24"/>
          <w:lang w:val="pt-BR"/>
        </w:rPr>
        <w:t xml:space="preserve"> não possui poderes especiais.</w:t>
      </w:r>
      <w:r w:rsidR="003662C2">
        <w:rPr>
          <w:sz w:val="24"/>
          <w:lang w:val="pt-BR"/>
        </w:rPr>
        <w:t xml:space="preserve"> </w:t>
      </w:r>
    </w:p>
    <w:p w14:paraId="695ABD6C" w14:textId="787A8BDE" w:rsidR="007C6837" w:rsidRDefault="005D0D4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ins w:id="313" w:author="Elias De Moraes Fernandes" w:date="2016-03-16T12:41:00Z">
        <w:r>
          <w:rPr>
            <w:noProof/>
            <w:sz w:val="24"/>
            <w:rPrChange w:id="314" w:author="Unknown">
              <w:rPr>
                <w:noProof/>
              </w:rPr>
            </w:rPrChange>
          </w:rPr>
          <w:drawing>
            <wp:inline distT="0" distB="0" distL="0" distR="0" wp14:anchorId="22FDAADB" wp14:editId="3FC80BD4">
              <wp:extent cx="1595755" cy="960755"/>
              <wp:effectExtent l="0" t="0" r="4445" b="4445"/>
              <wp:docPr id="7" name="Picture 7" descr="../../Nonda/_Game_Design/defender/animation/_worm_walk_cycle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../../Nonda/_Game_Design/defender/animation/_worm_walk_cycle5.pn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95755" cy="960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921C69A" w14:textId="289536B7" w:rsidR="007C6837" w:rsidRPr="007C6837" w:rsidDel="005D0D49" w:rsidRDefault="007C6837" w:rsidP="00232956">
      <w:pPr>
        <w:pStyle w:val="ListParagraph"/>
        <w:tabs>
          <w:tab w:val="left" w:pos="7672"/>
        </w:tabs>
        <w:ind w:left="0" w:firstLine="360"/>
        <w:rPr>
          <w:del w:id="315" w:author="Elias De Moraes Fernandes" w:date="2016-03-16T12:42:00Z"/>
          <w:sz w:val="24"/>
          <w:lang w:val="pt-BR"/>
        </w:rPr>
      </w:pPr>
      <w:del w:id="316" w:author="Elias De Moraes Fernandes" w:date="2016-03-16T12:42:00Z">
        <w:r w:rsidRPr="00B77DE2" w:rsidDel="005D0D49">
          <w:rPr>
            <w:sz w:val="24"/>
            <w:highlight w:val="yellow"/>
            <w:lang w:val="pt-BR"/>
          </w:rPr>
          <w:delText>- Ilustração visual dos personagens;</w:delText>
        </w:r>
      </w:del>
    </w:p>
    <w:p w14:paraId="7FCCF12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44BBAD5" w14:textId="67EE88D3" w:rsidR="005E6EDF" w:rsidRPr="00015550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>- Ações que os personagens pode</w:t>
      </w:r>
      <w:r w:rsidR="00F7464D" w:rsidRPr="00015550">
        <w:rPr>
          <w:b/>
          <w:sz w:val="24"/>
          <w:lang w:val="pt-BR"/>
        </w:rPr>
        <w:t>m</w:t>
      </w:r>
      <w:r w:rsidRPr="00015550">
        <w:rPr>
          <w:b/>
          <w:sz w:val="24"/>
          <w:lang w:val="pt-BR"/>
        </w:rPr>
        <w:t xml:space="preserve"> executar (andar, correr, pular, pulo duplo, escalar, voar, nadar...);</w:t>
      </w:r>
    </w:p>
    <w:p w14:paraId="184B659B" w14:textId="5EAADE69" w:rsidR="0077658F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</w:t>
      </w:r>
      <w:r w:rsidR="00FF5CFF">
        <w:rPr>
          <w:sz w:val="24"/>
          <w:lang w:val="pt-BR"/>
        </w:rPr>
        <w:t>Nonda</w:t>
      </w:r>
      <w:r>
        <w:rPr>
          <w:sz w:val="24"/>
          <w:lang w:val="pt-BR"/>
        </w:rPr>
        <w:t xml:space="preserve"> pode andar, </w:t>
      </w:r>
      <w:r w:rsidRPr="000474E2">
        <w:rPr>
          <w:sz w:val="24"/>
          <w:highlight w:val="yellow"/>
          <w:lang w:val="pt-BR"/>
          <w:rPrChange w:id="317" w:author="Elias De Moraes Fernandes" w:date="2016-03-04T17:33:00Z">
            <w:rPr>
              <w:sz w:val="24"/>
              <w:lang w:val="pt-BR"/>
            </w:rPr>
          </w:rPrChange>
        </w:rPr>
        <w:t>correr</w:t>
      </w:r>
      <w:r>
        <w:rPr>
          <w:sz w:val="24"/>
          <w:lang w:val="pt-BR"/>
        </w:rPr>
        <w:t xml:space="preserve">, </w:t>
      </w:r>
      <w:ins w:id="318" w:author="Elias De Moraes Fernandes" w:date="2016-03-04T17:30:00Z">
        <w:r w:rsidR="0001648A">
          <w:rPr>
            <w:sz w:val="24"/>
            <w:lang w:val="pt-BR"/>
          </w:rPr>
          <w:t xml:space="preserve">pular, </w:t>
        </w:r>
      </w:ins>
      <w:ins w:id="319" w:author="Elias De Moraes Fernandes" w:date="2016-03-04T17:33:00Z">
        <w:r w:rsidR="001B0D99">
          <w:rPr>
            <w:sz w:val="24"/>
            <w:lang w:val="pt-BR"/>
          </w:rPr>
          <w:t xml:space="preserve">alimentar, </w:t>
        </w:r>
      </w:ins>
      <w:r>
        <w:rPr>
          <w:sz w:val="24"/>
          <w:lang w:val="pt-BR"/>
        </w:rPr>
        <w:t>arremessar bombas ácidas</w:t>
      </w:r>
      <w:r w:rsidR="003662C2">
        <w:rPr>
          <w:sz w:val="24"/>
          <w:lang w:val="pt-BR"/>
        </w:rPr>
        <w:t xml:space="preserve">. </w:t>
      </w:r>
    </w:p>
    <w:p w14:paraId="12EF1953" w14:textId="6685E0D3" w:rsidR="003662C2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3662C2">
        <w:rPr>
          <w:sz w:val="24"/>
          <w:lang w:val="pt-BR"/>
        </w:rPr>
        <w:t xml:space="preserve"> defeca para adubar a terra.</w:t>
      </w:r>
    </w:p>
    <w:p w14:paraId="1452C58B" w14:textId="77777777" w:rsidR="00015550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30FCE1CF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20" w:author="Elias De Moraes Fernandes" w:date="2016-03-16T12:49:00Z"/>
          <w:b/>
          <w:sz w:val="24"/>
          <w:lang w:val="pt-BR"/>
          <w:rPrChange w:id="321" w:author="Elias De Moraes Fernandes" w:date="2016-03-16T12:49:00Z">
            <w:rPr>
              <w:ins w:id="322" w:author="Elias De Moraes Fernandes" w:date="2016-03-16T12:49:00Z"/>
            </w:rPr>
          </w:rPrChange>
        </w:rPr>
        <w:pPrChange w:id="323" w:author="Elias De Moraes Fernandes" w:date="2016-03-16T12:49:00Z">
          <w:pPr/>
        </w:pPrChange>
      </w:pPr>
      <w:ins w:id="324" w:author="Elias De Moraes Fernandes" w:date="2016-03-16T12:49:00Z">
        <w:r w:rsidRPr="005E2E0B">
          <w:rPr>
            <w:b/>
            <w:sz w:val="24"/>
            <w:lang w:val="pt-BR"/>
            <w:rPrChange w:id="325" w:author="Elias De Moraes Fernandes" w:date="2016-03-16T12:49:00Z">
              <w:rPr>
                <w:b/>
                <w:bCs/>
              </w:rPr>
            </w:rPrChange>
          </w:rPr>
          <w:t>Comportamento dos alimentos no personagem</w:t>
        </w:r>
      </w:ins>
    </w:p>
    <w:p w14:paraId="706FA0E8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26" w:author="Elias De Moraes Fernandes" w:date="2016-03-16T12:49:00Z"/>
          <w:sz w:val="24"/>
          <w:lang w:val="pt-BR"/>
          <w:rPrChange w:id="327" w:author="Elias De Moraes Fernandes" w:date="2016-03-16T12:49:00Z">
            <w:rPr>
              <w:ins w:id="328" w:author="Elias De Moraes Fernandes" w:date="2016-03-16T12:49:00Z"/>
            </w:rPr>
          </w:rPrChange>
        </w:rPr>
        <w:pPrChange w:id="329" w:author="Elias De Moraes Fernandes" w:date="2016-03-16T12:49:00Z">
          <w:pPr/>
        </w:pPrChange>
      </w:pPr>
      <w:ins w:id="330" w:author="Elias De Moraes Fernandes" w:date="2016-03-16T12:49:00Z">
        <w:r w:rsidRPr="005E2E0B">
          <w:rPr>
            <w:sz w:val="24"/>
            <w:lang w:val="pt-BR"/>
            <w:rPrChange w:id="331" w:author="Elias De Moraes Fernandes" w:date="2016-03-16T12:49:00Z">
              <w:rPr>
                <w:i/>
                <w:iCs/>
              </w:rPr>
            </w:rPrChange>
          </w:rPr>
          <w:t>Casca de Banana -&gt; + 6 de energia</w:t>
        </w:r>
      </w:ins>
    </w:p>
    <w:p w14:paraId="057CD4E7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32" w:author="Elias De Moraes Fernandes" w:date="2016-03-16T12:49:00Z"/>
          <w:sz w:val="24"/>
          <w:lang w:val="pt-BR"/>
          <w:rPrChange w:id="333" w:author="Elias De Moraes Fernandes" w:date="2016-03-16T12:49:00Z">
            <w:rPr>
              <w:ins w:id="334" w:author="Elias De Moraes Fernandes" w:date="2016-03-16T12:49:00Z"/>
            </w:rPr>
          </w:rPrChange>
        </w:rPr>
        <w:pPrChange w:id="335" w:author="Elias De Moraes Fernandes" w:date="2016-03-16T12:49:00Z">
          <w:pPr/>
        </w:pPrChange>
      </w:pPr>
      <w:ins w:id="336" w:author="Elias De Moraes Fernandes" w:date="2016-03-16T12:49:00Z">
        <w:r w:rsidRPr="005E2E0B">
          <w:rPr>
            <w:sz w:val="24"/>
            <w:lang w:val="pt-BR"/>
            <w:rPrChange w:id="337" w:author="Elias De Moraes Fernandes" w:date="2016-03-16T12:49:00Z">
              <w:rPr>
                <w:i/>
                <w:iCs/>
              </w:rPr>
            </w:rPrChange>
          </w:rPr>
          <w:t>Borro de café POWER-UP -&gt; +12 de energia</w:t>
        </w:r>
      </w:ins>
    </w:p>
    <w:p w14:paraId="210055B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38" w:author="Elias De Moraes Fernandes" w:date="2016-03-16T12:49:00Z"/>
          <w:sz w:val="24"/>
          <w:lang w:val="pt-BR"/>
          <w:rPrChange w:id="339" w:author="Elias De Moraes Fernandes" w:date="2016-03-16T12:49:00Z">
            <w:rPr>
              <w:ins w:id="340" w:author="Elias De Moraes Fernandes" w:date="2016-03-16T12:49:00Z"/>
            </w:rPr>
          </w:rPrChange>
        </w:rPr>
        <w:pPrChange w:id="341" w:author="Elias De Moraes Fernandes" w:date="2016-03-16T12:49:00Z">
          <w:pPr/>
        </w:pPrChange>
      </w:pPr>
      <w:ins w:id="342" w:author="Elias De Moraes Fernandes" w:date="2016-03-16T12:49:00Z">
        <w:r w:rsidRPr="005E2E0B">
          <w:rPr>
            <w:sz w:val="24"/>
            <w:lang w:val="pt-BR"/>
            <w:rPrChange w:id="343" w:author="Elias De Moraes Fernandes" w:date="2016-03-16T12:49:00Z">
              <w:rPr>
                <w:i/>
                <w:iCs/>
              </w:rPr>
            </w:rPrChange>
          </w:rPr>
          <w:t>Carvão POWER-UP -&gt; +10 de energia</w:t>
        </w:r>
      </w:ins>
    </w:p>
    <w:p w14:paraId="24E454D9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44" w:author="Elias De Moraes Fernandes" w:date="2016-03-16T12:49:00Z"/>
          <w:sz w:val="24"/>
          <w:lang w:val="pt-BR"/>
          <w:rPrChange w:id="345" w:author="Elias De Moraes Fernandes" w:date="2016-03-16T12:49:00Z">
            <w:rPr>
              <w:ins w:id="346" w:author="Elias De Moraes Fernandes" w:date="2016-03-16T12:49:00Z"/>
            </w:rPr>
          </w:rPrChange>
        </w:rPr>
        <w:pPrChange w:id="347" w:author="Elias De Moraes Fernandes" w:date="2016-03-16T12:49:00Z">
          <w:pPr/>
        </w:pPrChange>
      </w:pPr>
      <w:ins w:id="348" w:author="Elias De Moraes Fernandes" w:date="2016-03-16T12:49:00Z">
        <w:r w:rsidRPr="005E2E0B">
          <w:rPr>
            <w:sz w:val="24"/>
            <w:lang w:val="pt-BR"/>
            <w:rPrChange w:id="349" w:author="Elias De Moraes Fernandes" w:date="2016-03-16T12:49:00Z">
              <w:rPr>
                <w:i/>
                <w:iCs/>
              </w:rPr>
            </w:rPrChange>
          </w:rPr>
          <w:t>Casca de maçã -&gt; + 5 de energia</w:t>
        </w:r>
      </w:ins>
    </w:p>
    <w:p w14:paraId="6697D1BC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50" w:author="Elias De Moraes Fernandes" w:date="2016-03-16T12:49:00Z"/>
          <w:sz w:val="24"/>
          <w:lang w:val="pt-BR"/>
          <w:rPrChange w:id="351" w:author="Elias De Moraes Fernandes" w:date="2016-03-16T12:49:00Z">
            <w:rPr>
              <w:ins w:id="352" w:author="Elias De Moraes Fernandes" w:date="2016-03-16T12:49:00Z"/>
            </w:rPr>
          </w:rPrChange>
        </w:rPr>
        <w:pPrChange w:id="353" w:author="Elias De Moraes Fernandes" w:date="2016-03-16T12:49:00Z">
          <w:pPr/>
        </w:pPrChange>
      </w:pPr>
      <w:ins w:id="354" w:author="Elias De Moraes Fernandes" w:date="2016-03-16T12:49:00Z">
        <w:r w:rsidRPr="005E2E0B">
          <w:rPr>
            <w:sz w:val="24"/>
            <w:lang w:val="pt-BR"/>
            <w:rPrChange w:id="355" w:author="Elias De Moraes Fernandes" w:date="2016-03-16T12:49:00Z">
              <w:rPr>
                <w:i/>
                <w:iCs/>
              </w:rPr>
            </w:rPrChange>
          </w:rPr>
          <w:t>Alface -&gt; +3 de energia</w:t>
        </w:r>
      </w:ins>
    </w:p>
    <w:p w14:paraId="69560F6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56" w:author="Elias De Moraes Fernandes" w:date="2016-03-16T12:49:00Z"/>
          <w:sz w:val="24"/>
          <w:lang w:val="pt-BR"/>
          <w:rPrChange w:id="357" w:author="Elias De Moraes Fernandes" w:date="2016-03-16T12:49:00Z">
            <w:rPr>
              <w:ins w:id="358" w:author="Elias De Moraes Fernandes" w:date="2016-03-16T12:49:00Z"/>
            </w:rPr>
          </w:rPrChange>
        </w:rPr>
        <w:pPrChange w:id="359" w:author="Elias De Moraes Fernandes" w:date="2016-03-16T12:49:00Z">
          <w:pPr/>
        </w:pPrChange>
      </w:pPr>
      <w:ins w:id="360" w:author="Elias De Moraes Fernandes" w:date="2016-03-16T12:49:00Z">
        <w:r w:rsidRPr="005E2E0B">
          <w:rPr>
            <w:sz w:val="24"/>
            <w:lang w:val="pt-BR"/>
            <w:rPrChange w:id="361" w:author="Elias De Moraes Fernandes" w:date="2016-03-16T12:49:00Z">
              <w:rPr>
                <w:i/>
                <w:iCs/>
              </w:rPr>
            </w:rPrChange>
          </w:rPr>
          <w:t>Pão -&gt; +4 de energia</w:t>
        </w:r>
      </w:ins>
    </w:p>
    <w:p w14:paraId="259906A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62" w:author="Elias De Moraes Fernandes" w:date="2016-03-16T12:49:00Z"/>
          <w:sz w:val="24"/>
          <w:lang w:val="pt-BR"/>
          <w:rPrChange w:id="363" w:author="Elias De Moraes Fernandes" w:date="2016-03-16T12:49:00Z">
            <w:rPr>
              <w:ins w:id="364" w:author="Elias De Moraes Fernandes" w:date="2016-03-16T12:49:00Z"/>
            </w:rPr>
          </w:rPrChange>
        </w:rPr>
        <w:pPrChange w:id="365" w:author="Elias De Moraes Fernandes" w:date="2016-03-16T12:49:00Z">
          <w:pPr/>
        </w:pPrChange>
      </w:pPr>
      <w:ins w:id="366" w:author="Elias De Moraes Fernandes" w:date="2016-03-16T12:49:00Z">
        <w:r w:rsidRPr="005E2E0B">
          <w:rPr>
            <w:sz w:val="24"/>
            <w:lang w:val="pt-BR"/>
            <w:rPrChange w:id="367" w:author="Elias De Moraes Fernandes" w:date="2016-03-16T12:49:00Z">
              <w:rPr>
                <w:i/>
                <w:iCs/>
              </w:rPr>
            </w:rPrChange>
          </w:rPr>
          <w:t>Resto de arroz &amp; feijão -&gt; +8 de energia</w:t>
        </w:r>
      </w:ins>
    </w:p>
    <w:p w14:paraId="7AA03B22" w14:textId="64F7D066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68" w:author="Elias De Moraes Fernandes" w:date="2016-03-16T12:49:00Z"/>
          <w:b/>
          <w:sz w:val="24"/>
          <w:lang w:val="pt-BR"/>
          <w:rPrChange w:id="369" w:author="Elias De Moraes Fernandes" w:date="2016-03-16T12:50:00Z">
            <w:rPr>
              <w:ins w:id="370" w:author="Elias De Moraes Fernandes" w:date="2016-03-16T12:49:00Z"/>
            </w:rPr>
          </w:rPrChange>
        </w:rPr>
        <w:pPrChange w:id="371" w:author="Elias De Moraes Fernandes" w:date="2016-03-16T12:49:00Z">
          <w:pPr/>
        </w:pPrChange>
      </w:pPr>
      <w:ins w:id="372" w:author="Elias De Moraes Fernandes" w:date="2016-03-16T12:50:00Z">
        <w:r w:rsidRPr="005E2E0B">
          <w:rPr>
            <w:b/>
            <w:sz w:val="24"/>
            <w:lang w:val="pt-BR"/>
            <w:rPrChange w:id="373" w:author="Elias De Moraes Fernandes" w:date="2016-03-16T12:50:00Z">
              <w:rPr>
                <w:sz w:val="24"/>
                <w:lang w:val="pt-BR"/>
              </w:rPr>
            </w:rPrChange>
          </w:rPr>
          <w:t>Danos</w:t>
        </w:r>
      </w:ins>
    </w:p>
    <w:p w14:paraId="70096FB9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74" w:author="Elias De Moraes Fernandes" w:date="2016-03-16T12:49:00Z"/>
          <w:sz w:val="24"/>
          <w:lang w:val="pt-BR"/>
          <w:rPrChange w:id="375" w:author="Elias De Moraes Fernandes" w:date="2016-03-16T12:49:00Z">
            <w:rPr>
              <w:ins w:id="376" w:author="Elias De Moraes Fernandes" w:date="2016-03-16T12:49:00Z"/>
            </w:rPr>
          </w:rPrChange>
        </w:rPr>
        <w:pPrChange w:id="377" w:author="Elias De Moraes Fernandes" w:date="2016-03-16T12:49:00Z">
          <w:pPr/>
        </w:pPrChange>
      </w:pPr>
      <w:ins w:id="378" w:author="Elias De Moraes Fernandes" w:date="2016-03-16T12:49:00Z">
        <w:r w:rsidRPr="005E2E0B">
          <w:rPr>
            <w:sz w:val="24"/>
            <w:lang w:val="pt-BR"/>
            <w:rPrChange w:id="379" w:author="Elias De Moraes Fernandes" w:date="2016-03-16T12:49:00Z">
              <w:rPr>
                <w:i/>
                <w:iCs/>
              </w:rPr>
            </w:rPrChange>
          </w:rPr>
          <w:t xml:space="preserve">Osso de Frango -&gt; - 5 de energia </w:t>
        </w:r>
        <w:proofErr w:type="spellStart"/>
        <w:r w:rsidRPr="005E2E0B">
          <w:rPr>
            <w:sz w:val="24"/>
            <w:lang w:val="pt-BR"/>
            <w:rPrChange w:id="380" w:author="Elias De Moraes Fernandes" w:date="2016-03-16T12:49:00Z">
              <w:rPr/>
            </w:rPrChange>
          </w:rPr>
          <w:t>Plastico</w:t>
        </w:r>
        <w:proofErr w:type="spellEnd"/>
        <w:r w:rsidRPr="005E2E0B">
          <w:rPr>
            <w:sz w:val="24"/>
            <w:lang w:val="pt-BR"/>
            <w:rPrChange w:id="381" w:author="Elias De Moraes Fernandes" w:date="2016-03-16T12:49:00Z">
              <w:rPr/>
            </w:rPrChange>
          </w:rPr>
          <w:t xml:space="preserve"> -&gt; -10 de energia</w:t>
        </w:r>
      </w:ins>
    </w:p>
    <w:p w14:paraId="35100D76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82" w:author="Elias De Moraes Fernandes" w:date="2016-03-16T12:49:00Z"/>
          <w:sz w:val="24"/>
          <w:lang w:val="pt-BR"/>
          <w:rPrChange w:id="383" w:author="Elias De Moraes Fernandes" w:date="2016-03-16T12:49:00Z">
            <w:rPr>
              <w:ins w:id="384" w:author="Elias De Moraes Fernandes" w:date="2016-03-16T12:49:00Z"/>
            </w:rPr>
          </w:rPrChange>
        </w:rPr>
        <w:pPrChange w:id="385" w:author="Elias De Moraes Fernandes" w:date="2016-03-16T12:49:00Z">
          <w:pPr/>
        </w:pPrChange>
      </w:pPr>
      <w:ins w:id="386" w:author="Elias De Moraes Fernandes" w:date="2016-03-16T12:49:00Z">
        <w:r w:rsidRPr="005E2E0B">
          <w:rPr>
            <w:sz w:val="24"/>
            <w:lang w:val="pt-BR"/>
            <w:rPrChange w:id="387" w:author="Elias De Moraes Fernandes" w:date="2016-03-16T12:49:00Z">
              <w:rPr>
                <w:i/>
                <w:iCs/>
              </w:rPr>
            </w:rPrChange>
          </w:rPr>
          <w:t>Casca de Laranja BOMBA ÁCIDA-&gt; -20 de energia</w:t>
        </w:r>
      </w:ins>
    </w:p>
    <w:p w14:paraId="43E12815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88" w:author="Elias De Moraes Fernandes" w:date="2016-03-16T12:49:00Z"/>
          <w:sz w:val="24"/>
          <w:lang w:val="pt-BR"/>
          <w:rPrChange w:id="389" w:author="Elias De Moraes Fernandes" w:date="2016-03-16T12:49:00Z">
            <w:rPr>
              <w:ins w:id="390" w:author="Elias De Moraes Fernandes" w:date="2016-03-16T12:49:00Z"/>
            </w:rPr>
          </w:rPrChange>
        </w:rPr>
        <w:pPrChange w:id="391" w:author="Elias De Moraes Fernandes" w:date="2016-03-16T12:49:00Z">
          <w:pPr/>
        </w:pPrChange>
      </w:pPr>
      <w:ins w:id="392" w:author="Elias De Moraes Fernandes" w:date="2016-03-16T12:49:00Z">
        <w:r w:rsidRPr="005E2E0B">
          <w:rPr>
            <w:sz w:val="24"/>
            <w:lang w:val="pt-BR"/>
            <w:rPrChange w:id="393" w:author="Elias De Moraes Fernandes" w:date="2016-03-16T12:49:00Z">
              <w:rPr>
                <w:i/>
                <w:iCs/>
              </w:rPr>
            </w:rPrChange>
          </w:rPr>
          <w:lastRenderedPageBreak/>
          <w:t>Casca de Limão BOMBA ÁCIDA-&gt; -25 de energia</w:t>
        </w:r>
      </w:ins>
    </w:p>
    <w:p w14:paraId="2FCB7AA8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94" w:author="Elias De Moraes Fernandes" w:date="2016-03-16T12:49:00Z"/>
          <w:sz w:val="24"/>
          <w:lang w:val="pt-BR"/>
          <w:rPrChange w:id="395" w:author="Elias De Moraes Fernandes" w:date="2016-03-16T12:49:00Z">
            <w:rPr>
              <w:ins w:id="396" w:author="Elias De Moraes Fernandes" w:date="2016-03-16T12:49:00Z"/>
            </w:rPr>
          </w:rPrChange>
        </w:rPr>
        <w:pPrChange w:id="397" w:author="Elias De Moraes Fernandes" w:date="2016-03-16T12:49:00Z">
          <w:pPr/>
        </w:pPrChange>
      </w:pPr>
      <w:ins w:id="398" w:author="Elias De Moraes Fernandes" w:date="2016-03-16T12:49:00Z">
        <w:r w:rsidRPr="005E2E0B">
          <w:rPr>
            <w:sz w:val="24"/>
            <w:lang w:val="pt-BR"/>
            <w:rPrChange w:id="399" w:author="Elias De Moraes Fernandes" w:date="2016-03-16T12:49:00Z">
              <w:rPr>
                <w:b/>
                <w:bCs/>
              </w:rPr>
            </w:rPrChange>
          </w:rPr>
          <w:t>Comportamento do personagem</w:t>
        </w:r>
      </w:ins>
    </w:p>
    <w:p w14:paraId="2C2D4E6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400" w:author="Elias De Moraes Fernandes" w:date="2016-03-16T12:49:00Z"/>
          <w:sz w:val="24"/>
          <w:lang w:val="pt-BR"/>
          <w:rPrChange w:id="401" w:author="Elias De Moraes Fernandes" w:date="2016-03-16T12:49:00Z">
            <w:rPr>
              <w:ins w:id="402" w:author="Elias De Moraes Fernandes" w:date="2016-03-16T12:49:00Z"/>
            </w:rPr>
          </w:rPrChange>
        </w:rPr>
        <w:pPrChange w:id="403" w:author="Elias De Moraes Fernandes" w:date="2016-03-16T12:49:00Z">
          <w:pPr/>
        </w:pPrChange>
      </w:pPr>
      <w:ins w:id="404" w:author="Elias De Moraes Fernandes" w:date="2016-03-16T12:49:00Z">
        <w:r w:rsidRPr="005E2E0B">
          <w:rPr>
            <w:sz w:val="24"/>
            <w:lang w:val="pt-BR"/>
            <w:rPrChange w:id="405" w:author="Elias De Moraes Fernandes" w:date="2016-03-16T12:49:00Z">
              <w:rPr>
                <w:i/>
                <w:iCs/>
              </w:rPr>
            </w:rPrChange>
          </w:rPr>
          <w:t>Ao alimentar -</w:t>
        </w:r>
        <w:proofErr w:type="gramStart"/>
        <w:r w:rsidRPr="005E2E0B">
          <w:rPr>
            <w:sz w:val="24"/>
            <w:lang w:val="pt-BR"/>
            <w:rPrChange w:id="406" w:author="Elias De Moraes Fernandes" w:date="2016-03-16T12:49:00Z">
              <w:rPr/>
            </w:rPrChange>
          </w:rPr>
          <w:t>&gt; Adicionar</w:t>
        </w:r>
        <w:proofErr w:type="gramEnd"/>
        <w:r w:rsidRPr="005E2E0B">
          <w:rPr>
            <w:sz w:val="24"/>
            <w:lang w:val="pt-BR"/>
            <w:rPrChange w:id="407" w:author="Elias De Moraes Fernandes" w:date="2016-03-16T12:49:00Z">
              <w:rPr/>
            </w:rPrChange>
          </w:rPr>
          <w:t xml:space="preserve"> pontos referente à comida (VER ACIMA)</w:t>
        </w:r>
      </w:ins>
    </w:p>
    <w:p w14:paraId="6124C6CA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408" w:author="Elias De Moraes Fernandes" w:date="2016-03-16T12:49:00Z"/>
          <w:sz w:val="24"/>
          <w:lang w:val="pt-BR"/>
          <w:rPrChange w:id="409" w:author="Elias De Moraes Fernandes" w:date="2016-03-16T12:49:00Z">
            <w:rPr>
              <w:ins w:id="410" w:author="Elias De Moraes Fernandes" w:date="2016-03-16T12:49:00Z"/>
            </w:rPr>
          </w:rPrChange>
        </w:rPr>
        <w:pPrChange w:id="411" w:author="Elias De Moraes Fernandes" w:date="2016-03-16T12:49:00Z">
          <w:pPr/>
        </w:pPrChange>
      </w:pPr>
      <w:ins w:id="412" w:author="Elias De Moraes Fernandes" w:date="2016-03-16T12:49:00Z">
        <w:r w:rsidRPr="005E2E0B">
          <w:rPr>
            <w:sz w:val="24"/>
            <w:lang w:val="pt-BR"/>
            <w:rPrChange w:id="413" w:author="Elias De Moraes Fernandes" w:date="2016-03-16T12:49:00Z">
              <w:rPr>
                <w:i/>
                <w:iCs/>
              </w:rPr>
            </w:rPrChange>
          </w:rPr>
          <w:t>Ao tomar hit -&gt; -5 da energia</w:t>
        </w:r>
      </w:ins>
    </w:p>
    <w:p w14:paraId="5AEB0E45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414" w:author="Elias De Moraes Fernandes" w:date="2016-03-16T12:49:00Z"/>
          <w:sz w:val="24"/>
          <w:lang w:val="pt-BR"/>
          <w:rPrChange w:id="415" w:author="Elias De Moraes Fernandes" w:date="2016-03-16T12:49:00Z">
            <w:rPr>
              <w:ins w:id="416" w:author="Elias De Moraes Fernandes" w:date="2016-03-16T12:49:00Z"/>
            </w:rPr>
          </w:rPrChange>
        </w:rPr>
        <w:pPrChange w:id="417" w:author="Elias De Moraes Fernandes" w:date="2016-03-16T12:49:00Z">
          <w:pPr/>
        </w:pPrChange>
      </w:pPr>
      <w:ins w:id="418" w:author="Elias De Moraes Fernandes" w:date="2016-03-16T12:49:00Z">
        <w:r w:rsidRPr="005E2E0B">
          <w:rPr>
            <w:sz w:val="24"/>
            <w:lang w:val="pt-BR"/>
            <w:rPrChange w:id="419" w:author="Elias De Moraes Fernandes" w:date="2016-03-16T12:49:00Z">
              <w:rPr>
                <w:i/>
                <w:iCs/>
              </w:rPr>
            </w:rPrChange>
          </w:rPr>
          <w:t>Ao atingir um Pássaro -&gt; 150 pontos</w:t>
        </w:r>
      </w:ins>
    </w:p>
    <w:p w14:paraId="068F539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420" w:author="Elias De Moraes Fernandes" w:date="2016-03-16T12:49:00Z"/>
          <w:sz w:val="24"/>
          <w:lang w:val="pt-BR"/>
          <w:rPrChange w:id="421" w:author="Elias De Moraes Fernandes" w:date="2016-03-16T12:49:00Z">
            <w:rPr>
              <w:ins w:id="422" w:author="Elias De Moraes Fernandes" w:date="2016-03-16T12:49:00Z"/>
            </w:rPr>
          </w:rPrChange>
        </w:rPr>
        <w:pPrChange w:id="423" w:author="Elias De Moraes Fernandes" w:date="2016-03-16T12:49:00Z">
          <w:pPr/>
        </w:pPrChange>
      </w:pPr>
      <w:ins w:id="424" w:author="Elias De Moraes Fernandes" w:date="2016-03-16T12:49:00Z">
        <w:r w:rsidRPr="005E2E0B">
          <w:rPr>
            <w:sz w:val="24"/>
            <w:lang w:val="pt-BR"/>
            <w:rPrChange w:id="425" w:author="Elias De Moraes Fernandes" w:date="2016-03-16T12:49:00Z">
              <w:rPr>
                <w:i/>
                <w:iCs/>
              </w:rPr>
            </w:rPrChange>
          </w:rPr>
          <w:t>Ao atingir um Sanguessuga -&gt; 300 pontos</w:t>
        </w:r>
      </w:ins>
    </w:p>
    <w:p w14:paraId="4385CE19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426" w:author="Elias De Moraes Fernandes" w:date="2016-03-16T12:49:00Z"/>
          <w:sz w:val="24"/>
          <w:lang w:val="pt-BR"/>
          <w:rPrChange w:id="427" w:author="Elias De Moraes Fernandes" w:date="2016-03-16T12:49:00Z">
            <w:rPr>
              <w:ins w:id="428" w:author="Elias De Moraes Fernandes" w:date="2016-03-16T12:49:00Z"/>
            </w:rPr>
          </w:rPrChange>
        </w:rPr>
        <w:pPrChange w:id="429" w:author="Elias De Moraes Fernandes" w:date="2016-03-16T12:49:00Z">
          <w:pPr/>
        </w:pPrChange>
      </w:pPr>
      <w:ins w:id="430" w:author="Elias De Moraes Fernandes" w:date="2016-03-16T12:49:00Z">
        <w:r w:rsidRPr="005E2E0B">
          <w:rPr>
            <w:sz w:val="24"/>
            <w:lang w:val="pt-BR"/>
            <w:rPrChange w:id="431" w:author="Elias De Moraes Fernandes" w:date="2016-03-16T12:49:00Z">
              <w:rPr>
                <w:i/>
                <w:iCs/>
              </w:rPr>
            </w:rPrChange>
          </w:rPr>
          <w:t>Ao atingir uma Formiga -&gt; 450 pontos</w:t>
        </w:r>
      </w:ins>
    </w:p>
    <w:p w14:paraId="7B7E1F05" w14:textId="05127AC7" w:rsidR="005E2E0B" w:rsidRPr="00015550" w:rsidRDefault="0077658F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del w:id="432" w:author="Elias De Moraes Fernandes" w:date="2016-03-16T12:49:00Z">
        <w:r w:rsidRPr="00015550" w:rsidDel="005E2E0B">
          <w:rPr>
            <w:b/>
            <w:sz w:val="24"/>
            <w:lang w:val="pt-BR"/>
          </w:rPr>
          <w:delText xml:space="preserve">- </w:delText>
        </w:r>
        <w:r w:rsidR="00AE2C87" w:rsidRPr="00015550" w:rsidDel="005E2E0B">
          <w:rPr>
            <w:b/>
            <w:sz w:val="24"/>
            <w:lang w:val="pt-PT"/>
          </w:rPr>
          <w:delText>Mé</w:delText>
        </w:r>
        <w:r w:rsidRPr="00015550" w:rsidDel="005E2E0B">
          <w:rPr>
            <w:b/>
            <w:sz w:val="24"/>
            <w:lang w:val="pt-PT"/>
          </w:rPr>
          <w:delText>tricas de gameplay do personagem principal;</w:delText>
        </w:r>
      </w:del>
    </w:p>
    <w:p w14:paraId="67FAAAB8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16744085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33" w:name="_Toc442190682"/>
      <w:r>
        <w:rPr>
          <w:b/>
          <w:sz w:val="40"/>
          <w:lang w:val="pt-BR"/>
        </w:rPr>
        <w:lastRenderedPageBreak/>
        <w:t>Controles</w:t>
      </w:r>
      <w:bookmarkEnd w:id="433"/>
    </w:p>
    <w:p w14:paraId="4E08F5F7" w14:textId="48D0E52A" w:rsidR="0063565C" w:rsidRDefault="0063565C" w:rsidP="000A0F1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Controle do Personagem</w:t>
      </w:r>
    </w:p>
    <w:p w14:paraId="750BC140" w14:textId="2F3673EB" w:rsidR="000A0F17" w:rsidRDefault="000A0F17" w:rsidP="0063565C">
      <w:pPr>
        <w:pStyle w:val="ListParagraph"/>
        <w:tabs>
          <w:tab w:val="left" w:pos="7672"/>
        </w:tabs>
        <w:ind w:left="0" w:firstLine="567"/>
        <w:rPr>
          <w:sz w:val="24"/>
          <w:lang w:val="pt-BR"/>
        </w:rPr>
      </w:pPr>
      <w:del w:id="434" w:author="Elias De Moraes Fernandes" w:date="2016-03-14T17:19:00Z">
        <w:r w:rsidDel="00096B20">
          <w:rPr>
            <w:sz w:val="24"/>
            <w:lang w:val="pt-BR"/>
          </w:rPr>
          <w:delText xml:space="preserve">O </w:delText>
        </w:r>
      </w:del>
      <w:ins w:id="435" w:author="Elias De Moraes Fernandes" w:date="2016-03-14T17:20:00Z">
        <w:r w:rsidR="00096B20">
          <w:rPr>
            <w:sz w:val="24"/>
            <w:lang w:val="pt-BR"/>
          </w:rPr>
          <w:t>O personagem estará sempre se movendo, nunca parado. Para</w:t>
        </w:r>
      </w:ins>
      <w:del w:id="436" w:author="Elias De Moraes Fernandes" w:date="2016-03-14T17:20:00Z">
        <w:r w:rsidDel="00096B20">
          <w:rPr>
            <w:sz w:val="24"/>
            <w:lang w:val="pt-BR"/>
          </w:rPr>
          <w:delText xml:space="preserve">personagem é </w:delText>
        </w:r>
      </w:del>
      <w:ins w:id="437" w:author="Elias De Moraes Fernandes" w:date="2016-03-14T17:20:00Z">
        <w:r w:rsidR="00096B20">
          <w:rPr>
            <w:sz w:val="24"/>
            <w:lang w:val="pt-BR"/>
          </w:rPr>
          <w:t xml:space="preserve"> </w:t>
        </w:r>
      </w:ins>
      <w:r>
        <w:rPr>
          <w:sz w:val="24"/>
          <w:lang w:val="pt-BR"/>
        </w:rPr>
        <w:t>controla</w:t>
      </w:r>
      <w:ins w:id="438" w:author="Elias De Moraes Fernandes" w:date="2016-03-14T17:21:00Z">
        <w:r w:rsidR="00096B20">
          <w:rPr>
            <w:sz w:val="24"/>
            <w:lang w:val="pt-BR"/>
          </w:rPr>
          <w:t xml:space="preserve">r, </w:t>
        </w:r>
      </w:ins>
      <w:del w:id="439" w:author="Elias De Moraes Fernandes" w:date="2016-03-14T17:21:00Z">
        <w:r w:rsidDel="00096B20">
          <w:rPr>
            <w:sz w:val="24"/>
            <w:lang w:val="pt-BR"/>
          </w:rPr>
          <w:delText>do através de</w:delText>
        </w:r>
      </w:del>
      <w:ins w:id="440" w:author="Elias De Moraes Fernandes" w:date="2016-03-14T17:21:00Z">
        <w:r w:rsidR="00096B20">
          <w:rPr>
            <w:sz w:val="24"/>
            <w:lang w:val="pt-BR"/>
          </w:rPr>
          <w:t xml:space="preserve"> deve tocar</w:t>
        </w:r>
      </w:ins>
      <w:r>
        <w:rPr>
          <w:sz w:val="24"/>
          <w:lang w:val="pt-BR"/>
        </w:rPr>
        <w:t xml:space="preserve"> </w:t>
      </w:r>
      <w:del w:id="441" w:author="Elias De Moraes Fernandes" w:date="2016-03-14T17:21:00Z">
        <w:r w:rsidDel="00096B20">
          <w:rPr>
            <w:sz w:val="24"/>
            <w:lang w:val="pt-BR"/>
          </w:rPr>
          <w:delText>toques na</w:delText>
        </w:r>
      </w:del>
      <w:ins w:id="442" w:author="Elias De Moraes Fernandes" w:date="2016-03-14T17:21:00Z">
        <w:r w:rsidR="00096B20">
          <w:rPr>
            <w:sz w:val="24"/>
            <w:lang w:val="pt-BR"/>
          </w:rPr>
          <w:t xml:space="preserve">na </w:t>
        </w:r>
      </w:ins>
      <w:r>
        <w:rPr>
          <w:sz w:val="24"/>
          <w:lang w:val="pt-BR"/>
        </w:rPr>
        <w:t xml:space="preserve"> tela. Os </w:t>
      </w:r>
      <w:r w:rsidR="002E5AFF">
        <w:rPr>
          <w:sz w:val="24"/>
          <w:lang w:val="pt-BR"/>
        </w:rPr>
        <w:t>controles</w:t>
      </w:r>
      <w:r>
        <w:rPr>
          <w:sz w:val="24"/>
          <w:lang w:val="pt-BR"/>
        </w:rPr>
        <w:t xml:space="preserve"> disponíveis são</w:t>
      </w:r>
      <w:ins w:id="443" w:author="Elias De Moraes Fernandes" w:date="2016-03-14T17:21:00Z">
        <w:r w:rsidR="00096B20">
          <w:rPr>
            <w:sz w:val="24"/>
            <w:lang w:val="pt-BR"/>
          </w:rPr>
          <w:t>:</w:t>
        </w:r>
      </w:ins>
    </w:p>
    <w:p w14:paraId="4A7ACA02" w14:textId="0D8B6001" w:rsidR="000A0F17" w:rsidRDefault="000A0F17" w:rsidP="000A0F17">
      <w:pPr>
        <w:pStyle w:val="ListParagraph"/>
        <w:tabs>
          <w:tab w:val="left" w:pos="7672"/>
        </w:tabs>
        <w:ind w:left="1080"/>
        <w:rPr>
          <w:sz w:val="24"/>
          <w:lang w:val="pt-BR"/>
        </w:rPr>
      </w:pPr>
      <w:r>
        <w:rPr>
          <w:sz w:val="24"/>
          <w:lang w:val="pt-BR"/>
        </w:rPr>
        <w:t>Direcionais</w:t>
      </w:r>
    </w:p>
    <w:p w14:paraId="5B29A439" w14:textId="23E6053C" w:rsidR="000A0F17" w:rsidRDefault="00751FC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ins w:id="444" w:author="Elias De Moraes Fernandes" w:date="2016-03-14T18:03:00Z">
        <w:r>
          <w:rPr>
            <w:sz w:val="24"/>
            <w:lang w:val="pt-BR"/>
          </w:rPr>
          <w:t xml:space="preserve">Toque </w:t>
        </w:r>
      </w:ins>
      <w:ins w:id="445" w:author="Elias De Moraes Fernandes" w:date="2016-03-14T18:04:00Z">
        <w:r w:rsidR="009642EC">
          <w:rPr>
            <w:sz w:val="24"/>
            <w:lang w:val="pt-BR"/>
          </w:rPr>
          <w:t xml:space="preserve">no </w:t>
        </w:r>
      </w:ins>
      <w:ins w:id="446" w:author="Elias De Moraes Fernandes" w:date="2016-03-14T18:03:00Z">
        <w:r>
          <w:rPr>
            <w:sz w:val="24"/>
            <w:lang w:val="pt-BR"/>
          </w:rPr>
          <w:t>lado oposto que o personagem está movendo para mudar direç</w:t>
        </w:r>
      </w:ins>
      <w:ins w:id="447" w:author="Elias De Moraes Fernandes" w:date="2016-03-14T18:04:00Z">
        <w:r>
          <w:rPr>
            <w:sz w:val="24"/>
            <w:lang w:val="pt-BR"/>
          </w:rPr>
          <w:t>ão.</w:t>
        </w:r>
      </w:ins>
      <w:del w:id="448" w:author="Elias De Moraes Fernandes" w:date="2016-03-14T17:29:00Z">
        <w:r w:rsidR="000A0F17" w:rsidRPr="000A0F17" w:rsidDel="00FF4CA6">
          <w:rPr>
            <w:sz w:val="24"/>
            <w:lang w:val="pt-BR"/>
          </w:rPr>
          <w:delText>Esquerda</w:delText>
        </w:r>
        <w:r w:rsidR="000A0F17" w:rsidDel="00FF4CA6">
          <w:rPr>
            <w:sz w:val="24"/>
            <w:lang w:val="pt-BR"/>
          </w:rPr>
          <w:delText xml:space="preserve"> </w:delText>
        </w:r>
      </w:del>
      <w:del w:id="449" w:author="Elias De Moraes Fernandes" w:date="2016-03-14T17:32:00Z">
        <w:r w:rsidR="000A0F17" w:rsidDel="0022315C">
          <w:rPr>
            <w:sz w:val="24"/>
            <w:lang w:val="pt-BR"/>
          </w:rPr>
          <w:delText xml:space="preserve">(Tocar lado esquerdo </w:delText>
        </w:r>
      </w:del>
      <w:del w:id="450" w:author="Elias De Moraes Fernandes" w:date="2016-03-14T17:13:00Z">
        <w:r w:rsidR="000A0F17" w:rsidDel="00096B20">
          <w:rPr>
            <w:sz w:val="24"/>
            <w:lang w:val="pt-BR"/>
          </w:rPr>
          <w:delText>da Tela</w:delText>
        </w:r>
      </w:del>
      <w:del w:id="451" w:author="Elias De Moraes Fernandes" w:date="2016-03-14T17:28:00Z">
        <w:r w:rsidR="000A0F17" w:rsidDel="00FF4CA6">
          <w:rPr>
            <w:sz w:val="24"/>
            <w:lang w:val="pt-BR"/>
          </w:rPr>
          <w:delText>)</w:delText>
        </w:r>
      </w:del>
    </w:p>
    <w:p w14:paraId="1D0BD3AC" w14:textId="2421EDE8" w:rsidR="00FF4CA6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del w:id="452" w:author="Elias De Moraes Fernandes" w:date="2016-03-14T17:29:00Z">
        <w:r w:rsidDel="00FF4CA6">
          <w:rPr>
            <w:sz w:val="24"/>
            <w:lang w:val="pt-BR"/>
          </w:rPr>
          <w:delText xml:space="preserve">Direita </w:delText>
        </w:r>
      </w:del>
      <w:del w:id="453" w:author="Elias De Moraes Fernandes" w:date="2016-03-14T17:33:00Z">
        <w:r w:rsidDel="00087206">
          <w:rPr>
            <w:sz w:val="24"/>
            <w:lang w:val="pt-BR"/>
          </w:rPr>
          <w:delText>(Tocar lado direito</w:delText>
        </w:r>
      </w:del>
      <w:del w:id="454" w:author="Elias De Moraes Fernandes" w:date="2016-03-14T17:14:00Z">
        <w:r w:rsidDel="00096B20">
          <w:rPr>
            <w:sz w:val="24"/>
            <w:lang w:val="pt-BR"/>
          </w:rPr>
          <w:delText xml:space="preserve"> da Tela</w:delText>
        </w:r>
      </w:del>
      <w:del w:id="455" w:author="Elias De Moraes Fernandes" w:date="2016-03-14T17:33:00Z">
        <w:r w:rsidDel="00087206">
          <w:rPr>
            <w:sz w:val="24"/>
            <w:lang w:val="pt-BR"/>
          </w:rPr>
          <w:delText>)</w:delText>
        </w:r>
      </w:del>
      <w:ins w:id="456" w:author="Elias De Moraes Fernandes" w:date="2016-03-14T17:37:00Z">
        <w:r w:rsidR="00087206">
          <w:rPr>
            <w:sz w:val="24"/>
            <w:lang w:val="pt-BR"/>
          </w:rPr>
          <w:t>Correr: tocar no m</w:t>
        </w:r>
      </w:ins>
      <w:ins w:id="457" w:author="Elias De Moraes Fernandes" w:date="2016-03-14T17:29:00Z">
        <w:r w:rsidR="00FF4CA6">
          <w:rPr>
            <w:sz w:val="24"/>
            <w:lang w:val="pt-BR"/>
          </w:rPr>
          <w:t>esmo lado que personagem está movendo.</w:t>
        </w:r>
      </w:ins>
    </w:p>
    <w:p w14:paraId="0DC64EC5" w14:textId="1F587785" w:rsidR="00E20FE9" w:rsidRDefault="004401F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ins w:id="458" w:author="Elias De Moraes Fernandes" w:date="2016-03-14T17:28:00Z"/>
          <w:sz w:val="24"/>
          <w:lang w:val="pt-BR"/>
        </w:rPr>
      </w:pPr>
      <w:r>
        <w:rPr>
          <w:sz w:val="24"/>
          <w:lang w:val="pt-BR"/>
        </w:rPr>
        <w:t>Cima (</w:t>
      </w:r>
      <w:del w:id="459" w:author="Elias De Moraes Fernandes" w:date="2016-03-14T17:17:00Z">
        <w:r w:rsidDel="00096B20">
          <w:rPr>
            <w:sz w:val="24"/>
            <w:lang w:val="pt-BR"/>
          </w:rPr>
          <w:delText>Deslizar para cima</w:delText>
        </w:r>
      </w:del>
      <w:ins w:id="460" w:author="Elias De Moraes Fernandes" w:date="2016-03-14T17:17:00Z">
        <w:r w:rsidR="00096B20">
          <w:rPr>
            <w:sz w:val="24"/>
            <w:lang w:val="pt-BR"/>
          </w:rPr>
          <w:t>Tocar</w:t>
        </w:r>
      </w:ins>
      <w:ins w:id="461" w:author="Elias De Moraes Fernandes" w:date="2016-03-14T17:18:00Z">
        <w:r w:rsidR="00096B20">
          <w:rPr>
            <w:sz w:val="24"/>
            <w:lang w:val="pt-BR"/>
          </w:rPr>
          <w:t xml:space="preserve"> acima do personagem para pular – quando tiver inimigo próximo ou pular de uma plataforma para outra</w:t>
        </w:r>
      </w:ins>
      <w:del w:id="462" w:author="Elias De Moraes Fernandes" w:date="2016-03-14T17:18:00Z">
        <w:r w:rsidDel="00096B20">
          <w:rPr>
            <w:sz w:val="24"/>
            <w:lang w:val="pt-BR"/>
          </w:rPr>
          <w:delText>, lado esquerdo ou direito da Tela</w:delText>
        </w:r>
      </w:del>
      <w:r>
        <w:rPr>
          <w:sz w:val="24"/>
          <w:lang w:val="pt-BR"/>
        </w:rPr>
        <w:t>)</w:t>
      </w:r>
    </w:p>
    <w:p w14:paraId="0562094F" w14:textId="4631F47A" w:rsidR="00FF4CA6" w:rsidDel="00FF4CA6" w:rsidRDefault="00FF4CA6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del w:id="463" w:author="Elias De Moraes Fernandes" w:date="2016-03-14T17:30:00Z"/>
          <w:sz w:val="24"/>
          <w:lang w:val="pt-BR"/>
        </w:rPr>
      </w:pPr>
    </w:p>
    <w:p w14:paraId="453BEC0D" w14:textId="216E662D" w:rsidR="000A0F17" w:rsidDel="00FF4CA6" w:rsidRDefault="000A0F17" w:rsidP="000A0F17">
      <w:pPr>
        <w:tabs>
          <w:tab w:val="left" w:pos="7672"/>
        </w:tabs>
        <w:ind w:firstLine="1134"/>
        <w:rPr>
          <w:del w:id="464" w:author="Elias De Moraes Fernandes" w:date="2016-03-14T17:30:00Z"/>
          <w:sz w:val="24"/>
          <w:lang w:val="pt-BR"/>
        </w:rPr>
      </w:pPr>
      <w:del w:id="465" w:author="Elias De Moraes Fernandes" w:date="2016-03-14T17:30:00Z">
        <w:r w:rsidDel="00FF4CA6">
          <w:rPr>
            <w:sz w:val="24"/>
            <w:lang w:val="pt-BR"/>
          </w:rPr>
          <w:delText>Especiais</w:delText>
        </w:r>
      </w:del>
    </w:p>
    <w:p w14:paraId="7576E2F0" w14:textId="56B7CB00" w:rsidR="000A0F17" w:rsidRDefault="000A0F17" w:rsidP="000A0F17">
      <w:pPr>
        <w:pStyle w:val="ListParagraph"/>
        <w:numPr>
          <w:ilvl w:val="0"/>
          <w:numId w:val="4"/>
        </w:numPr>
        <w:tabs>
          <w:tab w:val="left" w:pos="7672"/>
        </w:tabs>
        <w:rPr>
          <w:sz w:val="24"/>
          <w:lang w:val="pt-BR"/>
        </w:rPr>
      </w:pPr>
      <w:del w:id="466" w:author="Elias De Moraes Fernandes" w:date="2016-03-14T17:10:00Z">
        <w:r w:rsidDel="00096B20">
          <w:rPr>
            <w:sz w:val="24"/>
            <w:lang w:val="pt-BR"/>
          </w:rPr>
          <w:delText>Duplo toque</w:delText>
        </w:r>
      </w:del>
      <w:ins w:id="467" w:author="Elias De Moraes Fernandes" w:date="2016-03-14T17:10:00Z">
        <w:r w:rsidR="00096B20">
          <w:rPr>
            <w:sz w:val="24"/>
            <w:lang w:val="pt-BR"/>
          </w:rPr>
          <w:t>Toque</w:t>
        </w:r>
      </w:ins>
      <w:ins w:id="468" w:author="Elias De Moraes Fernandes" w:date="2016-03-14T17:13:00Z">
        <w:r w:rsidR="00096B20">
          <w:rPr>
            <w:sz w:val="24"/>
            <w:lang w:val="pt-BR"/>
          </w:rPr>
          <w:t xml:space="preserve"> (várias vezes)</w:t>
        </w:r>
      </w:ins>
      <w:r>
        <w:rPr>
          <w:sz w:val="24"/>
          <w:lang w:val="pt-BR"/>
        </w:rPr>
        <w:t xml:space="preserve"> em cima do inimigo</w:t>
      </w:r>
      <w:r w:rsidR="002E5AFF">
        <w:rPr>
          <w:sz w:val="24"/>
          <w:lang w:val="pt-BR"/>
        </w:rPr>
        <w:t xml:space="preserve"> </w:t>
      </w:r>
      <w:ins w:id="469" w:author="Elias De Moraes Fernandes" w:date="2016-03-14T17:10:00Z">
        <w:r w:rsidR="00096B20">
          <w:rPr>
            <w:sz w:val="24"/>
            <w:lang w:val="pt-BR"/>
          </w:rPr>
          <w:t xml:space="preserve">para dar dano </w:t>
        </w:r>
      </w:ins>
      <w:del w:id="470" w:author="Elias De Moraes Fernandes" w:date="2016-03-14T17:10:00Z">
        <w:r w:rsidR="002E5AFF" w:rsidDel="00096B20">
          <w:rPr>
            <w:sz w:val="24"/>
            <w:lang w:val="pt-BR"/>
          </w:rPr>
          <w:delText>(para</w:delText>
        </w:r>
      </w:del>
      <w:ins w:id="471" w:author="Elias De Moraes Fernandes" w:date="2016-03-14T17:10:00Z">
        <w:r w:rsidR="00096B20">
          <w:rPr>
            <w:sz w:val="24"/>
            <w:lang w:val="pt-BR"/>
          </w:rPr>
          <w:t>(Se Nonda tiver com bomba ácida</w:t>
        </w:r>
      </w:ins>
      <w:ins w:id="472" w:author="Elias De Moraes Fernandes" w:date="2016-03-14T17:12:00Z">
        <w:r w:rsidR="00096B20">
          <w:rPr>
            <w:sz w:val="24"/>
            <w:lang w:val="pt-BR"/>
          </w:rPr>
          <w:t xml:space="preserve">, </w:t>
        </w:r>
      </w:ins>
      <w:ins w:id="473" w:author="Elias De Moraes Fernandes" w:date="2016-03-14T17:13:00Z">
        <w:r w:rsidR="00096B20">
          <w:rPr>
            <w:sz w:val="24"/>
            <w:lang w:val="pt-BR"/>
          </w:rPr>
          <w:t>será lançada logo em seguida)</w:t>
        </w:r>
      </w:ins>
      <w:del w:id="474" w:author="Elias De Moraes Fernandes" w:date="2016-03-14T17:12:00Z">
        <w:r w:rsidR="006C3CC2" w:rsidDel="00096B20">
          <w:rPr>
            <w:sz w:val="24"/>
            <w:lang w:val="pt-BR"/>
          </w:rPr>
          <w:delText xml:space="preserve"> </w:delText>
        </w:r>
        <w:r w:rsidR="00FF5CFF" w:rsidDel="00096B20">
          <w:rPr>
            <w:sz w:val="24"/>
            <w:lang w:val="pt-BR"/>
          </w:rPr>
          <w:delText>Nonda</w:delText>
        </w:r>
        <w:r w:rsidR="002E5AFF" w:rsidDel="00096B20">
          <w:rPr>
            <w:sz w:val="24"/>
            <w:lang w:val="pt-BR"/>
          </w:rPr>
          <w:delText xml:space="preserve"> lançar </w:delText>
        </w:r>
        <w:r w:rsidR="007973E6" w:rsidDel="00096B20">
          <w:rPr>
            <w:sz w:val="24"/>
            <w:lang w:val="pt-BR"/>
          </w:rPr>
          <w:delText>Bomba Ácida</w:delText>
        </w:r>
      </w:del>
      <w:del w:id="475" w:author="Elias De Moraes Fernandes" w:date="2016-03-14T17:13:00Z">
        <w:r w:rsidR="007973E6" w:rsidDel="00096B20">
          <w:rPr>
            <w:sz w:val="24"/>
            <w:lang w:val="pt-BR"/>
          </w:rPr>
          <w:delText>)</w:delText>
        </w:r>
      </w:del>
      <w:r w:rsidR="009D2310">
        <w:rPr>
          <w:sz w:val="24"/>
          <w:lang w:val="pt-BR"/>
        </w:rPr>
        <w:tab/>
      </w:r>
    </w:p>
    <w:p w14:paraId="395DF950" w14:textId="29FAC0A0" w:rsidR="002E5AFF" w:rsidRDefault="0063565C" w:rsidP="0063565C">
      <w:pPr>
        <w:tabs>
          <w:tab w:val="left" w:pos="7672"/>
        </w:tabs>
        <w:ind w:firstLine="426"/>
        <w:rPr>
          <w:sz w:val="24"/>
          <w:lang w:val="pt-BR"/>
        </w:rPr>
      </w:pPr>
      <w:r>
        <w:rPr>
          <w:sz w:val="24"/>
          <w:lang w:val="pt-BR"/>
        </w:rPr>
        <w:t>Controles Externos (</w:t>
      </w:r>
      <w:proofErr w:type="spellStart"/>
      <w:r>
        <w:rPr>
          <w:sz w:val="24"/>
          <w:lang w:val="pt-BR"/>
        </w:rPr>
        <w:t>AutoPlay</w:t>
      </w:r>
      <w:proofErr w:type="spellEnd"/>
      <w:r>
        <w:rPr>
          <w:sz w:val="24"/>
          <w:lang w:val="pt-BR"/>
        </w:rPr>
        <w:t>)</w:t>
      </w:r>
    </w:p>
    <w:p w14:paraId="13BC7865" w14:textId="76D53F3A" w:rsidR="0063565C" w:rsidRPr="0063565C" w:rsidRDefault="0063565C" w:rsidP="0063565C">
      <w:pPr>
        <w:tabs>
          <w:tab w:val="left" w:pos="7672"/>
        </w:tabs>
        <w:ind w:left="360" w:firstLine="207"/>
        <w:rPr>
          <w:sz w:val="24"/>
          <w:lang w:val="pt-BR"/>
        </w:rPr>
      </w:pPr>
      <w:r>
        <w:rPr>
          <w:sz w:val="24"/>
          <w:lang w:val="pt-BR"/>
        </w:rPr>
        <w:t xml:space="preserve">O jogo vai contar com uma mão (da </w:t>
      </w:r>
      <w:r w:rsidR="00295584">
        <w:rPr>
          <w:sz w:val="24"/>
          <w:lang w:val="pt-BR"/>
        </w:rPr>
        <w:t>Professora Ana</w:t>
      </w:r>
      <w:r>
        <w:rPr>
          <w:sz w:val="24"/>
          <w:lang w:val="pt-BR"/>
        </w:rPr>
        <w:t xml:space="preserve">) </w:t>
      </w:r>
      <w:del w:id="476" w:author="Elias De Moraes Fernandes" w:date="2016-03-14T17:08:00Z">
        <w:r w:rsidDel="00096B20">
          <w:rPr>
            <w:sz w:val="24"/>
            <w:lang w:val="pt-BR"/>
          </w:rPr>
          <w:delText>para que possa jogar novos alimentos dentro da caixa</w:delText>
        </w:r>
      </w:del>
      <w:ins w:id="477" w:author="Elias De Moraes Fernandes" w:date="2016-03-14T17:08:00Z">
        <w:r w:rsidR="00096B20">
          <w:rPr>
            <w:sz w:val="24"/>
            <w:lang w:val="pt-BR"/>
          </w:rPr>
          <w:t>que vai inserir alimentos de tempo em tempo dentro da caixa</w:t>
        </w:r>
      </w:ins>
      <w:r>
        <w:rPr>
          <w:sz w:val="24"/>
          <w:lang w:val="pt-BR"/>
        </w:rPr>
        <w:t>.</w:t>
      </w:r>
    </w:p>
    <w:p w14:paraId="72DF0E64" w14:textId="70CCA3DD" w:rsidR="005E6EDF" w:rsidRPr="00EB3F4A" w:rsidDel="00EB3F4A" w:rsidRDefault="00EB3F4A">
      <w:pPr>
        <w:pStyle w:val="ListParagraph"/>
        <w:tabs>
          <w:tab w:val="left" w:pos="7672"/>
        </w:tabs>
        <w:ind w:left="567" w:firstLine="360"/>
        <w:rPr>
          <w:ins w:id="478" w:author="Elias De Moraes Fernandes" w:date="2016-03-14T18:07:00Z"/>
          <w:del w:id="479" w:author="Elias De Moraes Fernandes" w:date="2016-03-14T18:06:00Z"/>
          <w:rStyle w:val="Hyperlink"/>
          <w:sz w:val="16"/>
          <w:szCs w:val="16"/>
          <w:rPrChange w:id="480" w:author="Elias De Moraes Fernandes" w:date="2016-03-14T18:07:00Z">
            <w:rPr>
              <w:ins w:id="481" w:author="Elias De Moraes Fernandes" w:date="2016-03-14T18:07:00Z"/>
              <w:del w:id="482" w:author="Elias De Moraes Fernandes" w:date="2016-03-14T18:06:00Z"/>
              <w:sz w:val="24"/>
              <w:lang w:val="pt-BR"/>
            </w:rPr>
          </w:rPrChange>
        </w:rPr>
        <w:pPrChange w:id="483" w:author="Elias De Moraes Fernandes" w:date="2016-03-14T18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484" w:author="Elias De Moraes Fernandes" w:date="2016-03-14T18:07:00Z">
        <w:r>
          <w:rPr>
            <w:sz w:val="16"/>
            <w:szCs w:val="16"/>
            <w:lang w:val="pt-BR"/>
          </w:rPr>
          <w:fldChar w:fldCharType="begin"/>
        </w:r>
        <w:r>
          <w:rPr>
            <w:sz w:val="16"/>
            <w:szCs w:val="16"/>
            <w:lang w:val="pt-BR"/>
          </w:rPr>
          <w:instrText xml:space="preserve"> HYPERLINK "https://hortfrancisblog.files.wordpress.com/2013/11/touchscreen-controls-01.png" </w:instrText>
        </w:r>
        <w:r>
          <w:rPr>
            <w:sz w:val="16"/>
            <w:szCs w:val="16"/>
            <w:lang w:val="pt-BR"/>
          </w:rPr>
          <w:fldChar w:fldCharType="separate"/>
        </w:r>
        <w:r w:rsidRPr="00EB3F4A">
          <w:rPr>
            <w:rStyle w:val="Hyperlink"/>
            <w:sz w:val="16"/>
            <w:szCs w:val="16"/>
            <w:lang w:val="pt-BR"/>
          </w:rPr>
          <w:t>https://hortfrancisblog.files.wordpress.com/2013/11/touchscreen-controls-01.png</w:t>
        </w:r>
        <w:del w:id="485" w:author="Elias De Moraes Fernandes" w:date="2016-03-14T18:06:00Z">
          <w:r w:rsidR="0077658F" w:rsidRPr="00EB3F4A" w:rsidDel="00EB3F4A">
            <w:rPr>
              <w:rStyle w:val="Hyperlink"/>
              <w:sz w:val="16"/>
              <w:szCs w:val="16"/>
              <w:rPrChange w:id="486" w:author="Elias De Moraes Fernandes" w:date="2016-03-14T18:07:00Z">
                <w:rPr>
                  <w:sz w:val="24"/>
                  <w:lang w:val="pt-BR"/>
                </w:rPr>
              </w:rPrChange>
            </w:rPr>
            <w:delText>- Utilize uma imagem de um joystick ou teclado para ilustrar todos os comandos disponíveis;</w:delText>
          </w:r>
        </w:del>
      </w:ins>
    </w:p>
    <w:p w14:paraId="7237FBC0" w14:textId="4B225852" w:rsidR="005E6EDF" w:rsidRDefault="00EB3F4A">
      <w:pPr>
        <w:ind w:left="567"/>
        <w:rPr>
          <w:sz w:val="28"/>
          <w:lang w:val="pt-BR"/>
        </w:rPr>
        <w:pPrChange w:id="487" w:author="Elias De Moraes Fernandes" w:date="2016-03-14T18:07:00Z">
          <w:pPr/>
        </w:pPrChange>
      </w:pPr>
      <w:ins w:id="488" w:author="Elias De Moraes Fernandes" w:date="2016-03-14T18:07:00Z">
        <w:r>
          <w:rPr>
            <w:sz w:val="16"/>
            <w:szCs w:val="16"/>
            <w:lang w:val="pt-BR"/>
          </w:rPr>
          <w:fldChar w:fldCharType="end"/>
        </w:r>
      </w:ins>
      <w:r w:rsidR="005E6EDF">
        <w:rPr>
          <w:sz w:val="28"/>
          <w:lang w:val="pt-BR"/>
        </w:rPr>
        <w:br w:type="page"/>
      </w:r>
    </w:p>
    <w:p w14:paraId="68C1E477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89" w:name="_Toc442190683"/>
      <w:r>
        <w:rPr>
          <w:b/>
          <w:sz w:val="40"/>
          <w:lang w:val="pt-BR"/>
        </w:rPr>
        <w:lastRenderedPageBreak/>
        <w:t>Câmera</w:t>
      </w:r>
      <w:bookmarkEnd w:id="489"/>
    </w:p>
    <w:p w14:paraId="7166A2D6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10A5E438" w14:textId="1BF3692E" w:rsidR="00EB3F4A" w:rsidRDefault="00F7464D" w:rsidP="005E6EDF">
      <w:pPr>
        <w:pStyle w:val="ListParagraph"/>
        <w:tabs>
          <w:tab w:val="left" w:pos="7672"/>
        </w:tabs>
        <w:ind w:left="360"/>
        <w:rPr>
          <w:ins w:id="490" w:author="Elias De Moraes Fernandes" w:date="2016-03-14T18:12:00Z"/>
          <w:sz w:val="24"/>
          <w:lang w:val="pt-BR"/>
        </w:rPr>
      </w:pPr>
      <w:r w:rsidRPr="00F7464D">
        <w:rPr>
          <w:sz w:val="24"/>
          <w:lang w:val="pt-BR"/>
        </w:rPr>
        <w:t>A câmera é lateral</w:t>
      </w:r>
      <w:ins w:id="491" w:author="Elias De Moraes Fernandes" w:date="2016-03-14T18:13:00Z">
        <w:r w:rsidR="00EB3F4A">
          <w:rPr>
            <w:sz w:val="24"/>
            <w:lang w:val="pt-BR"/>
          </w:rPr>
          <w:t xml:space="preserve"> (</w:t>
        </w:r>
        <w:proofErr w:type="spellStart"/>
        <w:r w:rsidR="00EB3F4A">
          <w:rPr>
            <w:sz w:val="24"/>
            <w:lang w:val="pt-BR"/>
          </w:rPr>
          <w:t>side</w:t>
        </w:r>
        <w:proofErr w:type="spellEnd"/>
        <w:r w:rsidR="00EB3F4A">
          <w:rPr>
            <w:sz w:val="24"/>
            <w:lang w:val="pt-BR"/>
          </w:rPr>
          <w:t xml:space="preserve"> </w:t>
        </w:r>
        <w:proofErr w:type="spellStart"/>
        <w:r w:rsidR="00EB3F4A">
          <w:rPr>
            <w:sz w:val="24"/>
            <w:lang w:val="pt-BR"/>
          </w:rPr>
          <w:t>view</w:t>
        </w:r>
        <w:proofErr w:type="spellEnd"/>
        <w:r w:rsidR="00EB3F4A">
          <w:rPr>
            <w:sz w:val="24"/>
            <w:lang w:val="pt-BR"/>
          </w:rPr>
          <w:t>)</w:t>
        </w:r>
      </w:ins>
      <w:r w:rsidRPr="00F7464D">
        <w:rPr>
          <w:sz w:val="24"/>
          <w:lang w:val="pt-BR"/>
        </w:rPr>
        <w:t xml:space="preserve"> da perspectiva do jogador, em 2D. </w:t>
      </w:r>
      <w:ins w:id="492" w:author="Elias De Moraes Fernandes" w:date="2016-03-14T18:13:00Z">
        <w:r w:rsidR="00EB3F4A">
          <w:rPr>
            <w:sz w:val="24"/>
            <w:lang w:val="pt-BR"/>
          </w:rPr>
          <w:t xml:space="preserve">Terá uma câmera que segue o jogador </w:t>
        </w:r>
      </w:ins>
      <w:ins w:id="493" w:author="Elias De Moraes Fernandes" w:date="2016-03-14T18:14:00Z">
        <w:r w:rsidR="00731044">
          <w:rPr>
            <w:sz w:val="24"/>
            <w:lang w:val="pt-BR"/>
          </w:rPr>
          <w:t>(com zoom)</w:t>
        </w:r>
        <w:r w:rsidR="00C77916">
          <w:rPr>
            <w:sz w:val="24"/>
            <w:lang w:val="pt-BR"/>
          </w:rPr>
          <w:t>.</w:t>
        </w:r>
      </w:ins>
      <w:ins w:id="494" w:author="Elias De Moraes Fernandes" w:date="2016-03-14T18:39:00Z">
        <w:r w:rsidR="00D81EDC">
          <w:rPr>
            <w:sz w:val="24"/>
            <w:lang w:val="pt-BR"/>
          </w:rPr>
          <w:t xml:space="preserve"> A proporção do jogador será como </w:t>
        </w:r>
      </w:ins>
      <w:ins w:id="495" w:author="Elias De Moraes Fernandes" w:date="2016-03-16T12:42:00Z">
        <w:r w:rsidR="009025B6">
          <w:rPr>
            <w:sz w:val="24"/>
            <w:lang w:val="pt-BR"/>
          </w:rPr>
          <w:t>mostrada</w:t>
        </w:r>
      </w:ins>
      <w:ins w:id="496" w:author="Elias De Moraes Fernandes" w:date="2016-03-14T18:39:00Z">
        <w:r w:rsidR="00D81EDC">
          <w:rPr>
            <w:sz w:val="24"/>
            <w:lang w:val="pt-BR"/>
          </w:rPr>
          <w:t xml:space="preserve"> abaixo.</w:t>
        </w:r>
      </w:ins>
    </w:p>
    <w:p w14:paraId="75B7362A" w14:textId="0CBE6CDE" w:rsidR="00EB3F4A" w:rsidRPr="00F7464D" w:rsidRDefault="005A47B5" w:rsidP="005E6EDF">
      <w:pPr>
        <w:pStyle w:val="ListParagraph"/>
        <w:tabs>
          <w:tab w:val="left" w:pos="7672"/>
        </w:tabs>
        <w:ind w:left="360"/>
        <w:rPr>
          <w:sz w:val="24"/>
          <w:lang w:val="pt-BR"/>
        </w:rPr>
      </w:pPr>
      <w:del w:id="497" w:author="Elias De Moraes Fernandes" w:date="2016-03-14T18:12:00Z">
        <w:r w:rsidDel="00EB3F4A">
          <w:rPr>
            <w:sz w:val="24"/>
            <w:lang w:val="pt-BR"/>
          </w:rPr>
          <w:delText xml:space="preserve">Ele visualiza </w:delText>
        </w:r>
        <w:r w:rsidR="00FE3412" w:rsidDel="00EB3F4A">
          <w:rPr>
            <w:sz w:val="24"/>
            <w:lang w:val="pt-BR"/>
          </w:rPr>
          <w:delText>em</w:delText>
        </w:r>
      </w:del>
      <w:del w:id="498" w:author="Elias De Moraes Fernandes" w:date="2016-03-14T18:13:00Z">
        <w:r w:rsidR="00FE3412" w:rsidDel="00EB3F4A">
          <w:rPr>
            <w:sz w:val="24"/>
            <w:lang w:val="pt-BR"/>
          </w:rPr>
          <w:delText xml:space="preserve"> side view (vista lateral).</w:delText>
        </w:r>
      </w:del>
    </w:p>
    <w:p w14:paraId="46368076" w14:textId="77777777" w:rsidR="00850271" w:rsidRDefault="00B76A53">
      <w:pPr>
        <w:pStyle w:val="ListParagraph"/>
        <w:keepNext/>
        <w:tabs>
          <w:tab w:val="left" w:pos="7672"/>
        </w:tabs>
        <w:ind w:left="0" w:firstLine="360"/>
        <w:jc w:val="center"/>
        <w:rPr>
          <w:ins w:id="499" w:author="Elias De Moraes Fernandes" w:date="2016-03-14T18:40:00Z"/>
        </w:rPr>
        <w:pPrChange w:id="500" w:author="Elias De Moraes Fernandes" w:date="2016-03-14T18:40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r>
        <w:rPr>
          <w:noProof/>
          <w:sz w:val="24"/>
        </w:rPr>
        <w:drawing>
          <wp:inline distT="0" distB="0" distL="0" distR="0" wp14:anchorId="0368F63F" wp14:editId="4DD006D0">
            <wp:extent cx="4708052" cy="26433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Jogo%20Compostagem/Ideias%20Jogo/FIgura2.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2" cy="26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21CC" w14:textId="5DEB5DA3" w:rsidR="0091226E" w:rsidRDefault="00850271">
      <w:pPr>
        <w:pStyle w:val="Caption"/>
        <w:rPr>
          <w:sz w:val="24"/>
          <w:lang w:val="pt-BR"/>
        </w:rPr>
        <w:pPrChange w:id="501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proofErr w:type="spellStart"/>
      <w:ins w:id="502" w:author="Elias De Moraes Fernandes" w:date="2016-03-14T18:40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503" w:author="Elias De Moraes Fernandes" w:date="2016-03-16T13:16:00Z">
        <w:r w:rsidR="00D71A67">
          <w:rPr>
            <w:noProof/>
          </w:rPr>
          <w:t>1</w:t>
        </w:r>
      </w:ins>
      <w:ins w:id="504" w:author="Elias De Moraes Fernandes" w:date="2016-03-14T18:40:00Z">
        <w:r>
          <w:fldChar w:fldCharType="end"/>
        </w:r>
        <w:r>
          <w:t xml:space="preserve">  - Camera Side View </w:t>
        </w:r>
        <w:proofErr w:type="spellStart"/>
        <w:r>
          <w:t>usando</w:t>
        </w:r>
        <w:proofErr w:type="spellEnd"/>
        <w:r>
          <w:t xml:space="preserve"> </w:t>
        </w:r>
        <w:proofErr w:type="spellStart"/>
        <w:r>
          <w:t>proporção</w:t>
        </w:r>
      </w:ins>
      <w:proofErr w:type="spellEnd"/>
    </w:p>
    <w:p w14:paraId="65F316A0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39B7F57B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05" w:name="_Toc442190684"/>
      <w:r>
        <w:rPr>
          <w:b/>
          <w:sz w:val="40"/>
          <w:lang w:val="pt-BR"/>
        </w:rPr>
        <w:lastRenderedPageBreak/>
        <w:t>Universo do Jogo</w:t>
      </w:r>
      <w:bookmarkEnd w:id="505"/>
    </w:p>
    <w:p w14:paraId="6151451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5D4D2FC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 xml:space="preserve">Descrição e ilustração dos cenários do jogo; </w:t>
      </w:r>
    </w:p>
    <w:p w14:paraId="50AECD89" w14:textId="7BE9C342" w:rsidR="0077658F" w:rsidRPr="0077658F" w:rsidRDefault="00100E2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cenário proposto é embaixo da terra. Quase tudo se passa embaixo da terra, exceto </w:t>
      </w:r>
      <w:r w:rsidR="002463E2">
        <w:rPr>
          <w:sz w:val="24"/>
          <w:lang w:val="pt-BR"/>
        </w:rPr>
        <w:t xml:space="preserve">nas fases que </w:t>
      </w:r>
      <w:r>
        <w:rPr>
          <w:sz w:val="24"/>
          <w:lang w:val="pt-BR"/>
        </w:rPr>
        <w:t>pá</w:t>
      </w:r>
      <w:r w:rsidR="00F643AC">
        <w:rPr>
          <w:sz w:val="24"/>
          <w:lang w:val="pt-BR"/>
        </w:rPr>
        <w:t>ssaros aparecem. Nessas cenas, aparecerá um pouco do ambiente acima da terra.</w:t>
      </w:r>
    </w:p>
    <w:p w14:paraId="5D0FDF4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Como as fases do jogo estão conectadas?</w:t>
      </w:r>
    </w:p>
    <w:p w14:paraId="44F49C53" w14:textId="1411DAB0" w:rsidR="0077658F" w:rsidRPr="00186B85" w:rsidRDefault="007805CA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 xml:space="preserve">Cada fase tem um objetivo específico, </w:t>
      </w:r>
      <w:r w:rsidR="00186B85">
        <w:rPr>
          <w:sz w:val="24"/>
          <w:lang w:val="pt-BR"/>
        </w:rPr>
        <w:t xml:space="preserve">porém em um ambiente só (cativeiro </w:t>
      </w:r>
      <w:r w:rsidR="003566DA">
        <w:rPr>
          <w:sz w:val="24"/>
          <w:lang w:val="pt-BR"/>
        </w:rPr>
        <w:t>de Nonda</w:t>
      </w:r>
      <w:r w:rsidR="00186B85">
        <w:rPr>
          <w:sz w:val="24"/>
          <w:lang w:val="pt-BR"/>
        </w:rPr>
        <w:t xml:space="preserve">). A fase é estilo progressão continuada, quer seja ao indicar qual comida a </w:t>
      </w:r>
      <w:r w:rsidR="00FF5CFF">
        <w:rPr>
          <w:sz w:val="24"/>
          <w:lang w:val="pt-BR"/>
        </w:rPr>
        <w:t>Nonda</w:t>
      </w:r>
      <w:r w:rsidR="00186B85">
        <w:rPr>
          <w:sz w:val="24"/>
          <w:lang w:val="pt-BR"/>
        </w:rPr>
        <w:t xml:space="preserve"> pode comer ou qual inimigo precisa ser derrotado ou fugir dos predadores.</w:t>
      </w:r>
    </w:p>
    <w:p w14:paraId="771E029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estrutura do mundo?</w:t>
      </w:r>
    </w:p>
    <w:p w14:paraId="1BBCB9B1" w14:textId="74792C4E" w:rsidR="00AC4EDC" w:rsidRDefault="00AC4EDC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AC4EDC">
        <w:rPr>
          <w:sz w:val="24"/>
          <w:lang w:val="pt-BR"/>
        </w:rPr>
        <w:t>http://worms2d.info/images/thumb/1/1e/Screen_map_WWP_GBA.svg/680px-Screen_map_WWP_GBA.svg.png</w:t>
      </w:r>
    </w:p>
    <w:p w14:paraId="5555CD38" w14:textId="59240357" w:rsidR="0077658F" w:rsidRPr="0077658F" w:rsidRDefault="0013077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130776">
        <w:rPr>
          <w:sz w:val="24"/>
          <w:lang w:val="pt-BR"/>
        </w:rPr>
        <w:t>http://worms2d.info/images/thumb/b/b0/Screen_map_WWP.svg/680px-Screen_map_WWP.svg.png</w:t>
      </w:r>
    </w:p>
    <w:p w14:paraId="57AEB51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emoção presente em cada ambiente?</w:t>
      </w:r>
    </w:p>
    <w:p w14:paraId="6465DB5E" w14:textId="4977D6EE" w:rsidR="0077658F" w:rsidRDefault="005C497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primeira fase</w:t>
      </w:r>
      <w:r w:rsidR="00110958">
        <w:rPr>
          <w:sz w:val="24"/>
          <w:lang w:val="pt-BR"/>
        </w:rPr>
        <w:t xml:space="preserve"> e segunda</w:t>
      </w:r>
      <w:r w:rsidR="006A4F63">
        <w:rPr>
          <w:sz w:val="24"/>
          <w:lang w:val="pt-BR"/>
        </w:rPr>
        <w:t xml:space="preserve">, o jogador </w:t>
      </w:r>
      <w:r>
        <w:rPr>
          <w:sz w:val="24"/>
          <w:lang w:val="pt-BR"/>
        </w:rPr>
        <w:t xml:space="preserve">está </w:t>
      </w:r>
      <w:r w:rsidR="00110958">
        <w:rPr>
          <w:sz w:val="24"/>
          <w:lang w:val="pt-BR"/>
        </w:rPr>
        <w:t>em primeiro contato com o jogo, no</w:t>
      </w:r>
      <w:r>
        <w:rPr>
          <w:sz w:val="24"/>
          <w:lang w:val="pt-BR"/>
        </w:rPr>
        <w:t xml:space="preserve"> controle </w:t>
      </w:r>
      <w:del w:id="506" w:author="Elias De Moraes Fernandes" w:date="2016-03-14T18:24:00Z">
        <w:r w:rsidDel="00DC73DB">
          <w:rPr>
            <w:sz w:val="24"/>
            <w:lang w:val="pt-BR"/>
          </w:rPr>
          <w:delText xml:space="preserve">entre </w:delText>
        </w:r>
      </w:del>
      <w:ins w:id="507" w:author="Elias De Moraes Fernandes" w:date="2016-03-14T18:24:00Z">
        <w:r w:rsidR="00DC73DB">
          <w:rPr>
            <w:sz w:val="24"/>
            <w:lang w:val="pt-BR"/>
          </w:rPr>
          <w:t xml:space="preserve">para </w:t>
        </w:r>
      </w:ins>
      <w:r>
        <w:rPr>
          <w:sz w:val="24"/>
          <w:lang w:val="pt-BR"/>
        </w:rPr>
        <w:t>pegar o alimento e fazer maior pontuação</w:t>
      </w:r>
      <w:r w:rsidR="00110958">
        <w:rPr>
          <w:sz w:val="24"/>
          <w:lang w:val="pt-BR"/>
        </w:rPr>
        <w:t>.</w:t>
      </w:r>
    </w:p>
    <w:p w14:paraId="34445EA8" w14:textId="6FB61274" w:rsidR="00110958" w:rsidRPr="0077658F" w:rsidRDefault="0011095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Nas fases 3 a 5, o jogador lida com inimigos de forma educativa, por exemplo, saber porque o sanguessuga não pode tocar na minhoca ou porque a formiga não pode fazer ninho na caixa. Além de procurar formas de se alimentar para ter energia para enfrentar os inimigos.</w:t>
      </w:r>
      <w:r w:rsidR="00662181">
        <w:rPr>
          <w:sz w:val="24"/>
          <w:lang w:val="pt-BR"/>
        </w:rPr>
        <w:t xml:space="preserve"> </w:t>
      </w:r>
      <w:del w:id="508" w:author="Elias De Moraes Fernandes" w:date="2016-03-14T18:25:00Z">
        <w:r w:rsidR="00662181" w:rsidDel="00DC73DB">
          <w:rPr>
            <w:sz w:val="24"/>
            <w:lang w:val="pt-BR"/>
          </w:rPr>
          <w:delText xml:space="preserve">Existe uma </w:delText>
        </w:r>
      </w:del>
      <w:ins w:id="509" w:author="Elias De Moraes Fernandes" w:date="2016-03-14T18:25:00Z">
        <w:r w:rsidR="00DC73DB">
          <w:rPr>
            <w:sz w:val="24"/>
            <w:lang w:val="pt-BR"/>
          </w:rPr>
          <w:t xml:space="preserve">A </w:t>
        </w:r>
      </w:ins>
      <w:r w:rsidR="00662181">
        <w:rPr>
          <w:sz w:val="24"/>
          <w:lang w:val="pt-BR"/>
        </w:rPr>
        <w:t xml:space="preserve">pontuação </w:t>
      </w:r>
      <w:del w:id="510" w:author="Elias De Moraes Fernandes" w:date="2016-03-14T18:25:00Z">
        <w:r w:rsidR="00662181" w:rsidDel="00DC73DB">
          <w:rPr>
            <w:sz w:val="24"/>
            <w:lang w:val="pt-BR"/>
          </w:rPr>
          <w:delText xml:space="preserve">em </w:delText>
        </w:r>
      </w:del>
      <w:r w:rsidR="00662181">
        <w:rPr>
          <w:sz w:val="24"/>
          <w:lang w:val="pt-BR"/>
        </w:rPr>
        <w:t xml:space="preserve">que o jogador </w:t>
      </w:r>
      <w:del w:id="511" w:author="Elias De Moraes Fernandes" w:date="2016-03-14T18:25:00Z">
        <w:r w:rsidR="00662181" w:rsidDel="00DC73DB">
          <w:rPr>
            <w:sz w:val="24"/>
            <w:lang w:val="pt-BR"/>
          </w:rPr>
          <w:delText>tem que</w:delText>
        </w:r>
      </w:del>
      <w:ins w:id="512" w:author="Elias De Moraes Fernandes" w:date="2016-03-14T18:25:00Z">
        <w:r w:rsidR="00DC73DB">
          <w:rPr>
            <w:sz w:val="24"/>
            <w:lang w:val="pt-BR"/>
          </w:rPr>
          <w:t xml:space="preserve">precisa </w:t>
        </w:r>
      </w:ins>
      <w:del w:id="513" w:author="Elias De Moraes Fernandes" w:date="2016-03-14T18:26:00Z">
        <w:r w:rsidR="00662181" w:rsidDel="00DC73DB">
          <w:rPr>
            <w:sz w:val="24"/>
            <w:lang w:val="pt-BR"/>
          </w:rPr>
          <w:delText xml:space="preserve"> </w:delText>
        </w:r>
      </w:del>
      <w:r w:rsidR="00662181">
        <w:rPr>
          <w:sz w:val="24"/>
          <w:lang w:val="pt-BR"/>
        </w:rPr>
        <w:t>atingir</w:t>
      </w:r>
      <w:del w:id="514" w:author="Elias De Moraes Fernandes" w:date="2016-03-14T18:26:00Z">
        <w:r w:rsidR="00745547" w:rsidDel="00DC73DB">
          <w:rPr>
            <w:sz w:val="24"/>
            <w:lang w:val="pt-BR"/>
          </w:rPr>
          <w:delText xml:space="preserve">, </w:delText>
        </w:r>
      </w:del>
      <w:del w:id="515" w:author="Elias De Moraes Fernandes" w:date="2016-03-14T18:25:00Z">
        <w:r w:rsidR="00745547" w:rsidDel="00DC73DB">
          <w:rPr>
            <w:sz w:val="24"/>
            <w:lang w:val="pt-BR"/>
          </w:rPr>
          <w:delText>que</w:delText>
        </w:r>
      </w:del>
      <w:ins w:id="516" w:author="Elias De Moraes Fernandes" w:date="2016-03-14T18:26:00Z">
        <w:r w:rsidR="00DC73DB">
          <w:rPr>
            <w:sz w:val="24"/>
            <w:lang w:val="pt-BR"/>
          </w:rPr>
          <w:t xml:space="preserve"> </w:t>
        </w:r>
      </w:ins>
      <w:del w:id="517" w:author="Elias De Moraes Fernandes" w:date="2016-03-14T18:25:00Z">
        <w:r w:rsidR="00745547" w:rsidDel="00DC73DB">
          <w:rPr>
            <w:sz w:val="24"/>
            <w:lang w:val="pt-BR"/>
          </w:rPr>
          <w:delText xml:space="preserve"> </w:delText>
        </w:r>
      </w:del>
      <w:r w:rsidR="00745547">
        <w:rPr>
          <w:sz w:val="24"/>
          <w:lang w:val="pt-BR"/>
        </w:rPr>
        <w:t>mesmo limitado, oferece divertimento</w:t>
      </w:r>
      <w:r w:rsidR="00662181">
        <w:rPr>
          <w:sz w:val="24"/>
          <w:lang w:val="pt-BR"/>
        </w:rPr>
        <w:t xml:space="preserve">. </w:t>
      </w:r>
    </w:p>
    <w:p w14:paraId="329D7ED7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Que tipo de m</w:t>
      </w:r>
      <w:r>
        <w:rPr>
          <w:sz w:val="24"/>
          <w:lang w:val="pt-BR"/>
        </w:rPr>
        <w:t>ú</w:t>
      </w:r>
      <w:r w:rsidRPr="0077658F">
        <w:rPr>
          <w:sz w:val="24"/>
          <w:lang w:val="pt-BR"/>
        </w:rPr>
        <w:t>sica deve ser usada em cada fase?</w:t>
      </w:r>
    </w:p>
    <w:p w14:paraId="5F17C1D7" w14:textId="4316D59D" w:rsidR="0077658F" w:rsidRDefault="00FB4A7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Em cada fase, a música d</w:t>
      </w:r>
      <w:r w:rsidR="007B1F30">
        <w:rPr>
          <w:sz w:val="24"/>
          <w:lang w:val="pt-BR"/>
        </w:rPr>
        <w:t>eve ser alegre e infantil. Precisa indicar combate</w:t>
      </w:r>
      <w:r w:rsidR="008D566B">
        <w:rPr>
          <w:sz w:val="24"/>
          <w:lang w:val="pt-BR"/>
        </w:rPr>
        <w:t>, mas de um jeito divertido. Para não pesar o jogo, as fases serão intercaladas entre 2 músicas.</w:t>
      </w:r>
    </w:p>
    <w:p w14:paraId="79FF84B8" w14:textId="28FF9CEE" w:rsidR="0061038E" w:rsidRDefault="0061038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Musicas:</w:t>
      </w:r>
    </w:p>
    <w:p w14:paraId="04B98ED0" w14:textId="62684D5D" w:rsidR="006738CB" w:rsidRDefault="0061038E" w:rsidP="0061038E">
      <w:pPr>
        <w:pStyle w:val="ListParagraph"/>
        <w:tabs>
          <w:tab w:val="left" w:pos="709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ab/>
        <w:t>Fases durante o dia</w:t>
      </w:r>
    </w:p>
    <w:p w14:paraId="5DA87629" w14:textId="4FF5590A" w:rsidR="006738CB" w:rsidRDefault="009E1D0D" w:rsidP="009E1D0D">
      <w:pPr>
        <w:pStyle w:val="ListParagraph"/>
        <w:tabs>
          <w:tab w:val="left" w:pos="7672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Groodle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Theme</w:t>
      </w:r>
      <w:proofErr w:type="spellEnd"/>
      <w:r>
        <w:rPr>
          <w:sz w:val="24"/>
          <w:lang w:val="pt-BR"/>
        </w:rPr>
        <w:t xml:space="preserve"> </w:t>
      </w:r>
      <w:hyperlink r:id="rId10" w:history="1">
        <w:r w:rsidRPr="009E1D0D">
          <w:rPr>
            <w:rStyle w:val="Hyperlink"/>
            <w:sz w:val="24"/>
            <w:lang w:val="pt-BR"/>
          </w:rPr>
          <w:t>Link</w:t>
        </w:r>
      </w:hyperlink>
    </w:p>
    <w:p w14:paraId="79A570CF" w14:textId="77777777" w:rsidR="00446703" w:rsidRDefault="009E1D0D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Ringtone</w:t>
      </w:r>
      <w:r w:rsidR="00446703">
        <w:rPr>
          <w:sz w:val="24"/>
          <w:lang w:val="pt-BR"/>
        </w:rPr>
        <w:t>s</w:t>
      </w:r>
      <w:proofErr w:type="spellEnd"/>
      <w:r w:rsidR="00446703">
        <w:rPr>
          <w:sz w:val="24"/>
          <w:lang w:val="en-CA"/>
        </w:rPr>
        <w:t>:</w:t>
      </w:r>
    </w:p>
    <w:p w14:paraId="713431F2" w14:textId="3277A9FE" w:rsidR="0061038E" w:rsidRDefault="00446703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en-CA"/>
        </w:rPr>
        <w:tab/>
      </w:r>
      <w:proofErr w:type="spellStart"/>
      <w:r w:rsidR="009E1D0D">
        <w:rPr>
          <w:sz w:val="24"/>
          <w:lang w:val="pt-BR"/>
        </w:rPr>
        <w:t>Loading</w:t>
      </w:r>
      <w:proofErr w:type="spellEnd"/>
      <w:r w:rsidR="009E1D0D">
        <w:rPr>
          <w:sz w:val="24"/>
          <w:lang w:val="pt-BR"/>
        </w:rPr>
        <w:t xml:space="preserve"> </w:t>
      </w:r>
      <w:proofErr w:type="spellStart"/>
      <w:r w:rsidR="009E1D0D">
        <w:rPr>
          <w:sz w:val="24"/>
          <w:lang w:val="pt-BR"/>
        </w:rPr>
        <w:t>Scene</w:t>
      </w:r>
      <w:proofErr w:type="spellEnd"/>
      <w:r w:rsidR="009E1D0D">
        <w:rPr>
          <w:sz w:val="24"/>
          <w:lang w:val="pt-BR"/>
        </w:rPr>
        <w:t xml:space="preserve"> </w:t>
      </w:r>
      <w:hyperlink r:id="rId11" w:history="1">
        <w:r w:rsidR="0061038E">
          <w:rPr>
            <w:rStyle w:val="Hyperlink"/>
            <w:sz w:val="24"/>
            <w:lang w:val="pt-BR"/>
          </w:rPr>
          <w:t>Link1</w:t>
        </w:r>
      </w:hyperlink>
      <w:r w:rsidR="009E1D0D">
        <w:rPr>
          <w:sz w:val="24"/>
          <w:lang w:val="pt-BR"/>
        </w:rPr>
        <w:t xml:space="preserve"> ou </w:t>
      </w:r>
      <w:hyperlink r:id="rId12" w:history="1">
        <w:r w:rsidR="009E1D0D" w:rsidRPr="009E1D0D">
          <w:rPr>
            <w:rStyle w:val="Hyperlink"/>
            <w:sz w:val="24"/>
            <w:lang w:val="pt-BR"/>
          </w:rPr>
          <w:t>Link2</w:t>
        </w:r>
      </w:hyperlink>
    </w:p>
    <w:p w14:paraId="30A41D2B" w14:textId="6EA610C4" w:rsidR="009A32DF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Up</w:t>
      </w:r>
      <w:proofErr w:type="spellEnd"/>
      <w:r>
        <w:rPr>
          <w:sz w:val="24"/>
          <w:lang w:val="pt-BR"/>
        </w:rPr>
        <w:t xml:space="preserve"> </w:t>
      </w:r>
      <w:hyperlink r:id="rId13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33999A67" w14:textId="7A8AB4FE" w:rsidR="0061038E" w:rsidRDefault="0061038E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>Vitória</w:t>
      </w:r>
      <w:r w:rsidR="009A32DF">
        <w:rPr>
          <w:sz w:val="24"/>
          <w:lang w:val="pt-BR"/>
        </w:rPr>
        <w:t xml:space="preserve"> (</w:t>
      </w:r>
      <w:proofErr w:type="spellStart"/>
      <w:r w:rsidR="009A32DF">
        <w:rPr>
          <w:sz w:val="24"/>
          <w:lang w:val="pt-BR"/>
        </w:rPr>
        <w:t>Win</w:t>
      </w:r>
      <w:proofErr w:type="spellEnd"/>
      <w:r w:rsidR="009A32DF">
        <w:rPr>
          <w:sz w:val="24"/>
          <w:lang w:val="pt-BR"/>
        </w:rPr>
        <w:t>)</w:t>
      </w:r>
      <w:r>
        <w:rPr>
          <w:sz w:val="24"/>
          <w:lang w:val="pt-BR"/>
        </w:rPr>
        <w:t xml:space="preserve"> </w:t>
      </w:r>
      <w:hyperlink r:id="rId14" w:history="1">
        <w:r w:rsidRPr="0061038E">
          <w:rPr>
            <w:rStyle w:val="Hyperlink"/>
            <w:sz w:val="24"/>
            <w:lang w:val="pt-BR"/>
          </w:rPr>
          <w:t>Link</w:t>
        </w:r>
      </w:hyperlink>
      <w:r>
        <w:rPr>
          <w:sz w:val="24"/>
          <w:lang w:val="pt-BR"/>
        </w:rPr>
        <w:t xml:space="preserve"> ou </w:t>
      </w:r>
      <w:hyperlink r:id="rId15" w:history="1">
        <w:r w:rsidRPr="0061038E">
          <w:rPr>
            <w:rStyle w:val="Hyperlink"/>
            <w:sz w:val="24"/>
            <w:lang w:val="pt-BR"/>
          </w:rPr>
          <w:t>Link2</w:t>
        </w:r>
      </w:hyperlink>
    </w:p>
    <w:p w14:paraId="5BAD02AF" w14:textId="64767CF1" w:rsidR="009A32DF" w:rsidRDefault="009A32DF" w:rsidP="0061038E">
      <w:pPr>
        <w:pStyle w:val="ListParagraph"/>
        <w:tabs>
          <w:tab w:val="left" w:pos="709"/>
        </w:tabs>
        <w:ind w:left="0" w:firstLine="709"/>
        <w:rPr>
          <w:ins w:id="518" w:author="Elias De Moraes Fernandes" w:date="2016-03-14T18:26:00Z"/>
          <w:rStyle w:val="Hyperlink"/>
          <w:sz w:val="24"/>
          <w:lang w:val="pt-BR"/>
        </w:rPr>
      </w:pPr>
      <w:r>
        <w:rPr>
          <w:sz w:val="24"/>
          <w:lang w:val="pt-BR"/>
        </w:rPr>
        <w:t>Derrota (</w:t>
      </w:r>
      <w:proofErr w:type="spellStart"/>
      <w:r>
        <w:rPr>
          <w:sz w:val="24"/>
          <w:lang w:val="pt-BR"/>
        </w:rPr>
        <w:t>Lose</w:t>
      </w:r>
      <w:proofErr w:type="spellEnd"/>
      <w:r>
        <w:rPr>
          <w:sz w:val="24"/>
          <w:lang w:val="pt-BR"/>
        </w:rPr>
        <w:t xml:space="preserve">) </w:t>
      </w:r>
      <w:hyperlink r:id="rId16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23FD543D" w14:textId="77777777" w:rsidR="00BC1739" w:rsidRPr="0061038E" w:rsidRDefault="00BC1739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</w:p>
    <w:p w14:paraId="2D7436BD" w14:textId="31056974" w:rsidR="0077658F" w:rsidRPr="0077658F" w:rsidDel="00BC1739" w:rsidRDefault="0077658F" w:rsidP="0077658F">
      <w:pPr>
        <w:pStyle w:val="ListParagraph"/>
        <w:tabs>
          <w:tab w:val="left" w:pos="7672"/>
        </w:tabs>
        <w:ind w:left="0" w:firstLine="360"/>
        <w:rPr>
          <w:del w:id="519" w:author="Elias De Moraes Fernandes" w:date="2016-03-14T18:26:00Z"/>
          <w:sz w:val="24"/>
          <w:lang w:val="pt-BR"/>
        </w:rPr>
      </w:pPr>
      <w:del w:id="520" w:author="Elias De Moraes Fernandes" w:date="2016-03-14T18:26:00Z">
        <w:r w:rsidDel="00BC1739">
          <w:rPr>
            <w:sz w:val="24"/>
            <w:lang w:val="pt-BR"/>
          </w:rPr>
          <w:delText xml:space="preserve">- </w:delText>
        </w:r>
        <w:r w:rsidRPr="0077658F" w:rsidDel="00BC1739">
          <w:rPr>
            <w:sz w:val="24"/>
            <w:lang w:val="pt-BR"/>
          </w:rPr>
          <w:delText>Inclua ilustrações de todos os mapas e fases do jogo;</w:delText>
        </w:r>
      </w:del>
    </w:p>
    <w:p w14:paraId="5E64BE22" w14:textId="37AB4F39" w:rsidR="005E6EDF" w:rsidRDefault="005E6EDF" w:rsidP="0077658F">
      <w:pPr>
        <w:ind w:firstLine="360"/>
        <w:rPr>
          <w:ins w:id="521" w:author="Elias De Moraes Fernandes" w:date="2016-03-14T18:26:00Z"/>
          <w:sz w:val="24"/>
          <w:lang w:val="pt-BR"/>
        </w:rPr>
      </w:pPr>
      <w:del w:id="522" w:author="Elias De Moraes Fernandes" w:date="2016-03-14T18:26:00Z">
        <w:r w:rsidRPr="0077658F" w:rsidDel="00BC1739">
          <w:rPr>
            <w:sz w:val="24"/>
            <w:lang w:val="pt-BR"/>
          </w:rPr>
          <w:br w:type="page"/>
        </w:r>
      </w:del>
    </w:p>
    <w:p w14:paraId="420B0D82" w14:textId="77777777" w:rsidR="00BC1739" w:rsidRPr="0077658F" w:rsidRDefault="00BC1739" w:rsidP="0077658F">
      <w:pPr>
        <w:ind w:firstLine="360"/>
        <w:rPr>
          <w:sz w:val="24"/>
          <w:lang w:val="pt-BR"/>
        </w:rPr>
      </w:pPr>
    </w:p>
    <w:p w14:paraId="59DF1782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23" w:name="_Toc442190685"/>
      <w:r>
        <w:rPr>
          <w:b/>
          <w:sz w:val="40"/>
          <w:lang w:val="pt-BR"/>
        </w:rPr>
        <w:lastRenderedPageBreak/>
        <w:t>Inimigos</w:t>
      </w:r>
      <w:bookmarkEnd w:id="523"/>
    </w:p>
    <w:p w14:paraId="5E95CB6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3A97EA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e ilustração dos inimigos que existem no universo do jogo;</w:t>
      </w:r>
    </w:p>
    <w:p w14:paraId="58233A67" w14:textId="77777777" w:rsidR="00850271" w:rsidRDefault="008159B8">
      <w:pPr>
        <w:pStyle w:val="ListParagraph"/>
        <w:keepNext/>
        <w:tabs>
          <w:tab w:val="left" w:pos="7672"/>
        </w:tabs>
        <w:ind w:left="0" w:firstLine="360"/>
        <w:rPr>
          <w:ins w:id="524" w:author="Elias De Moraes Fernandes" w:date="2016-03-14T18:41:00Z"/>
        </w:rPr>
        <w:pPrChange w:id="525" w:author="Elias De Moraes Fernandes" w:date="2016-03-14T18:41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sz w:val="24"/>
          <w:lang w:val="pt-BR"/>
        </w:rPr>
        <w:t>Sanguessuga</w:t>
      </w:r>
      <w:r w:rsidR="00144F6B">
        <w:rPr>
          <w:noProof/>
          <w:sz w:val="24"/>
        </w:rPr>
        <w:drawing>
          <wp:inline distT="0" distB="0" distL="0" distR="0" wp14:anchorId="311309C7" wp14:editId="1E43ACD9">
            <wp:extent cx="5933440" cy="2397760"/>
            <wp:effectExtent l="0" t="0" r="10160" b="0"/>
            <wp:docPr id="4" name="Picture 4" descr="../../../Jogo%20Compostagem/Drawing/vc_enemy_leech_sanguess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leech_sanguessu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5"/>
                    <a:stretch/>
                  </pic:blipFill>
                  <pic:spPr bwMode="auto">
                    <a:xfrm>
                      <a:off x="0" y="0"/>
                      <a:ext cx="59334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5151" w14:textId="1FF7E2A9" w:rsidR="0077658F" w:rsidRDefault="00850271">
      <w:pPr>
        <w:pStyle w:val="Caption"/>
        <w:rPr>
          <w:sz w:val="24"/>
          <w:lang w:val="pt-BR"/>
        </w:rPr>
        <w:pPrChange w:id="526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527" w:author="Elias De Moraes Fernandes" w:date="2016-03-14T18:41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528" w:author="Elias De Moraes Fernandes" w:date="2016-03-16T13:16:00Z">
        <w:r w:rsidR="00D71A67">
          <w:rPr>
            <w:noProof/>
          </w:rPr>
          <w:t>2</w:t>
        </w:r>
      </w:ins>
      <w:ins w:id="529" w:author="Elias De Moraes Fernandes" w:date="2016-03-14T18:41:00Z">
        <w:r>
          <w:fldChar w:fldCharType="end"/>
        </w:r>
        <w:r>
          <w:t xml:space="preserve"> - Sketch: </w:t>
        </w:r>
        <w:proofErr w:type="spellStart"/>
        <w:r>
          <w:t>Inimigo</w:t>
        </w:r>
        <w:proofErr w:type="spellEnd"/>
        <w:r>
          <w:t xml:space="preserve"> </w:t>
        </w:r>
        <w:proofErr w:type="spellStart"/>
        <w:r>
          <w:t>Sanguessuga</w:t>
        </w:r>
      </w:ins>
      <w:proofErr w:type="spellEnd"/>
    </w:p>
    <w:p w14:paraId="27D31217" w14:textId="77777777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1661352" w14:textId="78B319E5" w:rsidR="008159B8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Pássaros</w:t>
      </w:r>
    </w:p>
    <w:p w14:paraId="0BA8E2A5" w14:textId="77777777" w:rsidR="00850271" w:rsidRDefault="00634B8B">
      <w:pPr>
        <w:pStyle w:val="ListParagraph"/>
        <w:keepNext/>
        <w:tabs>
          <w:tab w:val="left" w:pos="7672"/>
        </w:tabs>
        <w:ind w:left="0" w:firstLine="360"/>
        <w:rPr>
          <w:ins w:id="530" w:author="Elias De Moraes Fernandes" w:date="2016-03-14T18:42:00Z"/>
        </w:rPr>
        <w:pPrChange w:id="531" w:author="Elias De Moraes Fernandes" w:date="2016-03-14T18:4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noProof/>
          <w:sz w:val="24"/>
        </w:rPr>
        <w:drawing>
          <wp:inline distT="0" distB="0" distL="0" distR="0" wp14:anchorId="775AA439" wp14:editId="018088DE">
            <wp:extent cx="5894183" cy="2232000"/>
            <wp:effectExtent l="0" t="0" r="0" b="3810"/>
            <wp:docPr id="2" name="Picture 2" descr="../../../Jogo%20Compostagem/Drawing/vc_enemy_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b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2" b="31622"/>
                    <a:stretch/>
                  </pic:blipFill>
                  <pic:spPr bwMode="auto">
                    <a:xfrm>
                      <a:off x="0" y="0"/>
                      <a:ext cx="5940425" cy="224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9F73" w14:textId="51C081A4" w:rsidR="00C60DD6" w:rsidRDefault="00850271">
      <w:pPr>
        <w:pStyle w:val="Caption"/>
        <w:rPr>
          <w:ins w:id="532" w:author="Elias De Moraes Fernandes" w:date="2016-03-16T12:48:00Z"/>
        </w:rPr>
        <w:pPrChange w:id="533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534" w:author="Elias De Moraes Fernandes" w:date="2016-03-14T18:42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535" w:author="Elias De Moraes Fernandes" w:date="2016-03-16T13:16:00Z">
        <w:r w:rsidR="00D71A67">
          <w:rPr>
            <w:noProof/>
          </w:rPr>
          <w:t>3</w:t>
        </w:r>
      </w:ins>
      <w:ins w:id="536" w:author="Elias De Moraes Fernandes" w:date="2016-03-14T18:42:00Z">
        <w:r>
          <w:fldChar w:fldCharType="end"/>
        </w:r>
        <w:r w:rsidRPr="000E58AD">
          <w:t xml:space="preserve"> - Sketch: </w:t>
        </w:r>
        <w:proofErr w:type="spellStart"/>
        <w:r w:rsidRPr="000E58AD">
          <w:t>Inimigo</w:t>
        </w:r>
        <w:proofErr w:type="spellEnd"/>
        <w:r w:rsidRPr="000E58AD">
          <w:t xml:space="preserve"> </w:t>
        </w:r>
        <w:proofErr w:type="spellStart"/>
        <w:r>
          <w:t>Pássaro</w:t>
        </w:r>
      </w:ins>
      <w:proofErr w:type="spellEnd"/>
    </w:p>
    <w:p w14:paraId="22A6FB28" w14:textId="77777777" w:rsidR="005E2E0B" w:rsidRDefault="005E2E0B">
      <w:pPr>
        <w:rPr>
          <w:ins w:id="537" w:author="Elias De Moraes Fernandes" w:date="2016-03-16T12:48:00Z"/>
        </w:rPr>
        <w:pPrChange w:id="538" w:author="Elias De Moraes Fernandes" w:date="2016-03-16T12:48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AFDEF9D" w14:textId="5BCB25E8" w:rsidR="005E2E0B" w:rsidRPr="005E2E0B" w:rsidDel="005E2E0B" w:rsidRDefault="005E2E0B">
      <w:pPr>
        <w:rPr>
          <w:del w:id="539" w:author="Elias De Moraes Fernandes" w:date="2016-03-16T12:50:00Z"/>
          <w:rPrChange w:id="540" w:author="Elias De Moraes Fernandes" w:date="2016-03-16T12:48:00Z">
            <w:rPr>
              <w:del w:id="541" w:author="Elias De Moraes Fernandes" w:date="2016-03-16T12:50:00Z"/>
              <w:sz w:val="24"/>
              <w:lang w:val="pt-BR"/>
            </w:rPr>
          </w:rPrChange>
        </w:rPr>
        <w:pPrChange w:id="542" w:author="Elias De Moraes Fernandes" w:date="2016-03-16T12:48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0BAD08B8" w14:textId="77777777" w:rsidR="00850271" w:rsidRDefault="008159B8">
      <w:pPr>
        <w:pStyle w:val="ListParagraph"/>
        <w:keepNext/>
        <w:tabs>
          <w:tab w:val="left" w:pos="7672"/>
        </w:tabs>
        <w:ind w:left="0" w:firstLine="360"/>
        <w:rPr>
          <w:ins w:id="543" w:author="Elias De Moraes Fernandes" w:date="2016-03-14T18:42:00Z"/>
        </w:rPr>
        <w:pPrChange w:id="544" w:author="Elias De Moraes Fernandes" w:date="2016-03-14T18:4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sz w:val="24"/>
          <w:lang w:val="pt-BR"/>
        </w:rPr>
        <w:t>Formiga</w:t>
      </w:r>
      <w:r w:rsidR="00A658B2">
        <w:rPr>
          <w:sz w:val="24"/>
          <w:lang w:val="pt-BR"/>
        </w:rPr>
        <w:t>s</w:t>
      </w:r>
      <w:r w:rsidR="00634B8B">
        <w:rPr>
          <w:noProof/>
          <w:sz w:val="24"/>
        </w:rPr>
        <w:drawing>
          <wp:inline distT="0" distB="0" distL="0" distR="0" wp14:anchorId="4F30A4C9" wp14:editId="1CC52C75">
            <wp:extent cx="5940425" cy="1964267"/>
            <wp:effectExtent l="0" t="0" r="3175" b="0"/>
            <wp:docPr id="3" name="Picture 3" descr="../../../Jogo%20Compostagem/Drawing/vc_enemy_ant_form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Jogo%20Compostagem/Drawing/vc_enemy_ant_formi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9" b="35607"/>
                    <a:stretch/>
                  </pic:blipFill>
                  <pic:spPr bwMode="auto">
                    <a:xfrm>
                      <a:off x="0" y="0"/>
                      <a:ext cx="5940425" cy="19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6E68" w14:textId="75B3622E" w:rsidR="008159B8" w:rsidRPr="0077658F" w:rsidRDefault="00850271">
      <w:pPr>
        <w:pStyle w:val="Caption"/>
        <w:rPr>
          <w:sz w:val="24"/>
          <w:lang w:val="pt-BR"/>
        </w:rPr>
        <w:pPrChange w:id="545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546" w:author="Elias De Moraes Fernandes" w:date="2016-03-14T18:42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547" w:author="Elias De Moraes Fernandes" w:date="2016-03-16T13:16:00Z">
        <w:r w:rsidR="00D71A67">
          <w:rPr>
            <w:noProof/>
          </w:rPr>
          <w:t>4</w:t>
        </w:r>
      </w:ins>
      <w:ins w:id="548" w:author="Elias De Moraes Fernandes" w:date="2016-03-14T18:42:00Z">
        <w:r>
          <w:fldChar w:fldCharType="end"/>
        </w:r>
        <w:r w:rsidRPr="00DF4DD5">
          <w:t xml:space="preserve"> - Sketch: </w:t>
        </w:r>
        <w:proofErr w:type="spellStart"/>
        <w:r w:rsidRPr="00DF4DD5">
          <w:t>Inimigo</w:t>
        </w:r>
        <w:proofErr w:type="spellEnd"/>
        <w:r w:rsidRPr="00DF4DD5">
          <w:t xml:space="preserve"> </w:t>
        </w:r>
        <w:proofErr w:type="spellStart"/>
        <w:r>
          <w:t>Formiga</w:t>
        </w:r>
      </w:ins>
      <w:proofErr w:type="spellEnd"/>
    </w:p>
    <w:p w14:paraId="3E784DF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qual ambiente/fase cada inimigo vai aparecer?</w:t>
      </w:r>
    </w:p>
    <w:p w14:paraId="1197D599" w14:textId="2C1DEB9D" w:rsidR="0077658F" w:rsidRDefault="00A658B2" w:rsidP="00224CE5">
      <w:pPr>
        <w:pStyle w:val="ListParagraph"/>
        <w:tabs>
          <w:tab w:val="left" w:pos="7672"/>
        </w:tabs>
        <w:ind w:left="0" w:firstLine="360"/>
        <w:rPr>
          <w:ins w:id="549" w:author="Elias De Moraes Fernandes" w:date="2016-03-16T11:23:00Z"/>
          <w:sz w:val="24"/>
          <w:lang w:val="pt-BR"/>
        </w:rPr>
      </w:pPr>
      <w:r>
        <w:rPr>
          <w:sz w:val="24"/>
          <w:lang w:val="pt-BR"/>
        </w:rPr>
        <w:t>Todos inimigos vão aparecer no mesmo ambiente. Nas fase</w:t>
      </w:r>
      <w:r w:rsidR="004A42EC">
        <w:rPr>
          <w:sz w:val="24"/>
          <w:lang w:val="pt-BR"/>
        </w:rPr>
        <w:t>s</w:t>
      </w:r>
      <w:r>
        <w:rPr>
          <w:sz w:val="24"/>
          <w:lang w:val="pt-BR"/>
        </w:rPr>
        <w:t xml:space="preserve"> em que o pássaro aparece, ele ficará na parte de cima da tela.</w:t>
      </w:r>
    </w:p>
    <w:p w14:paraId="51C4F6B9" w14:textId="77777777" w:rsidR="00141384" w:rsidRDefault="00141384" w:rsidP="00224CE5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8EA0249" w14:textId="6CD2A3D9" w:rsidR="0077658F" w:rsidRPr="00224CE5" w:rsidRDefault="004A42EC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en-CA"/>
        </w:rPr>
      </w:pPr>
      <w:r>
        <w:rPr>
          <w:b/>
          <w:sz w:val="24"/>
          <w:lang w:val="pt-BR"/>
        </w:rPr>
        <w:t>O</w:t>
      </w:r>
      <w:r w:rsidR="00A658B2" w:rsidRPr="00224CE5">
        <w:rPr>
          <w:b/>
          <w:sz w:val="24"/>
          <w:lang w:val="pt-BR"/>
        </w:rPr>
        <w:t xml:space="preserve"> personagem </w:t>
      </w:r>
      <w:r w:rsidR="00FF5CFF">
        <w:rPr>
          <w:b/>
          <w:sz w:val="24"/>
          <w:lang w:val="pt-BR"/>
        </w:rPr>
        <w:t>Nonda</w:t>
      </w:r>
      <w:r w:rsidR="00A658B2" w:rsidRPr="00224CE5">
        <w:rPr>
          <w:b/>
          <w:sz w:val="24"/>
          <w:lang w:val="pt-BR"/>
        </w:rPr>
        <w:t xml:space="preserve"> consegue superar</w:t>
      </w:r>
    </w:p>
    <w:p w14:paraId="22D4CDB4" w14:textId="4B447099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>- o p</w:t>
      </w:r>
      <w:proofErr w:type="spellStart"/>
      <w:r>
        <w:rPr>
          <w:sz w:val="24"/>
          <w:lang w:val="pt-BR"/>
        </w:rPr>
        <w:t>ássaro</w:t>
      </w:r>
      <w:proofErr w:type="spellEnd"/>
      <w:r>
        <w:rPr>
          <w:sz w:val="24"/>
          <w:lang w:val="pt-BR"/>
        </w:rPr>
        <w:t xml:space="preserve"> comendo todo alimento antes </w:t>
      </w:r>
      <w:r w:rsidR="00C03660">
        <w:rPr>
          <w:sz w:val="24"/>
          <w:lang w:val="pt-BR"/>
        </w:rPr>
        <w:t>deles</w:t>
      </w:r>
      <w:del w:id="550" w:author="Elias De Moraes Fernandes" w:date="2016-03-16T11:24:00Z">
        <w:r w:rsidDel="00141384">
          <w:rPr>
            <w:sz w:val="24"/>
            <w:lang w:val="pt-BR"/>
          </w:rPr>
          <w:delText>, principalmente</w:delText>
        </w:r>
        <w:r w:rsidDel="00141384">
          <w:rPr>
            <w:sz w:val="24"/>
            <w:lang w:val="en-CA"/>
          </w:rPr>
          <w:delText xml:space="preserve"> os </w:delText>
        </w:r>
        <w:r w:rsidR="00C03660" w:rsidDel="00141384">
          <w:rPr>
            <w:sz w:val="24"/>
            <w:lang w:val="en-CA"/>
          </w:rPr>
          <w:delText xml:space="preserve">alimentos que aparecerem </w:delText>
        </w:r>
        <w:r w:rsidDel="00141384">
          <w:rPr>
            <w:sz w:val="24"/>
            <w:lang w:val="pt-BR"/>
          </w:rPr>
          <w:delText>no topo da tela.</w:delText>
        </w:r>
      </w:del>
      <w:ins w:id="551" w:author="Elias De Moraes Fernandes" w:date="2016-03-16T11:24:00Z">
        <w:r w:rsidR="00141384">
          <w:rPr>
            <w:sz w:val="24"/>
            <w:lang w:val="pt-BR"/>
          </w:rPr>
          <w:t xml:space="preserve"> e matando eles tocando sobre eles</w:t>
        </w:r>
      </w:ins>
      <w:r>
        <w:rPr>
          <w:sz w:val="24"/>
          <w:lang w:val="pt-BR"/>
        </w:rPr>
        <w:t xml:space="preserve"> </w:t>
      </w:r>
    </w:p>
    <w:p w14:paraId="64D7A438" w14:textId="77777777" w:rsidR="00141384" w:rsidRPr="00224CE5" w:rsidDel="00141384" w:rsidRDefault="00141384" w:rsidP="00141384">
      <w:pPr>
        <w:pStyle w:val="ListParagraph"/>
        <w:tabs>
          <w:tab w:val="left" w:pos="7672"/>
        </w:tabs>
        <w:ind w:left="0" w:firstLine="360"/>
        <w:rPr>
          <w:del w:id="552" w:author="Elias De Moraes Fernandes" w:date="2016-03-16T11:25:00Z"/>
          <w:sz w:val="24"/>
          <w:lang w:val="en-CA"/>
        </w:rPr>
      </w:pPr>
      <w:moveToRangeStart w:id="553" w:author="Elias De Moraes Fernandes" w:date="2016-03-16T11:25:00Z" w:name="move445890883"/>
      <w:moveTo w:id="554" w:author="Elias De Moraes Fernandes" w:date="2016-03-16T11:25:00Z">
        <w:r>
          <w:rPr>
            <w:sz w:val="24"/>
            <w:lang w:val="en-CA"/>
          </w:rPr>
          <w:t xml:space="preserve">- a </w:t>
        </w:r>
        <w:proofErr w:type="spellStart"/>
        <w:r>
          <w:rPr>
            <w:sz w:val="24"/>
            <w:lang w:val="en-CA"/>
          </w:rPr>
          <w:t>formiga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bloqueando</w:t>
        </w:r>
        <w:proofErr w:type="spellEnd"/>
        <w:r>
          <w:rPr>
            <w:sz w:val="24"/>
            <w:lang w:val="en-CA"/>
          </w:rPr>
          <w:t xml:space="preserve"> o </w:t>
        </w:r>
        <w:proofErr w:type="spellStart"/>
        <w:r>
          <w:rPr>
            <w:sz w:val="24"/>
            <w:lang w:val="en-CA"/>
          </w:rPr>
          <w:t>caminho</w:t>
        </w:r>
        <w:proofErr w:type="spellEnd"/>
        <w:r>
          <w:rPr>
            <w:sz w:val="24"/>
            <w:lang w:val="en-CA"/>
          </w:rPr>
          <w:t xml:space="preserve"> com </w:t>
        </w:r>
        <w:proofErr w:type="spellStart"/>
        <w:r>
          <w:rPr>
            <w:sz w:val="24"/>
            <w:lang w:val="en-CA"/>
          </w:rPr>
          <w:t>carvão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moído</w:t>
        </w:r>
        <w:proofErr w:type="spellEnd"/>
        <w:r>
          <w:rPr>
            <w:sz w:val="24"/>
            <w:lang w:val="en-CA"/>
          </w:rPr>
          <w:t xml:space="preserve"> e, </w:t>
        </w:r>
        <w:proofErr w:type="spellStart"/>
        <w:r>
          <w:rPr>
            <w:sz w:val="24"/>
            <w:lang w:val="en-CA"/>
          </w:rPr>
          <w:t>ou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jogando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bomba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ácida</w:t>
        </w:r>
        <w:proofErr w:type="spellEnd"/>
        <w:r>
          <w:rPr>
            <w:sz w:val="24"/>
            <w:lang w:val="en-CA"/>
          </w:rPr>
          <w:t xml:space="preserve"> para </w:t>
        </w:r>
        <w:proofErr w:type="spellStart"/>
        <w:r>
          <w:rPr>
            <w:sz w:val="24"/>
            <w:lang w:val="en-CA"/>
          </w:rPr>
          <w:t>eliminá-los</w:t>
        </w:r>
        <w:proofErr w:type="spellEnd"/>
        <w:r>
          <w:rPr>
            <w:sz w:val="24"/>
            <w:lang w:val="en-CA"/>
          </w:rPr>
          <w:t>.</w:t>
        </w:r>
      </w:moveTo>
    </w:p>
    <w:moveToRangeEnd w:id="553"/>
    <w:p w14:paraId="3F52C18A" w14:textId="77777777" w:rsidR="00141384" w:rsidRPr="00141384" w:rsidRDefault="00141384">
      <w:pPr>
        <w:pStyle w:val="ListParagraph"/>
        <w:tabs>
          <w:tab w:val="left" w:pos="7672"/>
        </w:tabs>
        <w:ind w:left="0" w:firstLine="360"/>
        <w:rPr>
          <w:ins w:id="555" w:author="Elias De Moraes Fernandes" w:date="2016-03-16T11:25:00Z"/>
          <w:lang w:val="en-CA"/>
        </w:rPr>
      </w:pPr>
    </w:p>
    <w:p w14:paraId="6CE95EE4" w14:textId="77777777" w:rsidR="00224CE5" w:rsidRDefault="00224CE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o </w:t>
      </w:r>
      <w:proofErr w:type="spellStart"/>
      <w:r>
        <w:rPr>
          <w:sz w:val="24"/>
          <w:lang w:val="en-CA"/>
        </w:rPr>
        <w:t>sanguessuga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arremessando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Bomba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ácida</w:t>
      </w:r>
      <w:proofErr w:type="spellEnd"/>
      <w:r>
        <w:rPr>
          <w:sz w:val="24"/>
          <w:lang w:val="en-CA"/>
        </w:rPr>
        <w:t xml:space="preserve"> contra </w:t>
      </w:r>
      <w:proofErr w:type="spellStart"/>
      <w:r>
        <w:rPr>
          <w:sz w:val="24"/>
          <w:lang w:val="en-CA"/>
        </w:rPr>
        <w:t>ele</w:t>
      </w:r>
      <w:proofErr w:type="spellEnd"/>
      <w:r>
        <w:rPr>
          <w:sz w:val="24"/>
          <w:lang w:val="en-CA"/>
        </w:rPr>
        <w:t xml:space="preserve">. Comer </w:t>
      </w:r>
      <w:proofErr w:type="spellStart"/>
      <w:r>
        <w:rPr>
          <w:sz w:val="24"/>
          <w:lang w:val="en-CA"/>
        </w:rPr>
        <w:t>comidas</w:t>
      </w:r>
      <w:proofErr w:type="spellEnd"/>
      <w:r>
        <w:rPr>
          <w:sz w:val="24"/>
          <w:lang w:val="en-CA"/>
        </w:rPr>
        <w:t xml:space="preserve"> que </w:t>
      </w:r>
      <w:proofErr w:type="spellStart"/>
      <w:r>
        <w:rPr>
          <w:sz w:val="24"/>
          <w:lang w:val="en-CA"/>
        </w:rPr>
        <w:t>restauram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vida</w:t>
      </w:r>
      <w:proofErr w:type="spellEnd"/>
      <w:r>
        <w:rPr>
          <w:sz w:val="24"/>
          <w:lang w:val="en-CA"/>
        </w:rPr>
        <w:t xml:space="preserve"> do </w:t>
      </w:r>
      <w:r w:rsidRPr="00A658B2">
        <w:rPr>
          <w:sz w:val="24"/>
          <w:lang w:val="pt-BR"/>
        </w:rPr>
        <w:t>sanguessuga</w:t>
      </w:r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também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ajuda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derrotá</w:t>
      </w:r>
      <w:proofErr w:type="spellEnd"/>
      <w:r>
        <w:rPr>
          <w:sz w:val="24"/>
          <w:lang w:val="en-CA"/>
        </w:rPr>
        <w:t>-lo.</w:t>
      </w:r>
    </w:p>
    <w:p w14:paraId="0121132D" w14:textId="567771BA" w:rsidR="00224CE5" w:rsidRPr="00224CE5" w:rsidDel="00141384" w:rsidRDefault="008248D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moveFromRangeStart w:id="556" w:author="Elias De Moraes Fernandes" w:date="2016-03-16T11:25:00Z" w:name="move445890883"/>
      <w:moveFrom w:id="557" w:author="Elias De Moraes Fernandes" w:date="2016-03-16T11:25:00Z">
        <w:r w:rsidDel="00141384">
          <w:rPr>
            <w:sz w:val="24"/>
            <w:lang w:val="en-CA"/>
          </w:rPr>
          <w:t>- a formiga bloqueando o caminho com carvão moído e, ou jogando bomba ácida para eliminá-los.</w:t>
        </w:r>
      </w:moveFrom>
    </w:p>
    <w:moveFromRangeEnd w:id="556"/>
    <w:p w14:paraId="14666ABC" w14:textId="355F3591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71C7749" w14:textId="77777777" w:rsidR="00CE1CDC" w:rsidRDefault="00CE1CDC" w:rsidP="003B00AD">
      <w:pPr>
        <w:pStyle w:val="ListParagraph"/>
        <w:tabs>
          <w:tab w:val="left" w:pos="7672"/>
        </w:tabs>
        <w:ind w:left="0" w:firstLine="360"/>
        <w:rPr>
          <w:ins w:id="558" w:author="Elias De Moraes Fernandes" w:date="2016-03-15T17:39:00Z"/>
          <w:b/>
          <w:bCs/>
          <w:sz w:val="24"/>
        </w:rPr>
      </w:pPr>
      <w:proofErr w:type="spellStart"/>
      <w:ins w:id="559" w:author="Elias De Moraes Fernandes" w:date="2016-03-15T17:39:00Z">
        <w:r w:rsidRPr="00CE1CDC">
          <w:rPr>
            <w:b/>
            <w:bCs/>
            <w:sz w:val="24"/>
          </w:rPr>
          <w:t>Recompensa</w:t>
        </w:r>
        <w:proofErr w:type="spellEnd"/>
        <w:r w:rsidRPr="00CE1CDC">
          <w:rPr>
            <w:b/>
            <w:bCs/>
            <w:sz w:val="24"/>
          </w:rPr>
          <w:t xml:space="preserve"> para </w:t>
        </w:r>
        <w:proofErr w:type="spellStart"/>
        <w:r w:rsidRPr="00CE1CDC">
          <w:rPr>
            <w:b/>
            <w:bCs/>
            <w:sz w:val="24"/>
          </w:rPr>
          <w:t>cada</w:t>
        </w:r>
        <w:proofErr w:type="spellEnd"/>
        <w:r w:rsidRPr="00CE1CDC">
          <w:rPr>
            <w:b/>
            <w:bCs/>
            <w:sz w:val="24"/>
          </w:rPr>
          <w:t xml:space="preserve"> </w:t>
        </w:r>
        <w:proofErr w:type="spellStart"/>
        <w:r w:rsidRPr="00CE1CDC">
          <w:rPr>
            <w:b/>
            <w:bCs/>
            <w:sz w:val="24"/>
          </w:rPr>
          <w:t>Fase</w:t>
        </w:r>
        <w:proofErr w:type="spellEnd"/>
        <w:r w:rsidRPr="00CE1CDC">
          <w:rPr>
            <w:b/>
            <w:bCs/>
            <w:sz w:val="24"/>
          </w:rPr>
          <w:t xml:space="preserve"> </w:t>
        </w:r>
        <w:proofErr w:type="spellStart"/>
        <w:r w:rsidRPr="00CE1CDC">
          <w:rPr>
            <w:b/>
            <w:bCs/>
            <w:sz w:val="24"/>
          </w:rPr>
          <w:t>Concluída</w:t>
        </w:r>
        <w:proofErr w:type="spellEnd"/>
      </w:ins>
    </w:p>
    <w:p w14:paraId="2096D3F2" w14:textId="6A18DCD2" w:rsidR="00224CE5" w:rsidRPr="00E15A90" w:rsidDel="00CE1CDC" w:rsidRDefault="00224CE5">
      <w:pPr>
        <w:tabs>
          <w:tab w:val="left" w:pos="7672"/>
        </w:tabs>
        <w:ind w:left="720"/>
        <w:rPr>
          <w:del w:id="560" w:author="Elias De Moraes Fernandes" w:date="2016-03-15T17:39:00Z"/>
          <w:sz w:val="24"/>
          <w:rPrChange w:id="561" w:author="Elias De Moraes Fernandes" w:date="2016-03-15T17:40:00Z">
            <w:rPr>
              <w:del w:id="562" w:author="Elias De Moraes Fernandes" w:date="2016-03-15T17:39:00Z"/>
              <w:lang w:val="pt-BR"/>
            </w:rPr>
          </w:rPrChange>
        </w:rPr>
        <w:pPrChange w:id="563" w:author="Elias De Moraes Fernandes" w:date="2016-03-15T17:40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564" w:author="Elias De Moraes Fernandes" w:date="2016-03-15T17:39:00Z">
        <w:r w:rsidRPr="00E15A90" w:rsidDel="00CE1CDC">
          <w:rPr>
            <w:sz w:val="24"/>
            <w:rPrChange w:id="565" w:author="Elias De Moraes Fernandes" w:date="2016-03-15T17:40:00Z">
              <w:rPr>
                <w:lang w:val="pt-BR"/>
              </w:rPr>
            </w:rPrChange>
          </w:rPr>
          <w:delText xml:space="preserve">Recompensa </w:delText>
        </w:r>
        <w:r w:rsidR="00081FDE" w:rsidRPr="00E15A90" w:rsidDel="00CE1CDC">
          <w:rPr>
            <w:sz w:val="24"/>
            <w:rPrChange w:id="566" w:author="Elias De Moraes Fernandes" w:date="2016-03-15T17:40:00Z">
              <w:rPr>
                <w:lang w:val="pt-BR"/>
              </w:rPr>
            </w:rPrChange>
          </w:rPr>
          <w:delText>para</w:delText>
        </w:r>
        <w:r w:rsidRPr="00E15A90" w:rsidDel="00CE1CDC">
          <w:rPr>
            <w:sz w:val="24"/>
            <w:rPrChange w:id="567" w:author="Elias De Moraes Fernandes" w:date="2016-03-15T17:40:00Z">
              <w:rPr>
                <w:lang w:val="pt-BR"/>
              </w:rPr>
            </w:rPrChange>
          </w:rPr>
          <w:delText xml:space="preserve"> cada inimigo</w:delText>
        </w:r>
        <w:r w:rsidR="005E38B1" w:rsidRPr="00E15A90" w:rsidDel="00CE1CDC">
          <w:rPr>
            <w:sz w:val="24"/>
            <w:rPrChange w:id="568" w:author="Elias De Moraes Fernandes" w:date="2016-03-15T17:40:00Z">
              <w:rPr>
                <w:lang w:val="pt-BR"/>
              </w:rPr>
            </w:rPrChange>
          </w:rPr>
          <w:delText xml:space="preserve"> </w:delText>
        </w:r>
        <w:r w:rsidR="00081FDE" w:rsidRPr="00E15A90" w:rsidDel="00CE1CDC">
          <w:rPr>
            <w:sz w:val="24"/>
            <w:rPrChange w:id="569" w:author="Elias De Moraes Fernandes" w:date="2016-03-15T17:40:00Z">
              <w:rPr>
                <w:lang w:val="pt-BR"/>
              </w:rPr>
            </w:rPrChange>
          </w:rPr>
          <w:delText>derrotado</w:delText>
        </w:r>
      </w:del>
    </w:p>
    <w:p w14:paraId="543D5E1B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0" w:author="Elias De Moraes Fernandes" w:date="2016-03-16T12:43:00Z"/>
          <w:sz w:val="24"/>
        </w:rPr>
      </w:pPr>
      <w:proofErr w:type="spellStart"/>
      <w:ins w:id="571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0 - Tutorial </w:t>
        </w:r>
        <w:r w:rsidRPr="009025B6">
          <w:rPr>
            <w:sz w:val="24"/>
          </w:rPr>
          <w:t xml:space="preserve">[50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>]</w:t>
        </w:r>
      </w:ins>
    </w:p>
    <w:p w14:paraId="5150050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2" w:author="Elias De Moraes Fernandes" w:date="2016-03-16T12:43:00Z"/>
          <w:sz w:val="24"/>
        </w:rPr>
      </w:pPr>
      <w:ins w:id="573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: A </w:t>
        </w:r>
        <w:proofErr w:type="spellStart"/>
        <w:r w:rsidRPr="009025B6">
          <w:rPr>
            <w:sz w:val="24"/>
          </w:rPr>
          <w:t>minhoca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necessita</w:t>
        </w:r>
        <w:proofErr w:type="spellEnd"/>
        <w:r w:rsidRPr="009025B6">
          <w:rPr>
            <w:sz w:val="24"/>
          </w:rPr>
          <w:t xml:space="preserve"> de luz para </w:t>
        </w:r>
        <w:proofErr w:type="spellStart"/>
        <w:r w:rsidRPr="009025B6">
          <w:rPr>
            <w:sz w:val="24"/>
          </w:rPr>
          <w:t>produzir</w:t>
        </w:r>
        <w:proofErr w:type="spellEnd"/>
        <w:r w:rsidRPr="009025B6">
          <w:rPr>
            <w:sz w:val="24"/>
          </w:rPr>
          <w:t>?</w:t>
        </w:r>
      </w:ins>
    </w:p>
    <w:p w14:paraId="05DEBC5C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4" w:author="Elias De Moraes Fernandes" w:date="2016-03-16T12:43:00Z"/>
          <w:sz w:val="24"/>
        </w:rPr>
      </w:pPr>
      <w:ins w:id="575" w:author="Elias De Moraes Fernandes" w:date="2016-03-16T12:43:00Z">
        <w:r w:rsidRPr="009025B6">
          <w:rPr>
            <w:i/>
            <w:iCs/>
            <w:sz w:val="24"/>
          </w:rPr>
          <w:t>R</w:t>
        </w:r>
        <w:r w:rsidRPr="009025B6">
          <w:rPr>
            <w:sz w:val="24"/>
          </w:rPr>
          <w:t xml:space="preserve">: </w:t>
        </w:r>
        <w:proofErr w:type="spellStart"/>
        <w:r w:rsidRPr="009025B6">
          <w:rPr>
            <w:sz w:val="24"/>
          </w:rPr>
          <w:t>Não</w:t>
        </w:r>
        <w:proofErr w:type="spellEnd"/>
      </w:ins>
    </w:p>
    <w:p w14:paraId="4CECD9D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6" w:author="Elias De Moraes Fernandes" w:date="2016-03-16T12:43:00Z"/>
          <w:sz w:val="24"/>
        </w:rPr>
      </w:pPr>
      <w:ins w:id="577" w:author="Elias De Moraes Fernandes" w:date="2016-03-16T12:43:00Z">
        <w:r w:rsidRPr="009025B6">
          <w:rPr>
            <w:sz w:val="24"/>
          </w:rPr>
          <w:t>- Sim</w:t>
        </w:r>
      </w:ins>
    </w:p>
    <w:p w14:paraId="356D9400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8" w:author="Elias De Moraes Fernandes" w:date="2016-03-16T12:43:00Z"/>
          <w:sz w:val="24"/>
        </w:rPr>
      </w:pPr>
      <w:proofErr w:type="spellStart"/>
      <w:ins w:id="579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1 - </w:t>
        </w:r>
        <w:proofErr w:type="spellStart"/>
        <w:r w:rsidRPr="009025B6">
          <w:rPr>
            <w:b/>
            <w:bCs/>
            <w:sz w:val="24"/>
          </w:rPr>
          <w:t>Alimentar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Corretamente</w:t>
        </w:r>
        <w:proofErr w:type="spellEnd"/>
        <w:r w:rsidRPr="009025B6">
          <w:rPr>
            <w:b/>
            <w:bCs/>
            <w:sz w:val="24"/>
          </w:rPr>
          <w:t xml:space="preserve"> </w:t>
        </w:r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47D392C0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0" w:author="Elias De Moraes Fernandes" w:date="2016-03-16T12:43:00Z"/>
          <w:sz w:val="24"/>
        </w:rPr>
      </w:pPr>
      <w:ins w:id="581" w:author="Elias De Moraes Fernandes" w:date="2016-03-16T12:43:00Z">
        <w:r w:rsidRPr="009025B6">
          <w:rPr>
            <w:sz w:val="24"/>
          </w:rPr>
          <w:t xml:space="preserve">[100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] [-10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1AB1A5EC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2" w:author="Elias De Moraes Fernandes" w:date="2016-03-16T12:43:00Z"/>
          <w:sz w:val="24"/>
        </w:rPr>
      </w:pPr>
      <w:ins w:id="583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Quais</w:t>
        </w:r>
        <w:proofErr w:type="spellEnd"/>
        <w:r w:rsidRPr="009025B6">
          <w:rPr>
            <w:sz w:val="24"/>
          </w:rPr>
          <w:t xml:space="preserve"> dos </w:t>
        </w:r>
        <w:proofErr w:type="spellStart"/>
        <w:r w:rsidRPr="009025B6">
          <w:rPr>
            <w:sz w:val="24"/>
          </w:rPr>
          <w:t>alimentos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abaixo</w:t>
        </w:r>
        <w:proofErr w:type="spellEnd"/>
        <w:r w:rsidRPr="009025B6">
          <w:rPr>
            <w:sz w:val="24"/>
          </w:rPr>
          <w:t xml:space="preserve"> Nonda </w:t>
        </w:r>
        <w:proofErr w:type="spellStart"/>
        <w:r w:rsidRPr="009025B6">
          <w:rPr>
            <w:sz w:val="24"/>
          </w:rPr>
          <w:t>não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pode</w:t>
        </w:r>
        <w:proofErr w:type="spellEnd"/>
        <w:r w:rsidRPr="009025B6">
          <w:rPr>
            <w:sz w:val="24"/>
          </w:rPr>
          <w:t xml:space="preserve"> comer?</w:t>
        </w:r>
      </w:ins>
    </w:p>
    <w:p w14:paraId="2C36FDD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4" w:author="Elias De Moraes Fernandes" w:date="2016-03-16T12:43:00Z"/>
          <w:sz w:val="24"/>
        </w:rPr>
      </w:pPr>
      <w:ins w:id="585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Pão</w:t>
        </w:r>
        <w:proofErr w:type="spellEnd"/>
      </w:ins>
    </w:p>
    <w:p w14:paraId="54B5EACA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6" w:author="Elias De Moraes Fernandes" w:date="2016-03-16T12:43:00Z"/>
          <w:sz w:val="24"/>
        </w:rPr>
      </w:pPr>
      <w:ins w:id="587" w:author="Elias De Moraes Fernandes" w:date="2016-03-16T12:43:00Z">
        <w:r w:rsidRPr="009025B6">
          <w:rPr>
            <w:b/>
            <w:bCs/>
            <w:i/>
            <w:iCs/>
            <w:sz w:val="24"/>
          </w:rPr>
          <w:t>R</w:t>
        </w:r>
        <w:r w:rsidRPr="009025B6">
          <w:rPr>
            <w:b/>
            <w:bCs/>
            <w:sz w:val="24"/>
          </w:rPr>
          <w:t xml:space="preserve">: </w:t>
        </w:r>
        <w:proofErr w:type="spellStart"/>
        <w:r w:rsidRPr="009025B6">
          <w:rPr>
            <w:b/>
            <w:bCs/>
            <w:sz w:val="24"/>
          </w:rPr>
          <w:t>Frango</w:t>
        </w:r>
        <w:proofErr w:type="spellEnd"/>
        <w:r w:rsidRPr="009025B6">
          <w:rPr>
            <w:b/>
            <w:bCs/>
            <w:sz w:val="24"/>
          </w:rPr>
          <w:t xml:space="preserve"> com </w:t>
        </w:r>
        <w:proofErr w:type="spellStart"/>
        <w:r w:rsidRPr="009025B6">
          <w:rPr>
            <w:b/>
            <w:bCs/>
            <w:sz w:val="24"/>
          </w:rPr>
          <w:t>osso</w:t>
        </w:r>
        <w:proofErr w:type="spellEnd"/>
      </w:ins>
    </w:p>
    <w:p w14:paraId="61FD299D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8" w:author="Elias De Moraes Fernandes" w:date="2016-03-16T12:43:00Z"/>
          <w:sz w:val="24"/>
        </w:rPr>
      </w:pPr>
      <w:ins w:id="589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Casca</w:t>
        </w:r>
        <w:proofErr w:type="spellEnd"/>
        <w:r w:rsidRPr="009025B6">
          <w:rPr>
            <w:sz w:val="24"/>
          </w:rPr>
          <w:t xml:space="preserve"> de Banana</w:t>
        </w:r>
      </w:ins>
    </w:p>
    <w:p w14:paraId="48324AE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0" w:author="Elias De Moraes Fernandes" w:date="2016-03-16T12:43:00Z"/>
          <w:sz w:val="24"/>
        </w:rPr>
      </w:pPr>
      <w:proofErr w:type="spellStart"/>
      <w:ins w:id="591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2 </w:t>
        </w:r>
        <w:proofErr w:type="spellStart"/>
        <w:r w:rsidRPr="009025B6">
          <w:rPr>
            <w:b/>
            <w:bCs/>
            <w:sz w:val="24"/>
          </w:rPr>
          <w:t>Ataque</w:t>
        </w:r>
        <w:proofErr w:type="spellEnd"/>
        <w:r w:rsidRPr="009025B6">
          <w:rPr>
            <w:b/>
            <w:bCs/>
            <w:sz w:val="24"/>
          </w:rPr>
          <w:t xml:space="preserve"> dos </w:t>
        </w:r>
        <w:proofErr w:type="spellStart"/>
        <w:r w:rsidRPr="009025B6">
          <w:rPr>
            <w:b/>
            <w:bCs/>
            <w:sz w:val="24"/>
          </w:rPr>
          <w:t>Pássaros</w:t>
        </w:r>
        <w:proofErr w:type="spellEnd"/>
        <w:r w:rsidRPr="009025B6">
          <w:rPr>
            <w:sz w:val="24"/>
          </w:rPr>
          <w:t xml:space="preserve"> 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4C700B6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2" w:author="Elias De Moraes Fernandes" w:date="2016-03-16T12:43:00Z"/>
          <w:sz w:val="24"/>
        </w:rPr>
      </w:pPr>
      <w:ins w:id="593" w:author="Elias De Moraes Fernandes" w:date="2016-03-16T12:43:00Z">
        <w:r w:rsidRPr="009025B6">
          <w:rPr>
            <w:sz w:val="24"/>
          </w:rPr>
          <w:t xml:space="preserve">[150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[-15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0171806D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4" w:author="Elias De Moraes Fernandes" w:date="2016-03-16T12:43:00Z"/>
          <w:sz w:val="24"/>
        </w:rPr>
      </w:pPr>
      <w:ins w:id="595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: Como </w:t>
        </w:r>
        <w:proofErr w:type="spellStart"/>
        <w:r w:rsidRPr="009025B6">
          <w:rPr>
            <w:sz w:val="24"/>
          </w:rPr>
          <w:t>os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canteiros</w:t>
        </w:r>
        <w:proofErr w:type="spellEnd"/>
        <w:r w:rsidRPr="009025B6">
          <w:rPr>
            <w:sz w:val="24"/>
          </w:rPr>
          <w:t xml:space="preserve"> (minhocário) </w:t>
        </w:r>
        <w:proofErr w:type="spellStart"/>
        <w:r w:rsidRPr="009025B6">
          <w:rPr>
            <w:sz w:val="24"/>
          </w:rPr>
          <w:t>deve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ficar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evitar</w:t>
        </w:r>
        <w:proofErr w:type="spellEnd"/>
        <w:r w:rsidRPr="009025B6">
          <w:rPr>
            <w:sz w:val="24"/>
          </w:rPr>
          <w:t xml:space="preserve"> que </w:t>
        </w:r>
        <w:proofErr w:type="spellStart"/>
        <w:r w:rsidRPr="009025B6">
          <w:rPr>
            <w:sz w:val="24"/>
          </w:rPr>
          <w:t>pássaros</w:t>
        </w:r>
        <w:proofErr w:type="spellEnd"/>
        <w:r w:rsidRPr="009025B6">
          <w:rPr>
            <w:sz w:val="24"/>
          </w:rPr>
          <w:t xml:space="preserve"> entre?</w:t>
        </w:r>
      </w:ins>
    </w:p>
    <w:p w14:paraId="7A58968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6" w:author="Elias De Moraes Fernandes" w:date="2016-03-16T12:43:00Z"/>
          <w:sz w:val="24"/>
        </w:rPr>
      </w:pPr>
      <w:ins w:id="597" w:author="Elias De Moraes Fernandes" w:date="2016-03-16T12:43:00Z">
        <w:r w:rsidRPr="009025B6">
          <w:rPr>
            <w:b/>
            <w:bCs/>
            <w:i/>
            <w:iCs/>
            <w:sz w:val="24"/>
          </w:rPr>
          <w:lastRenderedPageBreak/>
          <w:t>R</w:t>
        </w:r>
        <w:r w:rsidRPr="009025B6">
          <w:rPr>
            <w:b/>
            <w:bCs/>
            <w:sz w:val="24"/>
          </w:rPr>
          <w:t xml:space="preserve">: </w:t>
        </w:r>
        <w:proofErr w:type="spellStart"/>
        <w:r w:rsidRPr="009025B6">
          <w:rPr>
            <w:b/>
            <w:bCs/>
            <w:sz w:val="24"/>
          </w:rPr>
          <w:t>Fechado</w:t>
        </w:r>
        <w:proofErr w:type="spellEnd"/>
      </w:ins>
    </w:p>
    <w:p w14:paraId="3394D84C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8" w:author="Elias De Moraes Fernandes" w:date="2016-03-16T12:43:00Z"/>
          <w:sz w:val="24"/>
        </w:rPr>
      </w:pPr>
      <w:ins w:id="599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Aberto</w:t>
        </w:r>
        <w:proofErr w:type="spellEnd"/>
      </w:ins>
    </w:p>
    <w:p w14:paraId="703AB3A6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0" w:author="Elias De Moraes Fernandes" w:date="2016-03-16T12:43:00Z"/>
          <w:sz w:val="24"/>
        </w:rPr>
      </w:pPr>
      <w:proofErr w:type="spellStart"/>
      <w:ins w:id="601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3 </w:t>
        </w:r>
        <w:proofErr w:type="spellStart"/>
        <w:r w:rsidRPr="009025B6">
          <w:rPr>
            <w:b/>
            <w:bCs/>
            <w:sz w:val="24"/>
          </w:rPr>
          <w:t>Ataque</w:t>
        </w:r>
        <w:proofErr w:type="spellEnd"/>
        <w:r w:rsidRPr="009025B6">
          <w:rPr>
            <w:b/>
            <w:bCs/>
            <w:sz w:val="24"/>
          </w:rPr>
          <w:t xml:space="preserve"> das </w:t>
        </w:r>
        <w:proofErr w:type="spellStart"/>
        <w:r w:rsidRPr="009025B6">
          <w:rPr>
            <w:b/>
            <w:bCs/>
            <w:sz w:val="24"/>
          </w:rPr>
          <w:t>Formigas</w:t>
        </w:r>
        <w:proofErr w:type="spellEnd"/>
        <w:r w:rsidRPr="009025B6">
          <w:rPr>
            <w:sz w:val="24"/>
          </w:rPr>
          <w:t xml:space="preserve"> 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170AD18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2" w:author="Elias De Moraes Fernandes" w:date="2016-03-16T12:43:00Z"/>
          <w:sz w:val="24"/>
        </w:rPr>
      </w:pPr>
      <w:ins w:id="603" w:author="Elias De Moraes Fernandes" w:date="2016-03-16T12:43:00Z">
        <w:r w:rsidRPr="009025B6">
          <w:rPr>
            <w:sz w:val="24"/>
          </w:rPr>
          <w:t xml:space="preserve">[300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[-30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1515FDF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4" w:author="Elias De Moraes Fernandes" w:date="2016-03-16T12:43:00Z"/>
          <w:sz w:val="24"/>
        </w:rPr>
      </w:pPr>
      <w:ins w:id="605" w:author="Elias De Moraes Fernandes" w:date="2016-03-16T12:43:00Z">
        <w:r w:rsidRPr="009025B6">
          <w:rPr>
            <w:i/>
            <w:iCs/>
            <w:sz w:val="24"/>
          </w:rPr>
          <w:t>P:</w:t>
        </w:r>
        <w:r w:rsidRPr="009025B6">
          <w:rPr>
            <w:sz w:val="24"/>
          </w:rPr>
          <w:t xml:space="preserve"> O que </w:t>
        </w:r>
        <w:proofErr w:type="spellStart"/>
        <w:r w:rsidRPr="009025B6">
          <w:rPr>
            <w:sz w:val="24"/>
          </w:rPr>
          <w:t>evita</w:t>
        </w:r>
        <w:proofErr w:type="spellEnd"/>
        <w:r w:rsidRPr="009025B6">
          <w:rPr>
            <w:sz w:val="24"/>
          </w:rPr>
          <w:t xml:space="preserve"> a </w:t>
        </w:r>
        <w:proofErr w:type="spellStart"/>
        <w:r w:rsidRPr="009025B6">
          <w:rPr>
            <w:sz w:val="24"/>
          </w:rPr>
          <w:t>formiga</w:t>
        </w:r>
        <w:proofErr w:type="spellEnd"/>
        <w:r w:rsidRPr="009025B6">
          <w:rPr>
            <w:sz w:val="24"/>
          </w:rPr>
          <w:t xml:space="preserve"> de </w:t>
        </w:r>
        <w:proofErr w:type="spellStart"/>
        <w:r w:rsidRPr="009025B6">
          <w:rPr>
            <w:sz w:val="24"/>
          </w:rPr>
          <w:t>transitar</w:t>
        </w:r>
        <w:proofErr w:type="spellEnd"/>
        <w:r w:rsidRPr="009025B6">
          <w:rPr>
            <w:sz w:val="24"/>
          </w:rPr>
          <w:t xml:space="preserve"> e </w:t>
        </w:r>
        <w:proofErr w:type="spellStart"/>
        <w:r w:rsidRPr="009025B6">
          <w:rPr>
            <w:sz w:val="24"/>
          </w:rPr>
          <w:t>fazer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ninho</w:t>
        </w:r>
        <w:proofErr w:type="spellEnd"/>
        <w:r w:rsidRPr="009025B6">
          <w:rPr>
            <w:sz w:val="24"/>
          </w:rPr>
          <w:t xml:space="preserve"> no </w:t>
        </w:r>
        <w:proofErr w:type="spellStart"/>
        <w:r w:rsidRPr="009025B6">
          <w:rPr>
            <w:sz w:val="24"/>
          </w:rPr>
          <w:t>canteiro</w:t>
        </w:r>
        <w:proofErr w:type="spellEnd"/>
        <w:r w:rsidRPr="009025B6">
          <w:rPr>
            <w:sz w:val="24"/>
          </w:rPr>
          <w:t xml:space="preserve"> (minhocário)? (É </w:t>
        </w:r>
        <w:proofErr w:type="spellStart"/>
        <w:r w:rsidRPr="009025B6">
          <w:rPr>
            <w:sz w:val="24"/>
          </w:rPr>
          <w:t>necessário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deixar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uma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faixa</w:t>
        </w:r>
        <w:proofErr w:type="spellEnd"/>
        <w:r w:rsidRPr="009025B6">
          <w:rPr>
            <w:sz w:val="24"/>
          </w:rPr>
          <w:t xml:space="preserve"> de 10cm </w:t>
        </w:r>
        <w:proofErr w:type="spellStart"/>
        <w:r w:rsidRPr="009025B6">
          <w:rPr>
            <w:sz w:val="24"/>
          </w:rPr>
          <w:t>desse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insumo</w:t>
        </w:r>
        <w:proofErr w:type="spellEnd"/>
        <w:r w:rsidRPr="009025B6">
          <w:rPr>
            <w:sz w:val="24"/>
          </w:rPr>
          <w:t>??)</w:t>
        </w:r>
      </w:ins>
    </w:p>
    <w:p w14:paraId="07BBD9BA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6" w:author="Elias De Moraes Fernandes" w:date="2016-03-16T12:43:00Z"/>
          <w:sz w:val="24"/>
        </w:rPr>
      </w:pPr>
      <w:ins w:id="607" w:author="Elias De Moraes Fernandes" w:date="2016-03-16T12:43:00Z">
        <w:r w:rsidRPr="009025B6">
          <w:rPr>
            <w:b/>
            <w:bCs/>
            <w:i/>
            <w:iCs/>
            <w:sz w:val="24"/>
          </w:rPr>
          <w:t>R:</w:t>
        </w:r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Carvão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Moído</w:t>
        </w:r>
        <w:proofErr w:type="spellEnd"/>
        <w:r w:rsidRPr="009025B6">
          <w:rPr>
            <w:b/>
            <w:bCs/>
            <w:sz w:val="24"/>
          </w:rPr>
          <w:t xml:space="preserve"> </w:t>
        </w:r>
      </w:ins>
    </w:p>
    <w:p w14:paraId="4C9C598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8" w:author="Elias De Moraes Fernandes" w:date="2016-03-16T12:43:00Z"/>
          <w:sz w:val="24"/>
        </w:rPr>
      </w:pPr>
      <w:ins w:id="609" w:author="Elias De Moraes Fernandes" w:date="2016-03-16T12:43:00Z">
        <w:r w:rsidRPr="009025B6">
          <w:rPr>
            <w:sz w:val="24"/>
          </w:rPr>
          <w:t>- Terra</w:t>
        </w:r>
      </w:ins>
    </w:p>
    <w:p w14:paraId="2522BF1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0" w:author="Elias De Moraes Fernandes" w:date="2016-03-16T12:43:00Z"/>
          <w:sz w:val="24"/>
        </w:rPr>
      </w:pPr>
      <w:ins w:id="611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Água</w:t>
        </w:r>
        <w:proofErr w:type="spellEnd"/>
      </w:ins>
    </w:p>
    <w:p w14:paraId="410ADB8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2" w:author="Elias De Moraes Fernandes" w:date="2016-03-16T12:43:00Z"/>
          <w:sz w:val="24"/>
        </w:rPr>
      </w:pPr>
      <w:proofErr w:type="spellStart"/>
      <w:ins w:id="613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4 </w:t>
        </w:r>
        <w:proofErr w:type="spellStart"/>
        <w:r w:rsidRPr="009025B6">
          <w:rPr>
            <w:b/>
            <w:bCs/>
            <w:sz w:val="24"/>
          </w:rPr>
          <w:t>Ataque</w:t>
        </w:r>
        <w:proofErr w:type="spellEnd"/>
        <w:r w:rsidRPr="009025B6">
          <w:rPr>
            <w:b/>
            <w:bCs/>
            <w:sz w:val="24"/>
          </w:rPr>
          <w:t xml:space="preserve"> das </w:t>
        </w:r>
        <w:proofErr w:type="spellStart"/>
        <w:r w:rsidRPr="009025B6">
          <w:rPr>
            <w:b/>
            <w:bCs/>
            <w:sz w:val="24"/>
          </w:rPr>
          <w:t>Sanguessugas</w:t>
        </w:r>
        <w:proofErr w:type="spellEnd"/>
        <w:r w:rsidRPr="009025B6">
          <w:rPr>
            <w:sz w:val="24"/>
          </w:rPr>
          <w:t xml:space="preserve"> 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5893DC7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4" w:author="Elias De Moraes Fernandes" w:date="2016-03-16T12:43:00Z"/>
          <w:sz w:val="24"/>
        </w:rPr>
      </w:pPr>
      <w:ins w:id="615" w:author="Elias De Moraes Fernandes" w:date="2016-03-16T12:43:00Z">
        <w:r w:rsidRPr="009025B6">
          <w:rPr>
            <w:sz w:val="24"/>
          </w:rPr>
          <w:t xml:space="preserve">[450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[-45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3B7EDEE9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6" w:author="Elias De Moraes Fernandes" w:date="2016-03-16T12:43:00Z"/>
          <w:sz w:val="24"/>
        </w:rPr>
      </w:pPr>
      <w:ins w:id="617" w:author="Elias De Moraes Fernandes" w:date="2016-03-16T12:43:00Z">
        <w:r w:rsidRPr="009025B6">
          <w:rPr>
            <w:i/>
            <w:iCs/>
            <w:sz w:val="24"/>
          </w:rPr>
          <w:t>P:</w:t>
        </w:r>
        <w:r w:rsidRPr="009025B6">
          <w:rPr>
            <w:sz w:val="24"/>
          </w:rPr>
          <w:t xml:space="preserve"> Como </w:t>
        </w:r>
        <w:proofErr w:type="spellStart"/>
        <w:r w:rsidRPr="009025B6">
          <w:rPr>
            <w:sz w:val="24"/>
          </w:rPr>
          <w:t>evitar</w:t>
        </w:r>
        <w:proofErr w:type="spellEnd"/>
        <w:r w:rsidRPr="009025B6">
          <w:rPr>
            <w:sz w:val="24"/>
          </w:rPr>
          <w:t xml:space="preserve"> das </w:t>
        </w:r>
        <w:proofErr w:type="spellStart"/>
        <w:r w:rsidRPr="009025B6">
          <w:rPr>
            <w:sz w:val="24"/>
          </w:rPr>
          <w:t>sanguessugas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invadirem</w:t>
        </w:r>
        <w:proofErr w:type="spellEnd"/>
        <w:r w:rsidRPr="009025B6">
          <w:rPr>
            <w:sz w:val="24"/>
          </w:rPr>
          <w:t xml:space="preserve"> o </w:t>
        </w:r>
        <w:proofErr w:type="spellStart"/>
        <w:r w:rsidRPr="009025B6">
          <w:rPr>
            <w:sz w:val="24"/>
          </w:rPr>
          <w:t>canteiro</w:t>
        </w:r>
        <w:proofErr w:type="spellEnd"/>
        <w:r w:rsidRPr="009025B6">
          <w:rPr>
            <w:sz w:val="24"/>
          </w:rPr>
          <w:t xml:space="preserve"> (minhocário) das </w:t>
        </w:r>
        <w:proofErr w:type="spellStart"/>
        <w:r w:rsidRPr="009025B6">
          <w:rPr>
            <w:sz w:val="24"/>
          </w:rPr>
          <w:t>minhocas</w:t>
        </w:r>
        <w:proofErr w:type="spellEnd"/>
        <w:r w:rsidRPr="009025B6">
          <w:rPr>
            <w:sz w:val="24"/>
          </w:rPr>
          <w:t>?</w:t>
        </w:r>
      </w:ins>
    </w:p>
    <w:p w14:paraId="0D3A644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8" w:author="Elias De Moraes Fernandes" w:date="2016-03-16T12:43:00Z"/>
          <w:sz w:val="24"/>
        </w:rPr>
      </w:pPr>
      <w:proofErr w:type="spellStart"/>
      <w:ins w:id="619" w:author="Elias De Moraes Fernandes" w:date="2016-03-16T12:43:00Z">
        <w:r w:rsidRPr="009025B6">
          <w:rPr>
            <w:sz w:val="24"/>
          </w:rPr>
          <w:t>Cobrir</w:t>
        </w:r>
        <w:proofErr w:type="spellEnd"/>
        <w:r w:rsidRPr="009025B6">
          <w:rPr>
            <w:sz w:val="24"/>
          </w:rPr>
          <w:t xml:space="preserve"> com </w:t>
        </w:r>
        <w:proofErr w:type="spellStart"/>
        <w:r w:rsidRPr="009025B6">
          <w:rPr>
            <w:sz w:val="24"/>
          </w:rPr>
          <w:t>plástico</w:t>
        </w:r>
        <w:proofErr w:type="spellEnd"/>
      </w:ins>
    </w:p>
    <w:p w14:paraId="1425537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20" w:author="Elias De Moraes Fernandes" w:date="2016-03-16T12:43:00Z"/>
          <w:sz w:val="24"/>
        </w:rPr>
      </w:pPr>
      <w:ins w:id="621" w:author="Elias De Moraes Fernandes" w:date="2016-03-16T12:43:00Z">
        <w:r w:rsidRPr="009025B6">
          <w:rPr>
            <w:b/>
            <w:bCs/>
            <w:i/>
            <w:iCs/>
            <w:sz w:val="24"/>
          </w:rPr>
          <w:t>R:</w:t>
        </w:r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Cimentar</w:t>
        </w:r>
        <w:proofErr w:type="spellEnd"/>
        <w:r w:rsidRPr="009025B6">
          <w:rPr>
            <w:b/>
            <w:bCs/>
            <w:sz w:val="24"/>
          </w:rPr>
          <w:t xml:space="preserve"> o </w:t>
        </w:r>
        <w:proofErr w:type="spellStart"/>
        <w:r w:rsidRPr="009025B6">
          <w:rPr>
            <w:b/>
            <w:bCs/>
            <w:sz w:val="24"/>
          </w:rPr>
          <w:t>fundo</w:t>
        </w:r>
        <w:proofErr w:type="spellEnd"/>
        <w:r w:rsidRPr="009025B6">
          <w:rPr>
            <w:b/>
            <w:bCs/>
            <w:sz w:val="24"/>
          </w:rPr>
          <w:t xml:space="preserve"> </w:t>
        </w:r>
      </w:ins>
    </w:p>
    <w:p w14:paraId="76FF5F4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22" w:author="Elias De Moraes Fernandes" w:date="2016-03-16T12:43:00Z"/>
          <w:sz w:val="24"/>
        </w:rPr>
      </w:pPr>
      <w:ins w:id="623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Colocar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veneno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nelas</w:t>
        </w:r>
        <w:proofErr w:type="spellEnd"/>
      </w:ins>
    </w:p>
    <w:p w14:paraId="3DF82F31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24" w:author="Elias De Moraes Fernandes" w:date="2016-03-16T12:43:00Z"/>
          <w:sz w:val="24"/>
        </w:rPr>
      </w:pPr>
      <w:ins w:id="625" w:author="Elias De Moraes Fernandes" w:date="2016-03-16T12:43:00Z">
        <w:r w:rsidRPr="009025B6">
          <w:rPr>
            <w:sz w:val="24"/>
          </w:rPr>
          <w:t xml:space="preserve">Voce </w:t>
        </w:r>
        <w:proofErr w:type="spellStart"/>
        <w:r w:rsidRPr="009025B6">
          <w:rPr>
            <w:sz w:val="24"/>
          </w:rPr>
          <w:t>sabia</w:t>
        </w:r>
        <w:proofErr w:type="spellEnd"/>
        <w:r w:rsidRPr="009025B6">
          <w:rPr>
            <w:sz w:val="24"/>
          </w:rPr>
          <w:t xml:space="preserve">? O </w:t>
        </w:r>
        <w:proofErr w:type="spellStart"/>
        <w:r w:rsidRPr="009025B6">
          <w:rPr>
            <w:sz w:val="24"/>
          </w:rPr>
          <w:t>sanguessuga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suga</w:t>
        </w:r>
        <w:proofErr w:type="spellEnd"/>
        <w:r w:rsidRPr="009025B6">
          <w:rPr>
            <w:sz w:val="24"/>
          </w:rPr>
          <w:t xml:space="preserve"> o </w:t>
        </w:r>
        <w:proofErr w:type="spellStart"/>
        <w:r w:rsidRPr="009025B6">
          <w:rPr>
            <w:sz w:val="24"/>
          </w:rPr>
          <w:t>sangue</w:t>
        </w:r>
        <w:proofErr w:type="spellEnd"/>
        <w:r w:rsidRPr="009025B6">
          <w:rPr>
            <w:sz w:val="24"/>
          </w:rPr>
          <w:t xml:space="preserve"> da </w:t>
        </w:r>
        <w:proofErr w:type="spellStart"/>
        <w:r w:rsidRPr="009025B6">
          <w:rPr>
            <w:sz w:val="24"/>
          </w:rPr>
          <w:t>minhoca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até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deixa</w:t>
        </w:r>
        <w:proofErr w:type="spellEnd"/>
        <w:r w:rsidRPr="009025B6">
          <w:rPr>
            <w:sz w:val="24"/>
          </w:rPr>
          <w:t xml:space="preserve">-la </w:t>
        </w:r>
        <w:proofErr w:type="spellStart"/>
        <w:r w:rsidRPr="009025B6">
          <w:rPr>
            <w:sz w:val="24"/>
          </w:rPr>
          <w:t>anêmica</w:t>
        </w:r>
        <w:proofErr w:type="spellEnd"/>
        <w:r w:rsidRPr="009025B6">
          <w:rPr>
            <w:sz w:val="24"/>
          </w:rPr>
          <w:t xml:space="preserve">. </w:t>
        </w:r>
        <w:proofErr w:type="spellStart"/>
        <w:r w:rsidRPr="009025B6">
          <w:rPr>
            <w:sz w:val="24"/>
          </w:rPr>
          <w:t>Sua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morte</w:t>
        </w:r>
        <w:proofErr w:type="spellEnd"/>
        <w:r w:rsidRPr="009025B6">
          <w:rPr>
            <w:sz w:val="24"/>
          </w:rPr>
          <w:t xml:space="preserve"> é </w:t>
        </w:r>
        <w:proofErr w:type="spellStart"/>
        <w:r w:rsidRPr="009025B6">
          <w:rPr>
            <w:sz w:val="24"/>
          </w:rPr>
          <w:t>certa</w:t>
        </w:r>
        <w:proofErr w:type="spellEnd"/>
        <w:r w:rsidRPr="009025B6">
          <w:rPr>
            <w:sz w:val="24"/>
          </w:rPr>
          <w:t>.</w:t>
        </w:r>
      </w:ins>
    </w:p>
    <w:p w14:paraId="75374E61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26" w:author="Elias De Moraes Fernandes" w:date="2016-03-16T12:43:00Z"/>
          <w:sz w:val="24"/>
        </w:rPr>
      </w:pPr>
      <w:proofErr w:type="spellStart"/>
      <w:ins w:id="627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5 - </w:t>
        </w:r>
        <w:proofErr w:type="spellStart"/>
        <w:r w:rsidRPr="009025B6">
          <w:rPr>
            <w:b/>
            <w:bCs/>
            <w:sz w:val="24"/>
          </w:rPr>
          <w:t>Questão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Múltipla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Escolha</w:t>
        </w:r>
        <w:proofErr w:type="spellEnd"/>
        <w:r w:rsidRPr="009025B6">
          <w:rPr>
            <w:b/>
            <w:bCs/>
            <w:sz w:val="24"/>
          </w:rPr>
          <w:t xml:space="preserve"> </w:t>
        </w:r>
      </w:ins>
    </w:p>
    <w:p w14:paraId="65C6C870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28" w:author="Elias De Moraes Fernandes" w:date="2016-03-16T12:43:00Z"/>
          <w:sz w:val="24"/>
        </w:rPr>
      </w:pPr>
      <w:ins w:id="629" w:author="Elias De Moraes Fernandes" w:date="2016-03-16T12:43:00Z">
        <w:r w:rsidRPr="009025B6">
          <w:rPr>
            <w:sz w:val="24"/>
          </w:rPr>
          <w:t xml:space="preserve">[500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16044B6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30" w:author="Elias De Moraes Fernandes" w:date="2016-03-16T12:43:00Z"/>
          <w:sz w:val="24"/>
        </w:rPr>
      </w:pPr>
      <w:ins w:id="631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: </w:t>
        </w:r>
        <w:proofErr w:type="spellStart"/>
        <w:r w:rsidRPr="009025B6">
          <w:rPr>
            <w:sz w:val="24"/>
          </w:rPr>
          <w:t>Qual</w:t>
        </w:r>
        <w:proofErr w:type="spellEnd"/>
        <w:r w:rsidRPr="009025B6">
          <w:rPr>
            <w:sz w:val="24"/>
          </w:rPr>
          <w:t xml:space="preserve"> a </w:t>
        </w:r>
        <w:proofErr w:type="spellStart"/>
        <w:r w:rsidRPr="009025B6">
          <w:rPr>
            <w:sz w:val="24"/>
          </w:rPr>
          <w:t>temperatura</w:t>
        </w:r>
        <w:proofErr w:type="spellEnd"/>
        <w:r w:rsidRPr="009025B6">
          <w:rPr>
            <w:sz w:val="24"/>
          </w:rPr>
          <w:t xml:space="preserve"> ideal para </w:t>
        </w:r>
        <w:proofErr w:type="spellStart"/>
        <w:r w:rsidRPr="009025B6">
          <w:rPr>
            <w:sz w:val="24"/>
          </w:rPr>
          <w:t>manter</w:t>
        </w:r>
        <w:proofErr w:type="spellEnd"/>
        <w:r w:rsidRPr="009025B6">
          <w:rPr>
            <w:sz w:val="24"/>
          </w:rPr>
          <w:t xml:space="preserve"> as </w:t>
        </w:r>
        <w:proofErr w:type="spellStart"/>
        <w:r w:rsidRPr="009025B6">
          <w:rPr>
            <w:sz w:val="24"/>
          </w:rPr>
          <w:t>minhocas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dentro</w:t>
        </w:r>
        <w:proofErr w:type="spellEnd"/>
        <w:r w:rsidRPr="009025B6">
          <w:rPr>
            <w:sz w:val="24"/>
          </w:rPr>
          <w:t xml:space="preserve"> do </w:t>
        </w:r>
        <w:proofErr w:type="spellStart"/>
        <w:r w:rsidRPr="009025B6">
          <w:rPr>
            <w:sz w:val="24"/>
          </w:rPr>
          <w:t>canteiro</w:t>
        </w:r>
        <w:proofErr w:type="spellEnd"/>
        <w:r w:rsidRPr="009025B6">
          <w:rPr>
            <w:sz w:val="24"/>
          </w:rPr>
          <w:t xml:space="preserve"> (minhocário)?</w:t>
        </w:r>
      </w:ins>
    </w:p>
    <w:p w14:paraId="3DCE6D2A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32" w:author="Elias De Moraes Fernandes" w:date="2016-03-16T12:43:00Z"/>
          <w:sz w:val="24"/>
        </w:rPr>
      </w:pPr>
      <w:ins w:id="633" w:author="Elias De Moraes Fernandes" w:date="2016-03-16T12:43:00Z">
        <w:r w:rsidRPr="009025B6">
          <w:rPr>
            <w:sz w:val="24"/>
          </w:rPr>
          <w:t>- 30 - 50º</w:t>
        </w:r>
      </w:ins>
    </w:p>
    <w:p w14:paraId="333EB28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34" w:author="Elias De Moraes Fernandes" w:date="2016-03-16T12:43:00Z"/>
          <w:sz w:val="24"/>
        </w:rPr>
      </w:pPr>
      <w:ins w:id="635" w:author="Elias De Moraes Fernandes" w:date="2016-03-16T12:43:00Z">
        <w:r w:rsidRPr="009025B6">
          <w:rPr>
            <w:sz w:val="24"/>
          </w:rPr>
          <w:t>- 10 - 19º</w:t>
        </w:r>
      </w:ins>
    </w:p>
    <w:p w14:paraId="26C68D3D" w14:textId="0754EAAD" w:rsidR="00872672" w:rsidDel="00E15A90" w:rsidRDefault="009025B6">
      <w:pPr>
        <w:pStyle w:val="ListParagraph"/>
        <w:tabs>
          <w:tab w:val="left" w:pos="7672"/>
        </w:tabs>
        <w:ind w:firstLine="414"/>
        <w:rPr>
          <w:del w:id="636" w:author="Elias De Moraes Fernandes" w:date="2016-03-15T17:39:00Z"/>
          <w:sz w:val="24"/>
          <w:lang w:val="en-CA"/>
        </w:rPr>
        <w:pPrChange w:id="637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638" w:author="Elias De Moraes Fernandes" w:date="2016-03-16T12:43:00Z">
        <w:r w:rsidRPr="009025B6">
          <w:rPr>
            <w:b/>
            <w:bCs/>
            <w:sz w:val="24"/>
            <w:rPrChange w:id="639" w:author="Elias De Moraes Fernandes" w:date="2016-03-16T12:43:00Z">
              <w:rPr>
                <w:b/>
                <w:bCs/>
                <w:i/>
                <w:iCs/>
                <w:sz w:val="24"/>
              </w:rPr>
            </w:rPrChange>
          </w:rPr>
          <w:t>R</w:t>
        </w:r>
        <w:r w:rsidRPr="009025B6">
          <w:rPr>
            <w:b/>
            <w:bCs/>
            <w:sz w:val="24"/>
          </w:rPr>
          <w:t>: 20 - 40º</w:t>
        </w:r>
      </w:ins>
      <w:moveToRangeStart w:id="640" w:author="Elias De Moraes Fernandes" w:date="2016-03-15T17:23:00Z" w:name="move445825928"/>
      <w:moveTo w:id="641" w:author="Elias De Moraes Fernandes" w:date="2016-03-15T17:23:00Z">
        <w:del w:id="642" w:author="Elias De Moraes Fernandes" w:date="2016-03-15T17:39:00Z">
          <w:r w:rsidR="00872672" w:rsidDel="00E15A90">
            <w:rPr>
              <w:sz w:val="24"/>
              <w:lang w:val="en-CA"/>
            </w:rPr>
            <w:delText>Formiga</w:delText>
          </w:r>
        </w:del>
      </w:moveTo>
    </w:p>
    <w:p w14:paraId="2A253581" w14:textId="0B85AD6A" w:rsidR="00872672" w:rsidDel="00E15A90" w:rsidRDefault="00872672">
      <w:pPr>
        <w:pStyle w:val="ListParagraph"/>
        <w:tabs>
          <w:tab w:val="left" w:pos="7672"/>
        </w:tabs>
        <w:ind w:firstLine="414"/>
        <w:rPr>
          <w:del w:id="643" w:author="Elias De Moraes Fernandes" w:date="2016-03-15T17:39:00Z"/>
          <w:sz w:val="24"/>
          <w:lang w:val="en-CA"/>
        </w:rPr>
        <w:pPrChange w:id="644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To w:id="645" w:author="Elias De Moraes Fernandes" w:date="2016-03-15T17:23:00Z">
        <w:del w:id="646" w:author="Elias De Moraes Fernandes" w:date="2016-03-15T17:39:00Z">
          <w:r w:rsidDel="00E15A90">
            <w:rPr>
              <w:sz w:val="24"/>
              <w:lang w:val="en-CA"/>
            </w:rPr>
            <w:delText xml:space="preserve">- </w:delText>
          </w:r>
        </w:del>
        <w:del w:id="647" w:author="Elias De Moraes Fernandes" w:date="2016-03-15T17:23:00Z">
          <w:r w:rsidDel="00872672">
            <w:rPr>
              <w:sz w:val="24"/>
              <w:lang w:val="en-CA"/>
            </w:rPr>
            <w:delText>4</w:delText>
          </w:r>
        </w:del>
        <w:del w:id="648" w:author="Elias De Moraes Fernandes" w:date="2016-03-15T17:39:00Z">
          <w:r w:rsidDel="00E15A90">
            <w:rPr>
              <w:sz w:val="24"/>
              <w:lang w:val="en-CA"/>
            </w:rPr>
            <w:delText xml:space="preserve">00 pontos extra + desbloqueio de novo item </w:delText>
          </w:r>
        </w:del>
        <w:del w:id="649" w:author="Elias De Moraes Fernandes" w:date="2016-03-15T17:23:00Z">
          <w:r w:rsidDel="00FD25DD">
            <w:rPr>
              <w:sz w:val="24"/>
              <w:lang w:val="en-CA"/>
            </w:rPr>
            <w:delText>(Bomba Ácida e Carvão Moído)</w:delText>
          </w:r>
        </w:del>
      </w:moveTo>
    </w:p>
    <w:moveToRangeEnd w:id="640"/>
    <w:p w14:paraId="38197B53" w14:textId="6437FF08" w:rsidR="0077658F" w:rsidDel="00E15A90" w:rsidRDefault="00947D25">
      <w:pPr>
        <w:pStyle w:val="ListParagraph"/>
        <w:tabs>
          <w:tab w:val="left" w:pos="7672"/>
        </w:tabs>
        <w:ind w:firstLine="414"/>
        <w:rPr>
          <w:del w:id="650" w:author="Elias De Moraes Fernandes" w:date="2016-03-15T17:39:00Z"/>
          <w:sz w:val="24"/>
          <w:lang w:val="en-CA"/>
        </w:rPr>
        <w:pPrChange w:id="651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52" w:author="Elias De Moraes Fernandes" w:date="2016-03-15T17:39:00Z">
        <w:r w:rsidDel="00E15A90">
          <w:rPr>
            <w:sz w:val="24"/>
            <w:lang w:val="pt-BR"/>
          </w:rPr>
          <w:delText>Sanguessuga</w:delText>
        </w:r>
      </w:del>
    </w:p>
    <w:p w14:paraId="10424B83" w14:textId="4BD20CAE" w:rsidR="0012043A" w:rsidRPr="00947D25" w:rsidRDefault="0012043A">
      <w:pPr>
        <w:pStyle w:val="ListParagraph"/>
        <w:tabs>
          <w:tab w:val="left" w:pos="7672"/>
        </w:tabs>
        <w:ind w:firstLine="414"/>
        <w:rPr>
          <w:sz w:val="24"/>
          <w:lang w:val="pt-BR"/>
        </w:rPr>
        <w:pPrChange w:id="653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54" w:author="Elias De Moraes Fernandes" w:date="2016-03-15T17:39:00Z">
        <w:r w:rsidDel="00E15A90">
          <w:rPr>
            <w:sz w:val="24"/>
            <w:lang w:val="en-CA"/>
          </w:rPr>
          <w:delText xml:space="preserve">- </w:delText>
        </w:r>
      </w:del>
      <w:del w:id="655" w:author="Elias De Moraes Fernandes" w:date="2016-03-15T17:07:00Z">
        <w:r w:rsidR="00947D25" w:rsidDel="003B00AD">
          <w:rPr>
            <w:sz w:val="24"/>
            <w:lang w:val="en-CA"/>
          </w:rPr>
          <w:delText xml:space="preserve">150 </w:delText>
        </w:r>
      </w:del>
      <w:del w:id="656" w:author="Elias De Moraes Fernandes" w:date="2016-03-15T17:39:00Z">
        <w:r w:rsidR="00947D25" w:rsidDel="00E15A90">
          <w:rPr>
            <w:sz w:val="24"/>
            <w:lang w:val="en-CA"/>
          </w:rPr>
          <w:delText xml:space="preserve">pontos extra + desbloqueio de novo item </w:delText>
        </w:r>
      </w:del>
      <w:del w:id="657" w:author="Elias De Moraes Fernandes" w:date="2016-03-15T17:23:00Z">
        <w:r w:rsidR="00947D25" w:rsidDel="00FD25DD">
          <w:rPr>
            <w:sz w:val="24"/>
            <w:lang w:val="en-CA"/>
          </w:rPr>
          <w:delText xml:space="preserve">(Bomba </w:delText>
        </w:r>
        <w:r w:rsidR="00947D25" w:rsidDel="00FD25DD">
          <w:rPr>
            <w:sz w:val="24"/>
            <w:lang w:val="pt-BR"/>
          </w:rPr>
          <w:delText>Ácida)</w:delText>
        </w:r>
      </w:del>
    </w:p>
    <w:p w14:paraId="71CD05C1" w14:textId="4F089E72" w:rsidR="00947D25" w:rsidDel="003B00AD" w:rsidRDefault="00947D25" w:rsidP="0077658F">
      <w:pPr>
        <w:pStyle w:val="ListParagraph"/>
        <w:tabs>
          <w:tab w:val="left" w:pos="7672"/>
        </w:tabs>
        <w:ind w:left="0" w:firstLine="360"/>
        <w:rPr>
          <w:del w:id="658" w:author="Elias De Moraes Fernandes" w:date="2016-03-15T17:07:00Z"/>
          <w:sz w:val="24"/>
          <w:lang w:val="en-CA"/>
        </w:rPr>
      </w:pPr>
      <w:del w:id="659" w:author="Elias De Moraes Fernandes" w:date="2016-03-15T17:07:00Z">
        <w:r w:rsidDel="003B00AD">
          <w:rPr>
            <w:sz w:val="24"/>
            <w:lang w:val="en-CA"/>
          </w:rPr>
          <w:delText>Pássaro</w:delText>
        </w:r>
      </w:del>
    </w:p>
    <w:p w14:paraId="78F66730" w14:textId="25E364C5" w:rsidR="00947D25" w:rsidDel="003B00AD" w:rsidRDefault="00947D25" w:rsidP="0077658F">
      <w:pPr>
        <w:pStyle w:val="ListParagraph"/>
        <w:tabs>
          <w:tab w:val="left" w:pos="7672"/>
        </w:tabs>
        <w:ind w:left="0" w:firstLine="360"/>
        <w:rPr>
          <w:del w:id="660" w:author="Elias De Moraes Fernandes" w:date="2016-03-15T17:07:00Z"/>
          <w:sz w:val="24"/>
          <w:lang w:val="en-CA"/>
        </w:rPr>
      </w:pPr>
      <w:del w:id="661" w:author="Elias De Moraes Fernandes" w:date="2016-03-15T17:07:00Z">
        <w:r w:rsidDel="003B00AD">
          <w:rPr>
            <w:sz w:val="24"/>
            <w:lang w:val="en-CA"/>
          </w:rPr>
          <w:delText>- 300 pontos extra + desbloqueio de novo item (comida)</w:delText>
        </w:r>
      </w:del>
    </w:p>
    <w:p w14:paraId="2E5704E9" w14:textId="5F6C6CA1" w:rsidR="00947D25" w:rsidDel="00872672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moveFromRangeStart w:id="662" w:author="Elias De Moraes Fernandes" w:date="2016-03-15T17:23:00Z" w:name="move445825928"/>
      <w:moveFrom w:id="663" w:author="Elias De Moraes Fernandes" w:date="2016-03-15T17:23:00Z">
        <w:r w:rsidDel="00872672">
          <w:rPr>
            <w:sz w:val="24"/>
            <w:lang w:val="en-CA"/>
          </w:rPr>
          <w:t>Formiga</w:t>
        </w:r>
      </w:moveFrom>
    </w:p>
    <w:p w14:paraId="16028115" w14:textId="6F3D893B" w:rsidR="00947D25" w:rsidDel="00872672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moveFrom w:id="664" w:author="Elias De Moraes Fernandes" w:date="2016-03-15T17:23:00Z">
        <w:r w:rsidDel="00872672">
          <w:rPr>
            <w:sz w:val="24"/>
            <w:lang w:val="en-CA"/>
          </w:rPr>
          <w:t>- 400 pontos extra + desbloqueio de novo item (Bomba Ácida</w:t>
        </w:r>
        <w:r w:rsidR="00413601" w:rsidDel="00872672">
          <w:rPr>
            <w:sz w:val="24"/>
            <w:lang w:val="en-CA"/>
          </w:rPr>
          <w:t xml:space="preserve"> e Carvão Moído</w:t>
        </w:r>
        <w:r w:rsidDel="00872672">
          <w:rPr>
            <w:sz w:val="24"/>
            <w:lang w:val="en-CA"/>
          </w:rPr>
          <w:t>)</w:t>
        </w:r>
      </w:moveFrom>
    </w:p>
    <w:moveFromRangeEnd w:id="662"/>
    <w:p w14:paraId="4C441BA6" w14:textId="77777777" w:rsidR="00AD5526" w:rsidRDefault="00AD5526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</w:p>
    <w:p w14:paraId="429F8086" w14:textId="1A999F32" w:rsidR="002B2BEC" w:rsidRDefault="00FB4DA0" w:rsidP="00EF7FB2">
      <w:pPr>
        <w:pStyle w:val="ListParagraph"/>
        <w:tabs>
          <w:tab w:val="left" w:pos="7672"/>
        </w:tabs>
        <w:ind w:left="0" w:firstLine="360"/>
        <w:rPr>
          <w:ins w:id="665" w:author="Elias De Moraes Fernandes" w:date="2016-03-16T12:51:00Z"/>
          <w:b/>
          <w:sz w:val="24"/>
          <w:lang w:val="pt-BR"/>
        </w:rPr>
      </w:pPr>
      <w:r>
        <w:rPr>
          <w:b/>
          <w:sz w:val="24"/>
          <w:lang w:val="pt-BR"/>
        </w:rPr>
        <w:t>Comportamento e H</w:t>
      </w:r>
      <w:r w:rsidR="003B6AB6" w:rsidRPr="00FB4DA0">
        <w:rPr>
          <w:b/>
          <w:sz w:val="24"/>
          <w:lang w:val="pt-BR"/>
        </w:rPr>
        <w:t>abilidades</w:t>
      </w:r>
    </w:p>
    <w:p w14:paraId="34F30E96" w14:textId="2592AB6F" w:rsidR="005E2E0B" w:rsidRPr="00EF7FB2" w:rsidDel="005E2E0B" w:rsidRDefault="005E2E0B" w:rsidP="00EF7FB2">
      <w:pPr>
        <w:pStyle w:val="ListParagraph"/>
        <w:tabs>
          <w:tab w:val="left" w:pos="7672"/>
        </w:tabs>
        <w:ind w:left="0" w:firstLine="360"/>
        <w:rPr>
          <w:del w:id="666" w:author="Elias De Moraes Fernandes" w:date="2016-03-16T12:52:00Z"/>
          <w:b/>
          <w:sz w:val="24"/>
          <w:lang w:val="pt-BR"/>
        </w:rPr>
      </w:pPr>
    </w:p>
    <w:p w14:paraId="10786339" w14:textId="29D5483C" w:rsidR="003B6AB6" w:rsidRPr="00EF7FB2" w:rsidRDefault="003B6AB6" w:rsidP="00EF7FB2">
      <w:pPr>
        <w:tabs>
          <w:tab w:val="left" w:pos="567"/>
        </w:tabs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t>Pássaro</w:t>
      </w:r>
    </w:p>
    <w:p w14:paraId="75834271" w14:textId="4FFC7658" w:rsidR="003B6AB6" w:rsidRDefault="003B6AB6">
      <w:pPr>
        <w:ind w:left="360" w:firstLine="360"/>
        <w:rPr>
          <w:ins w:id="667" w:author="Elias De Moraes Fernandes" w:date="2016-03-16T12:51:00Z"/>
          <w:sz w:val="24"/>
          <w:lang w:val="pt-BR"/>
        </w:rPr>
        <w:pPrChange w:id="668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>Agressivo e rápido</w:t>
      </w:r>
      <w:del w:id="669" w:author="Elias De Moraes Fernandes" w:date="2016-03-16T12:51:00Z">
        <w:r w:rsidDel="005E2E0B">
          <w:rPr>
            <w:sz w:val="24"/>
            <w:lang w:val="pt-BR"/>
          </w:rPr>
          <w:delText xml:space="preserve">, tira </w:delText>
        </w:r>
      </w:del>
      <w:del w:id="670" w:author="Elias De Moraes Fernandes" w:date="2016-03-15T17:41:00Z">
        <w:r w:rsidR="00413601" w:rsidDel="00DD40F3">
          <w:rPr>
            <w:sz w:val="24"/>
            <w:lang w:val="pt-BR"/>
          </w:rPr>
          <w:delText>25</w:delText>
        </w:r>
        <w:r w:rsidDel="00DD40F3">
          <w:rPr>
            <w:sz w:val="24"/>
            <w:lang w:val="pt-BR"/>
          </w:rPr>
          <w:delText>%</w:delText>
        </w:r>
      </w:del>
      <w:del w:id="671" w:author="Elias De Moraes Fernandes" w:date="2016-03-16T12:51:00Z">
        <w:r w:rsidDel="005E2E0B">
          <w:rPr>
            <w:sz w:val="24"/>
            <w:lang w:val="pt-BR"/>
          </w:rPr>
          <w:delText xml:space="preserve"> </w:delText>
        </w:r>
      </w:del>
      <w:del w:id="672" w:author="Elias De Moraes Fernandes" w:date="2016-03-15T17:42:00Z">
        <w:r w:rsidDel="00DD40F3">
          <w:rPr>
            <w:sz w:val="24"/>
            <w:lang w:val="pt-BR"/>
          </w:rPr>
          <w:delText xml:space="preserve">vida </w:delText>
        </w:r>
      </w:del>
      <w:del w:id="673" w:author="Elias De Moraes Fernandes" w:date="2016-03-16T12:51:00Z">
        <w:r w:rsidDel="005E2E0B">
          <w:rPr>
            <w:sz w:val="24"/>
            <w:lang w:val="pt-BR"/>
          </w:rPr>
          <w:delText>quando toca no personagem principal.</w:delText>
        </w:r>
      </w:del>
      <w:ins w:id="674" w:author="Elias De Moraes Fernandes" w:date="2016-03-16T12:51:00Z">
        <w:r w:rsidR="005E2E0B">
          <w:rPr>
            <w:sz w:val="24"/>
            <w:lang w:val="pt-BR"/>
          </w:rPr>
          <w:t>.</w:t>
        </w:r>
      </w:ins>
    </w:p>
    <w:p w14:paraId="2354F273" w14:textId="77777777" w:rsidR="005E2E0B" w:rsidRPr="005E2E0B" w:rsidRDefault="005E2E0B">
      <w:pPr>
        <w:ind w:left="360" w:firstLine="360"/>
        <w:rPr>
          <w:ins w:id="675" w:author="Elias De Moraes Fernandes" w:date="2016-03-16T12:51:00Z"/>
          <w:sz w:val="24"/>
          <w:lang w:val="en-CA"/>
          <w:rPrChange w:id="676" w:author="Elias De Moraes Fernandes" w:date="2016-03-16T12:51:00Z">
            <w:rPr>
              <w:ins w:id="677" w:author="Elias De Moraes Fernandes" w:date="2016-03-16T12:51:00Z"/>
            </w:rPr>
          </w:rPrChange>
        </w:rPr>
        <w:pPrChange w:id="678" w:author="Elias De Moraes Fernandes" w:date="2016-03-16T12:51:00Z">
          <w:pPr/>
        </w:pPrChange>
      </w:pPr>
      <w:proofErr w:type="spellStart"/>
      <w:ins w:id="679" w:author="Elias De Moraes Fernandes" w:date="2016-03-16T12:51:00Z">
        <w:r w:rsidRPr="005E2E0B">
          <w:rPr>
            <w:sz w:val="24"/>
            <w:lang w:val="en-CA"/>
            <w:rPrChange w:id="680" w:author="Elias De Moraes Fernandes" w:date="2016-03-16T12:51:00Z">
              <w:rPr>
                <w:i/>
                <w:iCs/>
              </w:rPr>
            </w:rPrChange>
          </w:rPr>
          <w:t>Alimentar</w:t>
        </w:r>
        <w:proofErr w:type="spellEnd"/>
        <w:r w:rsidRPr="005E2E0B">
          <w:rPr>
            <w:sz w:val="24"/>
            <w:lang w:val="en-CA"/>
            <w:rPrChange w:id="681" w:author="Elias De Moraes Fernandes" w:date="2016-03-16T12:51:00Z">
              <w:rPr/>
            </w:rPrChange>
          </w:rPr>
          <w:t xml:space="preserve"> -&gt; +2 de </w:t>
        </w:r>
        <w:proofErr w:type="spellStart"/>
        <w:r w:rsidRPr="005E2E0B">
          <w:rPr>
            <w:sz w:val="24"/>
            <w:lang w:val="en-CA"/>
            <w:rPrChange w:id="682" w:author="Elias De Moraes Fernandes" w:date="2016-03-16T12:51:00Z">
              <w:rPr/>
            </w:rPrChange>
          </w:rPr>
          <w:t>energia</w:t>
        </w:r>
        <w:proofErr w:type="spellEnd"/>
      </w:ins>
    </w:p>
    <w:p w14:paraId="5DEC5EC4" w14:textId="6C221DDF" w:rsidR="005E2E0B" w:rsidRPr="005E2E0B" w:rsidRDefault="005E2E0B">
      <w:pPr>
        <w:ind w:left="360" w:firstLine="360"/>
        <w:rPr>
          <w:sz w:val="24"/>
          <w:lang w:val="en-CA"/>
          <w:rPrChange w:id="683" w:author="Elias De Moraes Fernandes" w:date="2016-03-16T12:51:00Z">
            <w:rPr>
              <w:sz w:val="24"/>
              <w:lang w:val="pt-BR"/>
            </w:rPr>
          </w:rPrChange>
        </w:rPr>
        <w:pPrChange w:id="684" w:author="Elias De Moraes Fernandes" w:date="2016-03-16T12:51:00Z">
          <w:pPr>
            <w:ind w:firstLine="360"/>
          </w:pPr>
        </w:pPrChange>
      </w:pPr>
      <w:proofErr w:type="spellStart"/>
      <w:ins w:id="685" w:author="Elias De Moraes Fernandes" w:date="2016-03-16T12:51:00Z">
        <w:r w:rsidRPr="005E2E0B">
          <w:rPr>
            <w:sz w:val="24"/>
            <w:lang w:val="en-CA"/>
            <w:rPrChange w:id="686" w:author="Elias De Moraes Fernandes" w:date="2016-03-16T12:51:00Z">
              <w:rPr>
                <w:i/>
                <w:iCs/>
              </w:rPr>
            </w:rPrChange>
          </w:rPr>
          <w:t>Acertar</w:t>
        </w:r>
        <w:proofErr w:type="spellEnd"/>
        <w:r w:rsidRPr="005E2E0B">
          <w:rPr>
            <w:sz w:val="24"/>
            <w:lang w:val="en-CA"/>
            <w:rPrChange w:id="687" w:author="Elias De Moraes Fernandes" w:date="2016-03-16T12:51:00Z">
              <w:rPr>
                <w:i/>
                <w:iCs/>
              </w:rPr>
            </w:rPrChange>
          </w:rPr>
          <w:t xml:space="preserve"> a </w:t>
        </w:r>
        <w:proofErr w:type="spellStart"/>
        <w:r w:rsidRPr="005E2E0B">
          <w:rPr>
            <w:sz w:val="24"/>
            <w:lang w:val="en-CA"/>
            <w:rPrChange w:id="688" w:author="Elias De Moraes Fernandes" w:date="2016-03-16T12:51:00Z">
              <w:rPr>
                <w:i/>
                <w:iCs/>
              </w:rPr>
            </w:rPrChange>
          </w:rPr>
          <w:t>minhoca</w:t>
        </w:r>
        <w:proofErr w:type="spellEnd"/>
        <w:r w:rsidRPr="005E2E0B">
          <w:rPr>
            <w:sz w:val="24"/>
            <w:lang w:val="en-CA"/>
            <w:rPrChange w:id="689" w:author="Elias De Moraes Fernandes" w:date="2016-03-16T12:51:00Z">
              <w:rPr/>
            </w:rPrChange>
          </w:rPr>
          <w:t xml:space="preserve"> -&gt; - 5 de </w:t>
        </w:r>
        <w:proofErr w:type="spellStart"/>
        <w:r w:rsidRPr="005E2E0B">
          <w:rPr>
            <w:sz w:val="24"/>
            <w:lang w:val="en-CA"/>
            <w:rPrChange w:id="690" w:author="Elias De Moraes Fernandes" w:date="2016-03-16T12:51:00Z">
              <w:rPr/>
            </w:rPrChange>
          </w:rPr>
          <w:t>energia</w:t>
        </w:r>
        <w:proofErr w:type="spellEnd"/>
        <w:r w:rsidRPr="005E2E0B">
          <w:rPr>
            <w:sz w:val="24"/>
            <w:lang w:val="en-CA"/>
            <w:rPrChange w:id="691" w:author="Elias De Moraes Fernandes" w:date="2016-03-16T12:51:00Z">
              <w:rPr/>
            </w:rPrChange>
          </w:rPr>
          <w:t xml:space="preserve"> (no player)</w:t>
        </w:r>
      </w:ins>
    </w:p>
    <w:p w14:paraId="3ACD39C2" w14:textId="0AC04DFC" w:rsidR="00262DD3" w:rsidRDefault="003B6AB6" w:rsidP="005E2E0B">
      <w:pPr>
        <w:ind w:left="360" w:firstLine="360"/>
        <w:rPr>
          <w:ins w:id="692" w:author="Elias De Moraes Fernandes" w:date="2016-03-16T12:52:00Z"/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 w:rsidR="00C14A08">
        <w:rPr>
          <w:sz w:val="24"/>
          <w:lang w:val="en-CA"/>
        </w:rPr>
        <w:t>Não</w:t>
      </w:r>
      <w:proofErr w:type="spellEnd"/>
      <w:r w:rsidR="00C14A08">
        <w:rPr>
          <w:sz w:val="24"/>
          <w:lang w:val="en-CA"/>
        </w:rPr>
        <w:t xml:space="preserve"> </w:t>
      </w:r>
      <w:proofErr w:type="spellStart"/>
      <w:r w:rsidR="00C14A08">
        <w:rPr>
          <w:sz w:val="24"/>
          <w:lang w:val="en-CA"/>
        </w:rPr>
        <w:t>possui</w:t>
      </w:r>
      <w:proofErr w:type="spellEnd"/>
      <w:r>
        <w:rPr>
          <w:sz w:val="24"/>
          <w:lang w:val="pt-BR"/>
        </w:rPr>
        <w:t>.</w:t>
      </w:r>
    </w:p>
    <w:p w14:paraId="0E7C82D5" w14:textId="77777777" w:rsidR="00262DD3" w:rsidRDefault="00262DD3">
      <w:pPr>
        <w:rPr>
          <w:ins w:id="693" w:author="Elias De Moraes Fernandes" w:date="2016-03-16T12:52:00Z"/>
          <w:sz w:val="24"/>
          <w:lang w:val="pt-BR"/>
        </w:rPr>
      </w:pPr>
      <w:ins w:id="694" w:author="Elias De Moraes Fernandes" w:date="2016-03-16T12:52:00Z">
        <w:r>
          <w:rPr>
            <w:sz w:val="24"/>
            <w:lang w:val="pt-BR"/>
          </w:rPr>
          <w:br w:type="page"/>
        </w:r>
      </w:ins>
    </w:p>
    <w:p w14:paraId="04A00A85" w14:textId="77777777" w:rsidR="00F36160" w:rsidDel="005E2E0B" w:rsidRDefault="00F36160">
      <w:pPr>
        <w:ind w:left="360" w:firstLine="360"/>
        <w:rPr>
          <w:del w:id="695" w:author="Elias De Moraes Fernandes" w:date="2016-03-16T12:48:00Z"/>
          <w:sz w:val="24"/>
          <w:lang w:val="pt-BR"/>
        </w:rPr>
        <w:pPrChange w:id="696" w:author="Elias De Moraes Fernandes" w:date="2016-03-15T17:40:00Z">
          <w:pPr>
            <w:ind w:firstLine="360"/>
          </w:pPr>
        </w:pPrChange>
      </w:pPr>
    </w:p>
    <w:p w14:paraId="7C127B54" w14:textId="77777777" w:rsidR="002B2BEC" w:rsidDel="005E2E0B" w:rsidRDefault="002B2BEC" w:rsidP="00F36160">
      <w:pPr>
        <w:ind w:firstLine="360"/>
        <w:rPr>
          <w:del w:id="697" w:author="Elias De Moraes Fernandes" w:date="2016-03-16T12:48:00Z"/>
          <w:sz w:val="24"/>
          <w:lang w:val="pt-BR"/>
        </w:rPr>
      </w:pPr>
    </w:p>
    <w:p w14:paraId="00C119A8" w14:textId="77777777" w:rsidR="00EF7FB2" w:rsidDel="00262DD3" w:rsidRDefault="00EF7FB2">
      <w:pPr>
        <w:ind w:left="360" w:firstLine="426"/>
        <w:rPr>
          <w:del w:id="698" w:author="Elias De Moraes Fernandes" w:date="2016-03-16T12:52:00Z"/>
          <w:sz w:val="24"/>
          <w:lang w:val="pt-BR"/>
        </w:rPr>
        <w:pPrChange w:id="699" w:author="Elias De Moraes Fernandes" w:date="2016-03-16T12:52:00Z">
          <w:pPr>
            <w:ind w:firstLine="360"/>
          </w:pPr>
        </w:pPrChange>
      </w:pPr>
    </w:p>
    <w:p w14:paraId="68C8E421" w14:textId="27E2630A" w:rsidR="00F36160" w:rsidRPr="00EF7FB2" w:rsidRDefault="00F36160">
      <w:pPr>
        <w:ind w:firstLine="426"/>
        <w:rPr>
          <w:b/>
          <w:sz w:val="24"/>
          <w:lang w:val="pt-BR"/>
        </w:rPr>
        <w:pPrChange w:id="700" w:author="Elias De Moraes Fernandes" w:date="2016-03-16T12:52:00Z">
          <w:pPr>
            <w:ind w:firstLine="360"/>
          </w:pPr>
        </w:pPrChange>
      </w:pPr>
      <w:r w:rsidRPr="00EF7FB2">
        <w:rPr>
          <w:b/>
          <w:sz w:val="24"/>
          <w:lang w:val="pt-BR"/>
        </w:rPr>
        <w:t>Formiga</w:t>
      </w:r>
    </w:p>
    <w:p w14:paraId="7DE4AECF" w14:textId="21B9F077" w:rsidR="00F36160" w:rsidRDefault="00F36160">
      <w:pPr>
        <w:ind w:left="360" w:firstLine="360"/>
        <w:rPr>
          <w:sz w:val="24"/>
          <w:lang w:val="pt-BR"/>
        </w:rPr>
        <w:pPrChange w:id="701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 xml:space="preserve">Agressivo, insistente. </w:t>
      </w:r>
      <w:del w:id="702" w:author="Elias De Moraes Fernandes" w:date="2016-03-16T12:52:00Z">
        <w:r w:rsidDel="005E2E0B">
          <w:rPr>
            <w:sz w:val="24"/>
            <w:lang w:val="pt-BR"/>
          </w:rPr>
          <w:delText xml:space="preserve">Tira </w:delText>
        </w:r>
      </w:del>
      <w:del w:id="703" w:author="Elias De Moraes Fernandes" w:date="2016-03-15T17:42:00Z">
        <w:r w:rsidDel="00DD40F3">
          <w:rPr>
            <w:sz w:val="24"/>
            <w:lang w:val="pt-BR"/>
          </w:rPr>
          <w:delText>20% vida</w:delText>
        </w:r>
      </w:del>
      <w:del w:id="704" w:author="Elias De Moraes Fernandes" w:date="2016-03-16T12:52:00Z">
        <w:r w:rsidDel="005E2E0B">
          <w:rPr>
            <w:sz w:val="24"/>
            <w:lang w:val="pt-BR"/>
          </w:rPr>
          <w:delText xml:space="preserve"> quando toca no personagem principal.</w:delText>
        </w:r>
      </w:del>
    </w:p>
    <w:p w14:paraId="127CFF82" w14:textId="77777777" w:rsidR="00EF7FB2" w:rsidRDefault="00F36160">
      <w:pPr>
        <w:ind w:left="360" w:firstLine="360"/>
        <w:rPr>
          <w:ins w:id="705" w:author="Elias De Moraes Fernandes" w:date="2016-03-16T12:52:00Z"/>
          <w:sz w:val="24"/>
          <w:lang w:val="pt-BR"/>
        </w:rPr>
        <w:pPrChange w:id="706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>
        <w:rPr>
          <w:sz w:val="24"/>
          <w:lang w:val="en-CA"/>
        </w:rPr>
        <w:t>Poder</w:t>
      </w:r>
      <w:proofErr w:type="spellEnd"/>
      <w:r>
        <w:rPr>
          <w:sz w:val="24"/>
          <w:lang w:val="en-CA"/>
        </w:rPr>
        <w:t xml:space="preserve"> de </w:t>
      </w:r>
      <w:proofErr w:type="spellStart"/>
      <w:r>
        <w:rPr>
          <w:sz w:val="24"/>
          <w:lang w:val="en-CA"/>
        </w:rPr>
        <w:t>chamar</w:t>
      </w:r>
      <w:proofErr w:type="spellEnd"/>
      <w:r>
        <w:rPr>
          <w:sz w:val="24"/>
          <w:lang w:val="en-CA"/>
        </w:rPr>
        <w:t xml:space="preserve"> o </w:t>
      </w:r>
      <w:proofErr w:type="spellStart"/>
      <w:r>
        <w:rPr>
          <w:sz w:val="24"/>
          <w:lang w:val="en-CA"/>
        </w:rPr>
        <w:t>formigueiro</w:t>
      </w:r>
      <w:proofErr w:type="spellEnd"/>
      <w:r>
        <w:rPr>
          <w:sz w:val="24"/>
          <w:lang w:val="en-CA"/>
        </w:rPr>
        <w:t xml:space="preserve"> e </w:t>
      </w:r>
      <w:proofErr w:type="spellStart"/>
      <w:r>
        <w:rPr>
          <w:sz w:val="24"/>
          <w:lang w:val="en-CA"/>
        </w:rPr>
        <w:t>criar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ninho</w:t>
      </w:r>
      <w:proofErr w:type="spellEnd"/>
      <w:r>
        <w:rPr>
          <w:sz w:val="24"/>
          <w:lang w:val="en-CA"/>
        </w:rPr>
        <w:t xml:space="preserve"> em </w:t>
      </w:r>
      <w:proofErr w:type="spellStart"/>
      <w:r>
        <w:rPr>
          <w:sz w:val="24"/>
          <w:lang w:val="en-CA"/>
        </w:rPr>
        <w:t>determinados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locais</w:t>
      </w:r>
      <w:proofErr w:type="spellEnd"/>
      <w:r>
        <w:rPr>
          <w:sz w:val="24"/>
          <w:lang w:val="pt-BR"/>
        </w:rPr>
        <w:t>.</w:t>
      </w:r>
    </w:p>
    <w:p w14:paraId="516B6918" w14:textId="77777777" w:rsidR="005E2E0B" w:rsidRPr="005E2E0B" w:rsidRDefault="005E2E0B">
      <w:pPr>
        <w:ind w:left="360" w:firstLine="360"/>
        <w:rPr>
          <w:ins w:id="707" w:author="Elias De Moraes Fernandes" w:date="2016-03-16T12:52:00Z"/>
          <w:sz w:val="24"/>
          <w:lang w:val="pt-BR"/>
          <w:rPrChange w:id="708" w:author="Elias De Moraes Fernandes" w:date="2016-03-16T12:52:00Z">
            <w:rPr>
              <w:ins w:id="709" w:author="Elias De Moraes Fernandes" w:date="2016-03-16T12:52:00Z"/>
            </w:rPr>
          </w:rPrChange>
        </w:rPr>
        <w:pPrChange w:id="710" w:author="Elias De Moraes Fernandes" w:date="2016-03-16T12:52:00Z">
          <w:pPr/>
        </w:pPrChange>
      </w:pPr>
      <w:ins w:id="711" w:author="Elias De Moraes Fernandes" w:date="2016-03-16T12:52:00Z">
        <w:r w:rsidRPr="005E2E0B">
          <w:rPr>
            <w:sz w:val="24"/>
            <w:lang w:val="pt-BR"/>
            <w:rPrChange w:id="712" w:author="Elias De Moraes Fernandes" w:date="2016-03-16T12:52:00Z">
              <w:rPr>
                <w:i/>
                <w:iCs/>
              </w:rPr>
            </w:rPrChange>
          </w:rPr>
          <w:t>Alimentar -&gt; +4 de energia</w:t>
        </w:r>
      </w:ins>
    </w:p>
    <w:p w14:paraId="20AB9CA8" w14:textId="77777777" w:rsidR="005E2E0B" w:rsidRPr="005E2E0B" w:rsidRDefault="005E2E0B">
      <w:pPr>
        <w:ind w:left="360" w:firstLine="360"/>
        <w:rPr>
          <w:ins w:id="713" w:author="Elias De Moraes Fernandes" w:date="2016-03-16T12:52:00Z"/>
          <w:sz w:val="24"/>
          <w:lang w:val="pt-BR"/>
          <w:rPrChange w:id="714" w:author="Elias De Moraes Fernandes" w:date="2016-03-16T12:52:00Z">
            <w:rPr>
              <w:ins w:id="715" w:author="Elias De Moraes Fernandes" w:date="2016-03-16T12:52:00Z"/>
            </w:rPr>
          </w:rPrChange>
        </w:rPr>
        <w:pPrChange w:id="716" w:author="Elias De Moraes Fernandes" w:date="2016-03-16T12:52:00Z">
          <w:pPr/>
        </w:pPrChange>
      </w:pPr>
      <w:ins w:id="717" w:author="Elias De Moraes Fernandes" w:date="2016-03-16T12:52:00Z">
        <w:r w:rsidRPr="005E2E0B">
          <w:rPr>
            <w:sz w:val="24"/>
            <w:lang w:val="pt-BR"/>
            <w:rPrChange w:id="718" w:author="Elias De Moraes Fernandes" w:date="2016-03-16T12:52:00Z">
              <w:rPr>
                <w:i/>
                <w:iCs/>
              </w:rPr>
            </w:rPrChange>
          </w:rPr>
          <w:t>Comer Carvão Moído -&gt; -5 de energia</w:t>
        </w:r>
      </w:ins>
    </w:p>
    <w:p w14:paraId="72A591D3" w14:textId="77777777" w:rsidR="005E2E0B" w:rsidRPr="005E2E0B" w:rsidRDefault="005E2E0B">
      <w:pPr>
        <w:ind w:left="360" w:firstLine="360"/>
        <w:rPr>
          <w:ins w:id="719" w:author="Elias De Moraes Fernandes" w:date="2016-03-16T12:52:00Z"/>
          <w:sz w:val="24"/>
          <w:lang w:val="pt-BR"/>
          <w:rPrChange w:id="720" w:author="Elias De Moraes Fernandes" w:date="2016-03-16T12:52:00Z">
            <w:rPr>
              <w:ins w:id="721" w:author="Elias De Moraes Fernandes" w:date="2016-03-16T12:52:00Z"/>
            </w:rPr>
          </w:rPrChange>
        </w:rPr>
        <w:pPrChange w:id="722" w:author="Elias De Moraes Fernandes" w:date="2016-03-16T12:52:00Z">
          <w:pPr/>
        </w:pPrChange>
      </w:pPr>
      <w:ins w:id="723" w:author="Elias De Moraes Fernandes" w:date="2016-03-16T12:52:00Z">
        <w:r w:rsidRPr="005E2E0B">
          <w:rPr>
            <w:sz w:val="24"/>
            <w:lang w:val="pt-BR"/>
            <w:rPrChange w:id="724" w:author="Elias De Moraes Fernandes" w:date="2016-03-16T12:52:00Z">
              <w:rPr>
                <w:i/>
                <w:iCs/>
              </w:rPr>
            </w:rPrChange>
          </w:rPr>
          <w:t>Acertar a minhoca -&gt; -5 de energia (no player)</w:t>
        </w:r>
      </w:ins>
    </w:p>
    <w:p w14:paraId="754ACB6F" w14:textId="77777777" w:rsidR="005E2E0B" w:rsidRDefault="005E2E0B">
      <w:pPr>
        <w:ind w:left="360" w:firstLine="360"/>
        <w:rPr>
          <w:sz w:val="24"/>
          <w:lang w:val="pt-BR"/>
        </w:rPr>
        <w:pPrChange w:id="725" w:author="Elias De Moraes Fernandes" w:date="2016-03-15T17:40:00Z">
          <w:pPr>
            <w:ind w:firstLine="360"/>
          </w:pPr>
        </w:pPrChange>
      </w:pPr>
    </w:p>
    <w:p w14:paraId="4ACBAFC9" w14:textId="77777777" w:rsidR="00EF7FB2" w:rsidDel="005E2E0B" w:rsidRDefault="00EF7FB2">
      <w:pPr>
        <w:ind w:firstLine="426"/>
        <w:rPr>
          <w:del w:id="726" w:author="Elias De Moraes Fernandes" w:date="2016-03-16T12:48:00Z"/>
          <w:sz w:val="24"/>
          <w:lang w:val="pt-BR"/>
        </w:rPr>
        <w:pPrChange w:id="727" w:author="Elias De Moraes Fernandes" w:date="2016-03-16T12:48:00Z">
          <w:pPr>
            <w:ind w:firstLine="360"/>
          </w:pPr>
        </w:pPrChange>
      </w:pPr>
    </w:p>
    <w:p w14:paraId="03239035" w14:textId="77777777" w:rsidR="00EF7FB2" w:rsidRPr="00EF7FB2" w:rsidRDefault="00EF7FB2">
      <w:pPr>
        <w:ind w:firstLine="426"/>
        <w:rPr>
          <w:b/>
          <w:sz w:val="24"/>
          <w:lang w:val="pt-BR"/>
        </w:rPr>
        <w:pPrChange w:id="728" w:author="Elias De Moraes Fernandes" w:date="2016-03-16T12:48:00Z">
          <w:pPr>
            <w:ind w:firstLine="360"/>
          </w:pPr>
        </w:pPrChange>
      </w:pPr>
      <w:r w:rsidRPr="00EF7FB2">
        <w:rPr>
          <w:b/>
          <w:sz w:val="24"/>
          <w:lang w:val="pt-BR"/>
        </w:rPr>
        <w:t>Sanguessuga</w:t>
      </w:r>
    </w:p>
    <w:p w14:paraId="06600119" w14:textId="3155512C" w:rsidR="00EF7FB2" w:rsidRDefault="00EF7FB2">
      <w:pPr>
        <w:ind w:left="360" w:firstLine="360"/>
        <w:rPr>
          <w:ins w:id="729" w:author="Elias De Moraes Fernandes" w:date="2016-03-16T12:50:00Z"/>
          <w:sz w:val="24"/>
          <w:lang w:val="pt-BR"/>
        </w:rPr>
        <w:pPrChange w:id="730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del w:id="731" w:author="Elias De Moraes Fernandes" w:date="2016-03-15T17:40:00Z">
        <w:r w:rsidDel="00E15A90">
          <w:rPr>
            <w:sz w:val="24"/>
            <w:lang w:val="pt-BR"/>
          </w:rPr>
          <w:delText xml:space="preserve">Agressivo porém </w:delText>
        </w:r>
      </w:del>
      <w:ins w:id="732" w:author="Elias De Moraes Fernandes" w:date="2016-03-15T17:41:00Z">
        <w:r w:rsidR="00E15A90">
          <w:rPr>
            <w:sz w:val="24"/>
            <w:lang w:val="pt-BR"/>
          </w:rPr>
          <w:t>Le</w:t>
        </w:r>
      </w:ins>
      <w:del w:id="733" w:author="Elias De Moraes Fernandes" w:date="2016-03-15T17:41:00Z">
        <w:r w:rsidDel="00E15A90">
          <w:rPr>
            <w:sz w:val="24"/>
            <w:lang w:val="pt-BR"/>
          </w:rPr>
          <w:delText>l</w:delText>
        </w:r>
      </w:del>
      <w:del w:id="734" w:author="Elias De Moraes Fernandes" w:date="2016-03-15T17:40:00Z">
        <w:r w:rsidDel="00E15A90">
          <w:rPr>
            <w:sz w:val="24"/>
            <w:lang w:val="pt-BR"/>
          </w:rPr>
          <w:delText>e</w:delText>
        </w:r>
      </w:del>
      <w:r>
        <w:rPr>
          <w:sz w:val="24"/>
          <w:lang w:val="pt-BR"/>
        </w:rPr>
        <w:t>nto</w:t>
      </w:r>
      <w:ins w:id="735" w:author="Elias De Moraes Fernandes" w:date="2016-03-15T17:41:00Z">
        <w:r w:rsidR="00E15A90">
          <w:rPr>
            <w:sz w:val="24"/>
            <w:lang w:val="pt-BR"/>
          </w:rPr>
          <w:t xml:space="preserve"> porém Agressivo</w:t>
        </w:r>
      </w:ins>
      <w:ins w:id="736" w:author="Elias De Moraes Fernandes" w:date="2016-03-16T12:50:00Z">
        <w:r w:rsidR="005E2E0B">
          <w:rPr>
            <w:sz w:val="24"/>
            <w:lang w:val="pt-BR"/>
          </w:rPr>
          <w:t>.</w:t>
        </w:r>
      </w:ins>
      <w:del w:id="737" w:author="Elias De Moraes Fernandes" w:date="2016-03-16T12:50:00Z">
        <w:r w:rsidDel="005E2E0B">
          <w:rPr>
            <w:sz w:val="24"/>
            <w:lang w:val="pt-BR"/>
          </w:rPr>
          <w:delText xml:space="preserve">, tira </w:delText>
        </w:r>
      </w:del>
      <w:del w:id="738" w:author="Elias De Moraes Fernandes" w:date="2016-03-16T12:44:00Z">
        <w:r w:rsidDel="0097724D">
          <w:rPr>
            <w:sz w:val="24"/>
            <w:lang w:val="pt-BR"/>
          </w:rPr>
          <w:delText>15%</w:delText>
        </w:r>
      </w:del>
      <w:del w:id="739" w:author="Elias De Moraes Fernandes" w:date="2016-03-16T12:50:00Z">
        <w:r w:rsidDel="005E2E0B">
          <w:rPr>
            <w:sz w:val="24"/>
            <w:lang w:val="pt-BR"/>
          </w:rPr>
          <w:delText xml:space="preserve"> vida quando toca no personagem principal.</w:delText>
        </w:r>
      </w:del>
    </w:p>
    <w:p w14:paraId="3838C60F" w14:textId="77777777" w:rsidR="005E2E0B" w:rsidRPr="005E2E0B" w:rsidRDefault="005E2E0B">
      <w:pPr>
        <w:ind w:left="360" w:firstLine="360"/>
        <w:rPr>
          <w:ins w:id="740" w:author="Elias De Moraes Fernandes" w:date="2016-03-16T12:50:00Z"/>
          <w:sz w:val="24"/>
          <w:lang w:val="pt-BR"/>
          <w:rPrChange w:id="741" w:author="Elias De Moraes Fernandes" w:date="2016-03-16T12:50:00Z">
            <w:rPr>
              <w:ins w:id="742" w:author="Elias De Moraes Fernandes" w:date="2016-03-16T12:50:00Z"/>
            </w:rPr>
          </w:rPrChange>
        </w:rPr>
        <w:pPrChange w:id="743" w:author="Elias De Moraes Fernandes" w:date="2016-03-16T12:50:00Z">
          <w:pPr/>
        </w:pPrChange>
      </w:pPr>
      <w:ins w:id="744" w:author="Elias De Moraes Fernandes" w:date="2016-03-16T12:50:00Z">
        <w:r w:rsidRPr="005E2E0B">
          <w:rPr>
            <w:sz w:val="24"/>
            <w:lang w:val="pt-BR"/>
            <w:rPrChange w:id="745" w:author="Elias De Moraes Fernandes" w:date="2016-03-16T12:50:00Z">
              <w:rPr>
                <w:i/>
                <w:iCs/>
              </w:rPr>
            </w:rPrChange>
          </w:rPr>
          <w:t>Alimentar -&gt; +6 de energia</w:t>
        </w:r>
      </w:ins>
    </w:p>
    <w:p w14:paraId="79C0B843" w14:textId="59B3E764" w:rsidR="005E2E0B" w:rsidRDefault="005E2E0B">
      <w:pPr>
        <w:ind w:left="360" w:firstLine="360"/>
        <w:rPr>
          <w:sz w:val="24"/>
          <w:lang w:val="pt-BR"/>
        </w:rPr>
        <w:pPrChange w:id="746" w:author="Elias De Moraes Fernandes" w:date="2016-03-16T12:52:00Z">
          <w:pPr>
            <w:ind w:firstLine="360"/>
          </w:pPr>
        </w:pPrChange>
      </w:pPr>
      <w:ins w:id="747" w:author="Elias De Moraes Fernandes" w:date="2016-03-16T12:50:00Z">
        <w:r w:rsidRPr="005E2E0B">
          <w:rPr>
            <w:sz w:val="24"/>
            <w:lang w:val="pt-BR"/>
            <w:rPrChange w:id="748" w:author="Elias De Moraes Fernandes" w:date="2016-03-16T12:50:00Z">
              <w:rPr>
                <w:i/>
                <w:iCs/>
              </w:rPr>
            </w:rPrChange>
          </w:rPr>
          <w:t>Acertar a minhoca -&gt; -10 de energia (no player)</w:t>
        </w:r>
      </w:ins>
    </w:p>
    <w:p w14:paraId="2C16C645" w14:textId="77777777" w:rsidR="00EF7FB2" w:rsidRDefault="00EF7FB2">
      <w:pPr>
        <w:ind w:left="360" w:firstLine="360"/>
        <w:rPr>
          <w:sz w:val="24"/>
          <w:lang w:val="pt-BR"/>
        </w:rPr>
        <w:pPrChange w:id="749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>: N</w:t>
      </w:r>
      <w:proofErr w:type="spellStart"/>
      <w:r>
        <w:rPr>
          <w:sz w:val="24"/>
          <w:lang w:val="pt-BR"/>
        </w:rPr>
        <w:t>ão</w:t>
      </w:r>
      <w:proofErr w:type="spellEnd"/>
      <w:r>
        <w:rPr>
          <w:sz w:val="24"/>
          <w:lang w:val="pt-BR"/>
        </w:rPr>
        <w:t xml:space="preserve"> possui.</w:t>
      </w:r>
    </w:p>
    <w:p w14:paraId="1D263F24" w14:textId="77777777" w:rsidR="002B5974" w:rsidRDefault="002B5974">
      <w:pPr>
        <w:rPr>
          <w:ins w:id="750" w:author="Elias De Moraes Fernandes" w:date="2016-03-16T12:53:00Z"/>
          <w:sz w:val="24"/>
          <w:lang w:val="pt-BR"/>
        </w:rPr>
      </w:pPr>
      <w:ins w:id="751" w:author="Elias De Moraes Fernandes" w:date="2016-03-16T12:53:00Z">
        <w:r>
          <w:rPr>
            <w:sz w:val="24"/>
            <w:lang w:val="pt-BR"/>
          </w:rPr>
          <w:br w:type="page"/>
        </w:r>
      </w:ins>
    </w:p>
    <w:p w14:paraId="4798E6DB" w14:textId="700F7C73" w:rsidR="003B6AB6" w:rsidRPr="0077658F" w:rsidDel="00B8107F" w:rsidRDefault="003B6AB6">
      <w:pPr>
        <w:rPr>
          <w:del w:id="752" w:author="Elias De Moraes Fernandes" w:date="2016-03-04T17:01:00Z"/>
          <w:sz w:val="24"/>
          <w:lang w:val="pt-BR"/>
        </w:rPr>
        <w:pPrChange w:id="753" w:author="Elias De Moraes Fernandes" w:date="2016-03-16T12:53:00Z">
          <w:pPr>
            <w:ind w:firstLine="360"/>
          </w:pPr>
        </w:pPrChange>
      </w:pPr>
      <w:del w:id="754" w:author="Elias De Moraes Fernandes" w:date="2016-03-04T17:01:00Z">
        <w:r w:rsidRPr="0077658F" w:rsidDel="00B8107F">
          <w:rPr>
            <w:sz w:val="24"/>
            <w:lang w:val="pt-BR"/>
          </w:rPr>
          <w:lastRenderedPageBreak/>
          <w:br w:type="page"/>
        </w:r>
      </w:del>
    </w:p>
    <w:p w14:paraId="2362AC2D" w14:textId="2F9F61D1" w:rsidR="005E6EDF" w:rsidRPr="0077658F" w:rsidRDefault="005E6EDF">
      <w:pPr>
        <w:rPr>
          <w:sz w:val="24"/>
          <w:lang w:val="pt-BR"/>
        </w:rPr>
        <w:pPrChange w:id="755" w:author="Elias De Moraes Fernandes" w:date="2016-03-16T12:53:00Z">
          <w:pPr>
            <w:tabs>
              <w:tab w:val="left" w:pos="4962"/>
            </w:tabs>
            <w:ind w:firstLine="360"/>
          </w:pPr>
        </w:pPrChange>
      </w:pPr>
      <w:del w:id="756" w:author="Elias De Moraes Fernandes" w:date="2016-03-04T17:01:00Z">
        <w:r w:rsidRPr="0077658F" w:rsidDel="00B8107F">
          <w:rPr>
            <w:sz w:val="24"/>
            <w:lang w:val="pt-BR"/>
          </w:rPr>
          <w:br w:type="page"/>
        </w:r>
      </w:del>
    </w:p>
    <w:p w14:paraId="1B740068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57" w:name="_Toc442190686"/>
      <w:r>
        <w:rPr>
          <w:b/>
          <w:sz w:val="40"/>
          <w:lang w:val="pt-BR"/>
        </w:rPr>
        <w:t>Interface</w:t>
      </w:r>
      <w:bookmarkEnd w:id="757"/>
    </w:p>
    <w:p w14:paraId="4C406940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5E12A36D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</w:t>
      </w:r>
      <w:r>
        <w:rPr>
          <w:sz w:val="24"/>
          <w:lang w:val="pt-BR"/>
        </w:rPr>
        <w:t>tração do HUD (</w:t>
      </w:r>
      <w:proofErr w:type="spellStart"/>
      <w:r>
        <w:rPr>
          <w:sz w:val="24"/>
          <w:lang w:val="pt-BR"/>
        </w:rPr>
        <w:t>head-up</w:t>
      </w:r>
      <w:proofErr w:type="spellEnd"/>
      <w:r>
        <w:rPr>
          <w:sz w:val="24"/>
          <w:lang w:val="pt-BR"/>
        </w:rPr>
        <w:t xml:space="preserve"> display);</w:t>
      </w:r>
    </w:p>
    <w:p w14:paraId="17840BE9" w14:textId="77777777" w:rsidR="00850271" w:rsidRDefault="00453E01">
      <w:pPr>
        <w:pStyle w:val="ListParagraph"/>
        <w:keepNext/>
        <w:tabs>
          <w:tab w:val="left" w:pos="7672"/>
        </w:tabs>
        <w:ind w:left="0" w:firstLine="360"/>
        <w:rPr>
          <w:ins w:id="758" w:author="Elias De Moraes Fernandes" w:date="2016-03-14T18:43:00Z"/>
        </w:rPr>
        <w:pPrChange w:id="759" w:author="Elias De Moraes Fernandes" w:date="2016-03-14T18:4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noProof/>
          <w:sz w:val="24"/>
        </w:rPr>
        <w:drawing>
          <wp:inline distT="0" distB="0" distL="0" distR="0" wp14:anchorId="664EB3AD" wp14:editId="5EF04F93">
            <wp:extent cx="5689938" cy="324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Game_Design/Level_1_game_HU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875"/>
                    <a:stretch/>
                  </pic:blipFill>
                  <pic:spPr bwMode="auto">
                    <a:xfrm>
                      <a:off x="0" y="0"/>
                      <a:ext cx="5933436" cy="3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6B03" w14:textId="6D718526" w:rsidR="0077658F" w:rsidRDefault="00850271">
      <w:pPr>
        <w:pStyle w:val="Caption"/>
        <w:rPr>
          <w:sz w:val="24"/>
          <w:lang w:val="pt-BR"/>
        </w:rPr>
        <w:pPrChange w:id="760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761" w:author="Elias De Moraes Fernandes" w:date="2016-03-14T18:43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762" w:author="Elias De Moraes Fernandes" w:date="2016-03-16T13:16:00Z">
        <w:r w:rsidR="00D71A67">
          <w:rPr>
            <w:noProof/>
          </w:rPr>
          <w:t>5</w:t>
        </w:r>
      </w:ins>
      <w:ins w:id="763" w:author="Elias De Moraes Fernandes" w:date="2016-03-14T18:43:00Z">
        <w:r>
          <w:fldChar w:fldCharType="end"/>
        </w:r>
        <w:r w:rsidRPr="00196602">
          <w:t xml:space="preserve"> - </w:t>
        </w:r>
        <w:r>
          <w:t xml:space="preserve">HUD: </w:t>
        </w:r>
        <w:proofErr w:type="spellStart"/>
        <w:r>
          <w:t>organização</w:t>
        </w:r>
        <w:proofErr w:type="spellEnd"/>
        <w:r>
          <w:t xml:space="preserve"> dos </w:t>
        </w:r>
        <w:proofErr w:type="spellStart"/>
        <w:r>
          <w:t>Elementos</w:t>
        </w:r>
      </w:ins>
      <w:proofErr w:type="spellEnd"/>
    </w:p>
    <w:p w14:paraId="065A0079" w14:textId="3F6F9B63" w:rsidR="0077658F" w:rsidDel="00850271" w:rsidRDefault="0077658F" w:rsidP="0077658F">
      <w:pPr>
        <w:pStyle w:val="ListParagraph"/>
        <w:tabs>
          <w:tab w:val="left" w:pos="7672"/>
        </w:tabs>
        <w:ind w:left="0" w:firstLine="360"/>
        <w:rPr>
          <w:del w:id="764" w:author="Elias De Moraes Fernandes" w:date="2016-03-14T18:43:00Z"/>
          <w:sz w:val="24"/>
          <w:lang w:val="pt-BR"/>
        </w:rPr>
      </w:pPr>
      <w:del w:id="765" w:author="Elias De Moraes Fernandes" w:date="2016-03-14T18:43:00Z">
        <w:r w:rsidDel="00850271">
          <w:rPr>
            <w:sz w:val="24"/>
            <w:lang w:val="pt-BR"/>
          </w:rPr>
          <w:delText xml:space="preserve">- </w:delText>
        </w:r>
        <w:r w:rsidRPr="0077658F" w:rsidDel="00850271">
          <w:rPr>
            <w:sz w:val="24"/>
            <w:lang w:val="pt-BR"/>
          </w:rPr>
          <w:delText>Posicionamento dos elementos do HUD</w:delText>
        </w:r>
        <w:r w:rsidDel="00850271">
          <w:rPr>
            <w:sz w:val="24"/>
            <w:lang w:val="pt-BR"/>
          </w:rPr>
          <w:delText>;</w:delText>
        </w:r>
      </w:del>
    </w:p>
    <w:p w14:paraId="45D0E62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A19D827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ins w:id="766" w:author="Elias De Moraes Fernandes" w:date="2016-03-04T16:58:00Z"/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ilustração das interfaces do jogo: tela in</w:t>
      </w:r>
      <w:r>
        <w:rPr>
          <w:sz w:val="24"/>
          <w:lang w:val="pt-BR"/>
        </w:rPr>
        <w:t>i</w:t>
      </w:r>
      <w:r w:rsidRPr="0077658F">
        <w:rPr>
          <w:sz w:val="24"/>
          <w:lang w:val="pt-BR"/>
        </w:rPr>
        <w:t xml:space="preserve">cial, menu de opções, tela de pause, menu de itens, tela de </w:t>
      </w:r>
      <w:proofErr w:type="spellStart"/>
      <w:r w:rsidRPr="0077658F">
        <w:rPr>
          <w:sz w:val="24"/>
          <w:lang w:val="pt-BR"/>
        </w:rPr>
        <w:t>loading</w:t>
      </w:r>
      <w:proofErr w:type="spellEnd"/>
      <w:r w:rsidRPr="0077658F">
        <w:rPr>
          <w:sz w:val="24"/>
          <w:lang w:val="pt-BR"/>
        </w:rPr>
        <w:t xml:space="preserve">, </w:t>
      </w:r>
      <w:proofErr w:type="spellStart"/>
      <w:r w:rsidRPr="0077658F">
        <w:rPr>
          <w:sz w:val="24"/>
          <w:lang w:val="pt-BR"/>
        </w:rPr>
        <w:t>etc</w:t>
      </w:r>
      <w:proofErr w:type="spellEnd"/>
      <w:r w:rsidRPr="0077658F">
        <w:rPr>
          <w:sz w:val="24"/>
          <w:lang w:val="pt-BR"/>
        </w:rPr>
        <w:t>...</w:t>
      </w:r>
    </w:p>
    <w:p w14:paraId="619AE460" w14:textId="7020CFBB" w:rsidR="00F65D48" w:rsidRPr="0077658F" w:rsidRDefault="00F65D4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ins w:id="767" w:author="Elias De Moraes Fernandes" w:date="2016-03-04T16:58:00Z">
        <w:r>
          <w:rPr>
            <w:noProof/>
            <w:sz w:val="24"/>
            <w:rPrChange w:id="768" w:author="Unknown">
              <w:rPr>
                <w:noProof/>
              </w:rPr>
            </w:rPrChange>
          </w:rPr>
          <w:drawing>
            <wp:inline distT="0" distB="0" distL="0" distR="0" wp14:anchorId="1F4B33CE" wp14:editId="4B3FF82E">
              <wp:extent cx="5940425" cy="3339465"/>
              <wp:effectExtent l="0" t="0" r="3175" b="0"/>
              <wp:docPr id="6" name="Picture 6" descr="../../Nonda/_Level_Design/assets/00SplashScreenNonda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../Nonda/_Level_Design/assets/00SplashScreenNonda.jpg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3339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FDA6D1" w14:textId="0ACE1204" w:rsidR="001806E8" w:rsidRDefault="005E6EDF">
      <w:pPr>
        <w:pStyle w:val="Caption"/>
        <w:rPr>
          <w:ins w:id="769" w:author="Elias De Moraes Fernandes" w:date="2016-03-04T16:59:00Z"/>
          <w:sz w:val="24"/>
          <w:lang w:val="pt-BR"/>
        </w:rPr>
        <w:pPrChange w:id="770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771" w:author="Elias De Moraes Fernandes" w:date="2016-03-04T16:59:00Z">
        <w:r w:rsidDel="00F65D48">
          <w:rPr>
            <w:sz w:val="28"/>
            <w:lang w:val="pt-BR"/>
          </w:rPr>
          <w:br w:type="page"/>
        </w:r>
      </w:del>
      <w:proofErr w:type="spellStart"/>
      <w:ins w:id="772" w:author="Elias De Moraes Fernandes" w:date="2016-03-14T18:43:00Z">
        <w:r w:rsidR="00850271">
          <w:t>Figura</w:t>
        </w:r>
        <w:proofErr w:type="spellEnd"/>
        <w:r w:rsidR="00850271">
          <w:t xml:space="preserve"> </w:t>
        </w:r>
        <w:r w:rsidR="00850271">
          <w:fldChar w:fldCharType="begin"/>
        </w:r>
        <w:r w:rsidR="00850271">
          <w:instrText xml:space="preserve"> SEQ Figura \* ARABIC </w:instrText>
        </w:r>
      </w:ins>
      <w:r w:rsidR="00850271">
        <w:fldChar w:fldCharType="separate"/>
      </w:r>
      <w:ins w:id="773" w:author="Elias De Moraes Fernandes" w:date="2016-03-16T13:16:00Z">
        <w:r w:rsidR="00D71A67">
          <w:rPr>
            <w:noProof/>
          </w:rPr>
          <w:t>6</w:t>
        </w:r>
      </w:ins>
      <w:ins w:id="774" w:author="Elias De Moraes Fernandes" w:date="2016-03-14T18:43:00Z">
        <w:r w:rsidR="00850271">
          <w:fldChar w:fldCharType="end"/>
        </w:r>
        <w:r w:rsidR="00850271">
          <w:t xml:space="preserve"> - </w:t>
        </w:r>
        <w:proofErr w:type="spellStart"/>
        <w:r w:rsidR="00850271">
          <w:t>SplashScreen</w:t>
        </w:r>
      </w:ins>
      <w:proofErr w:type="spellEnd"/>
    </w:p>
    <w:p w14:paraId="4C8651A5" w14:textId="77777777" w:rsidR="005E6EDF" w:rsidRDefault="005E6EDF">
      <w:pPr>
        <w:rPr>
          <w:sz w:val="28"/>
          <w:lang w:val="pt-BR"/>
        </w:rPr>
      </w:pPr>
    </w:p>
    <w:p w14:paraId="57F6FBF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75" w:name="_Toc442190687"/>
      <w:proofErr w:type="spellStart"/>
      <w:r>
        <w:rPr>
          <w:b/>
          <w:sz w:val="40"/>
          <w:lang w:val="pt-BR"/>
        </w:rPr>
        <w:t>Cutscenes</w:t>
      </w:r>
      <w:bookmarkEnd w:id="775"/>
      <w:proofErr w:type="spellEnd"/>
    </w:p>
    <w:p w14:paraId="392DD29B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ins w:id="776" w:author="Elias De Moraes Fernandes" w:date="2016-03-15T20:05:00Z"/>
          <w:sz w:val="28"/>
          <w:lang w:val="pt-BR"/>
        </w:rPr>
      </w:pPr>
    </w:p>
    <w:p w14:paraId="3BA6EB88" w14:textId="38AE9E44" w:rsidR="00983FD8" w:rsidRPr="00983FD8" w:rsidRDefault="00983FD8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777" w:author="Elias De Moraes Fernandes" w:date="2016-03-15T20:06:00Z">
            <w:rPr>
              <w:lang w:val="pt-BR"/>
            </w:rPr>
          </w:rPrChange>
        </w:rPr>
        <w:pPrChange w:id="778" w:author="Elias De Moraes Fernandes" w:date="2016-03-15T20:06:00Z">
          <w:pPr>
            <w:pStyle w:val="ListParagraph"/>
            <w:tabs>
              <w:tab w:val="left" w:pos="7672"/>
            </w:tabs>
            <w:ind w:left="360"/>
          </w:pPr>
        </w:pPrChange>
      </w:pPr>
      <w:ins w:id="779" w:author="Elias De Moraes Fernandes" w:date="2016-03-15T20:05:00Z">
        <w:r w:rsidRPr="00983FD8">
          <w:rPr>
            <w:sz w:val="24"/>
            <w:lang w:val="pt-BR"/>
            <w:rPrChange w:id="780" w:author="Elias De Moraes Fernandes" w:date="2016-03-15T20:06:00Z">
              <w:rPr>
                <w:lang w:val="pt-BR"/>
              </w:rPr>
            </w:rPrChange>
          </w:rPr>
          <w:t xml:space="preserve">Os </w:t>
        </w:r>
        <w:proofErr w:type="spellStart"/>
        <w:r w:rsidRPr="00983FD8">
          <w:rPr>
            <w:sz w:val="24"/>
            <w:lang w:val="pt-BR"/>
            <w:rPrChange w:id="781" w:author="Elias De Moraes Fernandes" w:date="2016-03-15T20:06:00Z">
              <w:rPr>
                <w:lang w:val="pt-BR"/>
              </w:rPr>
            </w:rPrChange>
          </w:rPr>
          <w:t>cutscenes</w:t>
        </w:r>
        <w:proofErr w:type="spellEnd"/>
        <w:r w:rsidRPr="00983FD8">
          <w:rPr>
            <w:sz w:val="24"/>
            <w:lang w:val="pt-BR"/>
            <w:rPrChange w:id="782" w:author="Elias De Moraes Fernandes" w:date="2016-03-15T20:06:00Z">
              <w:rPr>
                <w:lang w:val="pt-BR"/>
              </w:rPr>
            </w:rPrChange>
          </w:rPr>
          <w:t xml:space="preserve"> serão mostrados e, logo após aparecerão perguntas relacionadas às dicas. </w:t>
        </w:r>
      </w:ins>
    </w:p>
    <w:p w14:paraId="2DF558E7" w14:textId="04DFA53F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filmes que serão incluídos no jogo;</w:t>
      </w:r>
    </w:p>
    <w:p w14:paraId="38607288" w14:textId="5D16397D" w:rsidR="0077658F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783" w:author="Elias De Moraes Fernandes" w:date="2016-03-14T19:17:00Z"/>
          <w:sz w:val="24"/>
          <w:lang w:val="pt-BR"/>
        </w:rPr>
        <w:pPrChange w:id="784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785" w:author="Elias De Moraes Fernandes" w:date="2016-03-14T19:17:00Z">
        <w:r>
          <w:rPr>
            <w:sz w:val="24"/>
            <w:lang w:val="pt-BR"/>
          </w:rPr>
          <w:t>Sequ</w:t>
        </w:r>
      </w:ins>
      <w:ins w:id="786" w:author="Elias De Moraes Fernandes" w:date="2016-03-14T19:23:00Z">
        <w:r>
          <w:rPr>
            <w:sz w:val="24"/>
            <w:lang w:val="pt-BR"/>
          </w:rPr>
          <w:t>ê</w:t>
        </w:r>
      </w:ins>
      <w:ins w:id="787" w:author="Elias De Moraes Fernandes" w:date="2016-03-14T19:17:00Z">
        <w:r w:rsidR="00B14807">
          <w:rPr>
            <w:sz w:val="24"/>
            <w:lang w:val="pt-BR"/>
          </w:rPr>
          <w:t>ncia 1: Histó</w:t>
        </w:r>
        <w:r w:rsidR="00483240">
          <w:rPr>
            <w:sz w:val="24"/>
            <w:lang w:val="pt-BR"/>
          </w:rPr>
          <w:t>ria do Jogo</w:t>
        </w:r>
      </w:ins>
      <w:ins w:id="788" w:author="Elias De Moraes Fernandes" w:date="2016-03-15T18:45:00Z">
        <w:r w:rsidR="00F42D01">
          <w:rPr>
            <w:sz w:val="24"/>
            <w:lang w:val="pt-BR"/>
          </w:rPr>
          <w:t xml:space="preserve"> </w:t>
        </w:r>
      </w:ins>
      <w:ins w:id="789" w:author="Elias De Moraes Fernandes" w:date="2016-03-15T18:46:00Z">
        <w:r w:rsidR="00F42D01">
          <w:rPr>
            <w:sz w:val="24"/>
            <w:lang w:val="pt-BR"/>
          </w:rPr>
          <w:t>(</w:t>
        </w:r>
      </w:ins>
      <w:ins w:id="790" w:author="Elias De Moraes Fernandes" w:date="2016-03-15T18:45:00Z">
        <w:r w:rsidR="00F42D01">
          <w:rPr>
            <w:sz w:val="24"/>
            <w:lang w:val="pt-BR"/>
          </w:rPr>
          <w:t>CINEMATIC</w:t>
        </w:r>
      </w:ins>
      <w:ins w:id="791" w:author="Elias De Moraes Fernandes" w:date="2016-03-15T18:47:00Z">
        <w:r w:rsidR="00187F6F">
          <w:rPr>
            <w:sz w:val="24"/>
            <w:lang w:val="pt-BR"/>
          </w:rPr>
          <w:t xml:space="preserve"> INICIAL</w:t>
        </w:r>
      </w:ins>
      <w:ins w:id="792" w:author="Elias De Moraes Fernandes" w:date="2016-03-15T18:45:00Z">
        <w:r w:rsidR="00F42D01">
          <w:rPr>
            <w:sz w:val="24"/>
            <w:lang w:val="pt-BR"/>
          </w:rPr>
          <w:t>)</w:t>
        </w:r>
      </w:ins>
    </w:p>
    <w:p w14:paraId="1E5ADEE9" w14:textId="396FB55B" w:rsidR="00B14807" w:rsidRDefault="00B14807">
      <w:pPr>
        <w:pStyle w:val="ListParagraph"/>
        <w:numPr>
          <w:ilvl w:val="0"/>
          <w:numId w:val="18"/>
        </w:numPr>
        <w:tabs>
          <w:tab w:val="left" w:pos="7672"/>
        </w:tabs>
        <w:rPr>
          <w:ins w:id="793" w:author="Elias De Moraes Fernandes" w:date="2016-03-14T19:18:00Z"/>
          <w:sz w:val="24"/>
          <w:lang w:val="pt-BR"/>
        </w:rPr>
        <w:pPrChange w:id="794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795" w:author="Elias De Moraes Fernandes" w:date="2016-03-14T19:17:00Z">
        <w:r>
          <w:rPr>
            <w:sz w:val="24"/>
            <w:lang w:val="pt-BR"/>
          </w:rPr>
          <w:t>S</w:t>
        </w:r>
        <w:r w:rsidR="004F238A">
          <w:rPr>
            <w:sz w:val="24"/>
            <w:lang w:val="pt-BR"/>
          </w:rPr>
          <w:t>equ</w:t>
        </w:r>
      </w:ins>
      <w:ins w:id="796" w:author="Elias De Moraes Fernandes" w:date="2016-03-14T19:23:00Z">
        <w:r w:rsidR="004F238A">
          <w:rPr>
            <w:sz w:val="24"/>
            <w:lang w:val="pt-BR"/>
          </w:rPr>
          <w:t>ê</w:t>
        </w:r>
      </w:ins>
      <w:ins w:id="797" w:author="Elias De Moraes Fernandes" w:date="2016-03-14T19:17:00Z">
        <w:r>
          <w:rPr>
            <w:sz w:val="24"/>
            <w:lang w:val="pt-BR"/>
          </w:rPr>
          <w:t>ncia 2:</w:t>
        </w:r>
      </w:ins>
      <w:ins w:id="798" w:author="Elias De Moraes Fernandes" w:date="2016-03-14T19:18:00Z">
        <w:r>
          <w:rPr>
            <w:sz w:val="24"/>
            <w:lang w:val="pt-BR"/>
          </w:rPr>
          <w:t xml:space="preserve"> Tutorial do Jogo (Fase</w:t>
        </w:r>
      </w:ins>
      <w:ins w:id="799" w:author="Elias De Moraes Fernandes" w:date="2016-03-16T12:45:00Z">
        <w:r w:rsidR="000F68A5">
          <w:rPr>
            <w:sz w:val="24"/>
            <w:lang w:val="pt-BR"/>
          </w:rPr>
          <w:t>0</w:t>
        </w:r>
      </w:ins>
      <w:ins w:id="800" w:author="Elias De Moraes Fernandes" w:date="2016-03-14T19:18:00Z">
        <w:r>
          <w:rPr>
            <w:sz w:val="24"/>
            <w:lang w:val="pt-BR"/>
          </w:rPr>
          <w:t>)</w:t>
        </w:r>
      </w:ins>
    </w:p>
    <w:p w14:paraId="1C8F42F1" w14:textId="4C53D0F7" w:rsidR="00B14807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801" w:author="Elias De Moraes Fernandes" w:date="2016-03-14T19:19:00Z"/>
          <w:sz w:val="24"/>
          <w:lang w:val="pt-BR"/>
        </w:rPr>
        <w:pPrChange w:id="802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03" w:author="Elias De Moraes Fernandes" w:date="2016-03-14T19:19:00Z">
        <w:r>
          <w:rPr>
            <w:sz w:val="24"/>
            <w:lang w:val="pt-BR"/>
          </w:rPr>
          <w:lastRenderedPageBreak/>
          <w:t>Sequ</w:t>
        </w:r>
      </w:ins>
      <w:ins w:id="804" w:author="Elias De Moraes Fernandes" w:date="2016-03-14T19:23:00Z">
        <w:r>
          <w:rPr>
            <w:sz w:val="24"/>
            <w:lang w:val="pt-BR"/>
          </w:rPr>
          <w:t>ê</w:t>
        </w:r>
      </w:ins>
      <w:ins w:id="805" w:author="Elias De Moraes Fernandes" w:date="2016-03-14T19:19:00Z">
        <w:r w:rsidR="00B14807">
          <w:rPr>
            <w:sz w:val="24"/>
            <w:lang w:val="pt-BR"/>
          </w:rPr>
          <w:t xml:space="preserve">ncia 3: Tutorial da Fase </w:t>
        </w:r>
      </w:ins>
      <w:ins w:id="806" w:author="Elias De Moraes Fernandes" w:date="2016-03-16T12:45:00Z">
        <w:r w:rsidR="000F68A5">
          <w:rPr>
            <w:sz w:val="24"/>
            <w:lang w:val="pt-BR"/>
          </w:rPr>
          <w:t>1</w:t>
        </w:r>
      </w:ins>
      <w:ins w:id="807" w:author="Elias De Moraes Fernandes" w:date="2016-03-15T18:56:00Z">
        <w:r w:rsidR="006810E3">
          <w:rPr>
            <w:sz w:val="24"/>
            <w:lang w:val="pt-BR"/>
          </w:rPr>
          <w:t xml:space="preserve"> (Fase </w:t>
        </w:r>
      </w:ins>
      <w:ins w:id="808" w:author="Elias De Moraes Fernandes" w:date="2016-03-16T12:45:00Z">
        <w:r w:rsidR="000F68A5">
          <w:rPr>
            <w:sz w:val="24"/>
            <w:lang w:val="pt-BR"/>
          </w:rPr>
          <w:t>1</w:t>
        </w:r>
      </w:ins>
      <w:ins w:id="809" w:author="Elias De Moraes Fernandes" w:date="2016-03-15T18:56:00Z">
        <w:r w:rsidR="006810E3">
          <w:rPr>
            <w:sz w:val="24"/>
            <w:lang w:val="pt-BR"/>
          </w:rPr>
          <w:t>)</w:t>
        </w:r>
      </w:ins>
    </w:p>
    <w:p w14:paraId="247444B7" w14:textId="54BB1B08" w:rsidR="00B14807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810" w:author="Elias De Moraes Fernandes" w:date="2016-03-14T19:23:00Z"/>
          <w:sz w:val="24"/>
          <w:lang w:val="pt-BR"/>
        </w:rPr>
        <w:pPrChange w:id="811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12" w:author="Elias De Moraes Fernandes" w:date="2016-03-14T19:20:00Z">
        <w:r>
          <w:rPr>
            <w:sz w:val="24"/>
            <w:lang w:val="pt-BR"/>
          </w:rPr>
          <w:t>Sequ</w:t>
        </w:r>
      </w:ins>
      <w:ins w:id="813" w:author="Elias De Moraes Fernandes" w:date="2016-03-14T19:23:00Z">
        <w:r>
          <w:rPr>
            <w:sz w:val="24"/>
            <w:lang w:val="pt-BR"/>
          </w:rPr>
          <w:t>ê</w:t>
        </w:r>
      </w:ins>
      <w:ins w:id="814" w:author="Elias De Moraes Fernandes" w:date="2016-03-14T19:20:00Z">
        <w:r w:rsidR="00B14807">
          <w:rPr>
            <w:sz w:val="24"/>
            <w:lang w:val="pt-BR"/>
          </w:rPr>
          <w:t xml:space="preserve">ncia 4: Tutorial da Fase </w:t>
        </w:r>
      </w:ins>
      <w:ins w:id="815" w:author="Elias De Moraes Fernandes" w:date="2016-03-16T12:45:00Z">
        <w:r w:rsidR="000F68A5">
          <w:rPr>
            <w:sz w:val="24"/>
            <w:lang w:val="pt-BR"/>
          </w:rPr>
          <w:t>2</w:t>
        </w:r>
      </w:ins>
      <w:ins w:id="816" w:author="Elias De Moraes Fernandes" w:date="2016-03-15T18:56:00Z">
        <w:r w:rsidR="006810E3">
          <w:rPr>
            <w:sz w:val="24"/>
            <w:lang w:val="pt-BR"/>
          </w:rPr>
          <w:t xml:space="preserve"> (Fase </w:t>
        </w:r>
      </w:ins>
      <w:ins w:id="817" w:author="Elias De Moraes Fernandes" w:date="2016-03-16T12:45:00Z">
        <w:r w:rsidR="000F68A5">
          <w:rPr>
            <w:sz w:val="24"/>
            <w:lang w:val="pt-BR"/>
          </w:rPr>
          <w:t>2</w:t>
        </w:r>
      </w:ins>
      <w:ins w:id="818" w:author="Elias De Moraes Fernandes" w:date="2016-03-15T18:56:00Z">
        <w:r w:rsidR="006810E3">
          <w:rPr>
            <w:sz w:val="24"/>
            <w:lang w:val="pt-BR"/>
          </w:rPr>
          <w:t>)</w:t>
        </w:r>
      </w:ins>
    </w:p>
    <w:p w14:paraId="2BB88E15" w14:textId="54085E60" w:rsidR="00187F6F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819" w:author="Elias De Moraes Fernandes" w:date="2016-03-15T18:46:00Z"/>
          <w:sz w:val="24"/>
          <w:lang w:val="pt-BR"/>
        </w:rPr>
        <w:pPrChange w:id="820" w:author="Elias De Moraes Fernandes" w:date="2016-03-15T18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21" w:author="Elias De Moraes Fernandes" w:date="2016-03-14T19:23:00Z">
        <w:r>
          <w:rPr>
            <w:sz w:val="24"/>
            <w:lang w:val="pt-BR"/>
          </w:rPr>
          <w:t>Sequê</w:t>
        </w:r>
        <w:r w:rsidR="00B14807">
          <w:rPr>
            <w:sz w:val="24"/>
            <w:lang w:val="pt-BR"/>
          </w:rPr>
          <w:t xml:space="preserve">ncia 5: Tutorial da Fase </w:t>
        </w:r>
      </w:ins>
      <w:ins w:id="822" w:author="Elias De Moraes Fernandes" w:date="2016-03-16T12:45:00Z">
        <w:r w:rsidR="000F68A5">
          <w:rPr>
            <w:sz w:val="24"/>
            <w:lang w:val="pt-BR"/>
          </w:rPr>
          <w:t>3</w:t>
        </w:r>
      </w:ins>
      <w:ins w:id="823" w:author="Elias De Moraes Fernandes" w:date="2016-03-15T18:56:00Z">
        <w:r w:rsidR="006810E3">
          <w:rPr>
            <w:sz w:val="24"/>
            <w:lang w:val="pt-BR"/>
          </w:rPr>
          <w:t xml:space="preserve"> (Fase </w:t>
        </w:r>
      </w:ins>
      <w:ins w:id="824" w:author="Elias De Moraes Fernandes" w:date="2016-03-16T12:45:00Z">
        <w:r w:rsidR="000F68A5">
          <w:rPr>
            <w:sz w:val="24"/>
            <w:lang w:val="pt-BR"/>
          </w:rPr>
          <w:t>3</w:t>
        </w:r>
      </w:ins>
      <w:ins w:id="825" w:author="Elias De Moraes Fernandes" w:date="2016-03-15T18:56:00Z">
        <w:r w:rsidR="006810E3">
          <w:rPr>
            <w:sz w:val="24"/>
            <w:lang w:val="pt-BR"/>
          </w:rPr>
          <w:t>)</w:t>
        </w:r>
      </w:ins>
    </w:p>
    <w:p w14:paraId="2C8E5CC0" w14:textId="6C88F46F" w:rsidR="00187F6F" w:rsidRPr="00187F6F" w:rsidRDefault="00187F6F">
      <w:pPr>
        <w:pStyle w:val="ListParagraph"/>
        <w:numPr>
          <w:ilvl w:val="0"/>
          <w:numId w:val="18"/>
        </w:numPr>
        <w:tabs>
          <w:tab w:val="left" w:pos="7672"/>
        </w:tabs>
        <w:rPr>
          <w:sz w:val="24"/>
          <w:lang w:val="pt-BR"/>
          <w:rPrChange w:id="826" w:author="Elias De Moraes Fernandes" w:date="2016-03-15T18:46:00Z">
            <w:rPr>
              <w:lang w:val="pt-BR"/>
            </w:rPr>
          </w:rPrChange>
        </w:rPr>
        <w:pPrChange w:id="827" w:author="Elias De Moraes Fernandes" w:date="2016-03-15T18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28" w:author="Elias De Moraes Fernandes" w:date="2016-03-15T18:46:00Z">
        <w:r>
          <w:rPr>
            <w:sz w:val="24"/>
            <w:lang w:val="pt-BR"/>
          </w:rPr>
          <w:t>Sequencia 6: Desfecho (CINEMATIC FINAL)</w:t>
        </w:r>
      </w:ins>
    </w:p>
    <w:p w14:paraId="43A93512" w14:textId="77777777" w:rsidR="00166D4F" w:rsidRDefault="00166D4F" w:rsidP="0077658F">
      <w:pPr>
        <w:pStyle w:val="ListParagraph"/>
        <w:tabs>
          <w:tab w:val="left" w:pos="7672"/>
        </w:tabs>
        <w:ind w:left="0" w:firstLine="360"/>
        <w:rPr>
          <w:ins w:id="829" w:author="Elias De Moraes Fernandes" w:date="2016-03-14T19:32:00Z"/>
          <w:sz w:val="24"/>
          <w:lang w:val="pt-BR"/>
        </w:rPr>
      </w:pPr>
    </w:p>
    <w:p w14:paraId="6716925C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roteiros;</w:t>
      </w:r>
    </w:p>
    <w:p w14:paraId="2A7D9D71" w14:textId="12FF2DAB" w:rsidR="00E20E3D" w:rsidRDefault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30" w:author="Elias De Moraes Fernandes" w:date="2016-03-14T19:24:00Z"/>
          <w:sz w:val="24"/>
          <w:lang w:val="pt-BR"/>
        </w:rPr>
        <w:pPrChange w:id="831" w:author="Elias De Moraes Fernandes" w:date="2016-03-14T19:2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32" w:author="Elias De Moraes Fernandes" w:date="2016-03-14T19:24:00Z">
        <w:r>
          <w:rPr>
            <w:sz w:val="24"/>
            <w:lang w:val="pt-BR"/>
          </w:rPr>
          <w:t xml:space="preserve">Sequência 1: </w:t>
        </w:r>
      </w:ins>
      <w:ins w:id="833" w:author="Elias De Moraes Fernandes" w:date="2016-03-14T19:32:00Z">
        <w:r w:rsidR="00166D4F">
          <w:rPr>
            <w:sz w:val="24"/>
            <w:lang w:val="pt-BR"/>
          </w:rPr>
          <w:t>Conta</w:t>
        </w:r>
      </w:ins>
      <w:ins w:id="834" w:author="Elias De Moraes Fernandes" w:date="2016-03-15T18:56:00Z">
        <w:r w:rsidR="006810E3">
          <w:rPr>
            <w:sz w:val="24"/>
            <w:lang w:val="pt-BR"/>
          </w:rPr>
          <w:t>r</w:t>
        </w:r>
      </w:ins>
      <w:ins w:id="835" w:author="Elias De Moraes Fernandes" w:date="2016-03-14T19:32:00Z">
        <w:r w:rsidR="00166D4F">
          <w:rPr>
            <w:sz w:val="24"/>
            <w:lang w:val="pt-BR"/>
          </w:rPr>
          <w:t xml:space="preserve"> como </w:t>
        </w:r>
      </w:ins>
      <w:ins w:id="836" w:author="Elias De Moraes Fernandes" w:date="2016-03-15T00:02:00Z">
        <w:r w:rsidR="00A05655">
          <w:rPr>
            <w:sz w:val="24"/>
            <w:lang w:val="pt-BR"/>
          </w:rPr>
          <w:t>a minhoca foi atacada pelos inimigos</w:t>
        </w:r>
      </w:ins>
      <w:ins w:id="837" w:author="Elias De Moraes Fernandes" w:date="2016-03-15T18:56:00Z">
        <w:r w:rsidR="006810E3">
          <w:rPr>
            <w:sz w:val="24"/>
            <w:lang w:val="pt-BR"/>
          </w:rPr>
          <w:t xml:space="preserve"> (UTFPR)</w:t>
        </w:r>
      </w:ins>
    </w:p>
    <w:p w14:paraId="46847E6E" w14:textId="39C5ED13" w:rsidR="000F68A5" w:rsidRDefault="00E20E3D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38" w:author="Elias De Moraes Fernandes" w:date="2016-03-16T12:45:00Z"/>
          <w:sz w:val="24"/>
          <w:lang w:val="pt-BR"/>
        </w:rPr>
      </w:pPr>
      <w:ins w:id="839" w:author="Elias De Moraes Fernandes" w:date="2016-03-14T19:24:00Z">
        <w:r>
          <w:rPr>
            <w:sz w:val="24"/>
            <w:lang w:val="pt-BR"/>
          </w:rPr>
          <w:t xml:space="preserve">Sequência 2: </w:t>
        </w:r>
      </w:ins>
      <w:proofErr w:type="spellStart"/>
      <w:ins w:id="840" w:author="Elias De Moraes Fernandes" w:date="2016-03-16T12:45:00Z">
        <w:r w:rsidR="000F68A5">
          <w:rPr>
            <w:sz w:val="24"/>
            <w:lang w:val="pt-BR"/>
          </w:rPr>
          <w:t>Auto-Explicativo</w:t>
        </w:r>
        <w:proofErr w:type="spellEnd"/>
      </w:ins>
    </w:p>
    <w:p w14:paraId="63D69A8D" w14:textId="7E846FE7" w:rsidR="00E20E3D" w:rsidRDefault="000F68A5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41" w:author="Elias De Moraes Fernandes" w:date="2016-03-14T19:24:00Z"/>
          <w:sz w:val="24"/>
          <w:lang w:val="pt-BR"/>
        </w:rPr>
      </w:pPr>
      <w:ins w:id="842" w:author="Elias De Moraes Fernandes" w:date="2016-03-16T12:45:00Z">
        <w:r>
          <w:rPr>
            <w:sz w:val="24"/>
            <w:lang w:val="pt-BR"/>
          </w:rPr>
          <w:t xml:space="preserve">Sequencia 3: </w:t>
        </w:r>
      </w:ins>
      <w:ins w:id="843" w:author="Elias De Moraes Fernandes" w:date="2016-03-15T00:02:00Z">
        <w:r w:rsidR="00E83B57">
          <w:rPr>
            <w:sz w:val="24"/>
            <w:lang w:val="pt-BR"/>
          </w:rPr>
          <w:t>Conta</w:t>
        </w:r>
      </w:ins>
      <w:ins w:id="844" w:author="Elias De Moraes Fernandes" w:date="2016-03-15T19:57:00Z">
        <w:r w:rsidR="005E5D86">
          <w:rPr>
            <w:sz w:val="24"/>
            <w:lang w:val="pt-BR"/>
          </w:rPr>
          <w:t>r</w:t>
        </w:r>
      </w:ins>
      <w:ins w:id="845" w:author="Elias De Moraes Fernandes" w:date="2016-03-15T00:02:00Z">
        <w:r w:rsidR="00E83B57">
          <w:rPr>
            <w:sz w:val="24"/>
            <w:lang w:val="pt-BR"/>
          </w:rPr>
          <w:t xml:space="preserve"> </w:t>
        </w:r>
      </w:ins>
      <w:ins w:id="846" w:author="Elias De Moraes Fernandes" w:date="2016-03-15T19:56:00Z">
        <w:r w:rsidR="00D43E57">
          <w:rPr>
            <w:sz w:val="24"/>
            <w:lang w:val="pt-BR"/>
          </w:rPr>
          <w:t xml:space="preserve">porque </w:t>
        </w:r>
      </w:ins>
      <w:ins w:id="847" w:author="Elias De Moraes Fernandes" w:date="2016-03-15T19:58:00Z">
        <w:r w:rsidR="005E5D86">
          <w:rPr>
            <w:sz w:val="24"/>
            <w:lang w:val="pt-BR"/>
          </w:rPr>
          <w:t>os pássaros são</w:t>
        </w:r>
      </w:ins>
      <w:ins w:id="848" w:author="Elias De Moraes Fernandes" w:date="2016-03-15T19:57:00Z">
        <w:r w:rsidR="005E5D86">
          <w:rPr>
            <w:sz w:val="24"/>
            <w:lang w:val="pt-BR"/>
          </w:rPr>
          <w:t xml:space="preserve"> </w:t>
        </w:r>
      </w:ins>
      <w:ins w:id="849" w:author="Elias De Moraes Fernandes" w:date="2016-03-15T20:02:00Z">
        <w:r w:rsidR="005E5D86">
          <w:rPr>
            <w:sz w:val="24"/>
            <w:lang w:val="pt-BR"/>
          </w:rPr>
          <w:t>perigosos</w:t>
        </w:r>
      </w:ins>
      <w:ins w:id="850" w:author="Elias De Moraes Fernandes" w:date="2016-03-15T19:57:00Z">
        <w:r w:rsidR="005E5D86">
          <w:rPr>
            <w:sz w:val="24"/>
            <w:lang w:val="pt-BR"/>
          </w:rPr>
          <w:t xml:space="preserve"> </w:t>
        </w:r>
      </w:ins>
      <w:ins w:id="851" w:author="Elias De Moraes Fernandes" w:date="2016-03-15T19:58:00Z">
        <w:r w:rsidR="005E5D86">
          <w:rPr>
            <w:sz w:val="24"/>
            <w:lang w:val="pt-BR"/>
          </w:rPr>
          <w:t>quando estão</w:t>
        </w:r>
      </w:ins>
      <w:ins w:id="852" w:author="Elias De Moraes Fernandes" w:date="2016-03-15T19:57:00Z">
        <w:r w:rsidR="005E5D86">
          <w:rPr>
            <w:sz w:val="24"/>
            <w:lang w:val="pt-BR"/>
          </w:rPr>
          <w:t xml:space="preserve"> próximo ao </w:t>
        </w:r>
      </w:ins>
      <w:ins w:id="853" w:author="Elias De Moraes Fernandes" w:date="2016-03-15T19:58:00Z">
        <w:r w:rsidR="005E5D86">
          <w:rPr>
            <w:sz w:val="24"/>
            <w:lang w:val="pt-BR"/>
          </w:rPr>
          <w:t>minhocário</w:t>
        </w:r>
      </w:ins>
      <w:ins w:id="854" w:author="Elias De Moraes Fernandes" w:date="2016-03-15T19:57:00Z">
        <w:r w:rsidR="005E5D86">
          <w:rPr>
            <w:sz w:val="24"/>
            <w:lang w:val="pt-BR"/>
          </w:rPr>
          <w:t xml:space="preserve"> </w:t>
        </w:r>
      </w:ins>
      <w:ins w:id="855" w:author="Elias De Moraes Fernandes" w:date="2016-03-15T00:02:00Z">
        <w:r w:rsidR="00E83B57">
          <w:rPr>
            <w:sz w:val="24"/>
            <w:lang w:val="pt-BR"/>
          </w:rPr>
          <w:tab/>
        </w:r>
      </w:ins>
    </w:p>
    <w:p w14:paraId="57AB5B33" w14:textId="21348A9E" w:rsidR="00E20E3D" w:rsidRPr="00E20E3D" w:rsidRDefault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56" w:author="Elias De Moraes Fernandes" w:date="2016-03-14T19:24:00Z"/>
          <w:sz w:val="24"/>
          <w:lang w:val="pt-BR"/>
          <w:rPrChange w:id="857" w:author="Elias De Moraes Fernandes" w:date="2016-03-14T19:24:00Z">
            <w:rPr>
              <w:ins w:id="858" w:author="Elias De Moraes Fernandes" w:date="2016-03-14T19:24:00Z"/>
              <w:lang w:val="pt-BR"/>
            </w:rPr>
          </w:rPrChange>
        </w:rPr>
        <w:pPrChange w:id="859" w:author="Elias De Moraes Fernandes" w:date="2016-03-14T19:2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60" w:author="Elias De Moraes Fernandes" w:date="2016-03-14T19:24:00Z">
        <w:r>
          <w:rPr>
            <w:sz w:val="24"/>
            <w:lang w:val="pt-BR"/>
          </w:rPr>
          <w:t xml:space="preserve">Sequência 3: </w:t>
        </w:r>
      </w:ins>
      <w:ins w:id="861" w:author="Elias De Moraes Fernandes" w:date="2016-03-15T19:57:00Z">
        <w:r w:rsidR="005E5D86">
          <w:rPr>
            <w:sz w:val="24"/>
            <w:lang w:val="pt-BR"/>
          </w:rPr>
          <w:t>Contar os malefícios que a formiga pode trazer para a minhoca</w:t>
        </w:r>
      </w:ins>
    </w:p>
    <w:p w14:paraId="464768C6" w14:textId="77777777" w:rsidR="00B2190A" w:rsidRDefault="00E20E3D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62" w:author="Elias De Moraes Fernandes" w:date="2016-03-15T20:19:00Z"/>
          <w:sz w:val="24"/>
          <w:lang w:val="pt-BR"/>
        </w:rPr>
      </w:pPr>
      <w:ins w:id="863" w:author="Elias De Moraes Fernandes" w:date="2016-03-14T19:24:00Z">
        <w:r>
          <w:rPr>
            <w:sz w:val="24"/>
            <w:lang w:val="pt-BR"/>
          </w:rPr>
          <w:t xml:space="preserve">Sequência 4: </w:t>
        </w:r>
      </w:ins>
      <w:ins w:id="864" w:author="Elias De Moraes Fernandes" w:date="2016-03-15T20:10:00Z">
        <w:r w:rsidR="00276F08">
          <w:rPr>
            <w:sz w:val="24"/>
            <w:lang w:val="pt-BR"/>
          </w:rPr>
          <w:t xml:space="preserve">Informar meios de </w:t>
        </w:r>
      </w:ins>
    </w:p>
    <w:p w14:paraId="451F882A" w14:textId="360049C0" w:rsidR="00B2190A" w:rsidRDefault="00276F08">
      <w:pPr>
        <w:pStyle w:val="ListParagraph"/>
        <w:numPr>
          <w:ilvl w:val="1"/>
          <w:numId w:val="19"/>
        </w:numPr>
        <w:tabs>
          <w:tab w:val="left" w:pos="7672"/>
        </w:tabs>
        <w:rPr>
          <w:ins w:id="865" w:author="Elias De Moraes Fernandes" w:date="2016-03-15T20:19:00Z"/>
          <w:sz w:val="24"/>
          <w:lang w:val="pt-BR"/>
        </w:rPr>
        <w:pPrChange w:id="866" w:author="Elias De Moraes Fernandes" w:date="2016-03-15T20:19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867" w:author="Elias De Moraes Fernandes" w:date="2016-03-15T20:10:00Z">
        <w:r w:rsidRPr="0020263C">
          <w:rPr>
            <w:b/>
            <w:sz w:val="24"/>
            <w:lang w:val="pt-BR"/>
            <w:rPrChange w:id="868" w:author="Elias De Moraes Fernandes" w:date="2016-03-15T20:30:00Z">
              <w:rPr>
                <w:sz w:val="24"/>
                <w:lang w:val="pt-BR"/>
              </w:rPr>
            </w:rPrChange>
          </w:rPr>
          <w:t>Reduzir</w:t>
        </w:r>
      </w:ins>
      <w:ins w:id="869" w:author="Elias De Moraes Fernandes" w:date="2016-03-15T20:13:00Z">
        <w:r w:rsidR="00DA4BFD" w:rsidRPr="0020263C">
          <w:rPr>
            <w:b/>
            <w:sz w:val="24"/>
            <w:lang w:val="pt-BR"/>
            <w:rPrChange w:id="870" w:author="Elias De Moraes Fernandes" w:date="2016-03-15T20:30:00Z">
              <w:rPr>
                <w:sz w:val="24"/>
                <w:lang w:val="pt-BR"/>
              </w:rPr>
            </w:rPrChange>
          </w:rPr>
          <w:t xml:space="preserve"> </w:t>
        </w:r>
        <w:r w:rsidR="00DA4BFD">
          <w:rPr>
            <w:sz w:val="24"/>
            <w:lang w:val="pt-BR"/>
          </w:rPr>
          <w:t>(evitar coisas dispensáveis. Ao invés, comprar componentes</w:t>
        </w:r>
      </w:ins>
      <w:ins w:id="871" w:author="Elias De Moraes Fernandes" w:date="2016-03-15T20:15:00Z">
        <w:r w:rsidR="00DA4BFD">
          <w:rPr>
            <w:sz w:val="24"/>
            <w:lang w:val="pt-BR"/>
          </w:rPr>
          <w:t xml:space="preserve">, </w:t>
        </w:r>
      </w:ins>
      <w:ins w:id="872" w:author="Elias De Moraes Fernandes" w:date="2016-03-15T20:28:00Z">
        <w:r w:rsidR="00BA6EFE">
          <w:rPr>
            <w:sz w:val="24"/>
            <w:lang w:val="pt-BR"/>
          </w:rPr>
          <w:t>utensílios</w:t>
        </w:r>
      </w:ins>
      <w:ins w:id="873" w:author="Elias De Moraes Fernandes" w:date="2016-03-15T20:13:00Z">
        <w:r w:rsidR="00DA4BFD">
          <w:rPr>
            <w:sz w:val="24"/>
            <w:lang w:val="pt-BR"/>
          </w:rPr>
          <w:t xml:space="preserve"> que dá p</w:t>
        </w:r>
      </w:ins>
      <w:ins w:id="874" w:author="Elias De Moraes Fernandes" w:date="2016-03-15T20:28:00Z">
        <w:r w:rsidR="00BA6EFE">
          <w:rPr>
            <w:sz w:val="24"/>
            <w:lang w:val="pt-BR"/>
          </w:rPr>
          <w:t>a</w:t>
        </w:r>
      </w:ins>
      <w:ins w:id="875" w:author="Elias De Moraes Fernandes" w:date="2016-03-15T20:13:00Z">
        <w:r w:rsidR="00DA4BFD">
          <w:rPr>
            <w:sz w:val="24"/>
            <w:lang w:val="pt-BR"/>
          </w:rPr>
          <w:t>ra usar muitas vezes</w:t>
        </w:r>
      </w:ins>
      <w:ins w:id="876" w:author="Elias De Moraes Fernandes" w:date="2016-03-15T20:15:00Z">
        <w:r w:rsidR="00DA4BFD">
          <w:rPr>
            <w:sz w:val="24"/>
            <w:lang w:val="pt-BR"/>
          </w:rPr>
          <w:t xml:space="preserve"> como lancheira, sanduicheira, </w:t>
        </w:r>
        <w:proofErr w:type="spellStart"/>
        <w:r w:rsidR="00DA4BFD">
          <w:rPr>
            <w:sz w:val="24"/>
            <w:lang w:val="pt-BR"/>
          </w:rPr>
          <w:t>Thermos</w:t>
        </w:r>
        <w:proofErr w:type="spellEnd"/>
        <w:r w:rsidR="00DA4BFD">
          <w:rPr>
            <w:sz w:val="24"/>
            <w:lang w:val="pt-BR"/>
          </w:rPr>
          <w:t xml:space="preserve"> ou </w:t>
        </w:r>
        <w:proofErr w:type="spellStart"/>
        <w:r w:rsidR="00DA4BFD">
          <w:rPr>
            <w:sz w:val="24"/>
            <w:lang w:val="pt-BR"/>
          </w:rPr>
          <w:t>Squeeze</w:t>
        </w:r>
        <w:proofErr w:type="spellEnd"/>
        <w:r w:rsidR="00DA4BFD">
          <w:rPr>
            <w:sz w:val="24"/>
            <w:lang w:val="pt-BR"/>
          </w:rPr>
          <w:t>)</w:t>
        </w:r>
      </w:ins>
      <w:ins w:id="877" w:author="Elias De Moraes Fernandes" w:date="2016-03-15T20:10:00Z">
        <w:r>
          <w:rPr>
            <w:sz w:val="24"/>
            <w:lang w:val="pt-BR"/>
          </w:rPr>
          <w:t xml:space="preserve">, </w:t>
        </w:r>
      </w:ins>
    </w:p>
    <w:p w14:paraId="12B08212" w14:textId="77777777" w:rsidR="00B2190A" w:rsidRDefault="00276F08">
      <w:pPr>
        <w:pStyle w:val="ListParagraph"/>
        <w:numPr>
          <w:ilvl w:val="1"/>
          <w:numId w:val="19"/>
        </w:numPr>
        <w:tabs>
          <w:tab w:val="left" w:pos="7672"/>
        </w:tabs>
        <w:rPr>
          <w:ins w:id="878" w:author="Elias De Moraes Fernandes" w:date="2016-03-15T20:10:00Z"/>
          <w:sz w:val="24"/>
          <w:lang w:val="pt-BR"/>
        </w:rPr>
        <w:pPrChange w:id="879" w:author="Elias De Moraes Fernandes" w:date="2016-03-15T20:19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880" w:author="Elias De Moraes Fernandes" w:date="2016-03-15T20:10:00Z">
        <w:r w:rsidRPr="0020263C">
          <w:rPr>
            <w:b/>
            <w:sz w:val="24"/>
            <w:lang w:val="pt-BR"/>
            <w:rPrChange w:id="881" w:author="Elias De Moraes Fernandes" w:date="2016-03-15T20:30:00Z">
              <w:rPr>
                <w:sz w:val="24"/>
                <w:lang w:val="pt-BR"/>
              </w:rPr>
            </w:rPrChange>
          </w:rPr>
          <w:t>Reusar</w:t>
        </w:r>
        <w:r>
          <w:rPr>
            <w:sz w:val="24"/>
            <w:lang w:val="pt-BR"/>
          </w:rPr>
          <w:t xml:space="preserve"> </w:t>
        </w:r>
      </w:ins>
      <w:ins w:id="882" w:author="Elias De Moraes Fernandes" w:date="2016-03-15T20:19:00Z">
        <w:r w:rsidR="00B2190A">
          <w:rPr>
            <w:sz w:val="24"/>
            <w:lang w:val="pt-BR"/>
          </w:rPr>
          <w:t>(criar coisas criativas com componentes recicl</w:t>
        </w:r>
      </w:ins>
      <w:ins w:id="883" w:author="Elias De Moraes Fernandes" w:date="2016-03-15T20:20:00Z">
        <w:r w:rsidR="00B2190A">
          <w:rPr>
            <w:sz w:val="24"/>
            <w:lang w:val="pt-BR"/>
          </w:rPr>
          <w:t>áveis)</w:t>
        </w:r>
      </w:ins>
      <w:ins w:id="884" w:author="Elias De Moraes Fernandes" w:date="2016-03-15T20:19:00Z">
        <w:r w:rsidR="00B2190A">
          <w:rPr>
            <w:sz w:val="24"/>
            <w:lang w:val="pt-BR"/>
          </w:rPr>
          <w:t xml:space="preserve"> </w:t>
        </w:r>
      </w:ins>
    </w:p>
    <w:p w14:paraId="17F0AA96" w14:textId="254A628D" w:rsidR="00E20E3D" w:rsidDel="000F68A5" w:rsidRDefault="00276F08">
      <w:pPr>
        <w:pStyle w:val="ListParagraph"/>
        <w:rPr>
          <w:del w:id="885" w:author="Elias De Moraes Fernandes" w:date="2016-03-15T20:29:00Z"/>
          <w:sz w:val="24"/>
          <w:lang w:val="pt-BR"/>
        </w:rPr>
        <w:pPrChange w:id="886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87" w:author="Elias De Moraes Fernandes" w:date="2016-03-15T20:10:00Z">
        <w:r w:rsidRPr="0020263C">
          <w:rPr>
            <w:b/>
            <w:sz w:val="24"/>
            <w:lang w:val="pt-BR"/>
            <w:rPrChange w:id="888" w:author="Elias De Moraes Fernandes" w:date="2016-03-15T20:30:00Z">
              <w:rPr>
                <w:sz w:val="24"/>
                <w:lang w:val="pt-BR"/>
              </w:rPr>
            </w:rPrChange>
          </w:rPr>
          <w:t>Reciclar</w:t>
        </w:r>
      </w:ins>
      <w:ins w:id="889" w:author="Elias De Moraes Fernandes" w:date="2016-03-15T20:22:00Z">
        <w:r w:rsidR="00B2190A">
          <w:rPr>
            <w:sz w:val="24"/>
            <w:lang w:val="pt-BR"/>
          </w:rPr>
          <w:t>: plásticos, garrafas, papéis. Relembrar sobre o assunto</w:t>
        </w:r>
      </w:ins>
    </w:p>
    <w:p w14:paraId="31B387BA" w14:textId="77777777" w:rsidR="000F68A5" w:rsidRPr="000F68A5" w:rsidRDefault="000F68A5">
      <w:pPr>
        <w:pStyle w:val="ListParagraph"/>
        <w:numPr>
          <w:ilvl w:val="1"/>
          <w:numId w:val="19"/>
        </w:numPr>
        <w:tabs>
          <w:tab w:val="left" w:pos="7672"/>
        </w:tabs>
        <w:rPr>
          <w:ins w:id="890" w:author="Elias De Moraes Fernandes" w:date="2016-03-16T12:46:00Z"/>
          <w:sz w:val="24"/>
          <w:lang w:val="pt-BR"/>
          <w:rPrChange w:id="891" w:author="Elias De Moraes Fernandes" w:date="2016-03-16T12:46:00Z">
            <w:rPr>
              <w:ins w:id="892" w:author="Elias De Moraes Fernandes" w:date="2016-03-16T12:46:00Z"/>
              <w:lang w:val="pt-BR"/>
            </w:rPr>
          </w:rPrChange>
        </w:rPr>
        <w:pPrChange w:id="893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25C45E5F" w14:textId="77777777" w:rsidR="00FE4DA1" w:rsidRPr="000F68A5" w:rsidRDefault="00FE4DA1">
      <w:pPr>
        <w:pStyle w:val="ListParagraph"/>
        <w:rPr>
          <w:ins w:id="894" w:author="Elias De Moraes Fernandes" w:date="2016-03-15T20:29:00Z"/>
          <w:lang w:val="pt-BR"/>
        </w:rPr>
        <w:pPrChange w:id="895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64C91E3" w14:textId="58007CE6" w:rsidR="0077658F" w:rsidRPr="0077658F" w:rsidDel="00FE4DA1" w:rsidRDefault="0077658F" w:rsidP="0077658F">
      <w:pPr>
        <w:pStyle w:val="ListParagraph"/>
        <w:tabs>
          <w:tab w:val="left" w:pos="7672"/>
        </w:tabs>
        <w:ind w:left="0" w:firstLine="360"/>
        <w:rPr>
          <w:del w:id="896" w:author="Elias De Moraes Fernandes" w:date="2016-03-15T20:29:00Z"/>
          <w:sz w:val="24"/>
          <w:lang w:val="pt-BR"/>
        </w:rPr>
      </w:pPr>
      <w:del w:id="897" w:author="Elias De Moraes Fernandes" w:date="2016-03-15T20:29:00Z">
        <w:r w:rsidDel="00FE4DA1">
          <w:rPr>
            <w:sz w:val="24"/>
            <w:lang w:val="pt-BR"/>
          </w:rPr>
          <w:delText xml:space="preserve">- </w:delText>
        </w:r>
        <w:r w:rsidRPr="0077658F" w:rsidDel="00FE4DA1">
          <w:rPr>
            <w:sz w:val="24"/>
            <w:lang w:val="pt-BR"/>
          </w:rPr>
          <w:delText>Qual método será usado para a criação dos filmes?</w:delText>
        </w:r>
      </w:del>
    </w:p>
    <w:p w14:paraId="7285BABB" w14:textId="48056EC9" w:rsidR="0077658F" w:rsidDel="00FE4DA1" w:rsidRDefault="00E20E3D" w:rsidP="0077658F">
      <w:pPr>
        <w:pStyle w:val="ListParagraph"/>
        <w:tabs>
          <w:tab w:val="left" w:pos="7672"/>
        </w:tabs>
        <w:ind w:left="0" w:firstLine="360"/>
        <w:rPr>
          <w:del w:id="898" w:author="Elias De Moraes Fernandes" w:date="2016-03-15T20:29:00Z"/>
          <w:sz w:val="24"/>
          <w:lang w:val="pt-BR"/>
        </w:rPr>
      </w:pPr>
      <w:ins w:id="899" w:author="Elias De Moraes Fernandes" w:date="2016-03-14T19:26:00Z">
        <w:r>
          <w:rPr>
            <w:sz w:val="24"/>
            <w:lang w:val="pt-BR"/>
          </w:rPr>
          <w:t>Será usado o método de slides com narraç</w:t>
        </w:r>
      </w:ins>
      <w:ins w:id="900" w:author="Elias De Moraes Fernandes" w:date="2016-03-14T19:27:00Z">
        <w:r>
          <w:rPr>
            <w:sz w:val="24"/>
            <w:lang w:val="pt-BR"/>
          </w:rPr>
          <w:t xml:space="preserve">ões sobre a imagem em questão. Conterá um botão para ir pra próximo slide e também para </w:t>
        </w:r>
        <w:r w:rsidR="001961EA">
          <w:rPr>
            <w:sz w:val="24"/>
            <w:lang w:val="pt-BR"/>
          </w:rPr>
          <w:t>slide anterior.</w:t>
        </w:r>
      </w:ins>
    </w:p>
    <w:p w14:paraId="56DA50F9" w14:textId="77777777" w:rsidR="002B019A" w:rsidRPr="00FE4DA1" w:rsidRDefault="002B019A">
      <w:pPr>
        <w:pStyle w:val="ListParagraph"/>
        <w:tabs>
          <w:tab w:val="left" w:pos="7672"/>
        </w:tabs>
        <w:ind w:left="0" w:firstLine="360"/>
        <w:rPr>
          <w:ins w:id="901" w:author="Elias De Moraes Fernandes" w:date="2016-03-15T20:28:00Z"/>
          <w:lang w:val="pt-BR"/>
        </w:rPr>
      </w:pPr>
    </w:p>
    <w:p w14:paraId="1377EBDD" w14:textId="30019986" w:rsidR="001961EA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902" w:author="Elias De Moraes Fernandes" w:date="2016-03-15T20:28:00Z">
        <w:r w:rsidDel="002B019A">
          <w:rPr>
            <w:sz w:val="24"/>
            <w:lang w:val="pt-BR"/>
          </w:rPr>
          <w:delText xml:space="preserve">- </w:delText>
        </w:r>
        <w:r w:rsidRPr="0077658F" w:rsidDel="002B019A">
          <w:rPr>
            <w:sz w:val="24"/>
            <w:lang w:val="pt-BR"/>
          </w:rPr>
          <w:delText>Em quais momentos eles serão exibidos?</w:delText>
        </w:r>
      </w:del>
      <w:ins w:id="903" w:author="Elias De Moraes Fernandes" w:date="2016-03-14T19:30:00Z">
        <w:r w:rsidR="001961EA">
          <w:rPr>
            <w:sz w:val="24"/>
            <w:lang w:val="pt-BR"/>
          </w:rPr>
          <w:t xml:space="preserve">Os tutoriais </w:t>
        </w:r>
      </w:ins>
      <w:ins w:id="904" w:author="Elias De Moraes Fernandes" w:date="2016-03-15T20:29:00Z">
        <w:r w:rsidR="00FE4DA1">
          <w:rPr>
            <w:sz w:val="24"/>
            <w:lang w:val="pt-BR"/>
          </w:rPr>
          <w:t xml:space="preserve">/ dicas </w:t>
        </w:r>
      </w:ins>
      <w:ins w:id="905" w:author="Elias De Moraes Fernandes" w:date="2016-03-14T19:30:00Z">
        <w:r w:rsidR="001961EA">
          <w:rPr>
            <w:sz w:val="24"/>
            <w:lang w:val="pt-BR"/>
          </w:rPr>
          <w:t>aparecerão antes de iniciar a</w:t>
        </w:r>
      </w:ins>
      <w:ins w:id="906" w:author="Elias De Moraes Fernandes" w:date="2016-03-14T19:32:00Z">
        <w:r w:rsidR="001961EA">
          <w:rPr>
            <w:sz w:val="24"/>
            <w:lang w:val="pt-BR"/>
          </w:rPr>
          <w:t>s</w:t>
        </w:r>
      </w:ins>
      <w:ins w:id="907" w:author="Elias De Moraes Fernandes" w:date="2016-03-14T19:30:00Z">
        <w:r w:rsidR="001961EA">
          <w:rPr>
            <w:sz w:val="24"/>
            <w:lang w:val="pt-BR"/>
          </w:rPr>
          <w:t xml:space="preserve"> fase</w:t>
        </w:r>
      </w:ins>
      <w:ins w:id="908" w:author="Elias De Moraes Fernandes" w:date="2016-03-14T19:32:00Z">
        <w:r w:rsidR="001961EA">
          <w:rPr>
            <w:sz w:val="24"/>
            <w:lang w:val="pt-BR"/>
          </w:rPr>
          <w:t>s</w:t>
        </w:r>
      </w:ins>
      <w:ins w:id="909" w:author="Elias De Moraes Fernandes" w:date="2016-03-14T19:30:00Z">
        <w:r w:rsidR="001961EA">
          <w:rPr>
            <w:sz w:val="24"/>
            <w:lang w:val="pt-BR"/>
          </w:rPr>
          <w:t>.</w:t>
        </w:r>
      </w:ins>
    </w:p>
    <w:p w14:paraId="4B10359B" w14:textId="77777777" w:rsidR="001A6DB6" w:rsidRDefault="001A6DB6">
      <w:pPr>
        <w:rPr>
          <w:sz w:val="24"/>
          <w:lang w:val="pt-BR"/>
        </w:rPr>
      </w:pPr>
      <w:r>
        <w:rPr>
          <w:sz w:val="24"/>
          <w:lang w:val="pt-BR"/>
        </w:rPr>
        <w:br w:type="page"/>
      </w:r>
    </w:p>
    <w:p w14:paraId="14586E4C" w14:textId="6FE140DE" w:rsidR="002C47DC" w:rsidRDefault="00A60DA9" w:rsidP="002C47DC">
      <w:pPr>
        <w:pStyle w:val="ListParagraph"/>
        <w:numPr>
          <w:ilvl w:val="0"/>
          <w:numId w:val="1"/>
        </w:numPr>
        <w:outlineLvl w:val="0"/>
        <w:rPr>
          <w:b/>
          <w:sz w:val="40"/>
          <w:lang w:val="pt-BR"/>
        </w:rPr>
      </w:pPr>
      <w:bookmarkStart w:id="910" w:name="_Toc442190688"/>
      <w:r>
        <w:rPr>
          <w:b/>
          <w:sz w:val="40"/>
          <w:lang w:val="pt-BR"/>
        </w:rPr>
        <w:lastRenderedPageBreak/>
        <w:t>Documentação do MVC</w:t>
      </w:r>
      <w:r w:rsidR="0072040F">
        <w:rPr>
          <w:b/>
          <w:sz w:val="40"/>
          <w:lang w:val="pt-BR"/>
        </w:rPr>
        <w:t xml:space="preserve"> Funcional</w:t>
      </w:r>
      <w:bookmarkEnd w:id="910"/>
    </w:p>
    <w:p w14:paraId="5503F846" w14:textId="77777777" w:rsidR="002C47DC" w:rsidRDefault="002C47D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237BDBBC" w14:textId="77777777" w:rsidR="003332D2" w:rsidRDefault="00940FE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manter a consistência do projeto, é indispensável o uso</w:t>
      </w:r>
      <w:r w:rsidR="006814D2">
        <w:rPr>
          <w:sz w:val="24"/>
          <w:lang w:val="pt-BR"/>
        </w:rPr>
        <w:t xml:space="preserve"> de Design </w:t>
      </w:r>
      <w:proofErr w:type="spellStart"/>
      <w:r w:rsidR="006814D2">
        <w:rPr>
          <w:sz w:val="24"/>
          <w:lang w:val="pt-BR"/>
        </w:rPr>
        <w:t>P</w:t>
      </w:r>
      <w:r>
        <w:rPr>
          <w:sz w:val="24"/>
          <w:lang w:val="pt-BR"/>
        </w:rPr>
        <w:t>attern</w:t>
      </w:r>
      <w:proofErr w:type="spellEnd"/>
      <w:r w:rsidR="006814D2">
        <w:rPr>
          <w:sz w:val="24"/>
          <w:lang w:val="pt-BR"/>
        </w:rPr>
        <w:t xml:space="preserve"> que encaixe adequadamente</w:t>
      </w:r>
      <w:r w:rsidR="00314195">
        <w:rPr>
          <w:sz w:val="24"/>
          <w:lang w:val="pt-BR"/>
        </w:rPr>
        <w:t xml:space="preserve"> no estilo de programação. Para esse, será utilizado o MVC, com algumas ressalvas. Primeiramente, o design </w:t>
      </w:r>
      <w:proofErr w:type="spellStart"/>
      <w:r w:rsidR="00314195">
        <w:rPr>
          <w:sz w:val="24"/>
          <w:lang w:val="pt-BR"/>
        </w:rPr>
        <w:t>pattern</w:t>
      </w:r>
      <w:proofErr w:type="spellEnd"/>
      <w:r w:rsidR="00314195">
        <w:rPr>
          <w:sz w:val="24"/>
          <w:lang w:val="pt-BR"/>
        </w:rPr>
        <w:t xml:space="preserve"> MVC é utilizado para separar </w:t>
      </w:r>
      <w:r w:rsidR="003A24BD">
        <w:rPr>
          <w:sz w:val="24"/>
          <w:lang w:val="pt-BR"/>
        </w:rPr>
        <w:t>em 3 camadas o jogo</w:t>
      </w:r>
      <w:r w:rsidR="003A24BD">
        <w:rPr>
          <w:sz w:val="24"/>
          <w:lang w:val="en-CA"/>
        </w:rPr>
        <w:t xml:space="preserve">: </w:t>
      </w:r>
      <w:proofErr w:type="spellStart"/>
      <w:r w:rsidR="003A24BD">
        <w:rPr>
          <w:sz w:val="24"/>
          <w:lang w:val="pt-BR"/>
        </w:rPr>
        <w:t>Model</w:t>
      </w:r>
      <w:proofErr w:type="spellEnd"/>
      <w:r w:rsidR="003A24BD">
        <w:rPr>
          <w:sz w:val="24"/>
          <w:lang w:val="pt-BR"/>
        </w:rPr>
        <w:t>, onde vai todo o modelo e dados</w:t>
      </w:r>
      <w:r w:rsidR="003332D2">
        <w:rPr>
          <w:sz w:val="24"/>
          <w:lang w:val="pt-BR"/>
        </w:rPr>
        <w:t xml:space="preserve"> que são utilizados por outras camadas, o </w:t>
      </w:r>
      <w:proofErr w:type="spellStart"/>
      <w:r w:rsidR="003332D2">
        <w:rPr>
          <w:sz w:val="24"/>
          <w:lang w:val="pt-BR"/>
        </w:rPr>
        <w:t>View</w:t>
      </w:r>
      <w:proofErr w:type="spellEnd"/>
      <w:r w:rsidR="003332D2">
        <w:rPr>
          <w:sz w:val="24"/>
          <w:lang w:val="pt-BR"/>
        </w:rPr>
        <w:t xml:space="preserve"> que é a camadas de visualização do jogo, a combinação dos elementos, HUD e outros, e o </w:t>
      </w:r>
      <w:proofErr w:type="spellStart"/>
      <w:r w:rsidR="003332D2">
        <w:rPr>
          <w:sz w:val="24"/>
          <w:lang w:val="pt-BR"/>
        </w:rPr>
        <w:t>Controller</w:t>
      </w:r>
      <w:proofErr w:type="spellEnd"/>
      <w:r w:rsidR="003332D2">
        <w:rPr>
          <w:sz w:val="24"/>
          <w:lang w:val="pt-BR"/>
        </w:rPr>
        <w:t xml:space="preserve">, que é toda decisão, lógica do jogo. </w:t>
      </w:r>
    </w:p>
    <w:p w14:paraId="585D74C1" w14:textId="240D1C43" w:rsidR="003332D2" w:rsidRDefault="003332D2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Quanto à ressalva, o MVC será adaptado para o ambiente de desenvolvimento de games, o AMVCC, que adiciona </w:t>
      </w:r>
      <w:proofErr w:type="spellStart"/>
      <w:r>
        <w:rPr>
          <w:sz w:val="24"/>
          <w:lang w:val="pt-BR"/>
        </w:rPr>
        <w:t>Application</w:t>
      </w:r>
      <w:proofErr w:type="spellEnd"/>
      <w:r>
        <w:rPr>
          <w:sz w:val="24"/>
          <w:lang w:val="pt-BR"/>
        </w:rPr>
        <w:t>, que é um ponto de entrada para a</w:t>
      </w:r>
      <w:r w:rsidR="002E2E0C">
        <w:rPr>
          <w:sz w:val="24"/>
          <w:lang w:val="pt-BR"/>
        </w:rPr>
        <w:t>plicação que engloba todas instâ</w:t>
      </w:r>
      <w:r>
        <w:rPr>
          <w:sz w:val="24"/>
          <w:lang w:val="pt-BR"/>
        </w:rPr>
        <w:t>ncias críticas e dados relacionados à aplicação</w:t>
      </w:r>
      <w:r w:rsidR="00A4103D">
        <w:rPr>
          <w:sz w:val="24"/>
          <w:lang w:val="pt-BR"/>
        </w:rPr>
        <w:t xml:space="preserve"> e </w:t>
      </w:r>
      <w:proofErr w:type="spellStart"/>
      <w:r w:rsidR="00A4103D">
        <w:rPr>
          <w:sz w:val="24"/>
          <w:lang w:val="pt-BR"/>
        </w:rPr>
        <w:t>Components</w:t>
      </w:r>
      <w:proofErr w:type="spellEnd"/>
      <w:r w:rsidR="00A4103D">
        <w:rPr>
          <w:sz w:val="24"/>
          <w:lang w:val="pt-BR"/>
        </w:rPr>
        <w:t>, que são os</w:t>
      </w:r>
      <w:r w:rsidR="004264E6">
        <w:rPr>
          <w:sz w:val="24"/>
          <w:lang w:val="pt-BR"/>
        </w:rPr>
        <w:t xml:space="preserve"> scripts que podem ser reusados. </w:t>
      </w:r>
    </w:p>
    <w:p w14:paraId="47E54C75" w14:textId="049B436E" w:rsidR="001A6DB6" w:rsidRDefault="004264E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Na prática, fica parecido com a imagem a seguir </w:t>
      </w:r>
      <w:r w:rsidR="001A6DB6" w:rsidRPr="00970C32">
        <w:rPr>
          <w:sz w:val="24"/>
          <w:lang w:val="pt-BR"/>
        </w:rPr>
        <w:t>http://assets.toptal.io/uploads/blog/image/91491/toptal-blog-image-1438269533580.2-56f489174107c172be051385f7d274e8.jpg</w:t>
      </w:r>
    </w:p>
    <w:p w14:paraId="42B2F37A" w14:textId="77777777" w:rsidR="001A6DB6" w:rsidRDefault="001A6DB6" w:rsidP="001A6DB6">
      <w:pPr>
        <w:pStyle w:val="ListParagraph"/>
        <w:numPr>
          <w:ilvl w:val="0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Application</w:t>
      </w:r>
      <w:proofErr w:type="spellEnd"/>
    </w:p>
    <w:p w14:paraId="66337A64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Model</w:t>
      </w:r>
      <w:proofErr w:type="spellEnd"/>
    </w:p>
    <w:p w14:paraId="5FEB3DD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Data</w:t>
      </w:r>
    </w:p>
    <w:p w14:paraId="5EAF85EB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Controller</w:t>
      </w:r>
      <w:proofErr w:type="spellEnd"/>
    </w:p>
    <w:p w14:paraId="0EB160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Logic</w:t>
      </w:r>
      <w:proofErr w:type="spellEnd"/>
      <w:r>
        <w:rPr>
          <w:sz w:val="24"/>
          <w:lang w:val="pt-BR"/>
        </w:rPr>
        <w:t xml:space="preserve"> Workflow</w:t>
      </w:r>
    </w:p>
    <w:p w14:paraId="45BE270A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View</w:t>
      </w:r>
      <w:proofErr w:type="spellEnd"/>
      <w:r>
        <w:rPr>
          <w:sz w:val="24"/>
          <w:lang w:val="pt-BR"/>
        </w:rPr>
        <w:t xml:space="preserve">  (</w:t>
      </w:r>
      <w:proofErr w:type="spellStart"/>
      <w:proofErr w:type="gramEnd"/>
      <w:r>
        <w:rPr>
          <w:sz w:val="24"/>
          <w:lang w:val="pt-BR"/>
        </w:rPr>
        <w:t>Rendering</w:t>
      </w:r>
      <w:proofErr w:type="spellEnd"/>
      <w:r>
        <w:rPr>
          <w:sz w:val="24"/>
          <w:lang w:val="pt-BR"/>
        </w:rPr>
        <w:t xml:space="preserve"> Interface/ </w:t>
      </w:r>
      <w:proofErr w:type="spellStart"/>
      <w:r>
        <w:rPr>
          <w:sz w:val="24"/>
          <w:lang w:val="pt-BR"/>
        </w:rPr>
        <w:t>Detection</w:t>
      </w:r>
      <w:proofErr w:type="spellEnd"/>
      <w:r>
        <w:rPr>
          <w:sz w:val="24"/>
          <w:lang w:val="pt-BR"/>
        </w:rPr>
        <w:t>)</w:t>
      </w:r>
    </w:p>
    <w:p w14:paraId="2AEC887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Environment</w:t>
      </w:r>
      <w:proofErr w:type="spellEnd"/>
    </w:p>
    <w:p w14:paraId="4F3B40C6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Ground</w:t>
      </w:r>
      <w:proofErr w:type="spellEnd"/>
    </w:p>
    <w:p w14:paraId="2F30D116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Character</w:t>
      </w:r>
      <w:proofErr w:type="spellEnd"/>
    </w:p>
    <w:p w14:paraId="7ED1F4B5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Asset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body</w:t>
      </w:r>
      <w:proofErr w:type="spellEnd"/>
      <w:r>
        <w:rPr>
          <w:sz w:val="24"/>
          <w:lang w:val="pt-BR"/>
        </w:rPr>
        <w:t>)</w:t>
      </w:r>
    </w:p>
    <w:p w14:paraId="57A5BB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Attackers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Enemy</w:t>
      </w:r>
      <w:proofErr w:type="spellEnd"/>
      <w:r>
        <w:rPr>
          <w:sz w:val="24"/>
          <w:lang w:val="pt-BR"/>
        </w:rPr>
        <w:t>)</w:t>
      </w:r>
    </w:p>
    <w:p w14:paraId="0C054F1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</w:p>
    <w:p w14:paraId="42B71040" w14:textId="77777777" w:rsidR="001A6DB6" w:rsidRPr="008B1DDE" w:rsidRDefault="001A6DB6" w:rsidP="001A6DB6">
      <w:pPr>
        <w:pStyle w:val="ListParagraph"/>
        <w:tabs>
          <w:tab w:val="left" w:pos="7672"/>
        </w:tabs>
        <w:ind w:left="2520"/>
        <w:rPr>
          <w:sz w:val="24"/>
          <w:lang w:val="pt-BR"/>
        </w:rPr>
      </w:pPr>
    </w:p>
    <w:p w14:paraId="03F72F43" w14:textId="77777777" w:rsidR="001A6DB6" w:rsidRPr="00EF21D5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Development</w:t>
      </w:r>
      <w:proofErr w:type="spellEnd"/>
      <w:r>
        <w:rPr>
          <w:sz w:val="24"/>
          <w:lang w:val="pt-BR"/>
        </w:rPr>
        <w:t xml:space="preserve"> &amp; </w:t>
      </w:r>
      <w:proofErr w:type="spellStart"/>
      <w:r>
        <w:rPr>
          <w:sz w:val="24"/>
          <w:lang w:val="pt-BR"/>
        </w:rPr>
        <w:t>Programming</w:t>
      </w:r>
      <w:proofErr w:type="spellEnd"/>
    </w:p>
    <w:p w14:paraId="3CDCBFCF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r w:rsidRPr="00350EB5">
        <w:rPr>
          <w:b/>
          <w:sz w:val="24"/>
          <w:lang w:val="pt-BR"/>
        </w:rPr>
        <w:t>Model</w:t>
      </w:r>
      <w:proofErr w:type="spellEnd"/>
      <w:r w:rsidRPr="00350EB5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 xml:space="preserve">(Data CRUD) </w:t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proofErr w:type="spellStart"/>
      <w:r w:rsidRPr="004A2EB3">
        <w:rPr>
          <w:b/>
          <w:sz w:val="24"/>
          <w:lang w:val="pt-BR"/>
        </w:rPr>
        <w:t>Load</w:t>
      </w:r>
      <w:proofErr w:type="spellEnd"/>
      <w:r w:rsidRPr="004A2EB3">
        <w:rPr>
          <w:b/>
          <w:sz w:val="24"/>
          <w:lang w:val="pt-BR"/>
        </w:rPr>
        <w:t>/</w:t>
      </w:r>
      <w:proofErr w:type="spellStart"/>
      <w:r w:rsidRPr="004A2EB3">
        <w:rPr>
          <w:b/>
          <w:sz w:val="24"/>
          <w:lang w:val="pt-BR"/>
        </w:rPr>
        <w:t>save</w:t>
      </w:r>
      <w:proofErr w:type="spellEnd"/>
      <w:r w:rsidRPr="004A2EB3">
        <w:rPr>
          <w:b/>
          <w:sz w:val="24"/>
          <w:lang w:val="pt-BR"/>
        </w:rPr>
        <w:t xml:space="preserve"> data (</w:t>
      </w:r>
      <w:proofErr w:type="spellStart"/>
      <w:r w:rsidRPr="004A2EB3">
        <w:rPr>
          <w:b/>
          <w:sz w:val="24"/>
          <w:lang w:val="pt-BR"/>
        </w:rPr>
        <w:t>locally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or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on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the</w:t>
      </w:r>
      <w:proofErr w:type="spellEnd"/>
      <w:r w:rsidRPr="004A2EB3">
        <w:rPr>
          <w:b/>
          <w:sz w:val="24"/>
          <w:lang w:val="pt-BR"/>
        </w:rPr>
        <w:t xml:space="preserve"> web).</w:t>
      </w:r>
    </w:p>
    <w:p w14:paraId="7BB730F4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</w:pPr>
      <w:r w:rsidRPr="004A2EB3">
        <w:t xml:space="preserve"> </w:t>
      </w:r>
    </w:p>
    <w:p w14:paraId="3DDDE8CB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 xml:space="preserve">Player </w:t>
      </w:r>
      <w:proofErr w:type="spellStart"/>
      <w:r>
        <w:rPr>
          <w:sz w:val="24"/>
          <w:lang w:val="pt-BR"/>
        </w:rPr>
        <w:t>public</w:t>
      </w:r>
      <w:proofErr w:type="spellEnd"/>
      <w:r>
        <w:rPr>
          <w:sz w:val="24"/>
          <w:lang w:val="pt-BR"/>
        </w:rPr>
        <w:t xml:space="preserve"> </w:t>
      </w:r>
    </w:p>
    <w:p w14:paraId="053879CF" w14:textId="22802C77" w:rsidR="001A6DB6" w:rsidDel="005E2E0B" w:rsidRDefault="001A6DB6" w:rsidP="001A6DB6">
      <w:pPr>
        <w:pStyle w:val="ListParagraph"/>
        <w:tabs>
          <w:tab w:val="left" w:pos="7672"/>
        </w:tabs>
        <w:ind w:firstLine="360"/>
        <w:rPr>
          <w:del w:id="911" w:author="Elias De Moraes Fernandes" w:date="2016-03-16T12:46:00Z"/>
          <w:sz w:val="24"/>
          <w:lang w:val="pt-BR"/>
        </w:rPr>
      </w:pPr>
      <w:del w:id="912" w:author="Elias De Moraes Fernandes" w:date="2016-03-16T12:46:00Z">
        <w:r w:rsidDel="005E2E0B">
          <w:rPr>
            <w:sz w:val="24"/>
            <w:lang w:val="pt-BR"/>
          </w:rPr>
          <w:delText xml:space="preserve">float </w:delText>
        </w:r>
      </w:del>
      <w:del w:id="913" w:author="Elias De Moraes Fernandes" w:date="2016-03-15T20:30:00Z">
        <w:r w:rsidDel="0020263C">
          <w:rPr>
            <w:sz w:val="24"/>
            <w:lang w:val="pt-BR"/>
          </w:rPr>
          <w:delText>health</w:delText>
        </w:r>
      </w:del>
      <w:del w:id="914" w:author="Elias De Moraes Fernandes" w:date="2016-03-16T12:46:00Z">
        <w:r w:rsidDel="005E2E0B">
          <w:rPr>
            <w:sz w:val="24"/>
            <w:lang w:val="pt-BR"/>
          </w:rPr>
          <w:delText>;</w:delText>
        </w:r>
      </w:del>
    </w:p>
    <w:p w14:paraId="62A5A74E" w14:textId="77777777" w:rsidR="001A6DB6" w:rsidRPr="0095389A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lives</w:t>
      </w:r>
      <w:proofErr w:type="spellEnd"/>
      <w:r>
        <w:rPr>
          <w:sz w:val="24"/>
          <w:lang w:val="pt-BR"/>
        </w:rPr>
        <w:t>;</w:t>
      </w:r>
    </w:p>
    <w:p w14:paraId="0810428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float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damage</w:t>
      </w:r>
      <w:proofErr w:type="spellEnd"/>
      <w:r>
        <w:rPr>
          <w:sz w:val="24"/>
          <w:lang w:val="pt-BR"/>
        </w:rPr>
        <w:t>;</w:t>
      </w:r>
    </w:p>
    <w:p w14:paraId="72D479F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float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speed</w:t>
      </w:r>
      <w:proofErr w:type="spellEnd"/>
      <w:r>
        <w:rPr>
          <w:sz w:val="24"/>
          <w:lang w:val="pt-BR"/>
        </w:rPr>
        <w:t>;</w:t>
      </w:r>
    </w:p>
    <w:p w14:paraId="5C5926B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gameLevel</w:t>
      </w:r>
      <w:proofErr w:type="spellEnd"/>
      <w:r>
        <w:rPr>
          <w:sz w:val="24"/>
          <w:lang w:val="pt-BR"/>
        </w:rPr>
        <w:t>;</w:t>
      </w:r>
    </w:p>
    <w:p w14:paraId="633031A5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winCondition</w:t>
      </w:r>
      <w:proofErr w:type="spellEnd"/>
      <w:r>
        <w:rPr>
          <w:sz w:val="24"/>
          <w:lang w:val="pt-BR"/>
        </w:rPr>
        <w:t>;</w:t>
      </w:r>
    </w:p>
    <w:p w14:paraId="4AED72FD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lastRenderedPageBreak/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loseCondition</w:t>
      </w:r>
      <w:proofErr w:type="spellEnd"/>
      <w:r>
        <w:rPr>
          <w:sz w:val="24"/>
          <w:lang w:val="pt-BR"/>
        </w:rPr>
        <w:t>;</w:t>
      </w:r>
    </w:p>
    <w:p w14:paraId="12612AE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AcidBombs</w:t>
      </w:r>
      <w:proofErr w:type="spellEnd"/>
      <w:r>
        <w:rPr>
          <w:sz w:val="24"/>
          <w:lang w:val="en-CA"/>
        </w:rPr>
        <w:t xml:space="preserve">[] </w:t>
      </w:r>
      <w:proofErr w:type="spellStart"/>
      <w:r>
        <w:rPr>
          <w:sz w:val="24"/>
          <w:lang w:val="en-CA"/>
        </w:rPr>
        <w:t>acidBombs</w:t>
      </w:r>
      <w:proofErr w:type="spellEnd"/>
      <w:r>
        <w:rPr>
          <w:sz w:val="24"/>
          <w:lang w:val="en-CA"/>
        </w:rPr>
        <w:t>;</w:t>
      </w:r>
    </w:p>
    <w:p w14:paraId="34B7B556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ins w:id="915" w:author="Elias De Moraes Fernandes" w:date="2016-03-15T20:30:00Z"/>
          <w:sz w:val="24"/>
          <w:lang w:val="pt-BR"/>
        </w:rPr>
      </w:pPr>
      <w:proofErr w:type="gramStart"/>
      <w:r>
        <w:rPr>
          <w:sz w:val="24"/>
          <w:lang w:val="en-CA"/>
        </w:rPr>
        <w:t>Projectiles[</w:t>
      </w:r>
      <w:proofErr w:type="gramEnd"/>
      <w:r>
        <w:rPr>
          <w:sz w:val="24"/>
          <w:lang w:val="en-CA"/>
        </w:rPr>
        <w:t xml:space="preserve">] projectiles; // </w:t>
      </w:r>
      <w:proofErr w:type="spellStart"/>
      <w:r>
        <w:rPr>
          <w:sz w:val="24"/>
          <w:lang w:val="en-CA"/>
        </w:rPr>
        <w:t>Esse</w:t>
      </w:r>
      <w:proofErr w:type="spellEnd"/>
      <w:r>
        <w:rPr>
          <w:sz w:val="24"/>
          <w:lang w:val="en-CA"/>
        </w:rPr>
        <w:t xml:space="preserve"> Projectiles s</w:t>
      </w:r>
      <w:proofErr w:type="spellStart"/>
      <w:r>
        <w:rPr>
          <w:sz w:val="24"/>
          <w:lang w:val="pt-BR"/>
        </w:rPr>
        <w:t>ão</w:t>
      </w:r>
      <w:proofErr w:type="spellEnd"/>
      <w:r>
        <w:rPr>
          <w:sz w:val="24"/>
          <w:lang w:val="pt-BR"/>
        </w:rPr>
        <w:t xml:space="preserve"> as armas usadas para Atacar</w:t>
      </w:r>
    </w:p>
    <w:p w14:paraId="5C21A49C" w14:textId="78F7AC46" w:rsidR="00BD62B7" w:rsidRDefault="00BD62B7" w:rsidP="001A6DB6">
      <w:pPr>
        <w:pStyle w:val="ListParagraph"/>
        <w:tabs>
          <w:tab w:val="left" w:pos="7672"/>
        </w:tabs>
        <w:ind w:firstLine="360"/>
        <w:rPr>
          <w:ins w:id="916" w:author="Elias De Moraes Fernandes" w:date="2016-03-15T20:31:00Z"/>
          <w:sz w:val="24"/>
          <w:lang w:val="pt-BR"/>
        </w:rPr>
      </w:pPr>
      <w:proofErr w:type="spellStart"/>
      <w:ins w:id="917" w:author="Elias De Moraes Fernandes" w:date="2016-03-15T20:30:00Z">
        <w:r>
          <w:rPr>
            <w:sz w:val="24"/>
            <w:lang w:val="pt-BR"/>
          </w:rPr>
          <w:t>Borros</w:t>
        </w:r>
        <w:proofErr w:type="spellEnd"/>
        <w:r>
          <w:rPr>
            <w:sz w:val="24"/>
            <w:lang w:val="pt-BR"/>
          </w:rPr>
          <w:t>[]</w:t>
        </w:r>
      </w:ins>
      <w:ins w:id="918" w:author="Elias De Moraes Fernandes" w:date="2016-03-15T20:31:00Z">
        <w:r>
          <w:rPr>
            <w:sz w:val="24"/>
            <w:lang w:val="pt-BR"/>
          </w:rPr>
          <w:t xml:space="preserve"> </w:t>
        </w:r>
        <w:proofErr w:type="spellStart"/>
        <w:r>
          <w:rPr>
            <w:sz w:val="24"/>
            <w:lang w:val="pt-BR"/>
          </w:rPr>
          <w:t>borros</w:t>
        </w:r>
        <w:proofErr w:type="spellEnd"/>
        <w:r>
          <w:rPr>
            <w:sz w:val="24"/>
            <w:lang w:val="pt-BR"/>
          </w:rPr>
          <w:t>;</w:t>
        </w:r>
      </w:ins>
    </w:p>
    <w:p w14:paraId="473C8CF0" w14:textId="1F452A97" w:rsidR="00BD62B7" w:rsidRPr="00B4379E" w:rsidRDefault="00BD62B7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ins w:id="919" w:author="Elias De Moraes Fernandes" w:date="2016-03-15T20:31:00Z">
        <w:r>
          <w:rPr>
            <w:sz w:val="24"/>
            <w:lang w:val="pt-BR"/>
          </w:rPr>
          <w:t>Carvao</w:t>
        </w:r>
        <w:proofErr w:type="spellEnd"/>
        <w:r>
          <w:rPr>
            <w:sz w:val="24"/>
            <w:lang w:val="pt-BR"/>
          </w:rPr>
          <w:t xml:space="preserve">[] </w:t>
        </w:r>
        <w:proofErr w:type="spellStart"/>
        <w:r>
          <w:rPr>
            <w:sz w:val="24"/>
            <w:lang w:val="pt-BR"/>
          </w:rPr>
          <w:t>carvao</w:t>
        </w:r>
        <w:proofErr w:type="spellEnd"/>
        <w:r>
          <w:rPr>
            <w:sz w:val="24"/>
            <w:lang w:val="pt-BR"/>
          </w:rPr>
          <w:t>;</w:t>
        </w:r>
      </w:ins>
    </w:p>
    <w:p w14:paraId="06B480C8" w14:textId="77777777" w:rsidR="001A6DB6" w:rsidRPr="0067419E" w:rsidRDefault="001A6DB6" w:rsidP="001A6DB6">
      <w:pPr>
        <w:tabs>
          <w:tab w:val="left" w:pos="7672"/>
        </w:tabs>
        <w:ind w:left="720"/>
        <w:rPr>
          <w:sz w:val="24"/>
          <w:lang w:val="pt-BR"/>
        </w:rPr>
      </w:pPr>
      <w:proofErr w:type="spellStart"/>
      <w:r>
        <w:rPr>
          <w:sz w:val="24"/>
          <w:lang w:val="pt-BR"/>
        </w:rPr>
        <w:t>Attackers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inheriting</w:t>
      </w:r>
      <w:proofErr w:type="spellEnd"/>
      <w:r>
        <w:rPr>
          <w:sz w:val="24"/>
          <w:lang w:val="pt-BR"/>
        </w:rPr>
        <w:t xml:space="preserve"> Player) </w:t>
      </w:r>
      <w:proofErr w:type="spellStart"/>
      <w:r>
        <w:rPr>
          <w:sz w:val="24"/>
          <w:lang w:val="pt-BR"/>
        </w:rPr>
        <w:t>public</w:t>
      </w:r>
      <w:proofErr w:type="spellEnd"/>
    </w:p>
    <w:p w14:paraId="583E614F" w14:textId="07BDBC43" w:rsidR="001A6DB6" w:rsidRDefault="001A6DB6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wave</w:t>
      </w:r>
      <w:proofErr w:type="spellEnd"/>
      <w:r>
        <w:rPr>
          <w:sz w:val="24"/>
          <w:lang w:val="pt-BR"/>
        </w:rPr>
        <w:t>;</w:t>
      </w:r>
    </w:p>
    <w:p w14:paraId="14EC0F4A" w14:textId="77777777" w:rsidR="0037699A" w:rsidRPr="00573B9D" w:rsidRDefault="0037699A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6C27FA20" w14:textId="77777777" w:rsidR="001A6DB6" w:rsidRPr="00350EB5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proofErr w:type="gramStart"/>
      <w:r w:rsidRPr="00350EB5">
        <w:rPr>
          <w:b/>
          <w:sz w:val="24"/>
          <w:lang w:val="pt-BR"/>
        </w:rPr>
        <w:t>View</w:t>
      </w:r>
      <w:proofErr w:type="spellEnd"/>
      <w:r w:rsidRPr="00350EB5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 xml:space="preserve"> (</w:t>
      </w:r>
      <w:proofErr w:type="gramEnd"/>
      <w:r>
        <w:rPr>
          <w:b/>
          <w:sz w:val="24"/>
          <w:lang w:val="pt-BR"/>
        </w:rPr>
        <w:t xml:space="preserve">UI UX/ </w:t>
      </w:r>
      <w:proofErr w:type="spellStart"/>
      <w:r>
        <w:rPr>
          <w:b/>
          <w:sz w:val="24"/>
          <w:lang w:val="pt-BR"/>
        </w:rPr>
        <w:t>Detection</w:t>
      </w:r>
      <w:proofErr w:type="spellEnd"/>
      <w:r>
        <w:rPr>
          <w:b/>
          <w:sz w:val="24"/>
          <w:lang w:val="pt-BR"/>
        </w:rPr>
        <w:t>)</w:t>
      </w:r>
    </w:p>
    <w:p w14:paraId="54B38314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r w:rsidRPr="00350EB5">
        <w:rPr>
          <w:b/>
          <w:sz w:val="24"/>
          <w:lang w:val="pt-BR"/>
        </w:rPr>
        <w:t>Controller</w:t>
      </w:r>
      <w:proofErr w:type="spellEnd"/>
      <w:r>
        <w:rPr>
          <w:b/>
          <w:sz w:val="24"/>
          <w:lang w:val="pt-BR"/>
        </w:rPr>
        <w:t xml:space="preserve"> (</w:t>
      </w:r>
      <w:proofErr w:type="spellStart"/>
      <w:r>
        <w:rPr>
          <w:b/>
          <w:sz w:val="24"/>
          <w:lang w:val="pt-BR"/>
        </w:rPr>
        <w:t>Decision</w:t>
      </w:r>
      <w:proofErr w:type="spellEnd"/>
      <w:r>
        <w:rPr>
          <w:b/>
          <w:sz w:val="24"/>
          <w:lang w:val="pt-BR"/>
        </w:rPr>
        <w:t xml:space="preserve"> </w:t>
      </w:r>
      <w:proofErr w:type="spellStart"/>
      <w:r>
        <w:rPr>
          <w:b/>
          <w:sz w:val="24"/>
          <w:lang w:val="pt-BR"/>
        </w:rPr>
        <w:t>Action</w:t>
      </w:r>
      <w:proofErr w:type="spellEnd"/>
      <w:r>
        <w:rPr>
          <w:b/>
          <w:sz w:val="24"/>
          <w:lang w:val="pt-BR"/>
        </w:rPr>
        <w:t>)</w:t>
      </w:r>
    </w:p>
    <w:p w14:paraId="05B86E03" w14:textId="77777777" w:rsidR="001A6DB6" w:rsidRPr="000309F2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Shredder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 – Deleta os </w:t>
      </w:r>
      <w:proofErr w:type="spellStart"/>
      <w:r>
        <w:rPr>
          <w:sz w:val="24"/>
          <w:lang w:val="pt-BR"/>
        </w:rPr>
        <w:t>items</w:t>
      </w:r>
      <w:proofErr w:type="spellEnd"/>
      <w:r>
        <w:rPr>
          <w:sz w:val="24"/>
          <w:lang w:val="en-CA"/>
        </w:rPr>
        <w:t>/</w:t>
      </w:r>
      <w:proofErr w:type="spellStart"/>
      <w:r>
        <w:rPr>
          <w:sz w:val="24"/>
          <w:lang w:val="en-CA"/>
        </w:rPr>
        <w:t>Personagens</w:t>
      </w:r>
      <w:proofErr w:type="spellEnd"/>
      <w:r>
        <w:rPr>
          <w:sz w:val="24"/>
          <w:lang w:val="pt-BR"/>
        </w:rPr>
        <w:t xml:space="preserve"> que passam da tela através do OnTriggerEnter2D().</w:t>
      </w:r>
    </w:p>
    <w:p w14:paraId="37557CB3" w14:textId="4922D138" w:rsidR="00BC5993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 w:rsidRPr="00F645CA">
        <w:rPr>
          <w:sz w:val="28"/>
          <w:szCs w:val="28"/>
          <w:lang w:val="pt-BR"/>
        </w:rPr>
        <w:t>Attacker.cs</w:t>
      </w:r>
      <w:proofErr w:type="spellEnd"/>
      <w:r>
        <w:rPr>
          <w:sz w:val="24"/>
          <w:lang w:val="pt-BR"/>
        </w:rPr>
        <w:t xml:space="preserve"> – Onde será instanciado (criado) novo inimigo, fazer mover e atacar. Para atacar, precisa de um </w:t>
      </w:r>
      <w:proofErr w:type="spellStart"/>
      <w:r>
        <w:rPr>
          <w:sz w:val="24"/>
          <w:lang w:val="pt-BR"/>
        </w:rPr>
        <w:t>boolean</w:t>
      </w:r>
      <w:proofErr w:type="spellEnd"/>
      <w:r>
        <w:rPr>
          <w:sz w:val="24"/>
          <w:lang w:val="pt-BR"/>
        </w:rPr>
        <w:t xml:space="preserve"> "</w:t>
      </w:r>
      <w:proofErr w:type="spellStart"/>
      <w:r>
        <w:rPr>
          <w:sz w:val="24"/>
          <w:lang w:val="pt-BR"/>
        </w:rPr>
        <w:t>isAttacking</w:t>
      </w:r>
      <w:proofErr w:type="spellEnd"/>
      <w:r>
        <w:rPr>
          <w:sz w:val="24"/>
          <w:lang w:val="pt-BR"/>
        </w:rPr>
        <w:t xml:space="preserve">", caso contrário, o inimigo ficar no estado padrão </w:t>
      </w:r>
      <w:proofErr w:type="spellStart"/>
      <w:r w:rsidRPr="005D7AB1">
        <w:rPr>
          <w:i/>
          <w:sz w:val="24"/>
          <w:lang w:val="pt-BR"/>
        </w:rPr>
        <w:t>walking</w:t>
      </w:r>
      <w:proofErr w:type="spellEnd"/>
      <w:r w:rsidR="00BC5993">
        <w:rPr>
          <w:sz w:val="24"/>
          <w:lang w:val="pt-BR"/>
        </w:rPr>
        <w:t xml:space="preserve"> (andando)</w:t>
      </w:r>
    </w:p>
    <w:p w14:paraId="12877B8A" w14:textId="73BE29FE" w:rsidR="0094333E" w:rsidRPr="00B149B4" w:rsidRDefault="00BC5993" w:rsidP="00B149B4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</w:p>
    <w:p w14:paraId="6AD7AEC5" w14:textId="4F0445D2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public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currentSpeed</w:t>
      </w:r>
      <w:proofErr w:type="spellEnd"/>
    </w:p>
    <w:p w14:paraId="2648B995" w14:textId="7E070B90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currentTarget</w:t>
      </w:r>
      <w:proofErr w:type="spellEnd"/>
    </w:p>
    <w:p w14:paraId="3B607220" w14:textId="6F53A0A0" w:rsidR="00BC5993" w:rsidRP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animator</w:t>
      </w:r>
      <w:proofErr w:type="spellEnd"/>
    </w:p>
    <w:p w14:paraId="19D9EC23" w14:textId="77777777" w:rsidR="001A6DB6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 xml:space="preserve">Métodos </w:t>
      </w:r>
      <w:proofErr w:type="spellStart"/>
      <w:r>
        <w:rPr>
          <w:sz w:val="24"/>
          <w:lang w:val="pt-BR"/>
        </w:rPr>
        <w:t>public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void</w:t>
      </w:r>
      <w:proofErr w:type="spellEnd"/>
    </w:p>
    <w:p w14:paraId="5844BE7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Start(</w:t>
      </w:r>
      <w:proofErr w:type="gramEnd"/>
      <w:r>
        <w:rPr>
          <w:sz w:val="24"/>
          <w:lang w:val="pt-BR"/>
        </w:rPr>
        <w:t xml:space="preserve">) – Encontra o 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 xml:space="preserve"> (inimigo) com o </w:t>
      </w:r>
      <w:proofErr w:type="spellStart"/>
      <w:r>
        <w:rPr>
          <w:sz w:val="24"/>
          <w:lang w:val="pt-BR"/>
        </w:rPr>
        <w:t>GetComponent</w:t>
      </w:r>
      <w:proofErr w:type="spellEnd"/>
      <w:r>
        <w:rPr>
          <w:sz w:val="24"/>
          <w:lang w:val="pt-BR"/>
        </w:rPr>
        <w:t>&lt;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>&gt;()</w:t>
      </w:r>
    </w:p>
    <w:p w14:paraId="604B236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Update(</w:t>
      </w:r>
      <w:proofErr w:type="gramEnd"/>
      <w:r>
        <w:rPr>
          <w:sz w:val="24"/>
          <w:lang w:val="pt-BR"/>
        </w:rPr>
        <w:t xml:space="preserve">) – Faz o inimigo andar com </w:t>
      </w:r>
      <w:proofErr w:type="spellStart"/>
      <w:r w:rsidRPr="005954B8">
        <w:rPr>
          <w:i/>
          <w:sz w:val="24"/>
          <w:lang w:val="pt-BR"/>
        </w:rPr>
        <w:t>transform.Translate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>a cada frame. Tem a condição do ataque caso encontre um alvo.</w:t>
      </w:r>
    </w:p>
    <w:p w14:paraId="3D9A409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SetSpeed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>) – Alterar a velocidade do inimigo. Variável privada.</w:t>
      </w:r>
    </w:p>
    <w:p w14:paraId="61ADE68E" w14:textId="77777777" w:rsidR="001A6DB6" w:rsidRPr="00B76FE4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 w:rsidRPr="00917757">
        <w:rPr>
          <w:color w:val="9BBB59" w:themeColor="accent3"/>
          <w:sz w:val="24"/>
          <w:lang w:val="pt-BR"/>
        </w:rPr>
        <w:t>StrikeCurrentTarget</w:t>
      </w:r>
      <w:proofErr w:type="spellEnd"/>
      <w:r w:rsidRPr="00917757">
        <w:rPr>
          <w:color w:val="9BBB59" w:themeColor="accent3"/>
          <w:sz w:val="24"/>
          <w:lang w:val="pt-BR"/>
        </w:rPr>
        <w:t>(</w:t>
      </w:r>
      <w:proofErr w:type="gramEnd"/>
      <w:r w:rsidRPr="00917757">
        <w:rPr>
          <w:color w:val="9BBB59" w:themeColor="accent3"/>
          <w:sz w:val="24"/>
          <w:lang w:val="pt-BR"/>
        </w:rPr>
        <w:t xml:space="preserve">) </w:t>
      </w:r>
      <w:r>
        <w:rPr>
          <w:sz w:val="24"/>
          <w:lang w:val="pt-BR"/>
        </w:rPr>
        <w:t xml:space="preserve">– Adicionar dano ao personagem do jogo através da condição </w:t>
      </w:r>
      <w:proofErr w:type="spellStart"/>
      <w:r w:rsidRPr="00B76FE4">
        <w:rPr>
          <w:i/>
          <w:sz w:val="24"/>
          <w:lang w:val="pt-BR"/>
        </w:rPr>
        <w:t>currentTarget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</w:t>
      </w:r>
      <w:proofErr w:type="spellStart"/>
      <w:r w:rsidRPr="0086232C">
        <w:rPr>
          <w:i/>
          <w:sz w:val="24"/>
          <w:lang w:val="pt-BR"/>
        </w:rPr>
        <w:t>damage</w:t>
      </w:r>
      <w:proofErr w:type="spellEnd"/>
      <w:r>
        <w:rPr>
          <w:sz w:val="24"/>
          <w:lang w:val="pt-BR"/>
        </w:rPr>
        <w:t xml:space="preserve"> nesse objeto.</w:t>
      </w:r>
    </w:p>
    <w:p w14:paraId="6772CAC6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Attack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Recebe um </w:t>
      </w:r>
      <w:proofErr w:type="spellStart"/>
      <w:r w:rsidRPr="00601FEE">
        <w:rPr>
          <w:i/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como parâmetro para atacar o mesmo. Atribui esse </w:t>
      </w:r>
      <w:proofErr w:type="spellStart"/>
      <w:r w:rsidRPr="00601FEE">
        <w:rPr>
          <w:i/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ao </w:t>
      </w:r>
      <w:proofErr w:type="spellStart"/>
      <w:r w:rsidRPr="00601FEE">
        <w:rPr>
          <w:i/>
          <w:sz w:val="24"/>
          <w:lang w:val="pt-BR"/>
        </w:rPr>
        <w:t>currentTarget</w:t>
      </w:r>
      <w:proofErr w:type="spellEnd"/>
      <w:r>
        <w:rPr>
          <w:sz w:val="24"/>
          <w:lang w:val="pt-BR"/>
        </w:rPr>
        <w:t>.</w:t>
      </w:r>
    </w:p>
    <w:p w14:paraId="39D9EB11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Spawner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 – métodos </w:t>
      </w:r>
      <w:proofErr w:type="spellStart"/>
      <w:r>
        <w:rPr>
          <w:sz w:val="24"/>
          <w:lang w:val="pt-BR"/>
        </w:rPr>
        <w:t>void</w:t>
      </w:r>
      <w:proofErr w:type="spellEnd"/>
    </w:p>
    <w:p w14:paraId="781BBC8B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Update(</w:t>
      </w:r>
      <w:proofErr w:type="gramEnd"/>
      <w:r>
        <w:rPr>
          <w:sz w:val="24"/>
          <w:lang w:val="pt-BR"/>
        </w:rPr>
        <w:t xml:space="preserve">) – Criar um laco de repetição para todo personagem do </w:t>
      </w:r>
      <w:proofErr w:type="spellStart"/>
      <w:r>
        <w:rPr>
          <w:sz w:val="24"/>
          <w:lang w:val="pt-BR"/>
        </w:rPr>
        <w:t>array</w:t>
      </w:r>
      <w:proofErr w:type="spellEnd"/>
      <w:r>
        <w:rPr>
          <w:sz w:val="24"/>
          <w:lang w:val="pt-BR"/>
        </w:rPr>
        <w:t xml:space="preserve"> que esta ativo </w:t>
      </w:r>
    </w:p>
    <w:p w14:paraId="5B1D2ABD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Spawn(</w:t>
      </w:r>
      <w:proofErr w:type="gramEnd"/>
      <w:r>
        <w:rPr>
          <w:sz w:val="24"/>
          <w:lang w:val="pt-BR"/>
        </w:rPr>
        <w:t xml:space="preserve">) – Instancia um novo Objeto dentro da cena, nas posições de cada um. Essa posição estará dentro de um </w:t>
      </w:r>
      <w:proofErr w:type="spellStart"/>
      <w:r>
        <w:rPr>
          <w:sz w:val="24"/>
          <w:lang w:val="pt-BR"/>
        </w:rPr>
        <w:t>prefab</w:t>
      </w:r>
      <w:proofErr w:type="spellEnd"/>
      <w:r>
        <w:rPr>
          <w:sz w:val="24"/>
          <w:lang w:val="pt-BR"/>
        </w:rPr>
        <w:t xml:space="preserve">, sendo filho de um pai ou </w:t>
      </w:r>
      <w:proofErr w:type="spellStart"/>
      <w:r>
        <w:rPr>
          <w:sz w:val="24"/>
          <w:lang w:val="pt-BR"/>
        </w:rPr>
        <w:t>Attacker</w:t>
      </w:r>
      <w:proofErr w:type="spellEnd"/>
      <w:r>
        <w:rPr>
          <w:sz w:val="24"/>
          <w:lang w:val="pt-BR"/>
        </w:rPr>
        <w:t xml:space="preserve"> ou Player.</w:t>
      </w:r>
    </w:p>
    <w:p w14:paraId="08FD7373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isTimeToSpawn</w:t>
      </w:r>
      <w:proofErr w:type="spellEnd"/>
      <w:r>
        <w:rPr>
          <w:sz w:val="24"/>
          <w:lang w:val="pt-BR"/>
        </w:rPr>
        <w:t xml:space="preserve">() – Serve de condicional dentro do Update()  para adicionar um novo inimigo na cena com </w:t>
      </w:r>
      <w:proofErr w:type="spellStart"/>
      <w:r>
        <w:rPr>
          <w:sz w:val="24"/>
          <w:lang w:val="pt-BR"/>
        </w:rPr>
        <w:t>GetComponent</w:t>
      </w:r>
      <w:proofErr w:type="spellEnd"/>
      <w:r>
        <w:rPr>
          <w:sz w:val="24"/>
          <w:lang w:val="pt-BR"/>
        </w:rPr>
        <w:t>&lt;</w:t>
      </w:r>
      <w:proofErr w:type="spellStart"/>
      <w:r>
        <w:rPr>
          <w:sz w:val="24"/>
          <w:lang w:val="pt-BR"/>
        </w:rPr>
        <w:t>Attacker</w:t>
      </w:r>
      <w:proofErr w:type="spellEnd"/>
      <w:r>
        <w:rPr>
          <w:sz w:val="24"/>
          <w:lang w:val="pt-BR"/>
        </w:rPr>
        <w:t>&gt;(). Primeiro verifica o número de inimigos na cena e então adiciona.</w:t>
      </w:r>
    </w:p>
    <w:p w14:paraId="7E42ADA2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</w:p>
    <w:p w14:paraId="5F0C1C28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</w:p>
    <w:p w14:paraId="6EA1118E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 w:rsidRPr="00F645CA">
        <w:rPr>
          <w:sz w:val="28"/>
          <w:lang w:val="pt-BR"/>
        </w:rPr>
        <w:t>Defender.cs</w:t>
      </w:r>
      <w:proofErr w:type="spellEnd"/>
      <w:r w:rsidRPr="00F645CA">
        <w:rPr>
          <w:sz w:val="28"/>
          <w:lang w:val="pt-BR"/>
        </w:rPr>
        <w:t xml:space="preserve"> </w:t>
      </w:r>
      <w:r>
        <w:rPr>
          <w:sz w:val="24"/>
          <w:lang w:val="pt-BR"/>
        </w:rPr>
        <w:t>– Tratamento de defesa do personagem.</w:t>
      </w:r>
    </w:p>
    <w:p w14:paraId="6C4DEDB0" w14:textId="46F63AAC" w:rsidR="003C7064" w:rsidRDefault="003C7064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</w:p>
    <w:p w14:paraId="0BB02E99" w14:textId="77777777" w:rsidR="008076D1" w:rsidRDefault="008076D1" w:rsidP="008076D1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13D0A929" w14:textId="0B4C5D9E" w:rsidR="003C7064" w:rsidRDefault="008076D1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Métodos</w:t>
      </w:r>
    </w:p>
    <w:p w14:paraId="342B6B6C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SpawnDefender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>) - Instancia um novo personagem para o jogo. Pode ser tanto o personagem principal quanto inimigo.</w:t>
      </w:r>
    </w:p>
    <w:p w14:paraId="00C4EB60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GetBorrao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Quando próximo de um objeto </w:t>
      </w:r>
      <w:proofErr w:type="spellStart"/>
      <w:r>
        <w:rPr>
          <w:sz w:val="24"/>
          <w:lang w:val="pt-BR"/>
        </w:rPr>
        <w:t>Borrao</w:t>
      </w:r>
      <w:proofErr w:type="spellEnd"/>
      <w:r>
        <w:rPr>
          <w:sz w:val="24"/>
          <w:lang w:val="pt-BR"/>
        </w:rPr>
        <w:t xml:space="preserve">(), pegar o mesmo e ativar a o método </w:t>
      </w:r>
      <w:proofErr w:type="spellStart"/>
      <w:r>
        <w:rPr>
          <w:sz w:val="24"/>
          <w:lang w:val="pt-BR"/>
        </w:rPr>
        <w:t>DefenderAtacking</w:t>
      </w:r>
      <w:proofErr w:type="spellEnd"/>
      <w:r>
        <w:rPr>
          <w:sz w:val="24"/>
          <w:lang w:val="pt-BR"/>
        </w:rPr>
        <w:t xml:space="preserve">(). Com isso, precisa de uma direção </w:t>
      </w:r>
      <w:proofErr w:type="spellStart"/>
      <w:proofErr w:type="gramStart"/>
      <w:r w:rsidRPr="00F27603">
        <w:rPr>
          <w:i/>
          <w:sz w:val="24"/>
          <w:lang w:val="pt-BR"/>
        </w:rPr>
        <w:t>transform.Translate</w:t>
      </w:r>
      <w:proofErr w:type="spellEnd"/>
      <w:proofErr w:type="gramEnd"/>
      <w:r w:rsidRPr="00F27603">
        <w:rPr>
          <w:i/>
          <w:sz w:val="24"/>
          <w:lang w:val="pt-BR"/>
        </w:rPr>
        <w:t xml:space="preserve"> </w:t>
      </w:r>
      <w:r w:rsidRPr="00B8529C">
        <w:rPr>
          <w:sz w:val="24"/>
          <w:lang w:val="pt-BR"/>
        </w:rPr>
        <w:t>para poder atirar</w:t>
      </w:r>
      <w:r>
        <w:rPr>
          <w:sz w:val="24"/>
          <w:lang w:val="pt-BR"/>
        </w:rPr>
        <w:t>.</w:t>
      </w:r>
    </w:p>
    <w:p w14:paraId="1D866CE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DefenderAtacking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Recebe um 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para atirar o objeto </w:t>
      </w:r>
      <w:proofErr w:type="spellStart"/>
      <w:r>
        <w:rPr>
          <w:sz w:val="24"/>
          <w:lang w:val="pt-BR"/>
        </w:rPr>
        <w:t>Borrao</w:t>
      </w:r>
      <w:proofErr w:type="spellEnd"/>
      <w:r>
        <w:rPr>
          <w:sz w:val="24"/>
          <w:lang w:val="pt-BR"/>
        </w:rPr>
        <w:t xml:space="preserve">. </w:t>
      </w:r>
    </w:p>
    <w:p w14:paraId="490BFDFB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 w:rsidRPr="00917757">
        <w:rPr>
          <w:color w:val="9BBB59" w:themeColor="accent3"/>
          <w:sz w:val="24"/>
          <w:lang w:val="pt-BR"/>
        </w:rPr>
        <w:t>StrikeCurrentTarget</w:t>
      </w:r>
      <w:proofErr w:type="spellEnd"/>
      <w:r w:rsidRPr="00917757">
        <w:rPr>
          <w:color w:val="9BBB59" w:themeColor="accent3"/>
          <w:sz w:val="24"/>
          <w:lang w:val="pt-BR"/>
        </w:rPr>
        <w:t>(</w:t>
      </w:r>
      <w:proofErr w:type="gramEnd"/>
      <w:r w:rsidRPr="00917757">
        <w:rPr>
          <w:color w:val="9BBB59" w:themeColor="accent3"/>
          <w:sz w:val="24"/>
          <w:lang w:val="pt-BR"/>
        </w:rPr>
        <w:t xml:space="preserve">) </w:t>
      </w:r>
      <w:r>
        <w:rPr>
          <w:sz w:val="24"/>
          <w:lang w:val="pt-BR"/>
        </w:rPr>
        <w:t xml:space="preserve">– Adicionar dano ao personagem do jogo através da condição </w:t>
      </w:r>
      <w:proofErr w:type="spellStart"/>
      <w:r w:rsidRPr="00B76FE4">
        <w:rPr>
          <w:i/>
          <w:sz w:val="24"/>
          <w:lang w:val="pt-BR"/>
        </w:rPr>
        <w:t>currentTarget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</w:t>
      </w:r>
      <w:proofErr w:type="spellStart"/>
      <w:r>
        <w:rPr>
          <w:sz w:val="24"/>
          <w:lang w:val="pt-BR"/>
        </w:rPr>
        <w:t>damage</w:t>
      </w:r>
      <w:proofErr w:type="spellEnd"/>
      <w:r>
        <w:rPr>
          <w:sz w:val="24"/>
          <w:lang w:val="pt-BR"/>
        </w:rPr>
        <w:t xml:space="preserve"> nesse objeto</w:t>
      </w:r>
    </w:p>
    <w:p w14:paraId="6C1B706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73B3AB8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r w:rsidRPr="00794B78">
        <w:rPr>
          <w:sz w:val="28"/>
          <w:lang w:val="pt-BR"/>
        </w:rPr>
        <w:t>PlayerPrefsManager.cs</w:t>
      </w:r>
      <w:proofErr w:type="spellEnd"/>
      <w:r w:rsidRPr="00D92FC3">
        <w:rPr>
          <w:sz w:val="28"/>
          <w:lang w:val="pt-BR"/>
        </w:rPr>
        <w:t xml:space="preserve"> </w:t>
      </w:r>
      <w:r>
        <w:rPr>
          <w:sz w:val="24"/>
          <w:lang w:val="pt-BR"/>
        </w:rPr>
        <w:t xml:space="preserve">– Vai tratar das opções de jogo, tais como volume, nível de dificuldade, desbloqueio de novas fases, </w:t>
      </w:r>
      <w:proofErr w:type="spellStart"/>
      <w:r>
        <w:rPr>
          <w:sz w:val="24"/>
          <w:lang w:val="pt-BR"/>
        </w:rPr>
        <w:t>Setar</w:t>
      </w:r>
      <w:proofErr w:type="spellEnd"/>
      <w:r>
        <w:rPr>
          <w:sz w:val="24"/>
          <w:lang w:val="pt-BR"/>
        </w:rPr>
        <w:t xml:space="preserve"> Recordes, Disponibilizar Novos </w:t>
      </w:r>
      <w:proofErr w:type="spellStart"/>
      <w:r>
        <w:rPr>
          <w:sz w:val="24"/>
          <w:lang w:val="pt-BR"/>
        </w:rPr>
        <w:t>Items</w:t>
      </w:r>
      <w:proofErr w:type="spellEnd"/>
    </w:p>
    <w:p w14:paraId="4EC950E9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SetMasterVolume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volume){} – Alterar o Volume conforme passado por parâmetro. </w:t>
      </w:r>
    </w:p>
    <w:p w14:paraId="1C31CAE5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GetMasterVolume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){} – Retorna o valor da </w:t>
      </w:r>
      <w:proofErr w:type="spellStart"/>
      <w:r>
        <w:rPr>
          <w:sz w:val="24"/>
          <w:lang w:val="pt-BR"/>
        </w:rPr>
        <w:t>const</w:t>
      </w:r>
      <w:proofErr w:type="spellEnd"/>
      <w:r>
        <w:rPr>
          <w:sz w:val="24"/>
          <w:lang w:val="pt-BR"/>
        </w:rPr>
        <w:t xml:space="preserve"> (constante) MASTER_VOLUME_KEY</w:t>
      </w:r>
    </w:p>
    <w:p w14:paraId="3D417B46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UnlockLevel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){} – Debloquear Nova fase com base em um parâmetro passado. Primeiro verifica se a fase já não foi desbloqueada </w:t>
      </w:r>
      <w:proofErr w:type="spellStart"/>
      <w:proofErr w:type="gramStart"/>
      <w:r w:rsidRPr="000A0A23">
        <w:rPr>
          <w:i/>
          <w:sz w:val="24"/>
          <w:lang w:val="pt-BR"/>
        </w:rPr>
        <w:t>isLevelUnlocked</w:t>
      </w:r>
      <w:proofErr w:type="spellEnd"/>
      <w:r w:rsidRPr="000A0A23">
        <w:rPr>
          <w:i/>
          <w:sz w:val="24"/>
          <w:lang w:val="pt-BR"/>
        </w:rPr>
        <w:t>(</w:t>
      </w:r>
      <w:proofErr w:type="gramEnd"/>
      <w:r w:rsidRPr="000A0A23">
        <w:rPr>
          <w:i/>
          <w:sz w:val="24"/>
          <w:lang w:val="pt-BR"/>
        </w:rPr>
        <w:t>){}</w:t>
      </w:r>
      <w:r>
        <w:rPr>
          <w:sz w:val="24"/>
          <w:lang w:val="pt-BR"/>
        </w:rPr>
        <w:t>, ou é um valor falso (negativo, muito alto) e caso for, pega o erro e retorna falso.</w:t>
      </w:r>
    </w:p>
    <w:p w14:paraId="1422FC3B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isLevelUnlocked</w:t>
      </w:r>
      <w:proofErr w:type="spellEnd"/>
      <w:r>
        <w:rPr>
          <w:sz w:val="24"/>
          <w:lang w:val="pt-BR"/>
        </w:rPr>
        <w:t>(){} – Retorna verdadeiro ou falso para ver se uma fase esta desbloqueada. Caso encontre erro, pega o mesmo e retorna falso.</w:t>
      </w:r>
    </w:p>
    <w:p w14:paraId="1D332812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SetDifficulty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difficulty</w:t>
      </w:r>
      <w:proofErr w:type="spellEnd"/>
      <w:r>
        <w:rPr>
          <w:sz w:val="24"/>
          <w:lang w:val="pt-BR"/>
        </w:rPr>
        <w:t>){} – Altera a dificuldade do Jogo</w:t>
      </w:r>
    </w:p>
    <w:p w14:paraId="4E94FCB3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GetDifficulty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){} – Retorna o valor da </w:t>
      </w:r>
      <w:proofErr w:type="spellStart"/>
      <w:r>
        <w:rPr>
          <w:sz w:val="24"/>
          <w:lang w:val="pt-BR"/>
        </w:rPr>
        <w:t>const</w:t>
      </w:r>
      <w:proofErr w:type="spellEnd"/>
      <w:r>
        <w:rPr>
          <w:sz w:val="24"/>
          <w:lang w:val="pt-BR"/>
        </w:rPr>
        <w:t xml:space="preserve"> DIFFICULTY_KEY</w:t>
      </w:r>
    </w:p>
    <w:p w14:paraId="44AF47C7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</w:p>
    <w:p w14:paraId="13617496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 w:rsidRPr="00794B78">
        <w:rPr>
          <w:sz w:val="28"/>
          <w:lang w:val="pt-BR"/>
        </w:rPr>
        <w:t>MusicManager.cs</w:t>
      </w:r>
      <w:proofErr w:type="spellEnd"/>
      <w:r>
        <w:rPr>
          <w:b/>
          <w:sz w:val="28"/>
          <w:lang w:val="pt-BR"/>
        </w:rPr>
        <w:t xml:space="preserve"> – </w:t>
      </w:r>
      <w:r>
        <w:rPr>
          <w:sz w:val="24"/>
          <w:lang w:val="pt-BR"/>
        </w:rPr>
        <w:t xml:space="preserve">Gerencia as musicas para todo o Jogo: Desde o </w:t>
      </w:r>
      <w:proofErr w:type="spellStart"/>
      <w:r>
        <w:rPr>
          <w:sz w:val="24"/>
          <w:lang w:val="pt-BR"/>
        </w:rPr>
        <w:t>SplashScreen</w:t>
      </w:r>
      <w:proofErr w:type="spellEnd"/>
      <w:r>
        <w:rPr>
          <w:sz w:val="24"/>
          <w:lang w:val="pt-BR"/>
        </w:rPr>
        <w:t xml:space="preserve"> ate a passagem por diferentes fases do jogo.</w:t>
      </w:r>
    </w:p>
    <w:p w14:paraId="1CC2696C" w14:textId="77777777" w:rsidR="001A6DB6" w:rsidRPr="004C3762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4C3762">
        <w:rPr>
          <w:b/>
          <w:sz w:val="24"/>
          <w:lang w:val="pt-BR"/>
        </w:rPr>
        <w:t>Variáveis</w:t>
      </w:r>
    </w:p>
    <w:p w14:paraId="6953204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public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AudioClip</w:t>
      </w:r>
      <w:proofErr w:type="spellEnd"/>
      <w:r>
        <w:rPr>
          <w:sz w:val="24"/>
          <w:lang w:val="en-CA"/>
        </w:rPr>
        <w:t>[]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levelMusicChangeArray</w:t>
      </w:r>
      <w:proofErr w:type="spellEnd"/>
    </w:p>
    <w:p w14:paraId="350A785F" w14:textId="77777777" w:rsidR="001A6DB6" w:rsidRPr="004D3C34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audioSource</w:t>
      </w:r>
      <w:proofErr w:type="spellEnd"/>
    </w:p>
    <w:p w14:paraId="6DB8A4E8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4C3762">
        <w:rPr>
          <w:b/>
          <w:sz w:val="24"/>
          <w:lang w:val="pt-BR"/>
        </w:rPr>
        <w:t>Métodos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public</w:t>
      </w:r>
      <w:proofErr w:type="spellEnd"/>
    </w:p>
    <w:p w14:paraId="5F9B54A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Awake</w:t>
      </w:r>
      <w:proofErr w:type="spellEnd"/>
      <w:r>
        <w:rPr>
          <w:sz w:val="24"/>
          <w:lang w:val="pt-BR"/>
        </w:rPr>
        <w:t xml:space="preserve">(){} – </w:t>
      </w:r>
      <w:proofErr w:type="spellStart"/>
      <w:r>
        <w:rPr>
          <w:sz w:val="24"/>
          <w:lang w:val="pt-BR"/>
        </w:rPr>
        <w:t>Metodo</w:t>
      </w:r>
      <w:proofErr w:type="spellEnd"/>
      <w:r>
        <w:rPr>
          <w:sz w:val="24"/>
          <w:lang w:val="pt-BR"/>
        </w:rPr>
        <w:t xml:space="preserve"> para não destruir (acabar) a musica enquanto o jogador estiver ativo usando o </w:t>
      </w:r>
      <w:proofErr w:type="spellStart"/>
      <w:r>
        <w:rPr>
          <w:sz w:val="24"/>
          <w:lang w:val="pt-BR"/>
        </w:rPr>
        <w:t>DontDestroyOnLoad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>).</w:t>
      </w:r>
    </w:p>
    <w:p w14:paraId="650BC55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lastRenderedPageBreak/>
        <w:t>Void</w:t>
      </w:r>
      <w:proofErr w:type="spellEnd"/>
      <w:r>
        <w:rPr>
          <w:sz w:val="24"/>
          <w:lang w:val="pt-BR"/>
        </w:rPr>
        <w:t xml:space="preserve"> </w:t>
      </w:r>
      <w:proofErr w:type="gramStart"/>
      <w:r>
        <w:rPr>
          <w:sz w:val="24"/>
          <w:lang w:val="pt-BR"/>
        </w:rPr>
        <w:t>Start(</w:t>
      </w:r>
      <w:proofErr w:type="gramEnd"/>
      <w:r>
        <w:rPr>
          <w:sz w:val="24"/>
          <w:lang w:val="pt-BR"/>
        </w:rPr>
        <w:t xml:space="preserve">){} – Inicia um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>, pegando o componente&lt;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>&gt;() e seta o volume.</w:t>
      </w:r>
    </w:p>
    <w:p w14:paraId="0F9D79D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OnLevelWasLoaded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){} – Instancia um </w:t>
      </w:r>
      <w:proofErr w:type="spellStart"/>
      <w:r>
        <w:rPr>
          <w:sz w:val="24"/>
          <w:lang w:val="pt-BR"/>
        </w:rPr>
        <w:t>AudioClip</w:t>
      </w:r>
      <w:proofErr w:type="spellEnd"/>
      <w:r>
        <w:rPr>
          <w:sz w:val="24"/>
          <w:lang w:val="pt-BR"/>
        </w:rPr>
        <w:t xml:space="preserve"> com um </w:t>
      </w:r>
      <w:proofErr w:type="spellStart"/>
      <w:r>
        <w:rPr>
          <w:sz w:val="24"/>
          <w:lang w:val="pt-BR"/>
        </w:rPr>
        <w:t>array</w:t>
      </w:r>
      <w:proofErr w:type="spellEnd"/>
      <w:r>
        <w:rPr>
          <w:sz w:val="24"/>
          <w:lang w:val="pt-BR"/>
        </w:rPr>
        <w:t xml:space="preserve"> de musicas para cada fase ou operação do Jogo. Verifica se existe musica anexa e coloca para tocar em loop de acordo com a fase.</w:t>
      </w:r>
    </w:p>
    <w:p w14:paraId="078423F1" w14:textId="2756DBAF" w:rsidR="005E6EDF" w:rsidRPr="0077658F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SetVolume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volume){} – Seta o volume inicial para o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 xml:space="preserve">. </w:t>
      </w:r>
      <w:r>
        <w:rPr>
          <w:sz w:val="24"/>
          <w:lang w:val="pt-BR"/>
        </w:rPr>
        <w:tab/>
      </w:r>
    </w:p>
    <w:p w14:paraId="79D557FA" w14:textId="77777777" w:rsidR="005E6EDF" w:rsidRPr="0077658F" w:rsidRDefault="005E6EDF" w:rsidP="0077658F">
      <w:pPr>
        <w:ind w:firstLine="360"/>
        <w:rPr>
          <w:b/>
          <w:sz w:val="36"/>
          <w:lang w:val="pt-BR"/>
        </w:rPr>
      </w:pPr>
      <w:r w:rsidRPr="0077658F">
        <w:rPr>
          <w:b/>
          <w:sz w:val="36"/>
          <w:lang w:val="pt-BR"/>
        </w:rPr>
        <w:br w:type="page"/>
      </w:r>
    </w:p>
    <w:p w14:paraId="089D1459" w14:textId="43AB4BE8" w:rsidR="005E6EDF" w:rsidDel="00DA24D0" w:rsidRDefault="005E6EDF">
      <w:pPr>
        <w:ind w:firstLine="360"/>
        <w:rPr>
          <w:del w:id="920" w:author="Elias De Moraes Fernandes" w:date="2016-05-02T16:24:00Z"/>
          <w:b/>
          <w:sz w:val="40"/>
          <w:lang w:val="pt-BR"/>
        </w:rPr>
        <w:pPrChange w:id="921" w:author="Elias De Moraes Fernandes" w:date="2016-03-16T13:13:00Z">
          <w:pPr>
            <w:pStyle w:val="ListParagraph"/>
            <w:numPr>
              <w:numId w:val="1"/>
            </w:numPr>
            <w:tabs>
              <w:tab w:val="left" w:pos="567"/>
            </w:tabs>
            <w:ind w:left="360" w:hanging="360"/>
            <w:outlineLvl w:val="0"/>
          </w:pPr>
        </w:pPrChange>
      </w:pPr>
      <w:bookmarkStart w:id="922" w:name="_Toc442190689"/>
      <w:del w:id="923" w:author="Elias De Moraes Fernandes" w:date="2016-05-02T16:24:00Z">
        <w:r w:rsidRPr="006D0AA3" w:rsidDel="00DA24D0">
          <w:rPr>
            <w:b/>
            <w:sz w:val="36"/>
            <w:lang w:val="pt-BR"/>
            <w:rPrChange w:id="924" w:author="Elias De Moraes Fernandes" w:date="2016-03-16T13:13:00Z">
              <w:rPr>
                <w:b/>
                <w:sz w:val="40"/>
                <w:lang w:val="pt-BR"/>
              </w:rPr>
            </w:rPrChange>
          </w:rPr>
          <w:lastRenderedPageBreak/>
          <w:delText>Cronograma</w:delText>
        </w:r>
        <w:bookmarkEnd w:id="922"/>
      </w:del>
    </w:p>
    <w:p w14:paraId="0D225DFF" w14:textId="5ABFB2B8" w:rsidR="005E6EDF" w:rsidRPr="00184DFD" w:rsidDel="00DA24D0" w:rsidRDefault="005E6EDF">
      <w:pPr>
        <w:pStyle w:val="ListParagraph"/>
        <w:numPr>
          <w:ilvl w:val="0"/>
          <w:numId w:val="1"/>
        </w:numPr>
        <w:tabs>
          <w:tab w:val="left" w:pos="567"/>
          <w:tab w:val="left" w:pos="7672"/>
        </w:tabs>
        <w:outlineLvl w:val="0"/>
        <w:rPr>
          <w:del w:id="925" w:author="Elias De Moraes Fernandes" w:date="2016-05-02T16:24:00Z"/>
          <w:sz w:val="28"/>
          <w:lang w:val="pt-BR"/>
        </w:rPr>
        <w:pPrChange w:id="926" w:author="Elias De Moraes Fernandes" w:date="2016-03-16T12:55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02A32485" w14:textId="137E401A" w:rsidR="0091226E" w:rsidRPr="00184DFD" w:rsidDel="00DA24D0" w:rsidRDefault="0077658F">
      <w:pPr>
        <w:pStyle w:val="ListParagraph"/>
        <w:numPr>
          <w:ilvl w:val="0"/>
          <w:numId w:val="1"/>
        </w:numPr>
        <w:tabs>
          <w:tab w:val="left" w:pos="567"/>
        </w:tabs>
        <w:outlineLvl w:val="0"/>
        <w:rPr>
          <w:del w:id="927" w:author="Elias De Moraes Fernandes" w:date="2016-05-02T16:24:00Z"/>
          <w:lang w:val="pt-BR"/>
        </w:rPr>
        <w:pPrChange w:id="928" w:author="Elias De Moraes Fernandes" w:date="2016-03-16T12:5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929" w:author="Elias De Moraes Fernandes" w:date="2016-05-02T16:24:00Z">
        <w:r w:rsidRPr="00184DFD" w:rsidDel="00DA24D0">
          <w:rPr>
            <w:lang w:val="pt-BR"/>
          </w:rPr>
          <w:delText xml:space="preserve">- </w:delText>
        </w:r>
        <w:r w:rsidR="005E6150" w:rsidRPr="00184DFD" w:rsidDel="00DA24D0">
          <w:rPr>
            <w:lang w:val="pt-BR"/>
          </w:rPr>
          <w:delText xml:space="preserve">Cronograma Resumido </w:delText>
        </w:r>
      </w:del>
    </w:p>
    <w:tbl>
      <w:tblPr>
        <w:tblStyle w:val="TableGrid"/>
        <w:tblW w:w="5256" w:type="pct"/>
        <w:tblInd w:w="-34" w:type="dxa"/>
        <w:tblLayout w:type="fixed"/>
        <w:tblLook w:val="04A0" w:firstRow="1" w:lastRow="0" w:firstColumn="1" w:lastColumn="0" w:noHBand="0" w:noVBand="1"/>
        <w:tblPrChange w:id="930" w:author="Elias De Moraes Fernandes" w:date="2016-05-02T15:46:00Z">
          <w:tblPr>
            <w:tblStyle w:val="TableGrid"/>
            <w:tblW w:w="5089" w:type="pct"/>
            <w:tblLook w:val="04A0" w:firstRow="1" w:lastRow="0" w:firstColumn="1" w:lastColumn="0" w:noHBand="0" w:noVBand="1"/>
          </w:tblPr>
        </w:tblPrChange>
      </w:tblPr>
      <w:tblGrid>
        <w:gridCol w:w="2743"/>
        <w:gridCol w:w="337"/>
        <w:gridCol w:w="340"/>
        <w:gridCol w:w="337"/>
        <w:gridCol w:w="354"/>
        <w:gridCol w:w="321"/>
        <w:gridCol w:w="334"/>
        <w:gridCol w:w="336"/>
        <w:gridCol w:w="336"/>
        <w:gridCol w:w="336"/>
        <w:gridCol w:w="336"/>
        <w:gridCol w:w="336"/>
        <w:gridCol w:w="336"/>
        <w:gridCol w:w="306"/>
        <w:gridCol w:w="284"/>
        <w:gridCol w:w="418"/>
        <w:gridCol w:w="336"/>
        <w:gridCol w:w="1940"/>
        <w:tblGridChange w:id="931">
          <w:tblGrid>
            <w:gridCol w:w="2372"/>
            <w:gridCol w:w="337"/>
            <w:gridCol w:w="337"/>
            <w:gridCol w:w="340"/>
            <w:gridCol w:w="337"/>
            <w:gridCol w:w="94"/>
            <w:gridCol w:w="245"/>
            <w:gridCol w:w="15"/>
            <w:gridCol w:w="321"/>
            <w:gridCol w:w="334"/>
            <w:gridCol w:w="336"/>
            <w:gridCol w:w="157"/>
            <w:gridCol w:w="179"/>
            <w:gridCol w:w="336"/>
            <w:gridCol w:w="336"/>
            <w:gridCol w:w="336"/>
            <w:gridCol w:w="221"/>
            <w:gridCol w:w="115"/>
            <w:gridCol w:w="336"/>
            <w:gridCol w:w="254"/>
            <w:gridCol w:w="82"/>
            <w:gridCol w:w="336"/>
            <w:gridCol w:w="285"/>
            <w:gridCol w:w="51"/>
            <w:gridCol w:w="1940"/>
          </w:tblGrid>
        </w:tblGridChange>
      </w:tblGrid>
      <w:tr w:rsidR="00322642" w:rsidRPr="0066059B" w:rsidDel="00DA24D0" w14:paraId="630E5837" w14:textId="37C5CF73" w:rsidTr="00593C0C">
        <w:trPr>
          <w:gridAfter w:val="1"/>
          <w:wAfter w:w="1940" w:type="dxa"/>
          <w:trHeight w:val="288"/>
          <w:del w:id="932" w:author="Elias De Moraes Fernandes" w:date="2016-05-02T16:24:00Z"/>
          <w:trPrChange w:id="933" w:author="Elias De Moraes Fernandes" w:date="2016-05-02T15:46:00Z">
            <w:trPr>
              <w:gridAfter w:val="1"/>
              <w:wAfter w:w="1705" w:type="dxa"/>
              <w:trHeight w:val="288"/>
            </w:trPr>
          </w:trPrChange>
        </w:trPr>
        <w:tc>
          <w:tcPr>
            <w:tcW w:w="2743" w:type="dxa"/>
            <w:tcPrChange w:id="934" w:author="Elias De Moraes Fernandes" w:date="2016-05-02T15:46:00Z">
              <w:tcPr>
                <w:tcW w:w="2372" w:type="dxa"/>
              </w:tcPr>
            </w:tcPrChange>
          </w:tcPr>
          <w:p w14:paraId="702D8ED1" w14:textId="06EBE879" w:rsidR="00322642" w:rsidRPr="0066059B" w:rsidDel="00DA24D0" w:rsidRDefault="00322642" w:rsidP="00483240">
            <w:pPr>
              <w:spacing w:line="360" w:lineRule="auto"/>
              <w:rPr>
                <w:del w:id="935" w:author="Elias De Moraes Fernandes" w:date="2016-05-02T16:24:00Z"/>
                <w:rFonts w:ascii="Arial" w:hAnsi="Arial" w:cs="Arial"/>
                <w:b/>
                <w:rPrChange w:id="936" w:author="Elias De Moraes Fernandes" w:date="2016-05-02T15:20:00Z">
                  <w:rPr>
                    <w:del w:id="937" w:author="Elias De Moraes Fernandes" w:date="2016-05-02T16:24:00Z"/>
                    <w:rFonts w:cs="Arial"/>
                    <w:b/>
                  </w:rPr>
                </w:rPrChange>
              </w:rPr>
            </w:pPr>
          </w:p>
        </w:tc>
        <w:tc>
          <w:tcPr>
            <w:tcW w:w="1368" w:type="dxa"/>
            <w:gridSpan w:val="4"/>
            <w:tcPrChange w:id="938" w:author="Elias De Moraes Fernandes" w:date="2016-05-02T15:46:00Z">
              <w:tcPr>
                <w:tcW w:w="1445" w:type="dxa"/>
                <w:gridSpan w:val="5"/>
              </w:tcPr>
            </w:tcPrChange>
          </w:tcPr>
          <w:p w14:paraId="1ECCCCA2" w14:textId="23422E85" w:rsidR="00322642" w:rsidRPr="0066059B" w:rsidDel="00DA24D0" w:rsidRDefault="00322642" w:rsidP="00483240">
            <w:pPr>
              <w:spacing w:line="360" w:lineRule="auto"/>
              <w:jc w:val="center"/>
              <w:rPr>
                <w:del w:id="939" w:author="Elias De Moraes Fernandes" w:date="2016-05-02T16:24:00Z"/>
                <w:rFonts w:ascii="Arial" w:hAnsi="Arial" w:cs="Arial"/>
                <w:b/>
                <w:rPrChange w:id="940" w:author="Elias De Moraes Fernandes" w:date="2016-05-02T15:20:00Z">
                  <w:rPr>
                    <w:del w:id="941" w:author="Elias De Moraes Fernandes" w:date="2016-05-02T16:24:00Z"/>
                    <w:rFonts w:cs="Arial"/>
                    <w:b/>
                  </w:rPr>
                </w:rPrChange>
              </w:rPr>
            </w:pPr>
            <w:del w:id="942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43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Dezembro</w:delText>
              </w:r>
            </w:del>
          </w:p>
        </w:tc>
        <w:tc>
          <w:tcPr>
            <w:tcW w:w="1327" w:type="dxa"/>
            <w:gridSpan w:val="4"/>
            <w:tcPrChange w:id="944" w:author="Elias De Moraes Fernandes" w:date="2016-05-02T15:46:00Z">
              <w:tcPr>
                <w:tcW w:w="1408" w:type="dxa"/>
                <w:gridSpan w:val="6"/>
              </w:tcPr>
            </w:tcPrChange>
          </w:tcPr>
          <w:p w14:paraId="31D31B20" w14:textId="3CFF5F83" w:rsidR="00322642" w:rsidRPr="0066059B" w:rsidDel="00DA24D0" w:rsidRDefault="00322642" w:rsidP="00483240">
            <w:pPr>
              <w:spacing w:line="360" w:lineRule="auto"/>
              <w:jc w:val="center"/>
              <w:rPr>
                <w:del w:id="945" w:author="Elias De Moraes Fernandes" w:date="2016-05-02T16:24:00Z"/>
                <w:rFonts w:ascii="Arial" w:hAnsi="Arial" w:cs="Arial"/>
                <w:b/>
                <w:rPrChange w:id="946" w:author="Elias De Moraes Fernandes" w:date="2016-05-02T15:20:00Z">
                  <w:rPr>
                    <w:del w:id="947" w:author="Elias De Moraes Fernandes" w:date="2016-05-02T16:24:00Z"/>
                    <w:rFonts w:cs="Arial"/>
                    <w:b/>
                  </w:rPr>
                </w:rPrChange>
              </w:rPr>
            </w:pPr>
            <w:del w:id="948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49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Janeiro</w:delText>
              </w:r>
            </w:del>
          </w:p>
        </w:tc>
        <w:tc>
          <w:tcPr>
            <w:tcW w:w="1344" w:type="dxa"/>
            <w:gridSpan w:val="4"/>
            <w:tcPrChange w:id="950" w:author="Elias De Moraes Fernandes" w:date="2016-05-02T15:46:00Z">
              <w:tcPr>
                <w:tcW w:w="1408" w:type="dxa"/>
                <w:gridSpan w:val="5"/>
              </w:tcPr>
            </w:tcPrChange>
          </w:tcPr>
          <w:p w14:paraId="0AC45DEA" w14:textId="2BFFEB19" w:rsidR="00322642" w:rsidRPr="0066059B" w:rsidDel="00DA24D0" w:rsidRDefault="00322642" w:rsidP="00483240">
            <w:pPr>
              <w:spacing w:line="360" w:lineRule="auto"/>
              <w:jc w:val="center"/>
              <w:rPr>
                <w:del w:id="951" w:author="Elias De Moraes Fernandes" w:date="2016-05-02T16:24:00Z"/>
                <w:rFonts w:ascii="Arial" w:hAnsi="Arial" w:cs="Arial"/>
                <w:b/>
                <w:rPrChange w:id="952" w:author="Elias De Moraes Fernandes" w:date="2016-05-02T15:20:00Z">
                  <w:rPr>
                    <w:del w:id="953" w:author="Elias De Moraes Fernandes" w:date="2016-05-02T16:24:00Z"/>
                    <w:rFonts w:cs="Arial"/>
                    <w:b/>
                  </w:rPr>
                </w:rPrChange>
              </w:rPr>
            </w:pPr>
            <w:del w:id="954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55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Fevereiro</w:delText>
              </w:r>
            </w:del>
          </w:p>
        </w:tc>
        <w:tc>
          <w:tcPr>
            <w:tcW w:w="1344" w:type="dxa"/>
            <w:gridSpan w:val="4"/>
            <w:tcPrChange w:id="956" w:author="Elias De Moraes Fernandes" w:date="2016-05-02T15:46:00Z">
              <w:tcPr>
                <w:tcW w:w="1408" w:type="dxa"/>
                <w:gridSpan w:val="6"/>
              </w:tcPr>
            </w:tcPrChange>
          </w:tcPr>
          <w:p w14:paraId="2A5391D5" w14:textId="13EAF500" w:rsidR="00322642" w:rsidRPr="0066059B" w:rsidDel="00DA24D0" w:rsidRDefault="00322642" w:rsidP="00483240">
            <w:pPr>
              <w:spacing w:line="360" w:lineRule="auto"/>
              <w:jc w:val="center"/>
              <w:rPr>
                <w:del w:id="957" w:author="Elias De Moraes Fernandes" w:date="2016-05-02T16:24:00Z"/>
                <w:rFonts w:ascii="Arial" w:hAnsi="Arial" w:cs="Arial"/>
                <w:b/>
                <w:rPrChange w:id="958" w:author="Elias De Moraes Fernandes" w:date="2016-05-02T15:20:00Z">
                  <w:rPr>
                    <w:del w:id="959" w:author="Elias De Moraes Fernandes" w:date="2016-05-02T16:24:00Z"/>
                    <w:rFonts w:cs="Arial"/>
                    <w:b/>
                  </w:rPr>
                </w:rPrChange>
              </w:rPr>
            </w:pPr>
            <w:del w:id="960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61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Março</w:delText>
              </w:r>
            </w:del>
          </w:p>
        </w:tc>
      </w:tr>
      <w:tr w:rsidR="004D63EB" w:rsidRPr="0066059B" w:rsidDel="00DA24D0" w14:paraId="20B7A804" w14:textId="1533BC22" w:rsidTr="00593C0C">
        <w:tblPrEx>
          <w:tblPrExChange w:id="962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311"/>
          <w:del w:id="963" w:author="Elias De Moraes Fernandes" w:date="2016-05-02T16:24:00Z"/>
          <w:trPrChange w:id="964" w:author="Elias De Moraes Fernandes" w:date="2016-05-02T15:46:00Z">
            <w:trPr>
              <w:trHeight w:val="311"/>
            </w:trPr>
          </w:trPrChange>
        </w:trPr>
        <w:tc>
          <w:tcPr>
            <w:tcW w:w="2743" w:type="dxa"/>
            <w:tcPrChange w:id="965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385B2CE4" w14:textId="32583B4E" w:rsidR="00322642" w:rsidRPr="0066059B" w:rsidDel="00DA24D0" w:rsidRDefault="00322642" w:rsidP="00483240">
            <w:pPr>
              <w:spacing w:line="360" w:lineRule="auto"/>
              <w:rPr>
                <w:del w:id="966" w:author="Elias De Moraes Fernandes" w:date="2016-05-02T16:24:00Z"/>
                <w:rFonts w:ascii="Arial" w:hAnsi="Arial" w:cs="Arial"/>
                <w:rPrChange w:id="967" w:author="Elias De Moraes Fernandes" w:date="2016-05-02T15:20:00Z">
                  <w:rPr>
                    <w:del w:id="968" w:author="Elias De Moraes Fernandes" w:date="2016-05-02T16:24:00Z"/>
                    <w:rFonts w:cs="Arial"/>
                  </w:rPr>
                </w:rPrChange>
              </w:rPr>
            </w:pPr>
            <w:del w:id="969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70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Tarefa/Semana</w:delText>
              </w:r>
            </w:del>
          </w:p>
        </w:tc>
        <w:tc>
          <w:tcPr>
            <w:tcW w:w="337" w:type="dxa"/>
            <w:tcPrChange w:id="971" w:author="Elias De Moraes Fernandes" w:date="2016-05-02T15:46:00Z">
              <w:tcPr>
                <w:tcW w:w="337" w:type="dxa"/>
              </w:tcPr>
            </w:tcPrChange>
          </w:tcPr>
          <w:p w14:paraId="1CD60AC9" w14:textId="7DE7DAFA" w:rsidR="00322642" w:rsidRPr="0066059B" w:rsidDel="00DA24D0" w:rsidRDefault="00322642" w:rsidP="00483240">
            <w:pPr>
              <w:spacing w:line="360" w:lineRule="auto"/>
              <w:rPr>
                <w:del w:id="972" w:author="Elias De Moraes Fernandes" w:date="2016-05-02T16:24:00Z"/>
                <w:rFonts w:ascii="Arial" w:hAnsi="Arial" w:cs="Arial"/>
                <w:rPrChange w:id="973" w:author="Elias De Moraes Fernandes" w:date="2016-05-02T15:20:00Z">
                  <w:rPr>
                    <w:del w:id="974" w:author="Elias De Moraes Fernandes" w:date="2016-05-02T16:24:00Z"/>
                    <w:rFonts w:cs="Arial"/>
                  </w:rPr>
                </w:rPrChange>
              </w:rPr>
            </w:pPr>
            <w:del w:id="975" w:author="Elias De Moraes Fernandes" w:date="2016-05-02T16:24:00Z">
              <w:r w:rsidRPr="0066059B" w:rsidDel="00DA24D0">
                <w:rPr>
                  <w:rFonts w:ascii="Arial" w:hAnsi="Arial" w:cs="Arial"/>
                  <w:rPrChange w:id="976" w:author="Elias De Moraes Fernandes" w:date="2016-05-02T15:20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40" w:type="dxa"/>
            <w:tcPrChange w:id="977" w:author="Elias De Moraes Fernandes" w:date="2016-05-02T15:46:00Z">
              <w:tcPr>
                <w:tcW w:w="340" w:type="dxa"/>
              </w:tcPr>
            </w:tcPrChange>
          </w:tcPr>
          <w:p w14:paraId="5A688055" w14:textId="42C89923" w:rsidR="00322642" w:rsidRPr="0066059B" w:rsidDel="00DA24D0" w:rsidRDefault="00322642" w:rsidP="00483240">
            <w:pPr>
              <w:spacing w:line="360" w:lineRule="auto"/>
              <w:rPr>
                <w:del w:id="978" w:author="Elias De Moraes Fernandes" w:date="2016-05-02T16:24:00Z"/>
                <w:rFonts w:ascii="Arial" w:hAnsi="Arial" w:cs="Arial"/>
                <w:rPrChange w:id="979" w:author="Elias De Moraes Fernandes" w:date="2016-05-02T15:20:00Z">
                  <w:rPr>
                    <w:del w:id="980" w:author="Elias De Moraes Fernandes" w:date="2016-05-02T16:24:00Z"/>
                    <w:rFonts w:cs="Arial"/>
                  </w:rPr>
                </w:rPrChange>
              </w:rPr>
            </w:pPr>
            <w:del w:id="981" w:author="Elias De Moraes Fernandes" w:date="2016-05-02T16:24:00Z">
              <w:r w:rsidRPr="0066059B" w:rsidDel="00DA24D0">
                <w:rPr>
                  <w:rFonts w:ascii="Arial" w:hAnsi="Arial" w:cs="Arial"/>
                  <w:rPrChange w:id="982" w:author="Elias De Moraes Fernandes" w:date="2016-05-02T15:20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7" w:type="dxa"/>
            <w:tcPrChange w:id="983" w:author="Elias De Moraes Fernandes" w:date="2016-05-02T15:46:00Z">
              <w:tcPr>
                <w:tcW w:w="337" w:type="dxa"/>
              </w:tcPr>
            </w:tcPrChange>
          </w:tcPr>
          <w:p w14:paraId="7610295F" w14:textId="24A7B858" w:rsidR="00322642" w:rsidRPr="0066059B" w:rsidDel="00DA24D0" w:rsidRDefault="00322642" w:rsidP="00483240">
            <w:pPr>
              <w:spacing w:line="360" w:lineRule="auto"/>
              <w:rPr>
                <w:del w:id="984" w:author="Elias De Moraes Fernandes" w:date="2016-05-02T16:24:00Z"/>
                <w:rFonts w:ascii="Arial" w:hAnsi="Arial" w:cs="Arial"/>
                <w:rPrChange w:id="985" w:author="Elias De Moraes Fernandes" w:date="2016-05-02T15:20:00Z">
                  <w:rPr>
                    <w:del w:id="986" w:author="Elias De Moraes Fernandes" w:date="2016-05-02T16:24:00Z"/>
                    <w:rFonts w:cs="Arial"/>
                  </w:rPr>
                </w:rPrChange>
              </w:rPr>
            </w:pPr>
            <w:del w:id="987" w:author="Elias De Moraes Fernandes" w:date="2016-05-02T16:24:00Z">
              <w:r w:rsidRPr="0066059B" w:rsidDel="00DA24D0">
                <w:rPr>
                  <w:rFonts w:ascii="Arial" w:hAnsi="Arial" w:cs="Arial"/>
                  <w:rPrChange w:id="988" w:author="Elias De Moraes Fernandes" w:date="2016-05-02T15:20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54" w:type="dxa"/>
            <w:tcPrChange w:id="989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65102250" w14:textId="5157DFA2" w:rsidR="00322642" w:rsidRPr="0066059B" w:rsidDel="00DA24D0" w:rsidRDefault="00322642" w:rsidP="00483240">
            <w:pPr>
              <w:spacing w:line="360" w:lineRule="auto"/>
              <w:rPr>
                <w:del w:id="990" w:author="Elias De Moraes Fernandes" w:date="2016-05-02T16:24:00Z"/>
                <w:rFonts w:ascii="Arial" w:hAnsi="Arial" w:cs="Arial"/>
                <w:rPrChange w:id="991" w:author="Elias De Moraes Fernandes" w:date="2016-05-02T15:20:00Z">
                  <w:rPr>
                    <w:del w:id="992" w:author="Elias De Moraes Fernandes" w:date="2016-05-02T16:24:00Z"/>
                    <w:rFonts w:cs="Arial"/>
                  </w:rPr>
                </w:rPrChange>
              </w:rPr>
            </w:pPr>
            <w:del w:id="993" w:author="Elias De Moraes Fernandes" w:date="2016-05-02T16:24:00Z">
              <w:r w:rsidRPr="0066059B" w:rsidDel="00DA24D0">
                <w:rPr>
                  <w:rFonts w:ascii="Arial" w:hAnsi="Arial" w:cs="Arial"/>
                  <w:rPrChange w:id="994" w:author="Elias De Moraes Fernandes" w:date="2016-05-02T15:20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21" w:type="dxa"/>
            <w:tcPrChange w:id="995" w:author="Elias De Moraes Fernandes" w:date="2016-05-02T15:46:00Z">
              <w:tcPr>
                <w:tcW w:w="321" w:type="dxa"/>
              </w:tcPr>
            </w:tcPrChange>
          </w:tcPr>
          <w:p w14:paraId="37013A32" w14:textId="332B379F" w:rsidR="00322642" w:rsidRPr="0066059B" w:rsidDel="00DA24D0" w:rsidRDefault="00322642" w:rsidP="00483240">
            <w:pPr>
              <w:spacing w:line="360" w:lineRule="auto"/>
              <w:rPr>
                <w:del w:id="996" w:author="Elias De Moraes Fernandes" w:date="2016-05-02T16:24:00Z"/>
                <w:rFonts w:ascii="Arial" w:hAnsi="Arial" w:cs="Arial"/>
                <w:rPrChange w:id="997" w:author="Elias De Moraes Fernandes" w:date="2016-05-02T15:20:00Z">
                  <w:rPr>
                    <w:del w:id="998" w:author="Elias De Moraes Fernandes" w:date="2016-05-02T16:24:00Z"/>
                    <w:rFonts w:cs="Arial"/>
                  </w:rPr>
                </w:rPrChange>
              </w:rPr>
            </w:pPr>
            <w:del w:id="999" w:author="Elias De Moraes Fernandes" w:date="2016-05-02T16:24:00Z">
              <w:r w:rsidRPr="0066059B" w:rsidDel="00DA24D0">
                <w:rPr>
                  <w:rFonts w:ascii="Arial" w:hAnsi="Arial" w:cs="Arial"/>
                  <w:rPrChange w:id="1000" w:author="Elias De Moraes Fernandes" w:date="2016-05-02T15:20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34" w:type="dxa"/>
            <w:tcPrChange w:id="1001" w:author="Elias De Moraes Fernandes" w:date="2016-05-02T15:46:00Z">
              <w:tcPr>
                <w:tcW w:w="334" w:type="dxa"/>
              </w:tcPr>
            </w:tcPrChange>
          </w:tcPr>
          <w:p w14:paraId="45224F8E" w14:textId="1C01AC93" w:rsidR="00322642" w:rsidRPr="0066059B" w:rsidDel="00DA24D0" w:rsidRDefault="00322642" w:rsidP="00483240">
            <w:pPr>
              <w:spacing w:line="360" w:lineRule="auto"/>
              <w:rPr>
                <w:del w:id="1002" w:author="Elias De Moraes Fernandes" w:date="2016-05-02T16:24:00Z"/>
                <w:rFonts w:ascii="Arial" w:hAnsi="Arial" w:cs="Arial"/>
                <w:rPrChange w:id="1003" w:author="Elias De Moraes Fernandes" w:date="2016-05-02T15:20:00Z">
                  <w:rPr>
                    <w:del w:id="1004" w:author="Elias De Moraes Fernandes" w:date="2016-05-02T16:24:00Z"/>
                    <w:rFonts w:cs="Arial"/>
                  </w:rPr>
                </w:rPrChange>
              </w:rPr>
            </w:pPr>
            <w:del w:id="1005" w:author="Elias De Moraes Fernandes" w:date="2016-05-02T16:24:00Z">
              <w:r w:rsidRPr="0066059B" w:rsidDel="00DA24D0">
                <w:rPr>
                  <w:rFonts w:ascii="Arial" w:hAnsi="Arial" w:cs="Arial"/>
                  <w:rPrChange w:id="1006" w:author="Elias De Moraes Fernandes" w:date="2016-05-02T15:20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6" w:type="dxa"/>
            <w:tcPrChange w:id="1007" w:author="Elias De Moraes Fernandes" w:date="2016-05-02T15:46:00Z">
              <w:tcPr>
                <w:tcW w:w="336" w:type="dxa"/>
              </w:tcPr>
            </w:tcPrChange>
          </w:tcPr>
          <w:p w14:paraId="5052C7B0" w14:textId="074646C4" w:rsidR="00322642" w:rsidRPr="0066059B" w:rsidDel="00DA24D0" w:rsidRDefault="00322642" w:rsidP="00483240">
            <w:pPr>
              <w:spacing w:line="360" w:lineRule="auto"/>
              <w:rPr>
                <w:del w:id="1008" w:author="Elias De Moraes Fernandes" w:date="2016-05-02T16:24:00Z"/>
                <w:rFonts w:ascii="Arial" w:hAnsi="Arial" w:cs="Arial"/>
                <w:rPrChange w:id="1009" w:author="Elias De Moraes Fernandes" w:date="2016-05-02T15:20:00Z">
                  <w:rPr>
                    <w:del w:id="1010" w:author="Elias De Moraes Fernandes" w:date="2016-05-02T16:24:00Z"/>
                    <w:rFonts w:cs="Arial"/>
                  </w:rPr>
                </w:rPrChange>
              </w:rPr>
            </w:pPr>
            <w:del w:id="1011" w:author="Elias De Moraes Fernandes" w:date="2016-05-02T16:24:00Z">
              <w:r w:rsidRPr="0066059B" w:rsidDel="00DA24D0">
                <w:rPr>
                  <w:rFonts w:ascii="Arial" w:hAnsi="Arial" w:cs="Arial"/>
                  <w:rPrChange w:id="1012" w:author="Elias De Moraes Fernandes" w:date="2016-05-02T15:20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101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2C38142" w14:textId="2E158BFF" w:rsidR="00322642" w:rsidRPr="0066059B" w:rsidDel="00DA24D0" w:rsidRDefault="00322642" w:rsidP="00483240">
            <w:pPr>
              <w:spacing w:line="360" w:lineRule="auto"/>
              <w:rPr>
                <w:del w:id="1014" w:author="Elias De Moraes Fernandes" w:date="2016-05-02T16:24:00Z"/>
                <w:rFonts w:ascii="Arial" w:hAnsi="Arial" w:cs="Arial"/>
                <w:rPrChange w:id="1015" w:author="Elias De Moraes Fernandes" w:date="2016-05-02T15:20:00Z">
                  <w:rPr>
                    <w:del w:id="1016" w:author="Elias De Moraes Fernandes" w:date="2016-05-02T16:24:00Z"/>
                    <w:rFonts w:cs="Arial"/>
                  </w:rPr>
                </w:rPrChange>
              </w:rPr>
            </w:pPr>
            <w:del w:id="1017" w:author="Elias De Moraes Fernandes" w:date="2016-05-02T16:24:00Z">
              <w:r w:rsidRPr="0066059B" w:rsidDel="00DA24D0">
                <w:rPr>
                  <w:rFonts w:ascii="Arial" w:hAnsi="Arial" w:cs="Arial"/>
                  <w:rPrChange w:id="1018" w:author="Elias De Moraes Fernandes" w:date="2016-05-02T15:20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36" w:type="dxa"/>
            <w:tcPrChange w:id="1019" w:author="Elias De Moraes Fernandes" w:date="2016-05-02T15:46:00Z">
              <w:tcPr>
                <w:tcW w:w="336" w:type="dxa"/>
              </w:tcPr>
            </w:tcPrChange>
          </w:tcPr>
          <w:p w14:paraId="71427E0A" w14:textId="0BA8715C" w:rsidR="00322642" w:rsidRPr="0066059B" w:rsidDel="00DA24D0" w:rsidRDefault="00322642" w:rsidP="00483240">
            <w:pPr>
              <w:spacing w:line="360" w:lineRule="auto"/>
              <w:rPr>
                <w:del w:id="1020" w:author="Elias De Moraes Fernandes" w:date="2016-05-02T16:24:00Z"/>
                <w:rFonts w:ascii="Arial" w:hAnsi="Arial" w:cs="Arial"/>
                <w:rPrChange w:id="1021" w:author="Elias De Moraes Fernandes" w:date="2016-05-02T15:20:00Z">
                  <w:rPr>
                    <w:del w:id="1022" w:author="Elias De Moraes Fernandes" w:date="2016-05-02T16:24:00Z"/>
                    <w:rFonts w:cs="Arial"/>
                  </w:rPr>
                </w:rPrChange>
              </w:rPr>
            </w:pPr>
            <w:del w:id="1023" w:author="Elias De Moraes Fernandes" w:date="2016-05-02T16:24:00Z">
              <w:r w:rsidRPr="0066059B" w:rsidDel="00DA24D0">
                <w:rPr>
                  <w:rFonts w:ascii="Arial" w:hAnsi="Arial" w:cs="Arial"/>
                  <w:rPrChange w:id="1024" w:author="Elias De Moraes Fernandes" w:date="2016-05-02T15:20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36" w:type="dxa"/>
            <w:tcPrChange w:id="1025" w:author="Elias De Moraes Fernandes" w:date="2016-05-02T15:46:00Z">
              <w:tcPr>
                <w:tcW w:w="336" w:type="dxa"/>
              </w:tcPr>
            </w:tcPrChange>
          </w:tcPr>
          <w:p w14:paraId="1EEA4743" w14:textId="581180FB" w:rsidR="00322642" w:rsidRPr="0066059B" w:rsidDel="00DA24D0" w:rsidRDefault="00322642" w:rsidP="00483240">
            <w:pPr>
              <w:spacing w:line="360" w:lineRule="auto"/>
              <w:rPr>
                <w:del w:id="1026" w:author="Elias De Moraes Fernandes" w:date="2016-05-02T16:24:00Z"/>
                <w:rFonts w:ascii="Arial" w:hAnsi="Arial" w:cs="Arial"/>
                <w:rPrChange w:id="1027" w:author="Elias De Moraes Fernandes" w:date="2016-05-02T15:20:00Z">
                  <w:rPr>
                    <w:del w:id="1028" w:author="Elias De Moraes Fernandes" w:date="2016-05-02T16:24:00Z"/>
                    <w:rFonts w:cs="Arial"/>
                  </w:rPr>
                </w:rPrChange>
              </w:rPr>
            </w:pPr>
            <w:del w:id="1029" w:author="Elias De Moraes Fernandes" w:date="2016-05-02T16:24:00Z">
              <w:r w:rsidRPr="0066059B" w:rsidDel="00DA24D0">
                <w:rPr>
                  <w:rFonts w:ascii="Arial" w:hAnsi="Arial" w:cs="Arial"/>
                  <w:rPrChange w:id="1030" w:author="Elias De Moraes Fernandes" w:date="2016-05-02T15:20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6" w:type="dxa"/>
            <w:tcPrChange w:id="1031" w:author="Elias De Moraes Fernandes" w:date="2016-05-02T15:46:00Z">
              <w:tcPr>
                <w:tcW w:w="336" w:type="dxa"/>
              </w:tcPr>
            </w:tcPrChange>
          </w:tcPr>
          <w:p w14:paraId="1CBC921C" w14:textId="328DFD9E" w:rsidR="00322642" w:rsidRPr="0066059B" w:rsidDel="00DA24D0" w:rsidRDefault="00322642" w:rsidP="00483240">
            <w:pPr>
              <w:spacing w:line="360" w:lineRule="auto"/>
              <w:rPr>
                <w:del w:id="1032" w:author="Elias De Moraes Fernandes" w:date="2016-05-02T16:24:00Z"/>
                <w:rFonts w:ascii="Arial" w:hAnsi="Arial" w:cs="Arial"/>
                <w:rPrChange w:id="1033" w:author="Elias De Moraes Fernandes" w:date="2016-05-02T15:20:00Z">
                  <w:rPr>
                    <w:del w:id="1034" w:author="Elias De Moraes Fernandes" w:date="2016-05-02T16:24:00Z"/>
                    <w:rFonts w:cs="Arial"/>
                  </w:rPr>
                </w:rPrChange>
              </w:rPr>
            </w:pPr>
            <w:del w:id="1035" w:author="Elias De Moraes Fernandes" w:date="2016-05-02T16:24:00Z">
              <w:r w:rsidRPr="0066059B" w:rsidDel="00DA24D0">
                <w:rPr>
                  <w:rFonts w:ascii="Arial" w:hAnsi="Arial" w:cs="Arial"/>
                  <w:rPrChange w:id="1036" w:author="Elias De Moraes Fernandes" w:date="2016-05-02T15:20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103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93DFB91" w14:textId="0C476779" w:rsidR="00322642" w:rsidRPr="0066059B" w:rsidDel="00DA24D0" w:rsidRDefault="00322642" w:rsidP="00483240">
            <w:pPr>
              <w:spacing w:line="360" w:lineRule="auto"/>
              <w:rPr>
                <w:del w:id="1038" w:author="Elias De Moraes Fernandes" w:date="2016-05-02T16:24:00Z"/>
                <w:rFonts w:ascii="Arial" w:hAnsi="Arial" w:cs="Arial"/>
                <w:rPrChange w:id="1039" w:author="Elias De Moraes Fernandes" w:date="2016-05-02T15:20:00Z">
                  <w:rPr>
                    <w:del w:id="1040" w:author="Elias De Moraes Fernandes" w:date="2016-05-02T16:24:00Z"/>
                    <w:rFonts w:cs="Arial"/>
                  </w:rPr>
                </w:rPrChange>
              </w:rPr>
            </w:pPr>
            <w:del w:id="1041" w:author="Elias De Moraes Fernandes" w:date="2016-05-02T16:24:00Z">
              <w:r w:rsidRPr="0066059B" w:rsidDel="00DA24D0">
                <w:rPr>
                  <w:rFonts w:ascii="Arial" w:hAnsi="Arial" w:cs="Arial"/>
                  <w:rPrChange w:id="1042" w:author="Elias De Moraes Fernandes" w:date="2016-05-02T15:20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06" w:type="dxa"/>
            <w:tcPrChange w:id="1043" w:author="Elias De Moraes Fernandes" w:date="2016-05-02T15:46:00Z">
              <w:tcPr>
                <w:tcW w:w="336" w:type="dxa"/>
              </w:tcPr>
            </w:tcPrChange>
          </w:tcPr>
          <w:p w14:paraId="29E8906A" w14:textId="2A5954F7" w:rsidR="00322642" w:rsidRPr="0066059B" w:rsidDel="00DA24D0" w:rsidRDefault="00322642" w:rsidP="00483240">
            <w:pPr>
              <w:spacing w:line="360" w:lineRule="auto"/>
              <w:rPr>
                <w:del w:id="1044" w:author="Elias De Moraes Fernandes" w:date="2016-05-02T16:24:00Z"/>
                <w:rFonts w:ascii="Arial" w:hAnsi="Arial" w:cs="Arial"/>
                <w:rPrChange w:id="1045" w:author="Elias De Moraes Fernandes" w:date="2016-05-02T15:20:00Z">
                  <w:rPr>
                    <w:del w:id="1046" w:author="Elias De Moraes Fernandes" w:date="2016-05-02T16:24:00Z"/>
                    <w:rFonts w:cs="Arial"/>
                  </w:rPr>
                </w:rPrChange>
              </w:rPr>
            </w:pPr>
            <w:del w:id="1047" w:author="Elias De Moraes Fernandes" w:date="2016-05-02T16:24:00Z">
              <w:r w:rsidRPr="0066059B" w:rsidDel="00DA24D0">
                <w:rPr>
                  <w:rFonts w:ascii="Arial" w:hAnsi="Arial" w:cs="Arial"/>
                  <w:rPrChange w:id="1048" w:author="Elias De Moraes Fernandes" w:date="2016-05-02T15:20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284" w:type="dxa"/>
            <w:tcPrChange w:id="1049" w:author="Elias De Moraes Fernandes" w:date="2016-05-02T15:46:00Z">
              <w:tcPr>
                <w:tcW w:w="254" w:type="dxa"/>
              </w:tcPr>
            </w:tcPrChange>
          </w:tcPr>
          <w:p w14:paraId="59F908D3" w14:textId="401D5090" w:rsidR="00322642" w:rsidRPr="0066059B" w:rsidDel="00DA24D0" w:rsidRDefault="00322642" w:rsidP="00483240">
            <w:pPr>
              <w:spacing w:line="360" w:lineRule="auto"/>
              <w:rPr>
                <w:del w:id="1050" w:author="Elias De Moraes Fernandes" w:date="2016-05-02T16:24:00Z"/>
                <w:rFonts w:ascii="Arial" w:hAnsi="Arial" w:cs="Arial"/>
                <w:rPrChange w:id="1051" w:author="Elias De Moraes Fernandes" w:date="2016-05-02T15:20:00Z">
                  <w:rPr>
                    <w:del w:id="1052" w:author="Elias De Moraes Fernandes" w:date="2016-05-02T16:24:00Z"/>
                    <w:rFonts w:cs="Arial"/>
                  </w:rPr>
                </w:rPrChange>
              </w:rPr>
            </w:pPr>
            <w:del w:id="1053" w:author="Elias De Moraes Fernandes" w:date="2016-05-02T16:24:00Z">
              <w:r w:rsidRPr="0066059B" w:rsidDel="00DA24D0">
                <w:rPr>
                  <w:rFonts w:ascii="Arial" w:hAnsi="Arial" w:cs="Arial"/>
                  <w:rPrChange w:id="1054" w:author="Elias De Moraes Fernandes" w:date="2016-05-02T15:20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418" w:type="dxa"/>
            <w:tcPrChange w:id="1055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41D46A15" w14:textId="3FA86D11" w:rsidR="00322642" w:rsidRPr="0066059B" w:rsidDel="00DA24D0" w:rsidRDefault="00322642" w:rsidP="00483240">
            <w:pPr>
              <w:spacing w:line="360" w:lineRule="auto"/>
              <w:rPr>
                <w:del w:id="1056" w:author="Elias De Moraes Fernandes" w:date="2016-05-02T16:24:00Z"/>
                <w:rFonts w:ascii="Arial" w:hAnsi="Arial" w:cs="Arial"/>
                <w:rPrChange w:id="1057" w:author="Elias De Moraes Fernandes" w:date="2016-05-02T15:20:00Z">
                  <w:rPr>
                    <w:del w:id="1058" w:author="Elias De Moraes Fernandes" w:date="2016-05-02T16:24:00Z"/>
                    <w:rFonts w:cs="Arial"/>
                  </w:rPr>
                </w:rPrChange>
              </w:rPr>
            </w:pPr>
            <w:del w:id="1059" w:author="Elias De Moraes Fernandes" w:date="2016-05-02T16:24:00Z">
              <w:r w:rsidRPr="0066059B" w:rsidDel="00DA24D0">
                <w:rPr>
                  <w:rFonts w:ascii="Arial" w:hAnsi="Arial" w:cs="Arial"/>
                  <w:rPrChange w:id="1060" w:author="Elias De Moraes Fernandes" w:date="2016-05-02T15:20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106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CF682E5" w14:textId="3B6D0D54" w:rsidR="00322642" w:rsidRPr="0066059B" w:rsidDel="00DA24D0" w:rsidRDefault="00322642" w:rsidP="00483240">
            <w:pPr>
              <w:spacing w:line="360" w:lineRule="auto"/>
              <w:rPr>
                <w:del w:id="1062" w:author="Elias De Moraes Fernandes" w:date="2016-05-02T16:24:00Z"/>
                <w:rFonts w:ascii="Arial" w:hAnsi="Arial" w:cs="Arial"/>
                <w:rPrChange w:id="1063" w:author="Elias De Moraes Fernandes" w:date="2016-05-02T15:20:00Z">
                  <w:rPr>
                    <w:del w:id="1064" w:author="Elias De Moraes Fernandes" w:date="2016-05-02T16:24:00Z"/>
                    <w:rFonts w:cs="Arial"/>
                  </w:rPr>
                </w:rPrChange>
              </w:rPr>
            </w:pPr>
            <w:del w:id="1065" w:author="Elias De Moraes Fernandes" w:date="2016-05-02T16:24:00Z">
              <w:r w:rsidRPr="0066059B" w:rsidDel="00DA24D0">
                <w:rPr>
                  <w:rFonts w:ascii="Arial" w:hAnsi="Arial" w:cs="Arial"/>
                  <w:rPrChange w:id="1066" w:author="Elias De Moraes Fernandes" w:date="2016-05-02T15:20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1940" w:type="dxa"/>
            <w:tcPrChange w:id="1067" w:author="Elias De Moraes Fernandes" w:date="2016-05-02T15:46:00Z">
              <w:tcPr>
                <w:tcW w:w="1940" w:type="dxa"/>
              </w:tcPr>
            </w:tcPrChange>
          </w:tcPr>
          <w:p w14:paraId="680847CE" w14:textId="61A5156C" w:rsidR="00322642" w:rsidRPr="0066059B" w:rsidDel="00DA24D0" w:rsidRDefault="00322642" w:rsidP="00483240">
            <w:pPr>
              <w:spacing w:line="360" w:lineRule="auto"/>
              <w:rPr>
                <w:del w:id="1068" w:author="Elias De Moraes Fernandes" w:date="2016-05-02T16:24:00Z"/>
                <w:rFonts w:ascii="Arial" w:hAnsi="Arial" w:cs="Arial"/>
                <w:b/>
                <w:rPrChange w:id="1069" w:author="Elias De Moraes Fernandes" w:date="2016-05-02T15:20:00Z">
                  <w:rPr>
                    <w:del w:id="1070" w:author="Elias De Moraes Fernandes" w:date="2016-05-02T16:24:00Z"/>
                    <w:rFonts w:cs="Arial"/>
                    <w:b/>
                  </w:rPr>
                </w:rPrChange>
              </w:rPr>
            </w:pPr>
            <w:del w:id="1071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1072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Progresso</w:delText>
              </w:r>
            </w:del>
          </w:p>
        </w:tc>
      </w:tr>
      <w:tr w:rsidR="004D63EB" w:rsidRPr="0066059B" w:rsidDel="00DA24D0" w14:paraId="478E6075" w14:textId="3D4D7749" w:rsidTr="00593C0C">
        <w:tblPrEx>
          <w:tblPrExChange w:id="1073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55"/>
          <w:del w:id="1074" w:author="Elias De Moraes Fernandes" w:date="2016-05-02T16:24:00Z"/>
          <w:trPrChange w:id="1075" w:author="Elias De Moraes Fernandes" w:date="2016-05-02T15:46:00Z">
            <w:trPr>
              <w:trHeight w:val="455"/>
            </w:trPr>
          </w:trPrChange>
        </w:trPr>
        <w:tc>
          <w:tcPr>
            <w:tcW w:w="2743" w:type="dxa"/>
            <w:tcPrChange w:id="1076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40B576CC" w14:textId="7CC52D67" w:rsidR="00322642" w:rsidRPr="0066059B" w:rsidDel="00DA24D0" w:rsidRDefault="00322642" w:rsidP="00483240">
            <w:pPr>
              <w:pStyle w:val="CronogramaParagrafo"/>
              <w:rPr>
                <w:del w:id="1077" w:author="Elias De Moraes Fernandes" w:date="2016-05-02T16:24:00Z"/>
                <w:rFonts w:ascii="Arial" w:hAnsi="Arial"/>
                <w:rPrChange w:id="1078" w:author="Elias De Moraes Fernandes" w:date="2016-05-02T15:20:00Z">
                  <w:rPr>
                    <w:del w:id="1079" w:author="Elias De Moraes Fernandes" w:date="2016-05-02T16:24:00Z"/>
                  </w:rPr>
                </w:rPrChange>
              </w:rPr>
            </w:pPr>
            <w:del w:id="1080" w:author="Elias De Moraes Fernandes" w:date="2016-05-02T16:24:00Z">
              <w:r w:rsidRPr="0066059B" w:rsidDel="00DA24D0">
                <w:rPr>
                  <w:rFonts w:ascii="Arial" w:hAnsi="Arial"/>
                  <w:rPrChange w:id="1081" w:author="Elias De Moraes Fernandes" w:date="2016-05-02T15:20:00Z">
                    <w:rPr/>
                  </w:rPrChange>
                </w:rPr>
                <w:delText>Escrever o GDD</w:delText>
              </w:r>
            </w:del>
          </w:p>
        </w:tc>
        <w:tc>
          <w:tcPr>
            <w:tcW w:w="337" w:type="dxa"/>
            <w:tcPrChange w:id="1082" w:author="Elias De Moraes Fernandes" w:date="2016-05-02T15:46:00Z">
              <w:tcPr>
                <w:tcW w:w="337" w:type="dxa"/>
              </w:tcPr>
            </w:tcPrChange>
          </w:tcPr>
          <w:p w14:paraId="0C9B45AE" w14:textId="336BCC71" w:rsidR="00322642" w:rsidRPr="0066059B" w:rsidDel="00DA24D0" w:rsidRDefault="00322642" w:rsidP="00483240">
            <w:pPr>
              <w:spacing w:line="360" w:lineRule="auto"/>
              <w:rPr>
                <w:del w:id="1083" w:author="Elias De Moraes Fernandes" w:date="2016-05-02T16:24:00Z"/>
                <w:rFonts w:ascii="Arial" w:hAnsi="Arial" w:cs="Arial"/>
                <w:rPrChange w:id="1084" w:author="Elias De Moraes Fernandes" w:date="2016-05-02T15:20:00Z">
                  <w:rPr>
                    <w:del w:id="10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086" w:author="Elias De Moraes Fernandes" w:date="2016-05-02T15:46:00Z">
              <w:tcPr>
                <w:tcW w:w="340" w:type="dxa"/>
              </w:tcPr>
            </w:tcPrChange>
          </w:tcPr>
          <w:p w14:paraId="3BCCE852" w14:textId="498EE6FD" w:rsidR="00322642" w:rsidRPr="0066059B" w:rsidDel="00DA24D0" w:rsidRDefault="00322642" w:rsidP="00483240">
            <w:pPr>
              <w:spacing w:line="360" w:lineRule="auto"/>
              <w:rPr>
                <w:del w:id="1087" w:author="Elias De Moraes Fernandes" w:date="2016-05-02T16:24:00Z"/>
                <w:rFonts w:ascii="Arial" w:hAnsi="Arial" w:cs="Arial"/>
                <w:rPrChange w:id="1088" w:author="Elias De Moraes Fernandes" w:date="2016-05-02T15:20:00Z">
                  <w:rPr>
                    <w:del w:id="1089" w:author="Elias De Moraes Fernandes" w:date="2016-05-02T16:24:00Z"/>
                    <w:rFonts w:cs="Arial"/>
                  </w:rPr>
                </w:rPrChange>
              </w:rPr>
            </w:pPr>
            <w:del w:id="1090" w:author="Elias De Moraes Fernandes" w:date="2016-05-02T16:24:00Z">
              <w:r w:rsidRPr="0066059B" w:rsidDel="00DA24D0">
                <w:rPr>
                  <w:rFonts w:ascii="Arial" w:hAnsi="Arial" w:cs="Arial"/>
                  <w:rPrChange w:id="1091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7" w:type="dxa"/>
            <w:tcPrChange w:id="1092" w:author="Elias De Moraes Fernandes" w:date="2016-05-02T15:46:00Z">
              <w:tcPr>
                <w:tcW w:w="337" w:type="dxa"/>
              </w:tcPr>
            </w:tcPrChange>
          </w:tcPr>
          <w:p w14:paraId="3EF96FE6" w14:textId="0A404CE2" w:rsidR="00322642" w:rsidRPr="0066059B" w:rsidDel="00DA24D0" w:rsidRDefault="00322642" w:rsidP="00483240">
            <w:pPr>
              <w:spacing w:line="360" w:lineRule="auto"/>
              <w:rPr>
                <w:del w:id="1093" w:author="Elias De Moraes Fernandes" w:date="2016-05-02T16:24:00Z"/>
                <w:rFonts w:ascii="Arial" w:hAnsi="Arial" w:cs="Arial"/>
                <w:rPrChange w:id="1094" w:author="Elias De Moraes Fernandes" w:date="2016-05-02T15:20:00Z">
                  <w:rPr>
                    <w:del w:id="10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096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0246A9CB" w14:textId="5FD22CD4" w:rsidR="00322642" w:rsidRPr="0066059B" w:rsidDel="00DA24D0" w:rsidRDefault="00322642" w:rsidP="00483240">
            <w:pPr>
              <w:spacing w:line="360" w:lineRule="auto"/>
              <w:rPr>
                <w:del w:id="1097" w:author="Elias De Moraes Fernandes" w:date="2016-05-02T16:24:00Z"/>
                <w:rFonts w:ascii="Arial" w:hAnsi="Arial" w:cs="Arial"/>
                <w:rPrChange w:id="1098" w:author="Elias De Moraes Fernandes" w:date="2016-05-02T15:20:00Z">
                  <w:rPr>
                    <w:del w:id="1099" w:author="Elias De Moraes Fernandes" w:date="2016-05-02T16:24:00Z"/>
                    <w:rFonts w:cs="Arial"/>
                  </w:rPr>
                </w:rPrChange>
              </w:rPr>
            </w:pPr>
            <w:del w:id="1100" w:author="Elias De Moraes Fernandes" w:date="2016-05-02T16:24:00Z">
              <w:r w:rsidRPr="0066059B" w:rsidDel="00DA24D0">
                <w:rPr>
                  <w:rFonts w:ascii="Arial" w:hAnsi="Arial" w:cs="Arial"/>
                  <w:rPrChange w:id="1101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21" w:type="dxa"/>
            <w:tcPrChange w:id="1102" w:author="Elias De Moraes Fernandes" w:date="2016-05-02T15:46:00Z">
              <w:tcPr>
                <w:tcW w:w="321" w:type="dxa"/>
              </w:tcPr>
            </w:tcPrChange>
          </w:tcPr>
          <w:p w14:paraId="6BEC7F0D" w14:textId="1D0E99BC" w:rsidR="00322642" w:rsidRPr="0066059B" w:rsidDel="00DA24D0" w:rsidRDefault="00322642" w:rsidP="00483240">
            <w:pPr>
              <w:spacing w:line="360" w:lineRule="auto"/>
              <w:rPr>
                <w:del w:id="1103" w:author="Elias De Moraes Fernandes" w:date="2016-05-02T16:24:00Z"/>
                <w:rFonts w:ascii="Arial" w:hAnsi="Arial" w:cs="Arial"/>
                <w:rPrChange w:id="1104" w:author="Elias De Moraes Fernandes" w:date="2016-05-02T15:20:00Z">
                  <w:rPr>
                    <w:del w:id="1105" w:author="Elias De Moraes Fernandes" w:date="2016-05-02T16:24:00Z"/>
                    <w:rFonts w:cs="Arial"/>
                  </w:rPr>
                </w:rPrChange>
              </w:rPr>
            </w:pPr>
            <w:del w:id="1106" w:author="Elias De Moraes Fernandes" w:date="2016-05-02T16:24:00Z">
              <w:r w:rsidRPr="0066059B" w:rsidDel="00DA24D0">
                <w:rPr>
                  <w:rFonts w:ascii="Arial" w:hAnsi="Arial" w:cs="Arial"/>
                  <w:rPrChange w:id="1107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4" w:type="dxa"/>
            <w:tcPrChange w:id="1108" w:author="Elias De Moraes Fernandes" w:date="2016-05-02T15:46:00Z">
              <w:tcPr>
                <w:tcW w:w="334" w:type="dxa"/>
              </w:tcPr>
            </w:tcPrChange>
          </w:tcPr>
          <w:p w14:paraId="6AD2F94D" w14:textId="542C772B" w:rsidR="00322642" w:rsidRPr="0066059B" w:rsidDel="00DA24D0" w:rsidRDefault="00322642" w:rsidP="00483240">
            <w:pPr>
              <w:spacing w:line="360" w:lineRule="auto"/>
              <w:rPr>
                <w:del w:id="1109" w:author="Elias De Moraes Fernandes" w:date="2016-05-02T16:24:00Z"/>
                <w:rFonts w:ascii="Arial" w:hAnsi="Arial" w:cs="Arial"/>
                <w:rPrChange w:id="1110" w:author="Elias De Moraes Fernandes" w:date="2016-05-02T15:20:00Z">
                  <w:rPr>
                    <w:del w:id="111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112" w:author="Elias De Moraes Fernandes" w:date="2016-05-02T15:46:00Z">
              <w:tcPr>
                <w:tcW w:w="336" w:type="dxa"/>
              </w:tcPr>
            </w:tcPrChange>
          </w:tcPr>
          <w:p w14:paraId="3AB2FF2D" w14:textId="48E49D76" w:rsidR="00322642" w:rsidRPr="0066059B" w:rsidDel="00DA24D0" w:rsidRDefault="00322642" w:rsidP="00483240">
            <w:pPr>
              <w:spacing w:line="360" w:lineRule="auto"/>
              <w:rPr>
                <w:del w:id="1113" w:author="Elias De Moraes Fernandes" w:date="2016-05-02T16:24:00Z"/>
                <w:rFonts w:ascii="Arial" w:hAnsi="Arial" w:cs="Arial"/>
                <w:rPrChange w:id="1114" w:author="Elias De Moraes Fernandes" w:date="2016-05-02T15:20:00Z">
                  <w:rPr>
                    <w:del w:id="1115" w:author="Elias De Moraes Fernandes" w:date="2016-05-02T16:24:00Z"/>
                    <w:rFonts w:cs="Arial"/>
                  </w:rPr>
                </w:rPrChange>
              </w:rPr>
            </w:pPr>
            <w:del w:id="1116" w:author="Elias De Moraes Fernandes" w:date="2016-05-02T16:24:00Z">
              <w:r w:rsidRPr="0066059B" w:rsidDel="00DA24D0">
                <w:rPr>
                  <w:rFonts w:ascii="Arial" w:hAnsi="Arial" w:cs="Arial"/>
                  <w:rPrChange w:id="1117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11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FF43317" w14:textId="270239F5" w:rsidR="00322642" w:rsidRPr="0066059B" w:rsidDel="00DA24D0" w:rsidRDefault="00322642" w:rsidP="00483240">
            <w:pPr>
              <w:spacing w:line="360" w:lineRule="auto"/>
              <w:rPr>
                <w:del w:id="1119" w:author="Elias De Moraes Fernandes" w:date="2016-05-02T16:24:00Z"/>
                <w:rFonts w:ascii="Arial" w:hAnsi="Arial" w:cs="Arial"/>
                <w:rPrChange w:id="1120" w:author="Elias De Moraes Fernandes" w:date="2016-05-02T15:20:00Z">
                  <w:rPr>
                    <w:del w:id="1121" w:author="Elias De Moraes Fernandes" w:date="2016-05-02T16:24:00Z"/>
                    <w:rFonts w:cs="Arial"/>
                  </w:rPr>
                </w:rPrChange>
              </w:rPr>
            </w:pPr>
            <w:del w:id="1122" w:author="Elias De Moraes Fernandes" w:date="2016-05-02T16:24:00Z">
              <w:r w:rsidRPr="0066059B" w:rsidDel="00DA24D0">
                <w:rPr>
                  <w:rFonts w:ascii="Arial" w:hAnsi="Arial" w:cs="Arial"/>
                  <w:rPrChange w:id="1123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124" w:author="Elias De Moraes Fernandes" w:date="2016-05-02T15:46:00Z">
              <w:tcPr>
                <w:tcW w:w="336" w:type="dxa"/>
              </w:tcPr>
            </w:tcPrChange>
          </w:tcPr>
          <w:p w14:paraId="56590013" w14:textId="1B763A28" w:rsidR="00322642" w:rsidRPr="0066059B" w:rsidDel="00DA24D0" w:rsidRDefault="00322642" w:rsidP="00483240">
            <w:pPr>
              <w:spacing w:line="360" w:lineRule="auto"/>
              <w:rPr>
                <w:del w:id="1125" w:author="Elias De Moraes Fernandes" w:date="2016-05-02T16:24:00Z"/>
                <w:rFonts w:ascii="Arial" w:hAnsi="Arial" w:cs="Arial"/>
                <w:rPrChange w:id="1126" w:author="Elias De Moraes Fernandes" w:date="2016-05-02T15:20:00Z">
                  <w:rPr>
                    <w:del w:id="1127" w:author="Elias De Moraes Fernandes" w:date="2016-05-02T16:24:00Z"/>
                    <w:rFonts w:cs="Arial"/>
                  </w:rPr>
                </w:rPrChange>
              </w:rPr>
            </w:pPr>
            <w:del w:id="1128" w:author="Elias De Moraes Fernandes" w:date="2016-05-02T16:24:00Z">
              <w:r w:rsidRPr="0066059B" w:rsidDel="00DA24D0">
                <w:rPr>
                  <w:rFonts w:ascii="Arial" w:hAnsi="Arial" w:cs="Arial"/>
                  <w:rPrChange w:id="1129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130" w:author="Elias De Moraes Fernandes" w:date="2016-05-02T15:46:00Z">
              <w:tcPr>
                <w:tcW w:w="336" w:type="dxa"/>
              </w:tcPr>
            </w:tcPrChange>
          </w:tcPr>
          <w:p w14:paraId="2F64C985" w14:textId="21A1D551" w:rsidR="00322642" w:rsidRPr="0066059B" w:rsidDel="00DA24D0" w:rsidRDefault="00322642" w:rsidP="00483240">
            <w:pPr>
              <w:spacing w:line="360" w:lineRule="auto"/>
              <w:rPr>
                <w:del w:id="1131" w:author="Elias De Moraes Fernandes" w:date="2016-05-02T16:24:00Z"/>
                <w:rFonts w:ascii="Arial" w:hAnsi="Arial" w:cs="Arial"/>
                <w:rPrChange w:id="1132" w:author="Elias De Moraes Fernandes" w:date="2016-05-02T15:20:00Z">
                  <w:rPr>
                    <w:del w:id="113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134" w:author="Elias De Moraes Fernandes" w:date="2016-05-02T15:46:00Z">
              <w:tcPr>
                <w:tcW w:w="336" w:type="dxa"/>
              </w:tcPr>
            </w:tcPrChange>
          </w:tcPr>
          <w:p w14:paraId="4893CD61" w14:textId="7494792F" w:rsidR="00322642" w:rsidRPr="0066059B" w:rsidDel="00DA24D0" w:rsidRDefault="00322642" w:rsidP="00483240">
            <w:pPr>
              <w:spacing w:line="360" w:lineRule="auto"/>
              <w:rPr>
                <w:del w:id="1135" w:author="Elias De Moraes Fernandes" w:date="2016-05-02T16:24:00Z"/>
                <w:rFonts w:ascii="Arial" w:hAnsi="Arial" w:cs="Arial"/>
                <w:rPrChange w:id="1136" w:author="Elias De Moraes Fernandes" w:date="2016-05-02T15:20:00Z">
                  <w:rPr>
                    <w:del w:id="1137" w:author="Elias De Moraes Fernandes" w:date="2016-05-02T16:24:00Z"/>
                    <w:rFonts w:cs="Arial"/>
                  </w:rPr>
                </w:rPrChange>
              </w:rPr>
            </w:pPr>
            <w:del w:id="1138" w:author="Elias De Moraes Fernandes" w:date="2016-05-02T16:24:00Z">
              <w:r w:rsidRPr="0066059B" w:rsidDel="00DA24D0">
                <w:rPr>
                  <w:rFonts w:ascii="Arial" w:hAnsi="Arial" w:cs="Arial"/>
                  <w:rPrChange w:id="1139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14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693AE8D0" w14:textId="7EF9FE7A" w:rsidR="00322642" w:rsidRPr="0066059B" w:rsidDel="00DA24D0" w:rsidRDefault="00322642" w:rsidP="00483240">
            <w:pPr>
              <w:spacing w:line="360" w:lineRule="auto"/>
              <w:rPr>
                <w:del w:id="1141" w:author="Elias De Moraes Fernandes" w:date="2016-05-02T16:24:00Z"/>
                <w:rFonts w:ascii="Arial" w:hAnsi="Arial" w:cs="Arial"/>
                <w:rPrChange w:id="1142" w:author="Elias De Moraes Fernandes" w:date="2016-05-02T15:20:00Z">
                  <w:rPr>
                    <w:del w:id="11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1144" w:author="Elias De Moraes Fernandes" w:date="2016-05-02T15:46:00Z">
              <w:tcPr>
                <w:tcW w:w="336" w:type="dxa"/>
              </w:tcPr>
            </w:tcPrChange>
          </w:tcPr>
          <w:p w14:paraId="140266F4" w14:textId="5BB52230" w:rsidR="00322642" w:rsidRPr="0066059B" w:rsidDel="00DA24D0" w:rsidRDefault="00322642" w:rsidP="00483240">
            <w:pPr>
              <w:spacing w:line="360" w:lineRule="auto"/>
              <w:rPr>
                <w:del w:id="1145" w:author="Elias De Moraes Fernandes" w:date="2016-05-02T16:24:00Z"/>
                <w:rFonts w:ascii="Arial" w:hAnsi="Arial" w:cs="Arial"/>
                <w:rPrChange w:id="1146" w:author="Elias De Moraes Fernandes" w:date="2016-05-02T15:20:00Z">
                  <w:rPr>
                    <w:del w:id="11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148" w:author="Elias De Moraes Fernandes" w:date="2016-05-02T15:46:00Z">
              <w:tcPr>
                <w:tcW w:w="254" w:type="dxa"/>
              </w:tcPr>
            </w:tcPrChange>
          </w:tcPr>
          <w:p w14:paraId="3B346DFE" w14:textId="4EED79E2" w:rsidR="00322642" w:rsidRPr="0066059B" w:rsidDel="00DA24D0" w:rsidRDefault="00322642" w:rsidP="00483240">
            <w:pPr>
              <w:spacing w:line="360" w:lineRule="auto"/>
              <w:rPr>
                <w:del w:id="1149" w:author="Elias De Moraes Fernandes" w:date="2016-05-02T16:24:00Z"/>
                <w:rFonts w:ascii="Arial" w:hAnsi="Arial" w:cs="Arial"/>
                <w:rPrChange w:id="1150" w:author="Elias De Moraes Fernandes" w:date="2016-05-02T15:20:00Z">
                  <w:rPr>
                    <w:del w:id="115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1152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656C6A76" w14:textId="7A9B3C8D" w:rsidR="00322642" w:rsidRPr="0066059B" w:rsidDel="00DA24D0" w:rsidRDefault="00322642" w:rsidP="00483240">
            <w:pPr>
              <w:spacing w:line="360" w:lineRule="auto"/>
              <w:rPr>
                <w:del w:id="1153" w:author="Elias De Moraes Fernandes" w:date="2016-05-02T16:24:00Z"/>
                <w:rFonts w:ascii="Arial" w:hAnsi="Arial" w:cs="Arial"/>
                <w:rPrChange w:id="1154" w:author="Elias De Moraes Fernandes" w:date="2016-05-02T15:20:00Z">
                  <w:rPr>
                    <w:del w:id="11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15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B3D0BC2" w14:textId="306ED5C0" w:rsidR="00322642" w:rsidRPr="0066059B" w:rsidDel="00DA24D0" w:rsidRDefault="00322642" w:rsidP="00483240">
            <w:pPr>
              <w:spacing w:line="360" w:lineRule="auto"/>
              <w:rPr>
                <w:del w:id="1157" w:author="Elias De Moraes Fernandes" w:date="2016-05-02T16:24:00Z"/>
                <w:rFonts w:ascii="Arial" w:hAnsi="Arial" w:cs="Arial"/>
                <w:rPrChange w:id="1158" w:author="Elias De Moraes Fernandes" w:date="2016-05-02T15:20:00Z">
                  <w:rPr>
                    <w:del w:id="115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1160" w:author="Elias De Moraes Fernandes" w:date="2016-05-02T15:46:00Z">
              <w:tcPr>
                <w:tcW w:w="1940" w:type="dxa"/>
              </w:tcPr>
            </w:tcPrChange>
          </w:tcPr>
          <w:p w14:paraId="3FF8D19E" w14:textId="1ABF708C" w:rsidR="00322642" w:rsidRPr="0066059B" w:rsidDel="00DA24D0" w:rsidRDefault="00322642">
            <w:pPr>
              <w:spacing w:line="360" w:lineRule="auto"/>
              <w:rPr>
                <w:del w:id="1161" w:author="Elias De Moraes Fernandes" w:date="2016-05-02T16:24:00Z"/>
                <w:rFonts w:ascii="Arial" w:hAnsi="Arial" w:cs="Arial"/>
                <w:rPrChange w:id="1162" w:author="Elias De Moraes Fernandes" w:date="2016-05-02T15:20:00Z">
                  <w:rPr>
                    <w:del w:id="1163" w:author="Elias De Moraes Fernandes" w:date="2016-05-02T16:24:00Z"/>
                    <w:rFonts w:cs="Arial"/>
                  </w:rPr>
                </w:rPrChange>
              </w:rPr>
            </w:pPr>
            <w:del w:id="1164" w:author="Elias De Moraes Fernandes" w:date="2016-05-02T16:24:00Z">
              <w:r w:rsidRPr="0066059B" w:rsidDel="00DA24D0">
                <w:rPr>
                  <w:rFonts w:ascii="Arial" w:hAnsi="Arial" w:cs="Arial"/>
                  <w:rPrChange w:id="1165" w:author="Elias De Moraes Fernandes" w:date="2016-05-02T15:20:00Z">
                    <w:rPr>
                      <w:rFonts w:cs="Arial"/>
                    </w:rPr>
                  </w:rPrChange>
                </w:rPr>
                <w:delText xml:space="preserve">Completo </w:delText>
              </w:r>
              <w:r w:rsidRPr="0066059B" w:rsidDel="00DA24D0">
                <w:rPr>
                  <w:rFonts w:ascii="Arial" w:hAnsi="Arial" w:cs="Arial"/>
                  <w:b/>
                  <w:rPrChange w:id="1166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v1.1</w:delText>
              </w:r>
            </w:del>
          </w:p>
        </w:tc>
      </w:tr>
      <w:tr w:rsidR="00184DFD" w:rsidRPr="0066059B" w:rsidDel="00DA24D0" w14:paraId="697B9774" w14:textId="407FDB3F" w:rsidTr="00593C0C">
        <w:tblPrEx>
          <w:tblPrExChange w:id="1167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79"/>
          <w:del w:id="1168" w:author="Elias De Moraes Fernandes" w:date="2016-05-02T16:24:00Z"/>
          <w:trPrChange w:id="1169" w:author="Elias De Moraes Fernandes" w:date="2016-05-02T15:46:00Z">
            <w:trPr>
              <w:trHeight w:val="521"/>
            </w:trPr>
          </w:trPrChange>
        </w:trPr>
        <w:tc>
          <w:tcPr>
            <w:tcW w:w="2743" w:type="dxa"/>
            <w:tcPrChange w:id="1170" w:author="Elias De Moraes Fernandes" w:date="2016-05-02T15:46:00Z">
              <w:tcPr>
                <w:tcW w:w="2708" w:type="dxa"/>
                <w:gridSpan w:val="2"/>
              </w:tcPr>
            </w:tcPrChange>
          </w:tcPr>
          <w:p w14:paraId="3C173BF9" w14:textId="10BC7A78" w:rsidR="00322642" w:rsidRPr="0066059B" w:rsidDel="00DA24D0" w:rsidRDefault="004D63EB">
            <w:pPr>
              <w:pStyle w:val="CronogramaParagrafo"/>
              <w:rPr>
                <w:del w:id="1171" w:author="Elias De Moraes Fernandes" w:date="2016-05-02T16:24:00Z"/>
                <w:rFonts w:ascii="Arial" w:hAnsi="Arial"/>
                <w:rPrChange w:id="1172" w:author="Elias De Moraes Fernandes" w:date="2016-05-02T15:20:00Z">
                  <w:rPr>
                    <w:del w:id="1173" w:author="Elias De Moraes Fernandes" w:date="2016-05-02T16:24:00Z"/>
                  </w:rPr>
                </w:rPrChange>
              </w:rPr>
            </w:pPr>
            <w:ins w:id="1174" w:author="Elias De Moraes Fernandes" w:date="2016-03-16T13:08:00Z">
              <w:del w:id="1175" w:author="Elias De Moraes Fernandes" w:date="2016-05-02T16:24:00Z">
                <w:r w:rsidRPr="0066059B" w:rsidDel="00DA24D0">
                  <w:rPr>
                    <w:rFonts w:ascii="Arial" w:hAnsi="Arial"/>
                    <w:rPrChange w:id="1176" w:author="Elias De Moraes Fernandes" w:date="2016-05-02T15:20:00Z">
                      <w:rPr/>
                    </w:rPrChange>
                  </w:rPr>
                  <w:delText>Escrever Proposta TCC</w:delText>
                </w:r>
              </w:del>
            </w:ins>
            <w:del w:id="1177" w:author="Elias De Moraes Fernandes" w:date="2016-05-02T16:24:00Z">
              <w:r w:rsidR="00322642" w:rsidRPr="0066059B" w:rsidDel="00DA24D0">
                <w:rPr>
                  <w:rFonts w:ascii="Arial" w:hAnsi="Arial"/>
                  <w:rPrChange w:id="1178" w:author="Elias De Moraes Fernandes" w:date="2016-05-02T15:20:00Z">
                    <w:rPr/>
                  </w:rPrChange>
                </w:rPr>
                <w:delText>Apresentar GDD</w:delText>
              </w:r>
            </w:del>
          </w:p>
        </w:tc>
        <w:tc>
          <w:tcPr>
            <w:tcW w:w="337" w:type="dxa"/>
            <w:tcPrChange w:id="1179" w:author="Elias De Moraes Fernandes" w:date="2016-05-02T15:46:00Z">
              <w:tcPr>
                <w:tcW w:w="337" w:type="dxa"/>
              </w:tcPr>
            </w:tcPrChange>
          </w:tcPr>
          <w:p w14:paraId="6264A6A2" w14:textId="29B31228" w:rsidR="00322642" w:rsidRPr="0066059B" w:rsidDel="00DA24D0" w:rsidRDefault="00322642" w:rsidP="00483240">
            <w:pPr>
              <w:spacing w:line="360" w:lineRule="auto"/>
              <w:rPr>
                <w:del w:id="1180" w:author="Elias De Moraes Fernandes" w:date="2016-05-02T16:24:00Z"/>
                <w:rFonts w:ascii="Arial" w:hAnsi="Arial" w:cs="Arial"/>
                <w:rPrChange w:id="1181" w:author="Elias De Moraes Fernandes" w:date="2016-05-02T15:20:00Z">
                  <w:rPr>
                    <w:del w:id="11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183" w:author="Elias De Moraes Fernandes" w:date="2016-05-02T15:46:00Z">
              <w:tcPr>
                <w:tcW w:w="340" w:type="dxa"/>
              </w:tcPr>
            </w:tcPrChange>
          </w:tcPr>
          <w:p w14:paraId="4A597343" w14:textId="55CC43B9" w:rsidR="00322642" w:rsidRPr="0066059B" w:rsidDel="00DA24D0" w:rsidRDefault="00322642" w:rsidP="00483240">
            <w:pPr>
              <w:spacing w:line="360" w:lineRule="auto"/>
              <w:rPr>
                <w:del w:id="1184" w:author="Elias De Moraes Fernandes" w:date="2016-05-02T16:24:00Z"/>
                <w:rFonts w:ascii="Arial" w:hAnsi="Arial" w:cs="Arial"/>
                <w:rPrChange w:id="1185" w:author="Elias De Moraes Fernandes" w:date="2016-05-02T15:20:00Z">
                  <w:rPr>
                    <w:del w:id="118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187" w:author="Elias De Moraes Fernandes" w:date="2016-05-02T15:46:00Z">
              <w:tcPr>
                <w:tcW w:w="337" w:type="dxa"/>
              </w:tcPr>
            </w:tcPrChange>
          </w:tcPr>
          <w:p w14:paraId="64A7A615" w14:textId="184EFD15" w:rsidR="00322642" w:rsidRPr="0066059B" w:rsidDel="00DA24D0" w:rsidRDefault="00322642" w:rsidP="00483240">
            <w:pPr>
              <w:spacing w:line="360" w:lineRule="auto"/>
              <w:rPr>
                <w:del w:id="1188" w:author="Elias De Moraes Fernandes" w:date="2016-05-02T16:24:00Z"/>
                <w:rFonts w:ascii="Arial" w:hAnsi="Arial" w:cs="Arial"/>
                <w:rPrChange w:id="1189" w:author="Elias De Moraes Fernandes" w:date="2016-05-02T15:20:00Z">
                  <w:rPr>
                    <w:del w:id="119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191" w:author="Elias De Moraes Fernandes" w:date="2016-05-02T15:46:00Z">
              <w:tcPr>
                <w:tcW w:w="339" w:type="dxa"/>
                <w:gridSpan w:val="2"/>
              </w:tcPr>
            </w:tcPrChange>
          </w:tcPr>
          <w:p w14:paraId="0E9B5E2E" w14:textId="73663C85" w:rsidR="00322642" w:rsidRPr="0066059B" w:rsidDel="00DA24D0" w:rsidRDefault="004D63EB" w:rsidP="00483240">
            <w:pPr>
              <w:spacing w:line="360" w:lineRule="auto"/>
              <w:rPr>
                <w:del w:id="1192" w:author="Elias De Moraes Fernandes" w:date="2016-05-02T16:24:00Z"/>
                <w:rFonts w:ascii="Arial" w:hAnsi="Arial" w:cs="Arial"/>
                <w:rPrChange w:id="1193" w:author="Elias De Moraes Fernandes" w:date="2016-05-02T15:20:00Z">
                  <w:rPr>
                    <w:del w:id="1194" w:author="Elias De Moraes Fernandes" w:date="2016-05-02T16:24:00Z"/>
                    <w:rFonts w:cs="Arial"/>
                  </w:rPr>
                </w:rPrChange>
              </w:rPr>
            </w:pPr>
            <w:ins w:id="1195" w:author="Elias De Moraes Fernandes" w:date="2016-03-16T13:08:00Z">
              <w:del w:id="1196" w:author="Elias De Moraes Fernandes" w:date="2016-05-02T16:24:00Z">
                <w:r w:rsidRPr="0066059B" w:rsidDel="00DA24D0">
                  <w:rPr>
                    <w:rFonts w:ascii="Arial" w:hAnsi="Arial" w:cs="Arial"/>
                    <w:rPrChange w:id="1197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21" w:type="dxa"/>
            <w:tcPrChange w:id="119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978C96C" w14:textId="3401E65F" w:rsidR="00322642" w:rsidRPr="0066059B" w:rsidDel="00DA24D0" w:rsidRDefault="004D63EB" w:rsidP="00483240">
            <w:pPr>
              <w:spacing w:line="360" w:lineRule="auto"/>
              <w:rPr>
                <w:del w:id="1199" w:author="Elias De Moraes Fernandes" w:date="2016-05-02T16:24:00Z"/>
                <w:rFonts w:ascii="Arial" w:hAnsi="Arial" w:cs="Arial"/>
                <w:rPrChange w:id="1200" w:author="Elias De Moraes Fernandes" w:date="2016-05-02T15:20:00Z">
                  <w:rPr>
                    <w:del w:id="1201" w:author="Elias De Moraes Fernandes" w:date="2016-05-02T16:24:00Z"/>
                    <w:rFonts w:cs="Arial"/>
                  </w:rPr>
                </w:rPrChange>
              </w:rPr>
            </w:pPr>
            <w:ins w:id="1202" w:author="Elias De Moraes Fernandes" w:date="2016-03-16T13:08:00Z">
              <w:del w:id="1203" w:author="Elias De Moraes Fernandes" w:date="2016-05-02T16:24:00Z">
                <w:r w:rsidRPr="0066059B" w:rsidDel="00DA24D0">
                  <w:rPr>
                    <w:rFonts w:ascii="Arial" w:hAnsi="Arial" w:cs="Arial"/>
                    <w:rPrChange w:id="1204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4" w:type="dxa"/>
            <w:tcPrChange w:id="1205" w:author="Elias De Moraes Fernandes" w:date="2016-05-02T15:46:00Z">
              <w:tcPr>
                <w:tcW w:w="334" w:type="dxa"/>
              </w:tcPr>
            </w:tcPrChange>
          </w:tcPr>
          <w:p w14:paraId="29D435B6" w14:textId="47EF9417" w:rsidR="00322642" w:rsidRPr="0066059B" w:rsidDel="00DA24D0" w:rsidRDefault="00322642" w:rsidP="00483240">
            <w:pPr>
              <w:spacing w:line="360" w:lineRule="auto"/>
              <w:rPr>
                <w:del w:id="1206" w:author="Elias De Moraes Fernandes" w:date="2016-05-02T16:24:00Z"/>
                <w:rFonts w:ascii="Arial" w:hAnsi="Arial" w:cs="Arial"/>
                <w:rPrChange w:id="1207" w:author="Elias De Moraes Fernandes" w:date="2016-05-02T15:20:00Z">
                  <w:rPr>
                    <w:del w:id="120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209" w:author="Elias De Moraes Fernandes" w:date="2016-05-02T15:46:00Z">
              <w:tcPr>
                <w:tcW w:w="336" w:type="dxa"/>
              </w:tcPr>
            </w:tcPrChange>
          </w:tcPr>
          <w:p w14:paraId="4D1D5C29" w14:textId="4D111E6E" w:rsidR="00322642" w:rsidRPr="0066059B" w:rsidDel="00DA24D0" w:rsidRDefault="00322642" w:rsidP="00483240">
            <w:pPr>
              <w:spacing w:line="360" w:lineRule="auto"/>
              <w:rPr>
                <w:del w:id="1210" w:author="Elias De Moraes Fernandes" w:date="2016-05-02T16:24:00Z"/>
                <w:rFonts w:ascii="Arial" w:hAnsi="Arial" w:cs="Arial"/>
                <w:rPrChange w:id="1211" w:author="Elias De Moraes Fernandes" w:date="2016-05-02T15:20:00Z">
                  <w:rPr>
                    <w:del w:id="12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21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A6570F3" w14:textId="58BFC55B" w:rsidR="00322642" w:rsidRPr="0066059B" w:rsidDel="00DA24D0" w:rsidRDefault="004D63EB" w:rsidP="00483240">
            <w:pPr>
              <w:spacing w:line="360" w:lineRule="auto"/>
              <w:rPr>
                <w:del w:id="1214" w:author="Elias De Moraes Fernandes" w:date="2016-05-02T16:24:00Z"/>
                <w:rFonts w:ascii="Arial" w:hAnsi="Arial" w:cs="Arial"/>
                <w:rPrChange w:id="1215" w:author="Elias De Moraes Fernandes" w:date="2016-05-02T15:20:00Z">
                  <w:rPr>
                    <w:del w:id="1216" w:author="Elias De Moraes Fernandes" w:date="2016-05-02T16:24:00Z"/>
                    <w:rFonts w:cs="Arial"/>
                  </w:rPr>
                </w:rPrChange>
              </w:rPr>
            </w:pPr>
            <w:ins w:id="1217" w:author="Elias De Moraes Fernandes" w:date="2016-03-16T13:08:00Z">
              <w:del w:id="1218" w:author="Elias De Moraes Fernandes" w:date="2016-05-02T16:24:00Z">
                <w:r w:rsidRPr="0066059B" w:rsidDel="00DA24D0">
                  <w:rPr>
                    <w:rFonts w:ascii="Arial" w:hAnsi="Arial" w:cs="Arial"/>
                    <w:rPrChange w:id="121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20" w:author="Elias De Moraes Fernandes" w:date="2016-05-02T15:46:00Z">
              <w:tcPr>
                <w:tcW w:w="336" w:type="dxa"/>
              </w:tcPr>
            </w:tcPrChange>
          </w:tcPr>
          <w:p w14:paraId="20AB153D" w14:textId="23667DA1" w:rsidR="00322642" w:rsidRPr="0066059B" w:rsidDel="00DA24D0" w:rsidRDefault="004D63EB" w:rsidP="00483240">
            <w:pPr>
              <w:spacing w:line="360" w:lineRule="auto"/>
              <w:rPr>
                <w:del w:id="1221" w:author="Elias De Moraes Fernandes" w:date="2016-05-02T16:24:00Z"/>
                <w:rFonts w:ascii="Arial" w:hAnsi="Arial" w:cs="Arial"/>
                <w:rPrChange w:id="1222" w:author="Elias De Moraes Fernandes" w:date="2016-05-02T15:20:00Z">
                  <w:rPr>
                    <w:del w:id="1223" w:author="Elias De Moraes Fernandes" w:date="2016-05-02T16:24:00Z"/>
                    <w:rFonts w:cs="Arial"/>
                  </w:rPr>
                </w:rPrChange>
              </w:rPr>
            </w:pPr>
            <w:ins w:id="1224" w:author="Elias De Moraes Fernandes" w:date="2016-03-16T13:08:00Z">
              <w:del w:id="1225" w:author="Elias De Moraes Fernandes" w:date="2016-05-02T16:24:00Z">
                <w:r w:rsidRPr="0066059B" w:rsidDel="00DA24D0">
                  <w:rPr>
                    <w:rFonts w:ascii="Arial" w:hAnsi="Arial" w:cs="Arial"/>
                    <w:rPrChange w:id="1226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27" w:author="Elias De Moraes Fernandes" w:date="2016-05-02T15:46:00Z">
              <w:tcPr>
                <w:tcW w:w="336" w:type="dxa"/>
              </w:tcPr>
            </w:tcPrChange>
          </w:tcPr>
          <w:p w14:paraId="5E5A7B7B" w14:textId="2B06DA7A" w:rsidR="00322642" w:rsidRPr="0066059B" w:rsidDel="00DA24D0" w:rsidRDefault="004D63EB" w:rsidP="00483240">
            <w:pPr>
              <w:spacing w:line="360" w:lineRule="auto"/>
              <w:rPr>
                <w:del w:id="1228" w:author="Elias De Moraes Fernandes" w:date="2016-05-02T16:24:00Z"/>
                <w:rFonts w:ascii="Arial" w:hAnsi="Arial" w:cs="Arial"/>
                <w:rPrChange w:id="1229" w:author="Elias De Moraes Fernandes" w:date="2016-05-02T15:20:00Z">
                  <w:rPr>
                    <w:del w:id="1230" w:author="Elias De Moraes Fernandes" w:date="2016-05-02T16:24:00Z"/>
                    <w:rFonts w:cs="Arial"/>
                  </w:rPr>
                </w:rPrChange>
              </w:rPr>
            </w:pPr>
            <w:ins w:id="1231" w:author="Elias De Moraes Fernandes" w:date="2016-03-16T13:08:00Z">
              <w:del w:id="1232" w:author="Elias De Moraes Fernandes" w:date="2016-05-02T16:24:00Z">
                <w:r w:rsidRPr="0066059B" w:rsidDel="00DA24D0">
                  <w:rPr>
                    <w:rFonts w:ascii="Arial" w:hAnsi="Arial" w:cs="Arial"/>
                    <w:rPrChange w:id="1233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34" w:author="Elias De Moraes Fernandes" w:date="2016-05-02T15:46:00Z">
              <w:tcPr>
                <w:tcW w:w="336" w:type="dxa"/>
              </w:tcPr>
            </w:tcPrChange>
          </w:tcPr>
          <w:p w14:paraId="504011F9" w14:textId="0FC4B176" w:rsidR="00322642" w:rsidRPr="0066059B" w:rsidDel="00DA24D0" w:rsidRDefault="004D63EB" w:rsidP="00483240">
            <w:pPr>
              <w:spacing w:line="360" w:lineRule="auto"/>
              <w:rPr>
                <w:del w:id="1235" w:author="Elias De Moraes Fernandes" w:date="2016-05-02T16:24:00Z"/>
                <w:rFonts w:ascii="Arial" w:hAnsi="Arial" w:cs="Arial"/>
                <w:rPrChange w:id="1236" w:author="Elias De Moraes Fernandes" w:date="2016-05-02T15:20:00Z">
                  <w:rPr>
                    <w:del w:id="1237" w:author="Elias De Moraes Fernandes" w:date="2016-05-02T16:24:00Z"/>
                    <w:rFonts w:cs="Arial"/>
                  </w:rPr>
                </w:rPrChange>
              </w:rPr>
            </w:pPr>
            <w:ins w:id="1238" w:author="Elias De Moraes Fernandes" w:date="2016-03-16T13:08:00Z">
              <w:del w:id="1239" w:author="Elias De Moraes Fernandes" w:date="2016-05-02T16:24:00Z">
                <w:r w:rsidRPr="0066059B" w:rsidDel="00DA24D0">
                  <w:rPr>
                    <w:rFonts w:ascii="Arial" w:hAnsi="Arial" w:cs="Arial"/>
                    <w:rPrChange w:id="1240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4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4FE53B3" w14:textId="1ECE7483" w:rsidR="00322642" w:rsidRPr="0066059B" w:rsidDel="00DA24D0" w:rsidRDefault="004D63EB" w:rsidP="00483240">
            <w:pPr>
              <w:spacing w:line="360" w:lineRule="auto"/>
              <w:rPr>
                <w:del w:id="1242" w:author="Elias De Moraes Fernandes" w:date="2016-05-02T16:24:00Z"/>
                <w:rFonts w:ascii="Arial" w:hAnsi="Arial" w:cs="Arial"/>
                <w:rPrChange w:id="1243" w:author="Elias De Moraes Fernandes" w:date="2016-05-02T15:20:00Z">
                  <w:rPr>
                    <w:del w:id="1244" w:author="Elias De Moraes Fernandes" w:date="2016-05-02T16:24:00Z"/>
                    <w:rFonts w:cs="Arial"/>
                  </w:rPr>
                </w:rPrChange>
              </w:rPr>
            </w:pPr>
            <w:ins w:id="1245" w:author="Elias De Moraes Fernandes" w:date="2016-03-16T13:08:00Z">
              <w:del w:id="1246" w:author="Elias De Moraes Fernandes" w:date="2016-05-02T16:24:00Z">
                <w:r w:rsidRPr="0066059B" w:rsidDel="00DA24D0">
                  <w:rPr>
                    <w:rFonts w:ascii="Arial" w:hAnsi="Arial" w:cs="Arial"/>
                    <w:rPrChange w:id="1247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1248" w:author="Elias De Moraes Fernandes" w:date="2016-05-02T15:46:00Z">
              <w:tcPr>
                <w:tcW w:w="336" w:type="dxa"/>
              </w:tcPr>
            </w:tcPrChange>
          </w:tcPr>
          <w:p w14:paraId="6BDDD67D" w14:textId="6F39B885" w:rsidR="00322642" w:rsidRPr="0066059B" w:rsidDel="00DA24D0" w:rsidRDefault="004D63EB" w:rsidP="00483240">
            <w:pPr>
              <w:spacing w:line="360" w:lineRule="auto"/>
              <w:rPr>
                <w:del w:id="1249" w:author="Elias De Moraes Fernandes" w:date="2016-05-02T16:24:00Z"/>
                <w:rFonts w:ascii="Arial" w:hAnsi="Arial" w:cs="Arial"/>
                <w:rPrChange w:id="1250" w:author="Elias De Moraes Fernandes" w:date="2016-05-02T15:20:00Z">
                  <w:rPr>
                    <w:del w:id="1251" w:author="Elias De Moraes Fernandes" w:date="2016-05-02T16:24:00Z"/>
                    <w:rFonts w:cs="Arial"/>
                  </w:rPr>
                </w:rPrChange>
              </w:rPr>
            </w:pPr>
            <w:ins w:id="1252" w:author="Elias De Moraes Fernandes" w:date="2016-03-16T13:08:00Z">
              <w:del w:id="1253" w:author="Elias De Moraes Fernandes" w:date="2016-05-02T16:24:00Z">
                <w:r w:rsidRPr="0066059B" w:rsidDel="00DA24D0">
                  <w:rPr>
                    <w:rFonts w:ascii="Arial" w:hAnsi="Arial" w:cs="Arial"/>
                    <w:rPrChange w:id="1254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84" w:type="dxa"/>
            <w:tcPrChange w:id="125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87A58CB" w14:textId="0FF40C54" w:rsidR="00322642" w:rsidRPr="0066059B" w:rsidDel="00DA24D0" w:rsidRDefault="004D63EB" w:rsidP="00483240">
            <w:pPr>
              <w:spacing w:line="360" w:lineRule="auto"/>
              <w:rPr>
                <w:del w:id="1256" w:author="Elias De Moraes Fernandes" w:date="2016-05-02T16:24:00Z"/>
                <w:rFonts w:ascii="Arial" w:hAnsi="Arial" w:cs="Arial"/>
                <w:rPrChange w:id="1257" w:author="Elias De Moraes Fernandes" w:date="2016-05-02T15:20:00Z">
                  <w:rPr>
                    <w:del w:id="1258" w:author="Elias De Moraes Fernandes" w:date="2016-05-02T16:24:00Z"/>
                    <w:rFonts w:cs="Arial"/>
                  </w:rPr>
                </w:rPrChange>
              </w:rPr>
            </w:pPr>
            <w:ins w:id="1259" w:author="Elias De Moraes Fernandes" w:date="2016-03-16T13:08:00Z">
              <w:del w:id="1260" w:author="Elias De Moraes Fernandes" w:date="2016-05-02T16:24:00Z">
                <w:r w:rsidRPr="0066059B" w:rsidDel="00DA24D0">
                  <w:rPr>
                    <w:rFonts w:ascii="Arial" w:hAnsi="Arial" w:cs="Arial"/>
                    <w:rPrChange w:id="1261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1262" w:author="Elias De Moraes Fernandes" w:date="2016-05-02T15:46:00Z">
              <w:tcPr>
                <w:tcW w:w="336" w:type="dxa"/>
              </w:tcPr>
            </w:tcPrChange>
          </w:tcPr>
          <w:p w14:paraId="48AD466D" w14:textId="5D751EA4" w:rsidR="00322642" w:rsidRPr="0066059B" w:rsidDel="00DA24D0" w:rsidRDefault="004D63EB" w:rsidP="00483240">
            <w:pPr>
              <w:spacing w:line="360" w:lineRule="auto"/>
              <w:rPr>
                <w:del w:id="1263" w:author="Elias De Moraes Fernandes" w:date="2016-05-02T16:24:00Z"/>
                <w:rFonts w:ascii="Arial" w:hAnsi="Arial" w:cs="Arial"/>
                <w:rPrChange w:id="1264" w:author="Elias De Moraes Fernandes" w:date="2016-05-02T15:20:00Z">
                  <w:rPr>
                    <w:del w:id="1265" w:author="Elias De Moraes Fernandes" w:date="2016-05-02T16:24:00Z"/>
                    <w:rFonts w:cs="Arial"/>
                  </w:rPr>
                </w:rPrChange>
              </w:rPr>
            </w:pPr>
            <w:ins w:id="1266" w:author="Elias De Moraes Fernandes" w:date="2016-03-16T13:08:00Z">
              <w:del w:id="1267" w:author="Elias De Moraes Fernandes" w:date="2016-05-02T16:24:00Z">
                <w:r w:rsidRPr="0066059B" w:rsidDel="00DA24D0">
                  <w:rPr>
                    <w:rFonts w:ascii="Arial" w:hAnsi="Arial" w:cs="Arial"/>
                    <w:rPrChange w:id="1268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6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A73A5E7" w14:textId="40B31965" w:rsidR="00322642" w:rsidRPr="0066059B" w:rsidDel="00DA24D0" w:rsidRDefault="004D63EB" w:rsidP="00483240">
            <w:pPr>
              <w:spacing w:line="360" w:lineRule="auto"/>
              <w:rPr>
                <w:del w:id="1270" w:author="Elias De Moraes Fernandes" w:date="2016-05-02T16:24:00Z"/>
                <w:rFonts w:ascii="Arial" w:hAnsi="Arial" w:cs="Arial"/>
                <w:rPrChange w:id="1271" w:author="Elias De Moraes Fernandes" w:date="2016-05-02T15:20:00Z">
                  <w:rPr>
                    <w:del w:id="1272" w:author="Elias De Moraes Fernandes" w:date="2016-05-02T16:24:00Z"/>
                    <w:rFonts w:cs="Arial"/>
                  </w:rPr>
                </w:rPrChange>
              </w:rPr>
            </w:pPr>
            <w:ins w:id="1273" w:author="Elias De Moraes Fernandes" w:date="2016-03-16T13:08:00Z">
              <w:del w:id="1274" w:author="Elias De Moraes Fernandes" w:date="2016-05-02T16:24:00Z">
                <w:r w:rsidRPr="0066059B" w:rsidDel="00DA24D0">
                  <w:rPr>
                    <w:rFonts w:ascii="Arial" w:hAnsi="Arial" w:cs="Arial"/>
                    <w:rPrChange w:id="1275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1276" w:author="Elias De Moraes Fernandes" w:date="2016-05-02T15:46:00Z">
              <w:tcPr>
                <w:tcW w:w="1940" w:type="dxa"/>
              </w:tcPr>
            </w:tcPrChange>
          </w:tcPr>
          <w:p w14:paraId="01B074C0" w14:textId="77923ECB" w:rsidR="00322642" w:rsidRPr="0066059B" w:rsidDel="00DA24D0" w:rsidRDefault="004D63EB">
            <w:pPr>
              <w:spacing w:line="360" w:lineRule="auto"/>
              <w:rPr>
                <w:del w:id="1277" w:author="Elias De Moraes Fernandes" w:date="2016-05-02T16:24:00Z"/>
                <w:rFonts w:ascii="Arial" w:hAnsi="Arial" w:cs="Arial"/>
                <w:rPrChange w:id="1278" w:author="Elias De Moraes Fernandes" w:date="2016-05-02T15:20:00Z">
                  <w:rPr>
                    <w:del w:id="1279" w:author="Elias De Moraes Fernandes" w:date="2016-05-02T16:24:00Z"/>
                    <w:rFonts w:cs="Arial"/>
                  </w:rPr>
                </w:rPrChange>
              </w:rPr>
            </w:pPr>
            <w:ins w:id="1280" w:author="Elias De Moraes Fernandes" w:date="2016-03-16T13:08:00Z">
              <w:del w:id="1281" w:author="Elias De Moraes Fernandes" w:date="2016-05-02T16:24:00Z">
                <w:r w:rsidRPr="0066059B" w:rsidDel="00DA24D0">
                  <w:rPr>
                    <w:rFonts w:ascii="Arial" w:hAnsi="Arial" w:cs="Arial"/>
                    <w:rPrChange w:id="1282" w:author="Elias De Moraes Fernandes" w:date="2016-05-02T15:20:00Z">
                      <w:rPr>
                        <w:rFonts w:cs="Arial"/>
                      </w:rPr>
                    </w:rPrChange>
                  </w:rPr>
                  <w:delText>Completo (v</w:delText>
                </w:r>
              </w:del>
              <w:del w:id="1283" w:author="Elias De Moraes Fernandes" w:date="2016-05-02T15:11:00Z">
                <w:r w:rsidRPr="0066059B" w:rsidDel="00755CC9">
                  <w:rPr>
                    <w:rFonts w:ascii="Arial" w:hAnsi="Arial" w:cs="Arial"/>
                    <w:rPrChange w:id="1284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  <w:del w:id="1285" w:author="Elias De Moraes Fernandes" w:date="2016-05-02T16:24:00Z">
                <w:r w:rsidRPr="0066059B" w:rsidDel="00DA24D0">
                  <w:rPr>
                    <w:rFonts w:ascii="Arial" w:hAnsi="Arial" w:cs="Arial"/>
                    <w:rPrChange w:id="1286" w:author="Elias De Moraes Fernandes" w:date="2016-05-02T15:20:00Z">
                      <w:rPr>
                        <w:rFonts w:cs="Arial"/>
                      </w:rPr>
                    </w:rPrChange>
                  </w:rPr>
                  <w:delText>.0)</w:delText>
                </w:r>
              </w:del>
            </w:ins>
            <w:del w:id="1287" w:author="Elias De Moraes Fernandes" w:date="2016-05-02T16:24:00Z">
              <w:r w:rsidR="00322642" w:rsidRPr="0066059B" w:rsidDel="00DA24D0">
                <w:rPr>
                  <w:rFonts w:ascii="Arial" w:hAnsi="Arial" w:cs="Arial"/>
                  <w:rPrChange w:id="1288" w:author="Elias De Moraes Fernandes" w:date="2016-05-02T15:20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4D63EB" w:rsidRPr="0066059B" w:rsidDel="00DA24D0" w14:paraId="0118D36F" w14:textId="202E0406" w:rsidTr="00593C0C">
        <w:tblPrEx>
          <w:tblPrExChange w:id="1289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88"/>
          <w:del w:id="1290" w:author="Elias De Moraes Fernandes" w:date="2016-05-02T16:24:00Z"/>
          <w:trPrChange w:id="1291" w:author="Elias De Moraes Fernandes" w:date="2016-05-02T15:46:00Z">
            <w:trPr>
              <w:trHeight w:val="288"/>
            </w:trPr>
          </w:trPrChange>
        </w:trPr>
        <w:tc>
          <w:tcPr>
            <w:tcW w:w="2743" w:type="dxa"/>
            <w:tcPrChange w:id="1292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456E35B4" w14:textId="2733B940" w:rsidR="004D63EB" w:rsidRPr="0066059B" w:rsidDel="00DA24D0" w:rsidRDefault="004D63EB">
            <w:pPr>
              <w:pStyle w:val="CronogramaParagrafo"/>
              <w:rPr>
                <w:del w:id="1293" w:author="Elias De Moraes Fernandes" w:date="2016-05-02T16:24:00Z"/>
                <w:rFonts w:ascii="Arial" w:hAnsi="Arial"/>
                <w:rPrChange w:id="1294" w:author="Elias De Moraes Fernandes" w:date="2016-05-02T15:20:00Z">
                  <w:rPr>
                    <w:del w:id="1295" w:author="Elias De Moraes Fernandes" w:date="2016-05-02T16:24:00Z"/>
                  </w:rPr>
                </w:rPrChange>
              </w:rPr>
            </w:pPr>
            <w:ins w:id="1296" w:author="Elias De Moraes Fernandes" w:date="2016-03-16T13:08:00Z">
              <w:del w:id="1297" w:author="Elias De Moraes Fernandes" w:date="2016-05-02T16:24:00Z">
                <w:r w:rsidRPr="0066059B" w:rsidDel="00DA24D0">
                  <w:rPr>
                    <w:rFonts w:ascii="Arial" w:hAnsi="Arial"/>
                    <w:rPrChange w:id="1298" w:author="Elias De Moraes Fernandes" w:date="2016-05-02T15:20:00Z">
                      <w:rPr/>
                    </w:rPrChange>
                  </w:rPr>
                  <w:delText>Alterar GDD</w:delText>
                </w:r>
              </w:del>
            </w:ins>
            <w:del w:id="1299" w:author="Elias De Moraes Fernandes" w:date="2016-05-02T16:24:00Z">
              <w:r w:rsidRPr="0066059B" w:rsidDel="00DA24D0">
                <w:rPr>
                  <w:rFonts w:ascii="Arial" w:hAnsi="Arial"/>
                  <w:rPrChange w:id="1300" w:author="Elias De Moraes Fernandes" w:date="2016-05-02T15:20:00Z">
                    <w:rPr/>
                  </w:rPrChange>
                </w:rPr>
                <w:delText>Selecionar/desenhar a arte dos personagens</w:delText>
              </w:r>
            </w:del>
          </w:p>
        </w:tc>
        <w:tc>
          <w:tcPr>
            <w:tcW w:w="337" w:type="dxa"/>
            <w:tcPrChange w:id="1301" w:author="Elias De Moraes Fernandes" w:date="2016-05-02T15:46:00Z">
              <w:tcPr>
                <w:tcW w:w="337" w:type="dxa"/>
              </w:tcPr>
            </w:tcPrChange>
          </w:tcPr>
          <w:p w14:paraId="300F0ED6" w14:textId="06569010" w:rsidR="004D63EB" w:rsidRPr="0066059B" w:rsidDel="00DA24D0" w:rsidRDefault="004D63EB" w:rsidP="00483240">
            <w:pPr>
              <w:spacing w:line="360" w:lineRule="auto"/>
              <w:rPr>
                <w:del w:id="1302" w:author="Elias De Moraes Fernandes" w:date="2016-05-02T16:24:00Z"/>
                <w:rFonts w:ascii="Arial" w:hAnsi="Arial" w:cs="Arial"/>
                <w:rPrChange w:id="1303" w:author="Elias De Moraes Fernandes" w:date="2016-05-02T15:20:00Z">
                  <w:rPr>
                    <w:del w:id="13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305" w:author="Elias De Moraes Fernandes" w:date="2016-05-02T15:46:00Z">
              <w:tcPr>
                <w:tcW w:w="340" w:type="dxa"/>
              </w:tcPr>
            </w:tcPrChange>
          </w:tcPr>
          <w:p w14:paraId="4CB8F66B" w14:textId="41E1780D" w:rsidR="004D63EB" w:rsidRPr="0066059B" w:rsidDel="00DA24D0" w:rsidRDefault="004D63EB" w:rsidP="00483240">
            <w:pPr>
              <w:spacing w:line="360" w:lineRule="auto"/>
              <w:rPr>
                <w:del w:id="1306" w:author="Elias De Moraes Fernandes" w:date="2016-05-02T16:24:00Z"/>
                <w:rFonts w:ascii="Arial" w:hAnsi="Arial" w:cs="Arial"/>
                <w:rPrChange w:id="1307" w:author="Elias De Moraes Fernandes" w:date="2016-05-02T15:20:00Z">
                  <w:rPr>
                    <w:del w:id="130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309" w:author="Elias De Moraes Fernandes" w:date="2016-05-02T15:46:00Z">
              <w:tcPr>
                <w:tcW w:w="337" w:type="dxa"/>
              </w:tcPr>
            </w:tcPrChange>
          </w:tcPr>
          <w:p w14:paraId="6ED23611" w14:textId="01C75415" w:rsidR="004D63EB" w:rsidRPr="0066059B" w:rsidDel="00DA24D0" w:rsidRDefault="004D63EB" w:rsidP="00483240">
            <w:pPr>
              <w:spacing w:line="360" w:lineRule="auto"/>
              <w:rPr>
                <w:del w:id="1310" w:author="Elias De Moraes Fernandes" w:date="2016-05-02T16:24:00Z"/>
                <w:rFonts w:ascii="Arial" w:hAnsi="Arial" w:cs="Arial"/>
                <w:rPrChange w:id="1311" w:author="Elias De Moraes Fernandes" w:date="2016-05-02T15:20:00Z">
                  <w:rPr>
                    <w:del w:id="13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313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11712A28" w14:textId="56F1566F" w:rsidR="004D63EB" w:rsidRPr="0066059B" w:rsidDel="00DA24D0" w:rsidRDefault="004D63EB" w:rsidP="00483240">
            <w:pPr>
              <w:spacing w:line="360" w:lineRule="auto"/>
              <w:rPr>
                <w:del w:id="1314" w:author="Elias De Moraes Fernandes" w:date="2016-05-02T16:24:00Z"/>
                <w:rFonts w:ascii="Arial" w:hAnsi="Arial" w:cs="Arial"/>
                <w:rPrChange w:id="1315" w:author="Elias De Moraes Fernandes" w:date="2016-05-02T15:20:00Z">
                  <w:rPr>
                    <w:del w:id="131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317" w:author="Elias De Moraes Fernandes" w:date="2016-05-02T15:46:00Z">
              <w:tcPr>
                <w:tcW w:w="321" w:type="dxa"/>
              </w:tcPr>
            </w:tcPrChange>
          </w:tcPr>
          <w:p w14:paraId="3D6AFD4C" w14:textId="038DD1FF" w:rsidR="004D63EB" w:rsidRPr="0066059B" w:rsidDel="00DA24D0" w:rsidRDefault="004D63EB" w:rsidP="00483240">
            <w:pPr>
              <w:spacing w:line="360" w:lineRule="auto"/>
              <w:rPr>
                <w:del w:id="1318" w:author="Elias De Moraes Fernandes" w:date="2016-05-02T16:24:00Z"/>
                <w:rFonts w:ascii="Arial" w:hAnsi="Arial" w:cs="Arial"/>
                <w:rPrChange w:id="1319" w:author="Elias De Moraes Fernandes" w:date="2016-05-02T15:20:00Z">
                  <w:rPr>
                    <w:del w:id="132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321" w:author="Elias De Moraes Fernandes" w:date="2016-05-02T15:46:00Z">
              <w:tcPr>
                <w:tcW w:w="334" w:type="dxa"/>
              </w:tcPr>
            </w:tcPrChange>
          </w:tcPr>
          <w:p w14:paraId="4C84325D" w14:textId="72BDDCCE" w:rsidR="004D63EB" w:rsidRPr="0066059B" w:rsidDel="00DA24D0" w:rsidRDefault="004D63EB" w:rsidP="00483240">
            <w:pPr>
              <w:spacing w:line="360" w:lineRule="auto"/>
              <w:rPr>
                <w:del w:id="1322" w:author="Elias De Moraes Fernandes" w:date="2016-05-02T16:24:00Z"/>
                <w:rFonts w:ascii="Arial" w:hAnsi="Arial" w:cs="Arial"/>
                <w:rPrChange w:id="1323" w:author="Elias De Moraes Fernandes" w:date="2016-05-02T15:20:00Z">
                  <w:rPr>
                    <w:del w:id="132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325" w:author="Elias De Moraes Fernandes" w:date="2016-05-02T15:46:00Z">
              <w:tcPr>
                <w:tcW w:w="336" w:type="dxa"/>
              </w:tcPr>
            </w:tcPrChange>
          </w:tcPr>
          <w:p w14:paraId="068CE6E4" w14:textId="78CCBB60" w:rsidR="004D63EB" w:rsidRPr="0066059B" w:rsidDel="00DA24D0" w:rsidRDefault="004D63EB" w:rsidP="00483240">
            <w:pPr>
              <w:spacing w:line="360" w:lineRule="auto"/>
              <w:rPr>
                <w:del w:id="1326" w:author="Elias De Moraes Fernandes" w:date="2016-05-02T16:24:00Z"/>
                <w:rFonts w:ascii="Arial" w:hAnsi="Arial" w:cs="Arial"/>
                <w:rPrChange w:id="1327" w:author="Elias De Moraes Fernandes" w:date="2016-05-02T15:20:00Z">
                  <w:rPr>
                    <w:del w:id="13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32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668268C8" w14:textId="613D4B7B" w:rsidR="004D63EB" w:rsidRPr="0066059B" w:rsidDel="00DA24D0" w:rsidRDefault="004D63EB" w:rsidP="00483240">
            <w:pPr>
              <w:spacing w:line="360" w:lineRule="auto"/>
              <w:rPr>
                <w:del w:id="1330" w:author="Elias De Moraes Fernandes" w:date="2016-05-02T16:24:00Z"/>
                <w:rFonts w:ascii="Arial" w:hAnsi="Arial" w:cs="Arial"/>
                <w:rPrChange w:id="1331" w:author="Elias De Moraes Fernandes" w:date="2016-05-02T15:20:00Z">
                  <w:rPr>
                    <w:del w:id="13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333" w:author="Elias De Moraes Fernandes" w:date="2016-05-02T15:46:00Z">
              <w:tcPr>
                <w:tcW w:w="336" w:type="dxa"/>
              </w:tcPr>
            </w:tcPrChange>
          </w:tcPr>
          <w:p w14:paraId="33FAA416" w14:textId="07064E0B" w:rsidR="004D63EB" w:rsidRPr="0066059B" w:rsidDel="00DA24D0" w:rsidRDefault="004D63EB" w:rsidP="00483240">
            <w:pPr>
              <w:spacing w:line="360" w:lineRule="auto"/>
              <w:rPr>
                <w:del w:id="1334" w:author="Elias De Moraes Fernandes" w:date="2016-05-02T16:24:00Z"/>
                <w:rFonts w:ascii="Arial" w:hAnsi="Arial" w:cs="Arial"/>
                <w:rPrChange w:id="1335" w:author="Elias De Moraes Fernandes" w:date="2016-05-02T15:20:00Z">
                  <w:rPr>
                    <w:del w:id="1336" w:author="Elias De Moraes Fernandes" w:date="2016-05-02T16:24:00Z"/>
                    <w:rFonts w:cs="Arial"/>
                  </w:rPr>
                </w:rPrChange>
              </w:rPr>
            </w:pPr>
            <w:ins w:id="1337" w:author="Elias De Moraes Fernandes" w:date="2016-03-16T13:08:00Z">
              <w:del w:id="1338" w:author="Elias De Moraes Fernandes" w:date="2016-05-02T16:24:00Z">
                <w:r w:rsidRPr="0066059B" w:rsidDel="00DA24D0">
                  <w:rPr>
                    <w:rFonts w:ascii="Arial" w:hAnsi="Arial" w:cs="Arial"/>
                    <w:rPrChange w:id="133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340" w:author="Elias De Moraes Fernandes" w:date="2016-05-02T16:24:00Z">
              <w:r w:rsidRPr="0066059B" w:rsidDel="00DA24D0">
                <w:rPr>
                  <w:rFonts w:ascii="Arial" w:hAnsi="Arial" w:cs="Arial"/>
                  <w:rPrChange w:id="1341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342" w:author="Elias De Moraes Fernandes" w:date="2016-05-02T15:46:00Z">
              <w:tcPr>
                <w:tcW w:w="336" w:type="dxa"/>
              </w:tcPr>
            </w:tcPrChange>
          </w:tcPr>
          <w:p w14:paraId="3175BB42" w14:textId="6C79791F" w:rsidR="004D63EB" w:rsidRPr="0066059B" w:rsidDel="00DA24D0" w:rsidRDefault="004D63EB" w:rsidP="00483240">
            <w:pPr>
              <w:spacing w:line="360" w:lineRule="auto"/>
              <w:rPr>
                <w:del w:id="1343" w:author="Elias De Moraes Fernandes" w:date="2016-05-02T16:24:00Z"/>
                <w:rFonts w:ascii="Arial" w:hAnsi="Arial" w:cs="Arial"/>
                <w:rPrChange w:id="1344" w:author="Elias De Moraes Fernandes" w:date="2016-05-02T15:20:00Z">
                  <w:rPr>
                    <w:del w:id="1345" w:author="Elias De Moraes Fernandes" w:date="2016-05-02T16:24:00Z"/>
                    <w:rFonts w:cs="Arial"/>
                  </w:rPr>
                </w:rPrChange>
              </w:rPr>
            </w:pPr>
            <w:del w:id="1346" w:author="Elias De Moraes Fernandes" w:date="2016-05-02T16:24:00Z">
              <w:r w:rsidRPr="0066059B" w:rsidDel="00DA24D0">
                <w:rPr>
                  <w:rFonts w:ascii="Arial" w:hAnsi="Arial" w:cs="Arial"/>
                  <w:rPrChange w:id="1347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348" w:author="Elias De Moraes Fernandes" w:date="2016-05-02T15:46:00Z">
              <w:tcPr>
                <w:tcW w:w="336" w:type="dxa"/>
              </w:tcPr>
            </w:tcPrChange>
          </w:tcPr>
          <w:p w14:paraId="0C9D8F99" w14:textId="2BFD641F" w:rsidR="004D63EB" w:rsidRPr="0066059B" w:rsidDel="00DA24D0" w:rsidRDefault="004D63EB" w:rsidP="00483240">
            <w:pPr>
              <w:spacing w:line="360" w:lineRule="auto"/>
              <w:rPr>
                <w:del w:id="1349" w:author="Elias De Moraes Fernandes" w:date="2016-05-02T16:24:00Z"/>
                <w:rFonts w:ascii="Arial" w:hAnsi="Arial" w:cs="Arial"/>
                <w:rPrChange w:id="1350" w:author="Elias De Moraes Fernandes" w:date="2016-05-02T15:20:00Z">
                  <w:rPr>
                    <w:del w:id="1351" w:author="Elias De Moraes Fernandes" w:date="2016-05-02T16:24:00Z"/>
                    <w:rFonts w:cs="Arial"/>
                  </w:rPr>
                </w:rPrChange>
              </w:rPr>
            </w:pPr>
            <w:del w:id="1352" w:author="Elias De Moraes Fernandes" w:date="2016-05-02T16:24:00Z">
              <w:r w:rsidRPr="0066059B" w:rsidDel="00DA24D0">
                <w:rPr>
                  <w:rFonts w:ascii="Arial" w:hAnsi="Arial" w:cs="Arial"/>
                  <w:rPrChange w:id="1353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35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39A920A" w14:textId="2C60C562" w:rsidR="004D63EB" w:rsidRPr="0066059B" w:rsidDel="00DA24D0" w:rsidRDefault="004D63EB" w:rsidP="00483240">
            <w:pPr>
              <w:spacing w:line="360" w:lineRule="auto"/>
              <w:rPr>
                <w:del w:id="1355" w:author="Elias De Moraes Fernandes" w:date="2016-05-02T16:24:00Z"/>
                <w:rFonts w:ascii="Arial" w:hAnsi="Arial" w:cs="Arial"/>
                <w:rPrChange w:id="1356" w:author="Elias De Moraes Fernandes" w:date="2016-05-02T15:20:00Z">
                  <w:rPr>
                    <w:del w:id="1357" w:author="Elias De Moraes Fernandes" w:date="2016-05-02T16:24:00Z"/>
                    <w:rFonts w:cs="Arial"/>
                  </w:rPr>
                </w:rPrChange>
              </w:rPr>
            </w:pPr>
            <w:ins w:id="1358" w:author="Elias De Moraes Fernandes" w:date="2016-03-16T13:08:00Z">
              <w:del w:id="1359" w:author="Elias De Moraes Fernandes" w:date="2016-05-02T16:24:00Z">
                <w:r w:rsidRPr="0066059B" w:rsidDel="00DA24D0">
                  <w:rPr>
                    <w:rFonts w:ascii="Arial" w:hAnsi="Arial" w:cs="Arial"/>
                    <w:rPrChange w:id="1360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361" w:author="Elias De Moraes Fernandes" w:date="2016-05-02T16:24:00Z">
              <w:r w:rsidRPr="0066059B" w:rsidDel="00DA24D0">
                <w:rPr>
                  <w:rFonts w:ascii="Arial" w:hAnsi="Arial" w:cs="Arial"/>
                  <w:rPrChange w:id="1362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06" w:type="dxa"/>
            <w:tcPrChange w:id="1363" w:author="Elias De Moraes Fernandes" w:date="2016-05-02T15:46:00Z">
              <w:tcPr>
                <w:tcW w:w="336" w:type="dxa"/>
              </w:tcPr>
            </w:tcPrChange>
          </w:tcPr>
          <w:p w14:paraId="2BE1389D" w14:textId="17810012" w:rsidR="004D63EB" w:rsidRPr="0066059B" w:rsidDel="00DA24D0" w:rsidRDefault="004D63EB" w:rsidP="00483240">
            <w:pPr>
              <w:spacing w:line="360" w:lineRule="auto"/>
              <w:rPr>
                <w:del w:id="1364" w:author="Elias De Moraes Fernandes" w:date="2016-05-02T16:24:00Z"/>
                <w:rFonts w:ascii="Arial" w:hAnsi="Arial" w:cs="Arial"/>
                <w:rPrChange w:id="1365" w:author="Elias De Moraes Fernandes" w:date="2016-05-02T15:20:00Z">
                  <w:rPr>
                    <w:del w:id="136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367" w:author="Elias De Moraes Fernandes" w:date="2016-05-02T15:46:00Z">
              <w:tcPr>
                <w:tcW w:w="254" w:type="dxa"/>
              </w:tcPr>
            </w:tcPrChange>
          </w:tcPr>
          <w:p w14:paraId="7A45B49A" w14:textId="4AEC603F" w:rsidR="004D63EB" w:rsidRPr="0066059B" w:rsidDel="00DA24D0" w:rsidRDefault="004D63EB" w:rsidP="00483240">
            <w:pPr>
              <w:spacing w:line="360" w:lineRule="auto"/>
              <w:rPr>
                <w:del w:id="1368" w:author="Elias De Moraes Fernandes" w:date="2016-05-02T16:24:00Z"/>
                <w:rFonts w:ascii="Arial" w:hAnsi="Arial" w:cs="Arial"/>
                <w:rPrChange w:id="1369" w:author="Elias De Moraes Fernandes" w:date="2016-05-02T15:20:00Z">
                  <w:rPr>
                    <w:del w:id="13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1371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5F2E626B" w14:textId="368FC06F" w:rsidR="004D63EB" w:rsidRPr="0066059B" w:rsidDel="00DA24D0" w:rsidRDefault="004D63EB" w:rsidP="00483240">
            <w:pPr>
              <w:spacing w:line="360" w:lineRule="auto"/>
              <w:rPr>
                <w:del w:id="1372" w:author="Elias De Moraes Fernandes" w:date="2016-05-02T16:24:00Z"/>
                <w:rFonts w:ascii="Arial" w:hAnsi="Arial" w:cs="Arial"/>
                <w:rPrChange w:id="1373" w:author="Elias De Moraes Fernandes" w:date="2016-05-02T15:20:00Z">
                  <w:rPr>
                    <w:del w:id="1374" w:author="Elias De Moraes Fernandes" w:date="2016-05-02T16:24:00Z"/>
                    <w:rFonts w:cs="Arial"/>
                  </w:rPr>
                </w:rPrChange>
              </w:rPr>
            </w:pPr>
            <w:ins w:id="1375" w:author="Elias De Moraes Fernandes" w:date="2016-03-16T13:08:00Z">
              <w:del w:id="1376" w:author="Elias De Moraes Fernandes" w:date="2016-05-02T16:24:00Z">
                <w:r w:rsidRPr="0066059B" w:rsidDel="00DA24D0">
                  <w:rPr>
                    <w:rFonts w:ascii="Arial" w:hAnsi="Arial" w:cs="Arial"/>
                    <w:rPrChange w:id="1377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37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182810F" w14:textId="43D63A11" w:rsidR="004D63EB" w:rsidRPr="0066059B" w:rsidDel="00DA24D0" w:rsidRDefault="004D63EB" w:rsidP="00483240">
            <w:pPr>
              <w:spacing w:line="360" w:lineRule="auto"/>
              <w:rPr>
                <w:del w:id="1379" w:author="Elias De Moraes Fernandes" w:date="2016-05-02T16:24:00Z"/>
                <w:rFonts w:ascii="Arial" w:hAnsi="Arial" w:cs="Arial"/>
                <w:rPrChange w:id="1380" w:author="Elias De Moraes Fernandes" w:date="2016-05-02T15:20:00Z">
                  <w:rPr>
                    <w:del w:id="138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1382" w:author="Elias De Moraes Fernandes" w:date="2016-05-02T15:46:00Z">
              <w:tcPr>
                <w:tcW w:w="1940" w:type="dxa"/>
              </w:tcPr>
            </w:tcPrChange>
          </w:tcPr>
          <w:p w14:paraId="569DDC49" w14:textId="223D2E82" w:rsidR="004D63EB" w:rsidRPr="0066059B" w:rsidDel="00DA24D0" w:rsidRDefault="004D63EB">
            <w:pPr>
              <w:spacing w:line="360" w:lineRule="auto"/>
              <w:rPr>
                <w:del w:id="1383" w:author="Elias De Moraes Fernandes" w:date="2016-05-02T16:24:00Z"/>
                <w:rFonts w:ascii="Arial" w:hAnsi="Arial" w:cs="Arial"/>
                <w:rPrChange w:id="1384" w:author="Elias De Moraes Fernandes" w:date="2016-05-02T15:20:00Z">
                  <w:rPr>
                    <w:del w:id="1385" w:author="Elias De Moraes Fernandes" w:date="2016-05-02T16:24:00Z"/>
                    <w:rFonts w:cs="Arial"/>
                  </w:rPr>
                </w:rPrChange>
              </w:rPr>
            </w:pPr>
            <w:ins w:id="1386" w:author="Elias De Moraes Fernandes" w:date="2016-03-16T13:08:00Z">
              <w:del w:id="1387" w:author="Elias De Moraes Fernandes" w:date="2016-05-02T16:24:00Z">
                <w:r w:rsidRPr="0066059B" w:rsidDel="00DA24D0">
                  <w:rPr>
                    <w:rFonts w:ascii="Arial" w:hAnsi="Arial" w:cs="Arial"/>
                    <w:rPrChange w:id="1388" w:author="Elias De Moraes Fernandes" w:date="2016-05-02T15:20:00Z">
                      <w:rPr>
                        <w:rFonts w:cs="Arial"/>
                      </w:rPr>
                    </w:rPrChange>
                  </w:rPr>
                  <w:delText>Completo (</w:delText>
                </w:r>
                <w:r w:rsidRPr="0066059B" w:rsidDel="00DA24D0">
                  <w:rPr>
                    <w:rFonts w:ascii="Arial" w:hAnsi="Arial" w:cs="Arial"/>
                    <w:b/>
                    <w:rPrChange w:id="1389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v2.0)</w:delText>
                </w:r>
              </w:del>
            </w:ins>
            <w:del w:id="1390" w:author="Elias De Moraes Fernandes" w:date="2016-05-02T16:24:00Z">
              <w:r w:rsidRPr="0066059B" w:rsidDel="00DA24D0">
                <w:rPr>
                  <w:rFonts w:ascii="Arial" w:hAnsi="Arial" w:cs="Arial"/>
                  <w:rPrChange w:id="1391" w:author="Elias De Moraes Fernandes" w:date="2016-05-02T15:20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66059B" w:rsidDel="00DA24D0" w14:paraId="64B50703" w14:textId="28697F91" w:rsidTr="00593C0C">
        <w:tblPrEx>
          <w:tblPrExChange w:id="1392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74"/>
          <w:del w:id="1393" w:author="Elias De Moraes Fernandes" w:date="2016-05-02T16:24:00Z"/>
          <w:trPrChange w:id="1394" w:author="Elias De Moraes Fernandes" w:date="2016-05-02T15:46:00Z">
            <w:trPr>
              <w:trHeight w:val="274"/>
            </w:trPr>
          </w:trPrChange>
        </w:trPr>
        <w:tc>
          <w:tcPr>
            <w:tcW w:w="2743" w:type="dxa"/>
            <w:tcPrChange w:id="1395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307406EB" w14:textId="64DFD607" w:rsidR="004D63EB" w:rsidRPr="0066059B" w:rsidDel="00DA24D0" w:rsidRDefault="004D63EB" w:rsidP="00483240">
            <w:pPr>
              <w:pStyle w:val="CronogramaParagrafo"/>
              <w:rPr>
                <w:del w:id="1396" w:author="Elias De Moraes Fernandes" w:date="2016-05-02T16:24:00Z"/>
                <w:rFonts w:ascii="Arial" w:hAnsi="Arial"/>
                <w:rPrChange w:id="1397" w:author="Elias De Moraes Fernandes" w:date="2016-05-02T15:20:00Z">
                  <w:rPr>
                    <w:del w:id="1398" w:author="Elias De Moraes Fernandes" w:date="2016-05-02T16:24:00Z"/>
                  </w:rPr>
                </w:rPrChange>
              </w:rPr>
            </w:pPr>
            <w:ins w:id="1399" w:author="Elias De Moraes Fernandes" w:date="2016-03-16T13:08:00Z">
              <w:del w:id="1400" w:author="Elias De Moraes Fernandes" w:date="2016-05-02T16:24:00Z">
                <w:r w:rsidRPr="0066059B" w:rsidDel="00DA24D0">
                  <w:rPr>
                    <w:rFonts w:ascii="Arial" w:hAnsi="Arial"/>
                    <w:rPrChange w:id="1401" w:author="Elias De Moraes Fernandes" w:date="2016-05-02T15:20:00Z">
                      <w:rPr/>
                    </w:rPrChange>
                  </w:rPr>
                  <w:delText>Desenhar /Refinar a arte dos personagens</w:delText>
                </w:r>
              </w:del>
            </w:ins>
            <w:del w:id="1402" w:author="Elias De Moraes Fernandes" w:date="2016-05-02T16:24:00Z">
              <w:r w:rsidRPr="0066059B" w:rsidDel="00DA24D0">
                <w:rPr>
                  <w:rFonts w:ascii="Arial" w:hAnsi="Arial"/>
                  <w:rPrChange w:id="1403" w:author="Elias De Moraes Fernandes" w:date="2016-05-02T15:20:00Z">
                    <w:rPr/>
                  </w:rPrChange>
                </w:rPr>
                <w:delText>Selecionar/desenhar a arte dos cenários</w:delText>
              </w:r>
            </w:del>
          </w:p>
        </w:tc>
        <w:tc>
          <w:tcPr>
            <w:tcW w:w="337" w:type="dxa"/>
            <w:tcPrChange w:id="1404" w:author="Elias De Moraes Fernandes" w:date="2016-05-02T15:46:00Z">
              <w:tcPr>
                <w:tcW w:w="337" w:type="dxa"/>
              </w:tcPr>
            </w:tcPrChange>
          </w:tcPr>
          <w:p w14:paraId="6E3A24AF" w14:textId="7A22B11E" w:rsidR="004D63EB" w:rsidRPr="0066059B" w:rsidDel="00DA24D0" w:rsidRDefault="004D63EB" w:rsidP="00483240">
            <w:pPr>
              <w:spacing w:line="360" w:lineRule="auto"/>
              <w:rPr>
                <w:del w:id="1405" w:author="Elias De Moraes Fernandes" w:date="2016-05-02T16:24:00Z"/>
                <w:rFonts w:ascii="Arial" w:hAnsi="Arial" w:cs="Arial"/>
                <w:rPrChange w:id="1406" w:author="Elias De Moraes Fernandes" w:date="2016-05-02T15:20:00Z">
                  <w:rPr>
                    <w:del w:id="140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408" w:author="Elias De Moraes Fernandes" w:date="2016-05-02T15:46:00Z">
              <w:tcPr>
                <w:tcW w:w="340" w:type="dxa"/>
              </w:tcPr>
            </w:tcPrChange>
          </w:tcPr>
          <w:p w14:paraId="479E4592" w14:textId="1FF1BF4A" w:rsidR="004D63EB" w:rsidRPr="0066059B" w:rsidDel="00DA24D0" w:rsidRDefault="004D63EB" w:rsidP="00483240">
            <w:pPr>
              <w:spacing w:line="360" w:lineRule="auto"/>
              <w:rPr>
                <w:del w:id="1409" w:author="Elias De Moraes Fernandes" w:date="2016-05-02T16:24:00Z"/>
                <w:rFonts w:ascii="Arial" w:hAnsi="Arial" w:cs="Arial"/>
                <w:rPrChange w:id="1410" w:author="Elias De Moraes Fernandes" w:date="2016-05-02T15:20:00Z">
                  <w:rPr>
                    <w:del w:id="141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412" w:author="Elias De Moraes Fernandes" w:date="2016-05-02T15:46:00Z">
              <w:tcPr>
                <w:tcW w:w="337" w:type="dxa"/>
              </w:tcPr>
            </w:tcPrChange>
          </w:tcPr>
          <w:p w14:paraId="1DDFDB2A" w14:textId="1844493C" w:rsidR="004D63EB" w:rsidRPr="0066059B" w:rsidDel="00DA24D0" w:rsidRDefault="004D63EB" w:rsidP="00483240">
            <w:pPr>
              <w:spacing w:line="360" w:lineRule="auto"/>
              <w:rPr>
                <w:del w:id="1413" w:author="Elias De Moraes Fernandes" w:date="2016-05-02T16:24:00Z"/>
                <w:rFonts w:ascii="Arial" w:hAnsi="Arial" w:cs="Arial"/>
                <w:rPrChange w:id="1414" w:author="Elias De Moraes Fernandes" w:date="2016-05-02T15:20:00Z">
                  <w:rPr>
                    <w:del w:id="14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416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2FE7AE07" w14:textId="0EBA43FD" w:rsidR="004D63EB" w:rsidRPr="0066059B" w:rsidDel="00DA24D0" w:rsidRDefault="004D63EB" w:rsidP="00483240">
            <w:pPr>
              <w:spacing w:line="360" w:lineRule="auto"/>
              <w:rPr>
                <w:del w:id="1417" w:author="Elias De Moraes Fernandes" w:date="2016-05-02T16:24:00Z"/>
                <w:rFonts w:ascii="Arial" w:hAnsi="Arial" w:cs="Arial"/>
                <w:rPrChange w:id="1418" w:author="Elias De Moraes Fernandes" w:date="2016-05-02T15:20:00Z">
                  <w:rPr>
                    <w:del w:id="14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420" w:author="Elias De Moraes Fernandes" w:date="2016-05-02T15:46:00Z">
              <w:tcPr>
                <w:tcW w:w="321" w:type="dxa"/>
              </w:tcPr>
            </w:tcPrChange>
          </w:tcPr>
          <w:p w14:paraId="660C1F3A" w14:textId="1ACEF570" w:rsidR="004D63EB" w:rsidRPr="0066059B" w:rsidDel="00DA24D0" w:rsidRDefault="004D63EB" w:rsidP="00483240">
            <w:pPr>
              <w:spacing w:line="360" w:lineRule="auto"/>
              <w:rPr>
                <w:del w:id="1421" w:author="Elias De Moraes Fernandes" w:date="2016-05-02T16:24:00Z"/>
                <w:rFonts w:ascii="Arial" w:hAnsi="Arial" w:cs="Arial"/>
                <w:rPrChange w:id="1422" w:author="Elias De Moraes Fernandes" w:date="2016-05-02T15:20:00Z">
                  <w:rPr>
                    <w:del w:id="142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424" w:author="Elias De Moraes Fernandes" w:date="2016-05-02T15:46:00Z">
              <w:tcPr>
                <w:tcW w:w="334" w:type="dxa"/>
              </w:tcPr>
            </w:tcPrChange>
          </w:tcPr>
          <w:p w14:paraId="7A16E85B" w14:textId="10AA89D4" w:rsidR="004D63EB" w:rsidRPr="0066059B" w:rsidDel="00DA24D0" w:rsidRDefault="004D63EB" w:rsidP="00483240">
            <w:pPr>
              <w:spacing w:line="360" w:lineRule="auto"/>
              <w:rPr>
                <w:del w:id="1425" w:author="Elias De Moraes Fernandes" w:date="2016-05-02T16:24:00Z"/>
                <w:rFonts w:ascii="Arial" w:hAnsi="Arial" w:cs="Arial"/>
                <w:rPrChange w:id="1426" w:author="Elias De Moraes Fernandes" w:date="2016-05-02T15:20:00Z">
                  <w:rPr>
                    <w:del w:id="14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428" w:author="Elias De Moraes Fernandes" w:date="2016-05-02T15:46:00Z">
              <w:tcPr>
                <w:tcW w:w="336" w:type="dxa"/>
              </w:tcPr>
            </w:tcPrChange>
          </w:tcPr>
          <w:p w14:paraId="5BDCE7AA" w14:textId="79765012" w:rsidR="004D63EB" w:rsidRPr="0066059B" w:rsidDel="00DA24D0" w:rsidRDefault="004D63EB" w:rsidP="00483240">
            <w:pPr>
              <w:spacing w:line="360" w:lineRule="auto"/>
              <w:rPr>
                <w:del w:id="1429" w:author="Elias De Moraes Fernandes" w:date="2016-05-02T16:24:00Z"/>
                <w:rFonts w:ascii="Arial" w:hAnsi="Arial" w:cs="Arial"/>
                <w:rPrChange w:id="1430" w:author="Elias De Moraes Fernandes" w:date="2016-05-02T15:20:00Z">
                  <w:rPr>
                    <w:del w:id="14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43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4B0414B" w14:textId="4AEABC5F" w:rsidR="004D63EB" w:rsidRPr="0066059B" w:rsidDel="00DA24D0" w:rsidRDefault="004D63EB" w:rsidP="00483240">
            <w:pPr>
              <w:spacing w:line="360" w:lineRule="auto"/>
              <w:rPr>
                <w:del w:id="1433" w:author="Elias De Moraes Fernandes" w:date="2016-05-02T16:24:00Z"/>
                <w:rFonts w:ascii="Arial" w:hAnsi="Arial" w:cs="Arial"/>
                <w:rPrChange w:id="1434" w:author="Elias De Moraes Fernandes" w:date="2016-05-02T15:20:00Z">
                  <w:rPr>
                    <w:del w:id="14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436" w:author="Elias De Moraes Fernandes" w:date="2016-05-02T15:46:00Z">
              <w:tcPr>
                <w:tcW w:w="336" w:type="dxa"/>
              </w:tcPr>
            </w:tcPrChange>
          </w:tcPr>
          <w:p w14:paraId="38C5C099" w14:textId="5E545116" w:rsidR="004D63EB" w:rsidRPr="0066059B" w:rsidDel="00DA24D0" w:rsidRDefault="004D63EB" w:rsidP="00483240">
            <w:pPr>
              <w:spacing w:line="360" w:lineRule="auto"/>
              <w:rPr>
                <w:del w:id="1437" w:author="Elias De Moraes Fernandes" w:date="2016-05-02T16:24:00Z"/>
                <w:rFonts w:ascii="Arial" w:hAnsi="Arial" w:cs="Arial"/>
                <w:rPrChange w:id="1438" w:author="Elias De Moraes Fernandes" w:date="2016-05-02T15:20:00Z">
                  <w:rPr>
                    <w:del w:id="1439" w:author="Elias De Moraes Fernandes" w:date="2016-05-02T16:24:00Z"/>
                    <w:rFonts w:cs="Arial"/>
                  </w:rPr>
                </w:rPrChange>
              </w:rPr>
            </w:pPr>
            <w:ins w:id="1440" w:author="Elias De Moraes Fernandes" w:date="2016-03-16T13:08:00Z">
              <w:del w:id="1441" w:author="Elias De Moraes Fernandes" w:date="2016-05-02T16:24:00Z">
                <w:r w:rsidRPr="0066059B" w:rsidDel="00DA24D0">
                  <w:rPr>
                    <w:rFonts w:ascii="Arial" w:hAnsi="Arial" w:cs="Arial"/>
                    <w:rPrChange w:id="1442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443" w:author="Elias De Moraes Fernandes" w:date="2016-05-02T15:46:00Z">
              <w:tcPr>
                <w:tcW w:w="336" w:type="dxa"/>
              </w:tcPr>
            </w:tcPrChange>
          </w:tcPr>
          <w:p w14:paraId="157A8C12" w14:textId="3E273E98" w:rsidR="004D63EB" w:rsidRPr="0066059B" w:rsidDel="00DA24D0" w:rsidRDefault="004D63EB" w:rsidP="00483240">
            <w:pPr>
              <w:spacing w:line="360" w:lineRule="auto"/>
              <w:rPr>
                <w:del w:id="1444" w:author="Elias De Moraes Fernandes" w:date="2016-05-02T16:24:00Z"/>
                <w:rFonts w:ascii="Arial" w:hAnsi="Arial" w:cs="Arial"/>
                <w:rPrChange w:id="1445" w:author="Elias De Moraes Fernandes" w:date="2016-05-02T15:20:00Z">
                  <w:rPr>
                    <w:del w:id="1446" w:author="Elias De Moraes Fernandes" w:date="2016-05-02T16:24:00Z"/>
                    <w:rFonts w:cs="Arial"/>
                  </w:rPr>
                </w:rPrChange>
              </w:rPr>
            </w:pPr>
            <w:ins w:id="1447" w:author="Elias De Moraes Fernandes" w:date="2016-03-16T13:08:00Z">
              <w:del w:id="1448" w:author="Elias De Moraes Fernandes" w:date="2016-05-02T16:24:00Z">
                <w:r w:rsidRPr="0066059B" w:rsidDel="00DA24D0">
                  <w:rPr>
                    <w:rFonts w:ascii="Arial" w:hAnsi="Arial" w:cs="Arial"/>
                    <w:rPrChange w:id="144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450" w:author="Elias De Moraes Fernandes" w:date="2016-05-02T16:24:00Z">
              <w:r w:rsidRPr="0066059B" w:rsidDel="00DA24D0">
                <w:rPr>
                  <w:rFonts w:ascii="Arial" w:hAnsi="Arial" w:cs="Arial"/>
                  <w:rPrChange w:id="1451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452" w:author="Elias De Moraes Fernandes" w:date="2016-05-02T15:46:00Z">
              <w:tcPr>
                <w:tcW w:w="336" w:type="dxa"/>
              </w:tcPr>
            </w:tcPrChange>
          </w:tcPr>
          <w:p w14:paraId="195C43E4" w14:textId="55549AF3" w:rsidR="004D63EB" w:rsidRPr="0066059B" w:rsidDel="00DA24D0" w:rsidRDefault="004D63EB" w:rsidP="00483240">
            <w:pPr>
              <w:spacing w:line="360" w:lineRule="auto"/>
              <w:rPr>
                <w:del w:id="1453" w:author="Elias De Moraes Fernandes" w:date="2016-05-02T16:24:00Z"/>
                <w:rFonts w:ascii="Arial" w:hAnsi="Arial" w:cs="Arial"/>
                <w:rPrChange w:id="1454" w:author="Elias De Moraes Fernandes" w:date="2016-05-02T15:20:00Z">
                  <w:rPr>
                    <w:del w:id="1455" w:author="Elias De Moraes Fernandes" w:date="2016-05-02T16:24:00Z"/>
                    <w:rFonts w:cs="Arial"/>
                  </w:rPr>
                </w:rPrChange>
              </w:rPr>
            </w:pPr>
            <w:ins w:id="1456" w:author="Elias De Moraes Fernandes" w:date="2016-03-16T13:08:00Z">
              <w:del w:id="1457" w:author="Elias De Moraes Fernandes" w:date="2016-05-02T16:24:00Z">
                <w:r w:rsidRPr="0066059B" w:rsidDel="00DA24D0">
                  <w:rPr>
                    <w:rFonts w:ascii="Arial" w:hAnsi="Arial" w:cs="Arial"/>
                    <w:rPrChange w:id="1458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459" w:author="Elias De Moraes Fernandes" w:date="2016-05-02T16:24:00Z">
              <w:r w:rsidRPr="0066059B" w:rsidDel="00DA24D0">
                <w:rPr>
                  <w:rFonts w:ascii="Arial" w:hAnsi="Arial" w:cs="Arial"/>
                  <w:rPrChange w:id="1460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46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3A541E5" w14:textId="6713A14A" w:rsidR="004D63EB" w:rsidRPr="0066059B" w:rsidDel="00DA24D0" w:rsidRDefault="004D63EB" w:rsidP="00483240">
            <w:pPr>
              <w:spacing w:line="360" w:lineRule="auto"/>
              <w:rPr>
                <w:del w:id="1462" w:author="Elias De Moraes Fernandes" w:date="2016-05-02T16:24:00Z"/>
                <w:rFonts w:ascii="Arial" w:hAnsi="Arial" w:cs="Arial"/>
                <w:rPrChange w:id="1463" w:author="Elias De Moraes Fernandes" w:date="2016-05-02T15:20:00Z">
                  <w:rPr>
                    <w:del w:id="1464" w:author="Elias De Moraes Fernandes" w:date="2016-05-02T16:24:00Z"/>
                    <w:rFonts w:cs="Arial"/>
                  </w:rPr>
                </w:rPrChange>
              </w:rPr>
            </w:pPr>
            <w:ins w:id="1465" w:author="Elias De Moraes Fernandes" w:date="2016-03-16T13:08:00Z">
              <w:del w:id="1466" w:author="Elias De Moraes Fernandes" w:date="2016-05-02T16:24:00Z">
                <w:r w:rsidRPr="0066059B" w:rsidDel="00DA24D0">
                  <w:rPr>
                    <w:rFonts w:ascii="Arial" w:hAnsi="Arial" w:cs="Arial"/>
                    <w:rPrChange w:id="1467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468" w:author="Elias De Moraes Fernandes" w:date="2016-05-02T16:24:00Z">
              <w:r w:rsidRPr="0066059B" w:rsidDel="00DA24D0">
                <w:rPr>
                  <w:rFonts w:ascii="Arial" w:hAnsi="Arial" w:cs="Arial"/>
                  <w:rPrChange w:id="1469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06" w:type="dxa"/>
            <w:tcPrChange w:id="1470" w:author="Elias De Moraes Fernandes" w:date="2016-05-02T15:46:00Z">
              <w:tcPr>
                <w:tcW w:w="336" w:type="dxa"/>
              </w:tcPr>
            </w:tcPrChange>
          </w:tcPr>
          <w:p w14:paraId="75DDAD47" w14:textId="018B5F89" w:rsidR="004D63EB" w:rsidRPr="0066059B" w:rsidDel="00DA24D0" w:rsidRDefault="004D63EB" w:rsidP="00483240">
            <w:pPr>
              <w:spacing w:line="360" w:lineRule="auto"/>
              <w:rPr>
                <w:del w:id="1471" w:author="Elias De Moraes Fernandes" w:date="2016-05-02T16:24:00Z"/>
                <w:rFonts w:ascii="Arial" w:hAnsi="Arial" w:cs="Arial"/>
                <w:rPrChange w:id="1472" w:author="Elias De Moraes Fernandes" w:date="2016-05-02T15:20:00Z">
                  <w:rPr>
                    <w:del w:id="1473" w:author="Elias De Moraes Fernandes" w:date="2016-05-02T16:24:00Z"/>
                    <w:rFonts w:cs="Arial"/>
                  </w:rPr>
                </w:rPrChange>
              </w:rPr>
            </w:pPr>
            <w:ins w:id="1474" w:author="Elias De Moraes Fernandes" w:date="2016-03-16T13:08:00Z">
              <w:del w:id="1475" w:author="Elias De Moraes Fernandes" w:date="2016-05-02T16:24:00Z">
                <w:r w:rsidRPr="0066059B" w:rsidDel="00DA24D0">
                  <w:rPr>
                    <w:rFonts w:ascii="Arial" w:hAnsi="Arial" w:cs="Arial"/>
                    <w:rPrChange w:id="1476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477" w:author="Elias De Moraes Fernandes" w:date="2016-05-02T16:24:00Z">
              <w:r w:rsidRPr="0066059B" w:rsidDel="00DA24D0">
                <w:rPr>
                  <w:rFonts w:ascii="Arial" w:hAnsi="Arial" w:cs="Arial"/>
                  <w:rPrChange w:id="1478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284" w:type="dxa"/>
            <w:tcPrChange w:id="1479" w:author="Elias De Moraes Fernandes" w:date="2016-05-02T15:46:00Z">
              <w:tcPr>
                <w:tcW w:w="254" w:type="dxa"/>
              </w:tcPr>
            </w:tcPrChange>
          </w:tcPr>
          <w:p w14:paraId="544D7ABF" w14:textId="60927309" w:rsidR="004D63EB" w:rsidRPr="0066059B" w:rsidDel="00DA24D0" w:rsidRDefault="004D63EB" w:rsidP="00483240">
            <w:pPr>
              <w:spacing w:line="360" w:lineRule="auto"/>
              <w:rPr>
                <w:del w:id="1480" w:author="Elias De Moraes Fernandes" w:date="2016-05-02T16:24:00Z"/>
                <w:rFonts w:ascii="Arial" w:hAnsi="Arial" w:cs="Arial"/>
                <w:rPrChange w:id="1481" w:author="Elias De Moraes Fernandes" w:date="2016-05-02T15:20:00Z">
                  <w:rPr>
                    <w:del w:id="1482" w:author="Elias De Moraes Fernandes" w:date="2016-05-02T16:24:00Z"/>
                    <w:rFonts w:cs="Arial"/>
                  </w:rPr>
                </w:rPrChange>
              </w:rPr>
            </w:pPr>
            <w:ins w:id="1483" w:author="Elias De Moraes Fernandes" w:date="2016-03-16T13:08:00Z">
              <w:del w:id="1484" w:author="Elias De Moraes Fernandes" w:date="2016-05-02T16:24:00Z">
                <w:r w:rsidRPr="0066059B" w:rsidDel="00DA24D0">
                  <w:rPr>
                    <w:rFonts w:ascii="Arial" w:hAnsi="Arial" w:cs="Arial"/>
                    <w:rPrChange w:id="1485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1486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3B6AD844" w14:textId="6D53F9A8" w:rsidR="004D63EB" w:rsidRPr="0066059B" w:rsidDel="00DA24D0" w:rsidRDefault="004D63EB" w:rsidP="00483240">
            <w:pPr>
              <w:spacing w:line="360" w:lineRule="auto"/>
              <w:rPr>
                <w:del w:id="1487" w:author="Elias De Moraes Fernandes" w:date="2016-05-02T16:24:00Z"/>
                <w:rFonts w:ascii="Arial" w:hAnsi="Arial" w:cs="Arial"/>
                <w:rPrChange w:id="1488" w:author="Elias De Moraes Fernandes" w:date="2016-05-02T15:20:00Z">
                  <w:rPr>
                    <w:del w:id="148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49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CF76B3E" w14:textId="499D969F" w:rsidR="004D63EB" w:rsidRPr="0066059B" w:rsidDel="00DA24D0" w:rsidRDefault="004D63EB" w:rsidP="00483240">
            <w:pPr>
              <w:spacing w:line="360" w:lineRule="auto"/>
              <w:rPr>
                <w:del w:id="1491" w:author="Elias De Moraes Fernandes" w:date="2016-05-02T16:24:00Z"/>
                <w:rFonts w:ascii="Arial" w:hAnsi="Arial" w:cs="Arial"/>
                <w:rPrChange w:id="1492" w:author="Elias De Moraes Fernandes" w:date="2016-05-02T15:20:00Z">
                  <w:rPr>
                    <w:del w:id="149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1494" w:author="Elias De Moraes Fernandes" w:date="2016-05-02T15:46:00Z">
              <w:tcPr>
                <w:tcW w:w="1940" w:type="dxa"/>
              </w:tcPr>
            </w:tcPrChange>
          </w:tcPr>
          <w:p w14:paraId="0AD9E864" w14:textId="753FB757" w:rsidR="004D63EB" w:rsidRPr="0066059B" w:rsidDel="00DA24D0" w:rsidRDefault="004D63EB" w:rsidP="00483240">
            <w:pPr>
              <w:spacing w:line="360" w:lineRule="auto"/>
              <w:rPr>
                <w:del w:id="1495" w:author="Elias De Moraes Fernandes" w:date="2016-05-02T16:24:00Z"/>
                <w:rFonts w:ascii="Arial" w:hAnsi="Arial" w:cs="Arial"/>
                <w:rPrChange w:id="1496" w:author="Elias De Moraes Fernandes" w:date="2016-05-02T15:20:00Z">
                  <w:rPr>
                    <w:del w:id="1497" w:author="Elias De Moraes Fernandes" w:date="2016-05-02T16:24:00Z"/>
                    <w:rFonts w:cs="Arial"/>
                  </w:rPr>
                </w:rPrChange>
              </w:rPr>
            </w:pPr>
            <w:ins w:id="1498" w:author="Elias De Moraes Fernandes" w:date="2016-03-16T13:08:00Z">
              <w:del w:id="1499" w:author="Elias De Moraes Fernandes" w:date="2016-05-02T16:24:00Z">
                <w:r w:rsidRPr="0066059B" w:rsidDel="00DA24D0">
                  <w:rPr>
                    <w:rFonts w:ascii="Arial" w:hAnsi="Arial" w:cs="Arial"/>
                    <w:rPrChange w:id="1500" w:author="Elias De Moraes Fernandes" w:date="2016-05-02T15:20:00Z">
                      <w:rPr>
                        <w:rFonts w:cs="Arial"/>
                      </w:rPr>
                    </w:rPrChange>
                  </w:rPr>
                  <w:delText>Completo</w:delText>
                </w:r>
              </w:del>
            </w:ins>
            <w:del w:id="1501" w:author="Elias De Moraes Fernandes" w:date="2016-05-02T16:24:00Z">
              <w:r w:rsidRPr="0066059B" w:rsidDel="00DA24D0">
                <w:rPr>
                  <w:rFonts w:ascii="Arial" w:hAnsi="Arial" w:cs="Arial"/>
                  <w:rPrChange w:id="1502" w:author="Elias De Moraes Fernandes" w:date="2016-05-02T15:20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66059B" w:rsidDel="00DA24D0" w14:paraId="48E3D95E" w14:textId="0ED54E69" w:rsidTr="00593C0C">
        <w:tblPrEx>
          <w:tblPrExChange w:id="1503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88"/>
          <w:del w:id="1504" w:author="Elias De Moraes Fernandes" w:date="2016-05-02T16:24:00Z"/>
          <w:trPrChange w:id="1505" w:author="Elias De Moraes Fernandes" w:date="2016-05-02T15:46:00Z">
            <w:trPr>
              <w:trHeight w:val="288"/>
            </w:trPr>
          </w:trPrChange>
        </w:trPr>
        <w:tc>
          <w:tcPr>
            <w:tcW w:w="2743" w:type="dxa"/>
            <w:tcPrChange w:id="1506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0FDAF142" w14:textId="42040757" w:rsidR="004D63EB" w:rsidRPr="0066059B" w:rsidDel="00DA24D0" w:rsidRDefault="004D63EB" w:rsidP="00483240">
            <w:pPr>
              <w:pStyle w:val="CronogramaParagrafo"/>
              <w:rPr>
                <w:del w:id="1507" w:author="Elias De Moraes Fernandes" w:date="2016-05-02T16:24:00Z"/>
                <w:rFonts w:ascii="Arial" w:hAnsi="Arial"/>
                <w:rPrChange w:id="1508" w:author="Elias De Moraes Fernandes" w:date="2016-05-02T15:20:00Z">
                  <w:rPr>
                    <w:del w:id="1509" w:author="Elias De Moraes Fernandes" w:date="2016-05-02T16:24:00Z"/>
                  </w:rPr>
                </w:rPrChange>
              </w:rPr>
            </w:pPr>
            <w:ins w:id="1510" w:author="Elias De Moraes Fernandes" w:date="2016-03-16T13:08:00Z">
              <w:del w:id="1511" w:author="Elias De Moraes Fernandes" w:date="2016-05-02T16:24:00Z">
                <w:r w:rsidRPr="0066059B" w:rsidDel="00DA24D0">
                  <w:rPr>
                    <w:rFonts w:ascii="Arial" w:hAnsi="Arial"/>
                    <w:rPrChange w:id="1512" w:author="Elias De Moraes Fernandes" w:date="2016-05-02T15:20:00Z">
                      <w:rPr/>
                    </w:rPrChange>
                  </w:rPr>
                  <w:delText>Selecionar/desenhar a arte dos cenários</w:delText>
                </w:r>
              </w:del>
            </w:ins>
            <w:del w:id="1513" w:author="Elias De Moraes Fernandes" w:date="2016-05-02T16:24:00Z">
              <w:r w:rsidRPr="0066059B" w:rsidDel="00DA24D0">
                <w:rPr>
                  <w:rFonts w:ascii="Arial" w:hAnsi="Arial"/>
                  <w:rPrChange w:id="1514" w:author="Elias De Moraes Fernandes" w:date="2016-05-02T15:20:00Z">
                    <w:rPr/>
                  </w:rPrChange>
                </w:rPr>
                <w:delText>Desenvolver o sistema de controle do jogador</w:delText>
              </w:r>
            </w:del>
          </w:p>
        </w:tc>
        <w:tc>
          <w:tcPr>
            <w:tcW w:w="337" w:type="dxa"/>
            <w:tcPrChange w:id="1515" w:author="Elias De Moraes Fernandes" w:date="2016-05-02T15:46:00Z">
              <w:tcPr>
                <w:tcW w:w="337" w:type="dxa"/>
              </w:tcPr>
            </w:tcPrChange>
          </w:tcPr>
          <w:p w14:paraId="5D662B6B" w14:textId="2F9A7125" w:rsidR="004D63EB" w:rsidRPr="0066059B" w:rsidDel="00DA24D0" w:rsidRDefault="004D63EB" w:rsidP="00483240">
            <w:pPr>
              <w:spacing w:line="360" w:lineRule="auto"/>
              <w:rPr>
                <w:del w:id="1516" w:author="Elias De Moraes Fernandes" w:date="2016-05-02T16:24:00Z"/>
                <w:rFonts w:ascii="Arial" w:hAnsi="Arial" w:cs="Arial"/>
                <w:rPrChange w:id="1517" w:author="Elias De Moraes Fernandes" w:date="2016-05-02T15:20:00Z">
                  <w:rPr>
                    <w:del w:id="151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519" w:author="Elias De Moraes Fernandes" w:date="2016-05-02T15:46:00Z">
              <w:tcPr>
                <w:tcW w:w="340" w:type="dxa"/>
              </w:tcPr>
            </w:tcPrChange>
          </w:tcPr>
          <w:p w14:paraId="339C9BC9" w14:textId="52F3586E" w:rsidR="004D63EB" w:rsidRPr="0066059B" w:rsidDel="00DA24D0" w:rsidRDefault="004D63EB" w:rsidP="00483240">
            <w:pPr>
              <w:spacing w:line="360" w:lineRule="auto"/>
              <w:rPr>
                <w:del w:id="1520" w:author="Elias De Moraes Fernandes" w:date="2016-05-02T16:24:00Z"/>
                <w:rFonts w:ascii="Arial" w:hAnsi="Arial" w:cs="Arial"/>
                <w:rPrChange w:id="1521" w:author="Elias De Moraes Fernandes" w:date="2016-05-02T15:20:00Z">
                  <w:rPr>
                    <w:del w:id="152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523" w:author="Elias De Moraes Fernandes" w:date="2016-05-02T15:46:00Z">
              <w:tcPr>
                <w:tcW w:w="337" w:type="dxa"/>
              </w:tcPr>
            </w:tcPrChange>
          </w:tcPr>
          <w:p w14:paraId="1A1147C9" w14:textId="5C945272" w:rsidR="004D63EB" w:rsidRPr="0066059B" w:rsidDel="00DA24D0" w:rsidRDefault="004D63EB" w:rsidP="00483240">
            <w:pPr>
              <w:spacing w:line="360" w:lineRule="auto"/>
              <w:rPr>
                <w:del w:id="1524" w:author="Elias De Moraes Fernandes" w:date="2016-05-02T16:24:00Z"/>
                <w:rFonts w:ascii="Arial" w:hAnsi="Arial" w:cs="Arial"/>
                <w:rPrChange w:id="1525" w:author="Elias De Moraes Fernandes" w:date="2016-05-02T15:20:00Z">
                  <w:rPr>
                    <w:del w:id="152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527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23FBB4BA" w14:textId="412BBB20" w:rsidR="004D63EB" w:rsidRPr="0066059B" w:rsidDel="00DA24D0" w:rsidRDefault="004D63EB" w:rsidP="00483240">
            <w:pPr>
              <w:spacing w:line="360" w:lineRule="auto"/>
              <w:rPr>
                <w:del w:id="1528" w:author="Elias De Moraes Fernandes" w:date="2016-05-02T16:24:00Z"/>
                <w:rFonts w:ascii="Arial" w:hAnsi="Arial" w:cs="Arial"/>
                <w:rPrChange w:id="1529" w:author="Elias De Moraes Fernandes" w:date="2016-05-02T15:20:00Z">
                  <w:rPr>
                    <w:del w:id="153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531" w:author="Elias De Moraes Fernandes" w:date="2016-05-02T15:46:00Z">
              <w:tcPr>
                <w:tcW w:w="321" w:type="dxa"/>
              </w:tcPr>
            </w:tcPrChange>
          </w:tcPr>
          <w:p w14:paraId="0A50FAB9" w14:textId="45B6A10D" w:rsidR="004D63EB" w:rsidRPr="0066059B" w:rsidDel="00DA24D0" w:rsidRDefault="004D63EB" w:rsidP="00483240">
            <w:pPr>
              <w:spacing w:line="360" w:lineRule="auto"/>
              <w:rPr>
                <w:del w:id="1532" w:author="Elias De Moraes Fernandes" w:date="2016-05-02T16:24:00Z"/>
                <w:rFonts w:ascii="Arial" w:hAnsi="Arial" w:cs="Arial"/>
                <w:rPrChange w:id="1533" w:author="Elias De Moraes Fernandes" w:date="2016-05-02T15:20:00Z">
                  <w:rPr>
                    <w:del w:id="153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535" w:author="Elias De Moraes Fernandes" w:date="2016-05-02T15:46:00Z">
              <w:tcPr>
                <w:tcW w:w="334" w:type="dxa"/>
              </w:tcPr>
            </w:tcPrChange>
          </w:tcPr>
          <w:p w14:paraId="5FAF32B1" w14:textId="0A4D552E" w:rsidR="004D63EB" w:rsidRPr="0066059B" w:rsidDel="00DA24D0" w:rsidRDefault="004D63EB" w:rsidP="00483240">
            <w:pPr>
              <w:spacing w:line="360" w:lineRule="auto"/>
              <w:rPr>
                <w:del w:id="1536" w:author="Elias De Moraes Fernandes" w:date="2016-05-02T16:24:00Z"/>
                <w:rFonts w:ascii="Arial" w:hAnsi="Arial" w:cs="Arial"/>
                <w:rPrChange w:id="1537" w:author="Elias De Moraes Fernandes" w:date="2016-05-02T15:20:00Z">
                  <w:rPr>
                    <w:del w:id="153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39" w:author="Elias De Moraes Fernandes" w:date="2016-05-02T15:46:00Z">
              <w:tcPr>
                <w:tcW w:w="336" w:type="dxa"/>
              </w:tcPr>
            </w:tcPrChange>
          </w:tcPr>
          <w:p w14:paraId="5F38A5F0" w14:textId="53C976F0" w:rsidR="004D63EB" w:rsidRPr="0066059B" w:rsidDel="00DA24D0" w:rsidRDefault="004D63EB" w:rsidP="00483240">
            <w:pPr>
              <w:spacing w:line="360" w:lineRule="auto"/>
              <w:rPr>
                <w:del w:id="1540" w:author="Elias De Moraes Fernandes" w:date="2016-05-02T16:24:00Z"/>
                <w:rFonts w:ascii="Arial" w:hAnsi="Arial" w:cs="Arial"/>
                <w:rPrChange w:id="1541" w:author="Elias De Moraes Fernandes" w:date="2016-05-02T15:20:00Z">
                  <w:rPr>
                    <w:del w:id="154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4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B42C8C6" w14:textId="72E4BBFD" w:rsidR="004D63EB" w:rsidRPr="0066059B" w:rsidDel="00DA24D0" w:rsidRDefault="004D63EB" w:rsidP="00483240">
            <w:pPr>
              <w:spacing w:line="360" w:lineRule="auto"/>
              <w:rPr>
                <w:del w:id="1544" w:author="Elias De Moraes Fernandes" w:date="2016-05-02T16:24:00Z"/>
                <w:rFonts w:ascii="Arial" w:hAnsi="Arial" w:cs="Arial"/>
                <w:rPrChange w:id="1545" w:author="Elias De Moraes Fernandes" w:date="2016-05-02T15:20:00Z">
                  <w:rPr>
                    <w:del w:id="15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47" w:author="Elias De Moraes Fernandes" w:date="2016-05-02T15:46:00Z">
              <w:tcPr>
                <w:tcW w:w="336" w:type="dxa"/>
              </w:tcPr>
            </w:tcPrChange>
          </w:tcPr>
          <w:p w14:paraId="6C1D0C93" w14:textId="4C0CBAD7" w:rsidR="004D63EB" w:rsidRPr="0066059B" w:rsidDel="00DA24D0" w:rsidRDefault="004D63EB" w:rsidP="00483240">
            <w:pPr>
              <w:spacing w:line="360" w:lineRule="auto"/>
              <w:rPr>
                <w:del w:id="1548" w:author="Elias De Moraes Fernandes" w:date="2016-05-02T16:24:00Z"/>
                <w:rFonts w:ascii="Arial" w:hAnsi="Arial" w:cs="Arial"/>
                <w:rPrChange w:id="1549" w:author="Elias De Moraes Fernandes" w:date="2016-05-02T15:20:00Z">
                  <w:rPr>
                    <w:del w:id="15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51" w:author="Elias De Moraes Fernandes" w:date="2016-05-02T15:46:00Z">
              <w:tcPr>
                <w:tcW w:w="336" w:type="dxa"/>
              </w:tcPr>
            </w:tcPrChange>
          </w:tcPr>
          <w:p w14:paraId="31784988" w14:textId="0EBC31B1" w:rsidR="004D63EB" w:rsidRPr="0066059B" w:rsidDel="00DA24D0" w:rsidRDefault="004D63EB" w:rsidP="00483240">
            <w:pPr>
              <w:spacing w:line="360" w:lineRule="auto"/>
              <w:rPr>
                <w:del w:id="1552" w:author="Elias De Moraes Fernandes" w:date="2016-05-02T16:24:00Z"/>
                <w:rFonts w:ascii="Arial" w:hAnsi="Arial" w:cs="Arial"/>
                <w:rPrChange w:id="1553" w:author="Elias De Moraes Fernandes" w:date="2016-05-02T15:20:00Z">
                  <w:rPr>
                    <w:del w:id="1554" w:author="Elias De Moraes Fernandes" w:date="2016-05-02T16:24:00Z"/>
                    <w:rFonts w:cs="Arial"/>
                  </w:rPr>
                </w:rPrChange>
              </w:rPr>
            </w:pPr>
            <w:ins w:id="1555" w:author="Elias De Moraes Fernandes" w:date="2016-03-16T13:08:00Z">
              <w:del w:id="1556" w:author="Elias De Moraes Fernandes" w:date="2016-05-02T16:24:00Z">
                <w:r w:rsidRPr="0066059B" w:rsidDel="00DA24D0">
                  <w:rPr>
                    <w:rFonts w:ascii="Arial" w:hAnsi="Arial" w:cs="Arial"/>
                    <w:rPrChange w:id="1557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558" w:author="Elias De Moraes Fernandes" w:date="2016-05-02T15:46:00Z">
              <w:tcPr>
                <w:tcW w:w="336" w:type="dxa"/>
              </w:tcPr>
            </w:tcPrChange>
          </w:tcPr>
          <w:p w14:paraId="6EA9B00F" w14:textId="64CAF923" w:rsidR="004D63EB" w:rsidRPr="0066059B" w:rsidDel="00DA24D0" w:rsidRDefault="004D63EB" w:rsidP="00483240">
            <w:pPr>
              <w:spacing w:line="360" w:lineRule="auto"/>
              <w:rPr>
                <w:del w:id="1559" w:author="Elias De Moraes Fernandes" w:date="2016-05-02T16:24:00Z"/>
                <w:rFonts w:ascii="Arial" w:hAnsi="Arial" w:cs="Arial"/>
                <w:rPrChange w:id="1560" w:author="Elias De Moraes Fernandes" w:date="2016-05-02T15:20:00Z">
                  <w:rPr>
                    <w:del w:id="156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6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ED41E7D" w14:textId="68A78204" w:rsidR="004D63EB" w:rsidRPr="0066059B" w:rsidDel="00DA24D0" w:rsidRDefault="004D63EB" w:rsidP="00483240">
            <w:pPr>
              <w:spacing w:line="360" w:lineRule="auto"/>
              <w:rPr>
                <w:del w:id="1563" w:author="Elias De Moraes Fernandes" w:date="2016-05-02T16:24:00Z"/>
                <w:rFonts w:ascii="Arial" w:hAnsi="Arial" w:cs="Arial"/>
                <w:rPrChange w:id="1564" w:author="Elias De Moraes Fernandes" w:date="2016-05-02T15:20:00Z">
                  <w:rPr>
                    <w:del w:id="1565" w:author="Elias De Moraes Fernandes" w:date="2016-05-02T16:24:00Z"/>
                    <w:rFonts w:cs="Arial"/>
                  </w:rPr>
                </w:rPrChange>
              </w:rPr>
            </w:pPr>
            <w:ins w:id="1566" w:author="Elias De Moraes Fernandes" w:date="2016-03-16T13:08:00Z">
              <w:del w:id="1567" w:author="Elias De Moraes Fernandes" w:date="2016-05-02T16:24:00Z">
                <w:r w:rsidRPr="0066059B" w:rsidDel="00DA24D0">
                  <w:rPr>
                    <w:rFonts w:ascii="Arial" w:hAnsi="Arial" w:cs="Arial"/>
                    <w:rPrChange w:id="1568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1569" w:author="Elias De Moraes Fernandes" w:date="2016-05-02T15:46:00Z">
              <w:tcPr>
                <w:tcW w:w="336" w:type="dxa"/>
              </w:tcPr>
            </w:tcPrChange>
          </w:tcPr>
          <w:p w14:paraId="2AA2A91B" w14:textId="47D5CB01" w:rsidR="004D63EB" w:rsidRPr="0066059B" w:rsidDel="00DA24D0" w:rsidRDefault="004D63EB" w:rsidP="00483240">
            <w:pPr>
              <w:spacing w:line="360" w:lineRule="auto"/>
              <w:rPr>
                <w:del w:id="1570" w:author="Elias De Moraes Fernandes" w:date="2016-05-02T16:24:00Z"/>
                <w:rFonts w:ascii="Arial" w:hAnsi="Arial" w:cs="Arial"/>
                <w:rPrChange w:id="1571" w:author="Elias De Moraes Fernandes" w:date="2016-05-02T15:20:00Z">
                  <w:rPr>
                    <w:del w:id="1572" w:author="Elias De Moraes Fernandes" w:date="2016-05-02T16:24:00Z"/>
                    <w:rFonts w:cs="Arial"/>
                  </w:rPr>
                </w:rPrChange>
              </w:rPr>
            </w:pPr>
            <w:del w:id="1573" w:author="Elias De Moraes Fernandes" w:date="2016-05-02T16:24:00Z">
              <w:r w:rsidRPr="0066059B" w:rsidDel="00DA24D0">
                <w:rPr>
                  <w:rFonts w:ascii="Arial" w:hAnsi="Arial" w:cs="Arial"/>
                  <w:rPrChange w:id="1574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284" w:type="dxa"/>
            <w:tcPrChange w:id="1575" w:author="Elias De Moraes Fernandes" w:date="2016-05-02T15:46:00Z">
              <w:tcPr>
                <w:tcW w:w="254" w:type="dxa"/>
              </w:tcPr>
            </w:tcPrChange>
          </w:tcPr>
          <w:p w14:paraId="3D3E48DA" w14:textId="19509E9E" w:rsidR="004D63EB" w:rsidRPr="0066059B" w:rsidDel="00DA24D0" w:rsidRDefault="004D63EB" w:rsidP="00483240">
            <w:pPr>
              <w:spacing w:line="360" w:lineRule="auto"/>
              <w:rPr>
                <w:del w:id="1576" w:author="Elias De Moraes Fernandes" w:date="2016-05-02T16:24:00Z"/>
                <w:rFonts w:ascii="Arial" w:hAnsi="Arial" w:cs="Arial"/>
                <w:rPrChange w:id="1577" w:author="Elias De Moraes Fernandes" w:date="2016-05-02T15:20:00Z">
                  <w:rPr>
                    <w:del w:id="1578" w:author="Elias De Moraes Fernandes" w:date="2016-05-02T16:24:00Z"/>
                    <w:rFonts w:cs="Arial"/>
                  </w:rPr>
                </w:rPrChange>
              </w:rPr>
            </w:pPr>
            <w:ins w:id="1579" w:author="Elias De Moraes Fernandes" w:date="2016-03-16T13:08:00Z">
              <w:del w:id="1580" w:author="Elias De Moraes Fernandes" w:date="2016-05-02T16:24:00Z">
                <w:r w:rsidRPr="0066059B" w:rsidDel="00DA24D0">
                  <w:rPr>
                    <w:rFonts w:ascii="Arial" w:hAnsi="Arial" w:cs="Arial"/>
                    <w:rPrChange w:id="1581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582" w:author="Elias De Moraes Fernandes" w:date="2016-05-02T16:24:00Z">
              <w:r w:rsidRPr="0066059B" w:rsidDel="00DA24D0">
                <w:rPr>
                  <w:rFonts w:ascii="Arial" w:hAnsi="Arial" w:cs="Arial"/>
                  <w:rPrChange w:id="1583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1584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197D9715" w14:textId="287144B1" w:rsidR="004D63EB" w:rsidRPr="0066059B" w:rsidDel="00DA24D0" w:rsidRDefault="004D63EB" w:rsidP="00483240">
            <w:pPr>
              <w:spacing w:line="360" w:lineRule="auto"/>
              <w:rPr>
                <w:del w:id="1585" w:author="Elias De Moraes Fernandes" w:date="2016-05-02T16:24:00Z"/>
                <w:rFonts w:ascii="Arial" w:hAnsi="Arial" w:cs="Arial"/>
                <w:rPrChange w:id="1586" w:author="Elias De Moraes Fernandes" w:date="2016-05-02T15:20:00Z">
                  <w:rPr>
                    <w:del w:id="1587" w:author="Elias De Moraes Fernandes" w:date="2016-05-02T16:24:00Z"/>
                    <w:rFonts w:cs="Arial"/>
                  </w:rPr>
                </w:rPrChange>
              </w:rPr>
            </w:pPr>
            <w:ins w:id="1588" w:author="Elias De Moraes Fernandes" w:date="2016-03-16T13:08:00Z">
              <w:del w:id="1589" w:author="Elias De Moraes Fernandes" w:date="2016-05-02T16:24:00Z">
                <w:r w:rsidRPr="0066059B" w:rsidDel="00DA24D0">
                  <w:rPr>
                    <w:rFonts w:ascii="Arial" w:hAnsi="Arial" w:cs="Arial"/>
                    <w:rPrChange w:id="1590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59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219C9D7" w14:textId="67D49386" w:rsidR="004D63EB" w:rsidRPr="0066059B" w:rsidDel="00DA24D0" w:rsidRDefault="004D63EB" w:rsidP="00483240">
            <w:pPr>
              <w:spacing w:line="360" w:lineRule="auto"/>
              <w:rPr>
                <w:del w:id="1592" w:author="Elias De Moraes Fernandes" w:date="2016-05-02T16:24:00Z"/>
                <w:rFonts w:ascii="Arial" w:hAnsi="Arial" w:cs="Arial"/>
                <w:rPrChange w:id="1593" w:author="Elias De Moraes Fernandes" w:date="2016-05-02T15:20:00Z">
                  <w:rPr>
                    <w:del w:id="1594" w:author="Elias De Moraes Fernandes" w:date="2016-05-02T16:24:00Z"/>
                    <w:rFonts w:cs="Arial"/>
                  </w:rPr>
                </w:rPrChange>
              </w:rPr>
            </w:pPr>
            <w:ins w:id="1595" w:author="Elias De Moraes Fernandes" w:date="2016-03-16T13:08:00Z">
              <w:del w:id="1596" w:author="Elias De Moraes Fernandes" w:date="2016-05-02T16:24:00Z">
                <w:r w:rsidRPr="0066059B" w:rsidDel="00DA24D0">
                  <w:rPr>
                    <w:rFonts w:ascii="Arial" w:hAnsi="Arial" w:cs="Arial"/>
                    <w:rPrChange w:id="1597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1598" w:author="Elias De Moraes Fernandes" w:date="2016-05-02T15:46:00Z">
              <w:tcPr>
                <w:tcW w:w="1940" w:type="dxa"/>
              </w:tcPr>
            </w:tcPrChange>
          </w:tcPr>
          <w:p w14:paraId="3260DBFA" w14:textId="12A2E91A" w:rsidR="004D63EB" w:rsidRPr="0066059B" w:rsidDel="00DA24D0" w:rsidRDefault="004D63EB" w:rsidP="00483240">
            <w:pPr>
              <w:spacing w:line="360" w:lineRule="auto"/>
              <w:rPr>
                <w:del w:id="1599" w:author="Elias De Moraes Fernandes" w:date="2016-05-02T16:24:00Z"/>
                <w:rFonts w:ascii="Arial" w:hAnsi="Arial" w:cs="Arial"/>
                <w:rPrChange w:id="1600" w:author="Elias De Moraes Fernandes" w:date="2016-05-02T15:20:00Z">
                  <w:rPr>
                    <w:del w:id="1601" w:author="Elias De Moraes Fernandes" w:date="2016-05-02T16:24:00Z"/>
                    <w:rFonts w:cs="Arial"/>
                  </w:rPr>
                </w:rPrChange>
              </w:rPr>
            </w:pPr>
            <w:ins w:id="1602" w:author="Elias De Moraes Fernandes" w:date="2016-03-16T13:08:00Z">
              <w:del w:id="1603" w:author="Elias De Moraes Fernandes" w:date="2016-05-02T14:57:00Z">
                <w:r w:rsidRPr="0066059B" w:rsidDel="00B846E6">
                  <w:rPr>
                    <w:rFonts w:ascii="Arial" w:hAnsi="Arial" w:cs="Arial"/>
                    <w:rPrChange w:id="1604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605" w:author="Elias De Moraes Fernandes" w:date="2016-05-02T16:24:00Z">
              <w:r w:rsidRPr="0066059B" w:rsidDel="00DA24D0">
                <w:rPr>
                  <w:rFonts w:ascii="Arial" w:hAnsi="Arial" w:cs="Arial"/>
                  <w:rPrChange w:id="1606" w:author="Elias De Moraes Fernandes" w:date="2016-05-02T15:20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4D63EB" w:rsidRPr="0066059B" w:rsidDel="00DA24D0" w14:paraId="76FC3E9C" w14:textId="25C0B24B" w:rsidTr="00593C0C">
        <w:tblPrEx>
          <w:tblPrExChange w:id="1607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563"/>
          <w:del w:id="1608" w:author="Elias De Moraes Fernandes" w:date="2016-05-02T16:24:00Z"/>
          <w:trPrChange w:id="1609" w:author="Elias De Moraes Fernandes" w:date="2016-05-02T15:46:00Z">
            <w:trPr>
              <w:trHeight w:val="563"/>
            </w:trPr>
          </w:trPrChange>
        </w:trPr>
        <w:tc>
          <w:tcPr>
            <w:tcW w:w="2743" w:type="dxa"/>
            <w:tcPrChange w:id="1610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6816C9EE" w14:textId="0E0EE58D" w:rsidR="004D63EB" w:rsidRPr="0066059B" w:rsidDel="00DA24D0" w:rsidRDefault="004D63EB" w:rsidP="00483240">
            <w:pPr>
              <w:pStyle w:val="CronogramaParagrafo"/>
              <w:rPr>
                <w:del w:id="1611" w:author="Elias De Moraes Fernandes" w:date="2016-05-02T16:24:00Z"/>
                <w:rFonts w:ascii="Arial" w:hAnsi="Arial"/>
                <w:rPrChange w:id="1612" w:author="Elias De Moraes Fernandes" w:date="2016-05-02T15:20:00Z">
                  <w:rPr>
                    <w:del w:id="1613" w:author="Elias De Moraes Fernandes" w:date="2016-05-02T16:24:00Z"/>
                  </w:rPr>
                </w:rPrChange>
              </w:rPr>
            </w:pPr>
            <w:ins w:id="1614" w:author="Elias De Moraes Fernandes" w:date="2016-03-16T13:08:00Z">
              <w:del w:id="1615" w:author="Elias De Moraes Fernandes" w:date="2016-05-02T16:24:00Z">
                <w:r w:rsidRPr="0066059B" w:rsidDel="00DA24D0">
                  <w:rPr>
                    <w:rFonts w:ascii="Arial" w:hAnsi="Arial"/>
                    <w:rPrChange w:id="1616" w:author="Elias De Moraes Fernandes" w:date="2016-05-02T15:20:00Z">
                      <w:rPr/>
                    </w:rPrChange>
                  </w:rPr>
                  <w:delText>Desenhar/Animações dos personagens</w:delText>
                </w:r>
              </w:del>
            </w:ins>
            <w:del w:id="1617" w:author="Elias De Moraes Fernandes" w:date="2016-05-02T16:24:00Z">
              <w:r w:rsidRPr="0066059B" w:rsidDel="00DA24D0">
                <w:rPr>
                  <w:rFonts w:ascii="Arial" w:hAnsi="Arial"/>
                  <w:rPrChange w:id="1618" w:author="Elias De Moraes Fernandes" w:date="2016-05-02T15:20:00Z">
                    <w:rPr/>
                  </w:rPrChange>
                </w:rPr>
                <w:delText>Desenvolver sistema de mapas e fases</w:delText>
              </w:r>
            </w:del>
          </w:p>
        </w:tc>
        <w:tc>
          <w:tcPr>
            <w:tcW w:w="337" w:type="dxa"/>
            <w:tcPrChange w:id="1619" w:author="Elias De Moraes Fernandes" w:date="2016-05-02T15:46:00Z">
              <w:tcPr>
                <w:tcW w:w="337" w:type="dxa"/>
              </w:tcPr>
            </w:tcPrChange>
          </w:tcPr>
          <w:p w14:paraId="4D4DA70C" w14:textId="6C8917E7" w:rsidR="004D63EB" w:rsidRPr="0066059B" w:rsidDel="00DA24D0" w:rsidRDefault="004D63EB" w:rsidP="00483240">
            <w:pPr>
              <w:spacing w:line="360" w:lineRule="auto"/>
              <w:rPr>
                <w:del w:id="1620" w:author="Elias De Moraes Fernandes" w:date="2016-05-02T16:24:00Z"/>
                <w:rFonts w:ascii="Arial" w:hAnsi="Arial" w:cs="Arial"/>
                <w:rPrChange w:id="1621" w:author="Elias De Moraes Fernandes" w:date="2016-05-02T15:20:00Z">
                  <w:rPr>
                    <w:del w:id="162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623" w:author="Elias De Moraes Fernandes" w:date="2016-05-02T15:46:00Z">
              <w:tcPr>
                <w:tcW w:w="340" w:type="dxa"/>
              </w:tcPr>
            </w:tcPrChange>
          </w:tcPr>
          <w:p w14:paraId="370E4D4E" w14:textId="6266F645" w:rsidR="004D63EB" w:rsidRPr="0066059B" w:rsidDel="00DA24D0" w:rsidRDefault="004D63EB" w:rsidP="00483240">
            <w:pPr>
              <w:spacing w:line="360" w:lineRule="auto"/>
              <w:rPr>
                <w:del w:id="1624" w:author="Elias De Moraes Fernandes" w:date="2016-05-02T16:24:00Z"/>
                <w:rFonts w:ascii="Arial" w:hAnsi="Arial" w:cs="Arial"/>
                <w:rPrChange w:id="1625" w:author="Elias De Moraes Fernandes" w:date="2016-05-02T15:20:00Z">
                  <w:rPr>
                    <w:del w:id="162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627" w:author="Elias De Moraes Fernandes" w:date="2016-05-02T15:46:00Z">
              <w:tcPr>
                <w:tcW w:w="337" w:type="dxa"/>
              </w:tcPr>
            </w:tcPrChange>
          </w:tcPr>
          <w:p w14:paraId="3AB869ED" w14:textId="2302B0ED" w:rsidR="004D63EB" w:rsidRPr="0066059B" w:rsidDel="00DA24D0" w:rsidRDefault="004D63EB" w:rsidP="00483240">
            <w:pPr>
              <w:spacing w:line="360" w:lineRule="auto"/>
              <w:rPr>
                <w:del w:id="1628" w:author="Elias De Moraes Fernandes" w:date="2016-05-02T16:24:00Z"/>
                <w:rFonts w:ascii="Arial" w:hAnsi="Arial" w:cs="Arial"/>
                <w:rPrChange w:id="1629" w:author="Elias De Moraes Fernandes" w:date="2016-05-02T15:20:00Z">
                  <w:rPr>
                    <w:del w:id="163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631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4FC4729A" w14:textId="394A313D" w:rsidR="004D63EB" w:rsidRPr="0066059B" w:rsidDel="00DA24D0" w:rsidRDefault="004D63EB" w:rsidP="00483240">
            <w:pPr>
              <w:spacing w:line="360" w:lineRule="auto"/>
              <w:rPr>
                <w:del w:id="1632" w:author="Elias De Moraes Fernandes" w:date="2016-05-02T16:24:00Z"/>
                <w:rFonts w:ascii="Arial" w:hAnsi="Arial" w:cs="Arial"/>
                <w:rPrChange w:id="1633" w:author="Elias De Moraes Fernandes" w:date="2016-05-02T15:20:00Z">
                  <w:rPr>
                    <w:del w:id="163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635" w:author="Elias De Moraes Fernandes" w:date="2016-05-02T15:46:00Z">
              <w:tcPr>
                <w:tcW w:w="321" w:type="dxa"/>
              </w:tcPr>
            </w:tcPrChange>
          </w:tcPr>
          <w:p w14:paraId="3E6D5F0E" w14:textId="6E4FD363" w:rsidR="004D63EB" w:rsidRPr="0066059B" w:rsidDel="00DA24D0" w:rsidRDefault="004D63EB" w:rsidP="00483240">
            <w:pPr>
              <w:spacing w:line="360" w:lineRule="auto"/>
              <w:rPr>
                <w:del w:id="1636" w:author="Elias De Moraes Fernandes" w:date="2016-05-02T16:24:00Z"/>
                <w:rFonts w:ascii="Arial" w:hAnsi="Arial" w:cs="Arial"/>
                <w:rPrChange w:id="1637" w:author="Elias De Moraes Fernandes" w:date="2016-05-02T15:20:00Z">
                  <w:rPr>
                    <w:del w:id="163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639" w:author="Elias De Moraes Fernandes" w:date="2016-05-02T15:46:00Z">
              <w:tcPr>
                <w:tcW w:w="334" w:type="dxa"/>
              </w:tcPr>
            </w:tcPrChange>
          </w:tcPr>
          <w:p w14:paraId="04E45F27" w14:textId="076D8231" w:rsidR="004D63EB" w:rsidRPr="0066059B" w:rsidDel="00DA24D0" w:rsidRDefault="004D63EB" w:rsidP="00483240">
            <w:pPr>
              <w:spacing w:line="360" w:lineRule="auto"/>
              <w:rPr>
                <w:del w:id="1640" w:author="Elias De Moraes Fernandes" w:date="2016-05-02T16:24:00Z"/>
                <w:rFonts w:ascii="Arial" w:hAnsi="Arial" w:cs="Arial"/>
                <w:rPrChange w:id="1641" w:author="Elias De Moraes Fernandes" w:date="2016-05-02T15:20:00Z">
                  <w:rPr>
                    <w:del w:id="164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43" w:author="Elias De Moraes Fernandes" w:date="2016-05-02T15:46:00Z">
              <w:tcPr>
                <w:tcW w:w="336" w:type="dxa"/>
              </w:tcPr>
            </w:tcPrChange>
          </w:tcPr>
          <w:p w14:paraId="4822FE16" w14:textId="0F2843C8" w:rsidR="004D63EB" w:rsidRPr="0066059B" w:rsidDel="00DA24D0" w:rsidRDefault="004D63EB" w:rsidP="00483240">
            <w:pPr>
              <w:spacing w:line="360" w:lineRule="auto"/>
              <w:rPr>
                <w:del w:id="1644" w:author="Elias De Moraes Fernandes" w:date="2016-05-02T16:24:00Z"/>
                <w:rFonts w:ascii="Arial" w:hAnsi="Arial" w:cs="Arial"/>
                <w:rPrChange w:id="1645" w:author="Elias De Moraes Fernandes" w:date="2016-05-02T15:20:00Z">
                  <w:rPr>
                    <w:del w:id="16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4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17A5E33" w14:textId="16BD090E" w:rsidR="004D63EB" w:rsidRPr="0066059B" w:rsidDel="00DA24D0" w:rsidRDefault="004D63EB" w:rsidP="00483240">
            <w:pPr>
              <w:spacing w:line="360" w:lineRule="auto"/>
              <w:rPr>
                <w:del w:id="1648" w:author="Elias De Moraes Fernandes" w:date="2016-05-02T16:24:00Z"/>
                <w:rFonts w:ascii="Arial" w:hAnsi="Arial" w:cs="Arial"/>
                <w:rPrChange w:id="1649" w:author="Elias De Moraes Fernandes" w:date="2016-05-02T15:20:00Z">
                  <w:rPr>
                    <w:del w:id="16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51" w:author="Elias De Moraes Fernandes" w:date="2016-05-02T15:46:00Z">
              <w:tcPr>
                <w:tcW w:w="336" w:type="dxa"/>
              </w:tcPr>
            </w:tcPrChange>
          </w:tcPr>
          <w:p w14:paraId="4E7C7396" w14:textId="6D1116CE" w:rsidR="004D63EB" w:rsidRPr="0066059B" w:rsidDel="00DA24D0" w:rsidRDefault="004D63EB" w:rsidP="00483240">
            <w:pPr>
              <w:spacing w:line="360" w:lineRule="auto"/>
              <w:rPr>
                <w:del w:id="1652" w:author="Elias De Moraes Fernandes" w:date="2016-05-02T16:24:00Z"/>
                <w:rFonts w:ascii="Arial" w:hAnsi="Arial" w:cs="Arial"/>
                <w:rPrChange w:id="1653" w:author="Elias De Moraes Fernandes" w:date="2016-05-02T15:20:00Z">
                  <w:rPr>
                    <w:del w:id="165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55" w:author="Elias De Moraes Fernandes" w:date="2016-05-02T15:46:00Z">
              <w:tcPr>
                <w:tcW w:w="336" w:type="dxa"/>
              </w:tcPr>
            </w:tcPrChange>
          </w:tcPr>
          <w:p w14:paraId="176B3004" w14:textId="43A4C9EE" w:rsidR="004D63EB" w:rsidRPr="0066059B" w:rsidDel="00DA24D0" w:rsidRDefault="004D63EB" w:rsidP="00483240">
            <w:pPr>
              <w:spacing w:line="360" w:lineRule="auto"/>
              <w:rPr>
                <w:del w:id="1656" w:author="Elias De Moraes Fernandes" w:date="2016-05-02T16:24:00Z"/>
                <w:rFonts w:ascii="Arial" w:hAnsi="Arial" w:cs="Arial"/>
                <w:rPrChange w:id="1657" w:author="Elias De Moraes Fernandes" w:date="2016-05-02T15:20:00Z">
                  <w:rPr>
                    <w:del w:id="165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59" w:author="Elias De Moraes Fernandes" w:date="2016-05-02T15:46:00Z">
              <w:tcPr>
                <w:tcW w:w="336" w:type="dxa"/>
              </w:tcPr>
            </w:tcPrChange>
          </w:tcPr>
          <w:p w14:paraId="061DC553" w14:textId="23E39B49" w:rsidR="004D63EB" w:rsidRPr="0066059B" w:rsidDel="00DA24D0" w:rsidRDefault="004D63EB" w:rsidP="00483240">
            <w:pPr>
              <w:spacing w:line="360" w:lineRule="auto"/>
              <w:rPr>
                <w:del w:id="1660" w:author="Elias De Moraes Fernandes" w:date="2016-05-02T16:24:00Z"/>
                <w:rFonts w:ascii="Arial" w:hAnsi="Arial" w:cs="Arial"/>
                <w:rPrChange w:id="1661" w:author="Elias De Moraes Fernandes" w:date="2016-05-02T15:20:00Z">
                  <w:rPr>
                    <w:del w:id="166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6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F27B9A6" w14:textId="534F7917" w:rsidR="004D63EB" w:rsidRPr="0066059B" w:rsidDel="00DA24D0" w:rsidRDefault="004D63EB" w:rsidP="00483240">
            <w:pPr>
              <w:spacing w:line="360" w:lineRule="auto"/>
              <w:rPr>
                <w:del w:id="1664" w:author="Elias De Moraes Fernandes" w:date="2016-05-02T16:24:00Z"/>
                <w:rFonts w:ascii="Arial" w:hAnsi="Arial" w:cs="Arial"/>
                <w:rPrChange w:id="1665" w:author="Elias De Moraes Fernandes" w:date="2016-05-02T15:20:00Z">
                  <w:rPr>
                    <w:del w:id="1666" w:author="Elias De Moraes Fernandes" w:date="2016-05-02T16:24:00Z"/>
                    <w:rFonts w:cs="Arial"/>
                  </w:rPr>
                </w:rPrChange>
              </w:rPr>
            </w:pPr>
            <w:ins w:id="1667" w:author="Elias De Moraes Fernandes" w:date="2016-03-16T13:08:00Z">
              <w:del w:id="1668" w:author="Elias De Moraes Fernandes" w:date="2016-05-02T16:24:00Z">
                <w:r w:rsidRPr="0066059B" w:rsidDel="00DA24D0">
                  <w:rPr>
                    <w:rFonts w:ascii="Arial" w:hAnsi="Arial" w:cs="Arial"/>
                    <w:rPrChange w:id="166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1670" w:author="Elias De Moraes Fernandes" w:date="2016-05-02T15:46:00Z">
              <w:tcPr>
                <w:tcW w:w="336" w:type="dxa"/>
              </w:tcPr>
            </w:tcPrChange>
          </w:tcPr>
          <w:p w14:paraId="7209ED7E" w14:textId="384229FE" w:rsidR="004D63EB" w:rsidRPr="0066059B" w:rsidDel="00DA24D0" w:rsidRDefault="004D63EB" w:rsidP="00483240">
            <w:pPr>
              <w:spacing w:line="360" w:lineRule="auto"/>
              <w:rPr>
                <w:del w:id="1671" w:author="Elias De Moraes Fernandes" w:date="2016-05-02T16:24:00Z"/>
                <w:rFonts w:ascii="Arial" w:hAnsi="Arial" w:cs="Arial"/>
                <w:rPrChange w:id="1672" w:author="Elias De Moraes Fernandes" w:date="2016-05-02T15:20:00Z">
                  <w:rPr>
                    <w:del w:id="1673" w:author="Elias De Moraes Fernandes" w:date="2016-05-02T16:24:00Z"/>
                    <w:rFonts w:cs="Arial"/>
                  </w:rPr>
                </w:rPrChange>
              </w:rPr>
            </w:pPr>
            <w:ins w:id="1674" w:author="Elias De Moraes Fernandes" w:date="2016-03-16T13:08:00Z">
              <w:del w:id="1675" w:author="Elias De Moraes Fernandes" w:date="2016-05-02T16:24:00Z">
                <w:r w:rsidRPr="0066059B" w:rsidDel="00DA24D0">
                  <w:rPr>
                    <w:rFonts w:ascii="Arial" w:hAnsi="Arial" w:cs="Arial"/>
                    <w:rPrChange w:id="1676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84" w:type="dxa"/>
            <w:tcPrChange w:id="1677" w:author="Elias De Moraes Fernandes" w:date="2016-05-02T15:46:00Z">
              <w:tcPr>
                <w:tcW w:w="254" w:type="dxa"/>
              </w:tcPr>
            </w:tcPrChange>
          </w:tcPr>
          <w:p w14:paraId="01E8F2F6" w14:textId="63CC28A2" w:rsidR="004D63EB" w:rsidRPr="0066059B" w:rsidDel="00DA24D0" w:rsidRDefault="004D63EB" w:rsidP="00483240">
            <w:pPr>
              <w:spacing w:line="360" w:lineRule="auto"/>
              <w:rPr>
                <w:del w:id="1678" w:author="Elias De Moraes Fernandes" w:date="2016-05-02T16:24:00Z"/>
                <w:rFonts w:ascii="Arial" w:hAnsi="Arial" w:cs="Arial"/>
                <w:rPrChange w:id="1679" w:author="Elias De Moraes Fernandes" w:date="2016-05-02T15:20:00Z">
                  <w:rPr>
                    <w:del w:id="1680" w:author="Elias De Moraes Fernandes" w:date="2016-05-02T16:24:00Z"/>
                    <w:rFonts w:cs="Arial"/>
                  </w:rPr>
                </w:rPrChange>
              </w:rPr>
            </w:pPr>
            <w:ins w:id="1681" w:author="Elias De Moraes Fernandes" w:date="2016-03-16T13:08:00Z">
              <w:del w:id="1682" w:author="Elias De Moraes Fernandes" w:date="2016-05-02T16:24:00Z">
                <w:r w:rsidRPr="0066059B" w:rsidDel="00DA24D0">
                  <w:rPr>
                    <w:rFonts w:ascii="Arial" w:hAnsi="Arial" w:cs="Arial"/>
                    <w:rPrChange w:id="1683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684" w:author="Elias De Moraes Fernandes" w:date="2016-05-02T16:24:00Z">
              <w:r w:rsidRPr="0066059B" w:rsidDel="00DA24D0">
                <w:rPr>
                  <w:rFonts w:ascii="Arial" w:hAnsi="Arial" w:cs="Arial"/>
                  <w:rPrChange w:id="1685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1686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60BD8854" w14:textId="6BF18986" w:rsidR="004D63EB" w:rsidRPr="0066059B" w:rsidDel="00DA24D0" w:rsidRDefault="004D63EB" w:rsidP="00483240">
            <w:pPr>
              <w:spacing w:line="360" w:lineRule="auto"/>
              <w:rPr>
                <w:del w:id="1687" w:author="Elias De Moraes Fernandes" w:date="2016-05-02T16:24:00Z"/>
                <w:rFonts w:ascii="Arial" w:hAnsi="Arial" w:cs="Arial"/>
                <w:rPrChange w:id="1688" w:author="Elias De Moraes Fernandes" w:date="2016-05-02T15:20:00Z">
                  <w:rPr>
                    <w:del w:id="1689" w:author="Elias De Moraes Fernandes" w:date="2016-05-02T16:24:00Z"/>
                    <w:rFonts w:cs="Arial"/>
                  </w:rPr>
                </w:rPrChange>
              </w:rPr>
            </w:pPr>
            <w:ins w:id="1690" w:author="Elias De Moraes Fernandes" w:date="2016-03-16T13:08:00Z">
              <w:del w:id="1691" w:author="Elias De Moraes Fernandes" w:date="2016-05-02T16:24:00Z">
                <w:r w:rsidRPr="0066059B" w:rsidDel="00DA24D0">
                  <w:rPr>
                    <w:rFonts w:ascii="Arial" w:hAnsi="Arial" w:cs="Arial"/>
                    <w:rPrChange w:id="1692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69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6223EADD" w14:textId="2798B493" w:rsidR="004D63EB" w:rsidRPr="0066059B" w:rsidDel="00DA24D0" w:rsidRDefault="004D63EB" w:rsidP="00483240">
            <w:pPr>
              <w:spacing w:line="360" w:lineRule="auto"/>
              <w:rPr>
                <w:del w:id="1694" w:author="Elias De Moraes Fernandes" w:date="2016-05-02T16:24:00Z"/>
                <w:rFonts w:ascii="Arial" w:hAnsi="Arial" w:cs="Arial"/>
                <w:rPrChange w:id="1695" w:author="Elias De Moraes Fernandes" w:date="2016-05-02T15:20:00Z">
                  <w:rPr>
                    <w:del w:id="1696" w:author="Elias De Moraes Fernandes" w:date="2016-05-02T16:24:00Z"/>
                    <w:rFonts w:cs="Arial"/>
                  </w:rPr>
                </w:rPrChange>
              </w:rPr>
            </w:pPr>
            <w:ins w:id="1697" w:author="Elias De Moraes Fernandes" w:date="2016-03-16T13:08:00Z">
              <w:del w:id="1698" w:author="Elias De Moraes Fernandes" w:date="2016-05-02T16:24:00Z">
                <w:r w:rsidRPr="0066059B" w:rsidDel="00DA24D0">
                  <w:rPr>
                    <w:rFonts w:ascii="Arial" w:hAnsi="Arial" w:cs="Arial"/>
                    <w:rPrChange w:id="169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1700" w:author="Elias De Moraes Fernandes" w:date="2016-05-02T15:46:00Z">
              <w:tcPr>
                <w:tcW w:w="1940" w:type="dxa"/>
              </w:tcPr>
            </w:tcPrChange>
          </w:tcPr>
          <w:p w14:paraId="16F603CB" w14:textId="24C7F2F7" w:rsidR="004D63EB" w:rsidRPr="0066059B" w:rsidDel="00DA24D0" w:rsidRDefault="004D63EB" w:rsidP="00483240">
            <w:pPr>
              <w:spacing w:line="360" w:lineRule="auto"/>
              <w:rPr>
                <w:del w:id="1701" w:author="Elias De Moraes Fernandes" w:date="2016-05-02T16:24:00Z"/>
                <w:rFonts w:ascii="Arial" w:hAnsi="Arial" w:cs="Arial"/>
                <w:rPrChange w:id="1702" w:author="Elias De Moraes Fernandes" w:date="2016-05-02T15:20:00Z">
                  <w:rPr>
                    <w:del w:id="1703" w:author="Elias De Moraes Fernandes" w:date="2016-05-02T16:24:00Z"/>
                    <w:rFonts w:cs="Arial"/>
                  </w:rPr>
                </w:rPrChange>
              </w:rPr>
            </w:pPr>
            <w:ins w:id="1704" w:author="Elias De Moraes Fernandes" w:date="2016-03-16T13:08:00Z">
              <w:del w:id="1705" w:author="Elias De Moraes Fernandes" w:date="2016-05-02T14:57:00Z">
                <w:r w:rsidRPr="0066059B" w:rsidDel="00B846E6">
                  <w:rPr>
                    <w:rFonts w:ascii="Arial" w:hAnsi="Arial" w:cs="Arial"/>
                    <w:rPrChange w:id="1706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707" w:author="Elias De Moraes Fernandes" w:date="2016-05-02T16:24:00Z">
              <w:r w:rsidRPr="0066059B" w:rsidDel="00DA24D0">
                <w:rPr>
                  <w:rFonts w:ascii="Arial" w:hAnsi="Arial" w:cs="Arial"/>
                  <w:rPrChange w:id="1708" w:author="Elias De Moraes Fernandes" w:date="2016-05-02T15:20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66059B" w:rsidDel="00DA24D0" w14:paraId="4420E340" w14:textId="6627287B" w:rsidTr="00593C0C">
        <w:tblPrEx>
          <w:tblPrExChange w:id="1709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562"/>
          <w:del w:id="1710" w:author="Elias De Moraes Fernandes" w:date="2016-05-02T16:24:00Z"/>
          <w:trPrChange w:id="1711" w:author="Elias De Moraes Fernandes" w:date="2016-05-02T15:46:00Z">
            <w:trPr>
              <w:trHeight w:val="288"/>
            </w:trPr>
          </w:trPrChange>
        </w:trPr>
        <w:tc>
          <w:tcPr>
            <w:tcW w:w="2743" w:type="dxa"/>
            <w:tcPrChange w:id="1712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45FAEBE5" w14:textId="5B8837F1" w:rsidR="004D63EB" w:rsidRPr="0066059B" w:rsidDel="00DA24D0" w:rsidRDefault="004D63EB" w:rsidP="00483240">
            <w:pPr>
              <w:pStyle w:val="CronogramaParagrafo"/>
              <w:rPr>
                <w:del w:id="1713" w:author="Elias De Moraes Fernandes" w:date="2016-05-02T16:24:00Z"/>
                <w:rFonts w:ascii="Arial" w:hAnsi="Arial"/>
                <w:rPrChange w:id="1714" w:author="Elias De Moraes Fernandes" w:date="2016-05-02T15:20:00Z">
                  <w:rPr>
                    <w:del w:id="1715" w:author="Elias De Moraes Fernandes" w:date="2016-05-02T16:24:00Z"/>
                  </w:rPr>
                </w:rPrChange>
              </w:rPr>
            </w:pPr>
            <w:ins w:id="1716" w:author="Elias De Moraes Fernandes" w:date="2016-03-16T13:08:00Z">
              <w:del w:id="1717" w:author="Elias De Moraes Fernandes" w:date="2016-05-02T16:24:00Z">
                <w:r w:rsidRPr="0066059B" w:rsidDel="00DA24D0">
                  <w:rPr>
                    <w:rFonts w:ascii="Arial" w:hAnsi="Arial"/>
                    <w:rPrChange w:id="1718" w:author="Elias De Moraes Fernandes" w:date="2016-05-02T15:20:00Z">
                      <w:rPr/>
                    </w:rPrChange>
                  </w:rPr>
                  <w:delText>Desenvolver o sistema de controle do jogador</w:delText>
                </w:r>
              </w:del>
            </w:ins>
            <w:del w:id="1719" w:author="Elias De Moraes Fernandes" w:date="2016-05-02T16:24:00Z">
              <w:r w:rsidRPr="0066059B" w:rsidDel="00DA24D0">
                <w:rPr>
                  <w:rFonts w:ascii="Arial" w:hAnsi="Arial"/>
                  <w:rPrChange w:id="1720" w:author="Elias De Moraes Fernandes" w:date="2016-05-02T15:20:00Z">
                    <w:rPr/>
                  </w:rPrChange>
                </w:rPr>
                <w:delText>Implementar a detecção de colisão</w:delText>
              </w:r>
            </w:del>
          </w:p>
        </w:tc>
        <w:tc>
          <w:tcPr>
            <w:tcW w:w="337" w:type="dxa"/>
            <w:tcPrChange w:id="1721" w:author="Elias De Moraes Fernandes" w:date="2016-05-02T15:46:00Z">
              <w:tcPr>
                <w:tcW w:w="337" w:type="dxa"/>
              </w:tcPr>
            </w:tcPrChange>
          </w:tcPr>
          <w:p w14:paraId="46388888" w14:textId="13D6EDF9" w:rsidR="004D63EB" w:rsidRPr="0066059B" w:rsidDel="00DA24D0" w:rsidRDefault="004D63EB" w:rsidP="00483240">
            <w:pPr>
              <w:spacing w:line="360" w:lineRule="auto"/>
              <w:rPr>
                <w:del w:id="1722" w:author="Elias De Moraes Fernandes" w:date="2016-05-02T16:24:00Z"/>
                <w:rFonts w:ascii="Arial" w:hAnsi="Arial" w:cs="Arial"/>
                <w:rPrChange w:id="1723" w:author="Elias De Moraes Fernandes" w:date="2016-05-02T15:20:00Z">
                  <w:rPr>
                    <w:del w:id="172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725" w:author="Elias De Moraes Fernandes" w:date="2016-05-02T15:46:00Z">
              <w:tcPr>
                <w:tcW w:w="340" w:type="dxa"/>
              </w:tcPr>
            </w:tcPrChange>
          </w:tcPr>
          <w:p w14:paraId="01DAA92B" w14:textId="37741FA2" w:rsidR="004D63EB" w:rsidRPr="0066059B" w:rsidDel="00DA24D0" w:rsidRDefault="004D63EB" w:rsidP="00483240">
            <w:pPr>
              <w:spacing w:line="360" w:lineRule="auto"/>
              <w:rPr>
                <w:del w:id="1726" w:author="Elias De Moraes Fernandes" w:date="2016-05-02T16:24:00Z"/>
                <w:rFonts w:ascii="Arial" w:hAnsi="Arial" w:cs="Arial"/>
                <w:rPrChange w:id="1727" w:author="Elias De Moraes Fernandes" w:date="2016-05-02T15:20:00Z">
                  <w:rPr>
                    <w:del w:id="17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729" w:author="Elias De Moraes Fernandes" w:date="2016-05-02T15:46:00Z">
              <w:tcPr>
                <w:tcW w:w="337" w:type="dxa"/>
              </w:tcPr>
            </w:tcPrChange>
          </w:tcPr>
          <w:p w14:paraId="3C988F58" w14:textId="7CEE49D6" w:rsidR="004D63EB" w:rsidRPr="0066059B" w:rsidDel="00DA24D0" w:rsidRDefault="004D63EB" w:rsidP="00483240">
            <w:pPr>
              <w:spacing w:line="360" w:lineRule="auto"/>
              <w:rPr>
                <w:del w:id="1730" w:author="Elias De Moraes Fernandes" w:date="2016-05-02T16:24:00Z"/>
                <w:rFonts w:ascii="Arial" w:hAnsi="Arial" w:cs="Arial"/>
                <w:rPrChange w:id="1731" w:author="Elias De Moraes Fernandes" w:date="2016-05-02T15:20:00Z">
                  <w:rPr>
                    <w:del w:id="17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733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43BFE9B4" w14:textId="5C939B97" w:rsidR="004D63EB" w:rsidRPr="0066059B" w:rsidDel="00DA24D0" w:rsidRDefault="004D63EB" w:rsidP="00483240">
            <w:pPr>
              <w:spacing w:line="360" w:lineRule="auto"/>
              <w:rPr>
                <w:del w:id="1734" w:author="Elias De Moraes Fernandes" w:date="2016-05-02T16:24:00Z"/>
                <w:rFonts w:ascii="Arial" w:hAnsi="Arial" w:cs="Arial"/>
                <w:rPrChange w:id="1735" w:author="Elias De Moraes Fernandes" w:date="2016-05-02T15:20:00Z">
                  <w:rPr>
                    <w:del w:id="173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737" w:author="Elias De Moraes Fernandes" w:date="2016-05-02T15:46:00Z">
              <w:tcPr>
                <w:tcW w:w="321" w:type="dxa"/>
              </w:tcPr>
            </w:tcPrChange>
          </w:tcPr>
          <w:p w14:paraId="34757ADA" w14:textId="25C4CBA5" w:rsidR="004D63EB" w:rsidRPr="0066059B" w:rsidDel="00DA24D0" w:rsidRDefault="004D63EB" w:rsidP="00483240">
            <w:pPr>
              <w:spacing w:line="360" w:lineRule="auto"/>
              <w:rPr>
                <w:del w:id="1738" w:author="Elias De Moraes Fernandes" w:date="2016-05-02T16:24:00Z"/>
                <w:rFonts w:ascii="Arial" w:hAnsi="Arial" w:cs="Arial"/>
                <w:rPrChange w:id="1739" w:author="Elias De Moraes Fernandes" w:date="2016-05-02T15:20:00Z">
                  <w:rPr>
                    <w:del w:id="17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741" w:author="Elias De Moraes Fernandes" w:date="2016-05-02T15:46:00Z">
              <w:tcPr>
                <w:tcW w:w="334" w:type="dxa"/>
              </w:tcPr>
            </w:tcPrChange>
          </w:tcPr>
          <w:p w14:paraId="19F6DC95" w14:textId="09C53FFA" w:rsidR="004D63EB" w:rsidRPr="0066059B" w:rsidDel="00DA24D0" w:rsidRDefault="004D63EB" w:rsidP="00483240">
            <w:pPr>
              <w:spacing w:line="360" w:lineRule="auto"/>
              <w:rPr>
                <w:del w:id="1742" w:author="Elias De Moraes Fernandes" w:date="2016-05-02T16:24:00Z"/>
                <w:rFonts w:ascii="Arial" w:hAnsi="Arial" w:cs="Arial"/>
                <w:rPrChange w:id="1743" w:author="Elias De Moraes Fernandes" w:date="2016-05-02T15:20:00Z">
                  <w:rPr>
                    <w:del w:id="174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45" w:author="Elias De Moraes Fernandes" w:date="2016-05-02T15:46:00Z">
              <w:tcPr>
                <w:tcW w:w="336" w:type="dxa"/>
              </w:tcPr>
            </w:tcPrChange>
          </w:tcPr>
          <w:p w14:paraId="2E78FC5F" w14:textId="6F3414C9" w:rsidR="004D63EB" w:rsidRPr="0066059B" w:rsidDel="00DA24D0" w:rsidRDefault="004D63EB" w:rsidP="00483240">
            <w:pPr>
              <w:spacing w:line="360" w:lineRule="auto"/>
              <w:rPr>
                <w:del w:id="1746" w:author="Elias De Moraes Fernandes" w:date="2016-05-02T16:24:00Z"/>
                <w:rFonts w:ascii="Arial" w:hAnsi="Arial" w:cs="Arial"/>
                <w:rPrChange w:id="1747" w:author="Elias De Moraes Fernandes" w:date="2016-05-02T15:20:00Z">
                  <w:rPr>
                    <w:del w:id="174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4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276A3D9" w14:textId="3C0E6159" w:rsidR="004D63EB" w:rsidRPr="0066059B" w:rsidDel="00DA24D0" w:rsidRDefault="004D63EB" w:rsidP="00483240">
            <w:pPr>
              <w:spacing w:line="360" w:lineRule="auto"/>
              <w:rPr>
                <w:del w:id="1750" w:author="Elias De Moraes Fernandes" w:date="2016-05-02T16:24:00Z"/>
                <w:rFonts w:ascii="Arial" w:hAnsi="Arial" w:cs="Arial"/>
                <w:rPrChange w:id="1751" w:author="Elias De Moraes Fernandes" w:date="2016-05-02T15:20:00Z">
                  <w:rPr>
                    <w:del w:id="17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53" w:author="Elias De Moraes Fernandes" w:date="2016-05-02T15:46:00Z">
              <w:tcPr>
                <w:tcW w:w="336" w:type="dxa"/>
              </w:tcPr>
            </w:tcPrChange>
          </w:tcPr>
          <w:p w14:paraId="4C78A5C8" w14:textId="0EB976C4" w:rsidR="004D63EB" w:rsidRPr="0066059B" w:rsidDel="00DA24D0" w:rsidRDefault="004D63EB" w:rsidP="00483240">
            <w:pPr>
              <w:spacing w:line="360" w:lineRule="auto"/>
              <w:rPr>
                <w:del w:id="1754" w:author="Elias De Moraes Fernandes" w:date="2016-05-02T16:24:00Z"/>
                <w:rFonts w:ascii="Arial" w:hAnsi="Arial" w:cs="Arial"/>
                <w:rPrChange w:id="1755" w:author="Elias De Moraes Fernandes" w:date="2016-05-02T15:20:00Z">
                  <w:rPr>
                    <w:del w:id="175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57" w:author="Elias De Moraes Fernandes" w:date="2016-05-02T15:46:00Z">
              <w:tcPr>
                <w:tcW w:w="336" w:type="dxa"/>
              </w:tcPr>
            </w:tcPrChange>
          </w:tcPr>
          <w:p w14:paraId="4B7CBD80" w14:textId="7C0DF219" w:rsidR="004D63EB" w:rsidRPr="0066059B" w:rsidDel="00DA24D0" w:rsidRDefault="004D63EB" w:rsidP="00483240">
            <w:pPr>
              <w:spacing w:line="360" w:lineRule="auto"/>
              <w:rPr>
                <w:del w:id="1758" w:author="Elias De Moraes Fernandes" w:date="2016-05-02T16:24:00Z"/>
                <w:rFonts w:ascii="Arial" w:hAnsi="Arial" w:cs="Arial"/>
                <w:rPrChange w:id="1759" w:author="Elias De Moraes Fernandes" w:date="2016-05-02T15:20:00Z">
                  <w:rPr>
                    <w:del w:id="17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61" w:author="Elias De Moraes Fernandes" w:date="2016-05-02T15:46:00Z">
              <w:tcPr>
                <w:tcW w:w="336" w:type="dxa"/>
              </w:tcPr>
            </w:tcPrChange>
          </w:tcPr>
          <w:p w14:paraId="0B7EBB28" w14:textId="3E0DB26D" w:rsidR="004D63EB" w:rsidRPr="0066059B" w:rsidDel="00DA24D0" w:rsidRDefault="004D63EB" w:rsidP="00483240">
            <w:pPr>
              <w:spacing w:line="360" w:lineRule="auto"/>
              <w:rPr>
                <w:del w:id="1762" w:author="Elias De Moraes Fernandes" w:date="2016-05-02T16:24:00Z"/>
                <w:rFonts w:ascii="Arial" w:hAnsi="Arial" w:cs="Arial"/>
                <w:rPrChange w:id="1763" w:author="Elias De Moraes Fernandes" w:date="2016-05-02T15:20:00Z">
                  <w:rPr>
                    <w:del w:id="176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6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7DEB757" w14:textId="2E82D77D" w:rsidR="004D63EB" w:rsidRPr="0066059B" w:rsidDel="00DA24D0" w:rsidRDefault="004D63EB" w:rsidP="00483240">
            <w:pPr>
              <w:spacing w:line="360" w:lineRule="auto"/>
              <w:rPr>
                <w:del w:id="1766" w:author="Elias De Moraes Fernandes" w:date="2016-05-02T16:24:00Z"/>
                <w:rFonts w:ascii="Arial" w:hAnsi="Arial" w:cs="Arial"/>
                <w:rPrChange w:id="1767" w:author="Elias De Moraes Fernandes" w:date="2016-05-02T15:20:00Z">
                  <w:rPr>
                    <w:del w:id="176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1769" w:author="Elias De Moraes Fernandes" w:date="2016-05-02T15:46:00Z">
              <w:tcPr>
                <w:tcW w:w="336" w:type="dxa"/>
              </w:tcPr>
            </w:tcPrChange>
          </w:tcPr>
          <w:p w14:paraId="562C34DC" w14:textId="6C91B2B8" w:rsidR="004D63EB" w:rsidRPr="0066059B" w:rsidDel="00DA24D0" w:rsidRDefault="004D63EB" w:rsidP="00483240">
            <w:pPr>
              <w:spacing w:line="360" w:lineRule="auto"/>
              <w:rPr>
                <w:del w:id="1770" w:author="Elias De Moraes Fernandes" w:date="2016-05-02T16:24:00Z"/>
                <w:rFonts w:ascii="Arial" w:hAnsi="Arial" w:cs="Arial"/>
                <w:rPrChange w:id="1771" w:author="Elias De Moraes Fernandes" w:date="2016-05-02T15:20:00Z">
                  <w:rPr>
                    <w:del w:id="177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773" w:author="Elias De Moraes Fernandes" w:date="2016-05-02T15:46:00Z">
              <w:tcPr>
                <w:tcW w:w="254" w:type="dxa"/>
              </w:tcPr>
            </w:tcPrChange>
          </w:tcPr>
          <w:p w14:paraId="78F4B4DC" w14:textId="7850E369" w:rsidR="004D63EB" w:rsidRPr="0066059B" w:rsidDel="00DA24D0" w:rsidRDefault="004D63EB" w:rsidP="00483240">
            <w:pPr>
              <w:spacing w:line="360" w:lineRule="auto"/>
              <w:rPr>
                <w:del w:id="1774" w:author="Elias De Moraes Fernandes" w:date="2016-05-02T16:24:00Z"/>
                <w:rFonts w:ascii="Arial" w:hAnsi="Arial" w:cs="Arial"/>
                <w:rPrChange w:id="1775" w:author="Elias De Moraes Fernandes" w:date="2016-05-02T15:20:00Z">
                  <w:rPr>
                    <w:del w:id="1776" w:author="Elias De Moraes Fernandes" w:date="2016-05-02T16:24:00Z"/>
                    <w:rFonts w:cs="Arial"/>
                  </w:rPr>
                </w:rPrChange>
              </w:rPr>
            </w:pPr>
            <w:ins w:id="1777" w:author="Elias De Moraes Fernandes" w:date="2016-03-16T13:08:00Z">
              <w:del w:id="1778" w:author="Elias De Moraes Fernandes" w:date="2016-05-02T16:24:00Z">
                <w:r w:rsidRPr="0066059B" w:rsidDel="00DA24D0">
                  <w:rPr>
                    <w:rFonts w:ascii="Arial" w:hAnsi="Arial" w:cs="Arial"/>
                    <w:rPrChange w:id="177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780" w:author="Elias De Moraes Fernandes" w:date="2016-05-02T16:24:00Z">
              <w:r w:rsidRPr="0066059B" w:rsidDel="00DA24D0">
                <w:rPr>
                  <w:rFonts w:ascii="Arial" w:hAnsi="Arial" w:cs="Arial"/>
                  <w:rPrChange w:id="1781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1782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5ECB4D10" w14:textId="1AD1BAD6" w:rsidR="004D63EB" w:rsidRPr="0066059B" w:rsidDel="00DA24D0" w:rsidRDefault="004D63EB" w:rsidP="00483240">
            <w:pPr>
              <w:spacing w:line="360" w:lineRule="auto"/>
              <w:rPr>
                <w:del w:id="1783" w:author="Elias De Moraes Fernandes" w:date="2016-05-02T16:24:00Z"/>
                <w:rFonts w:ascii="Arial" w:hAnsi="Arial" w:cs="Arial"/>
                <w:rPrChange w:id="1784" w:author="Elias De Moraes Fernandes" w:date="2016-05-02T15:20:00Z">
                  <w:rPr>
                    <w:del w:id="1785" w:author="Elias De Moraes Fernandes" w:date="2016-05-02T16:24:00Z"/>
                    <w:rFonts w:cs="Arial"/>
                  </w:rPr>
                </w:rPrChange>
              </w:rPr>
            </w:pPr>
            <w:ins w:id="1786" w:author="Elias De Moraes Fernandes" w:date="2016-03-16T13:08:00Z">
              <w:del w:id="1787" w:author="Elias De Moraes Fernandes" w:date="2016-05-02T16:24:00Z">
                <w:r w:rsidRPr="0066059B" w:rsidDel="00DA24D0">
                  <w:rPr>
                    <w:rFonts w:ascii="Arial" w:hAnsi="Arial" w:cs="Arial"/>
                    <w:rPrChange w:id="1788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789" w:author="Elias De Moraes Fernandes" w:date="2016-05-02T16:24:00Z">
              <w:r w:rsidRPr="0066059B" w:rsidDel="00DA24D0">
                <w:rPr>
                  <w:rFonts w:ascii="Arial" w:hAnsi="Arial" w:cs="Arial"/>
                  <w:rPrChange w:id="1790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79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8584371" w14:textId="7AF959E9" w:rsidR="004D63EB" w:rsidRPr="0066059B" w:rsidDel="00DA24D0" w:rsidRDefault="004D63EB" w:rsidP="00483240">
            <w:pPr>
              <w:spacing w:line="360" w:lineRule="auto"/>
              <w:rPr>
                <w:del w:id="1792" w:author="Elias De Moraes Fernandes" w:date="2016-05-02T16:24:00Z"/>
                <w:rFonts w:ascii="Arial" w:hAnsi="Arial" w:cs="Arial"/>
                <w:rPrChange w:id="1793" w:author="Elias De Moraes Fernandes" w:date="2016-05-02T15:20:00Z">
                  <w:rPr>
                    <w:del w:id="179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1795" w:author="Elias De Moraes Fernandes" w:date="2016-05-02T15:46:00Z">
              <w:tcPr>
                <w:tcW w:w="1940" w:type="dxa"/>
              </w:tcPr>
            </w:tcPrChange>
          </w:tcPr>
          <w:p w14:paraId="2D201DB8" w14:textId="0318B6BD" w:rsidR="004D63EB" w:rsidRPr="0066059B" w:rsidDel="00DA24D0" w:rsidRDefault="004D63EB" w:rsidP="00483240">
            <w:pPr>
              <w:spacing w:line="360" w:lineRule="auto"/>
              <w:rPr>
                <w:del w:id="1796" w:author="Elias De Moraes Fernandes" w:date="2016-05-02T16:24:00Z"/>
                <w:rFonts w:ascii="Arial" w:hAnsi="Arial" w:cs="Arial"/>
                <w:rPrChange w:id="1797" w:author="Elias De Moraes Fernandes" w:date="2016-05-02T15:20:00Z">
                  <w:rPr>
                    <w:del w:id="1798" w:author="Elias De Moraes Fernandes" w:date="2016-05-02T16:24:00Z"/>
                    <w:rFonts w:cs="Arial"/>
                  </w:rPr>
                </w:rPrChange>
              </w:rPr>
            </w:pPr>
            <w:ins w:id="1799" w:author="Elias De Moraes Fernandes" w:date="2016-03-16T13:08:00Z">
              <w:del w:id="1800" w:author="Elias De Moraes Fernandes" w:date="2016-05-02T14:57:00Z">
                <w:r w:rsidRPr="0066059B" w:rsidDel="00B846E6">
                  <w:rPr>
                    <w:rFonts w:ascii="Arial" w:hAnsi="Arial" w:cs="Arial"/>
                    <w:rPrChange w:id="1801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802" w:author="Elias De Moraes Fernandes" w:date="2016-05-02T16:24:00Z">
              <w:r w:rsidRPr="0066059B" w:rsidDel="00DA24D0">
                <w:rPr>
                  <w:rFonts w:ascii="Arial" w:hAnsi="Arial" w:cs="Arial"/>
                  <w:rPrChange w:id="1803" w:author="Elias De Moraes Fernandes" w:date="2016-05-02T15:20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6D0AA3" w:rsidRPr="0066059B" w:rsidDel="00DA24D0" w14:paraId="583B1B43" w14:textId="02ED8641" w:rsidTr="00593C0C">
        <w:tblPrEx>
          <w:tblPrExChange w:id="1804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74"/>
          <w:del w:id="1805" w:author="Elias De Moraes Fernandes" w:date="2016-05-02T16:24:00Z"/>
          <w:trPrChange w:id="1806" w:author="Elias De Moraes Fernandes" w:date="2016-05-02T15:46:00Z">
            <w:trPr>
              <w:trHeight w:val="274"/>
            </w:trPr>
          </w:trPrChange>
        </w:trPr>
        <w:tc>
          <w:tcPr>
            <w:tcW w:w="2743" w:type="dxa"/>
            <w:tcPrChange w:id="1807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3CBAEC10" w14:textId="6294AC1B" w:rsidR="006D0AA3" w:rsidRPr="0066059B" w:rsidDel="00DA24D0" w:rsidRDefault="006D0AA3" w:rsidP="00483240">
            <w:pPr>
              <w:pStyle w:val="CronogramaParagrafo"/>
              <w:rPr>
                <w:del w:id="1808" w:author="Elias De Moraes Fernandes" w:date="2016-05-02T16:24:00Z"/>
                <w:rFonts w:ascii="Arial" w:hAnsi="Arial"/>
                <w:rPrChange w:id="1809" w:author="Elias De Moraes Fernandes" w:date="2016-05-02T15:20:00Z">
                  <w:rPr>
                    <w:del w:id="1810" w:author="Elias De Moraes Fernandes" w:date="2016-05-02T16:24:00Z"/>
                  </w:rPr>
                </w:rPrChange>
              </w:rPr>
            </w:pPr>
            <w:ins w:id="1811" w:author="Elias De Moraes Fernandes" w:date="2016-03-16T13:10:00Z">
              <w:del w:id="1812" w:author="Elias De Moraes Fernandes" w:date="2016-05-02T16:24:00Z">
                <w:r w:rsidRPr="0066059B" w:rsidDel="00DA24D0">
                  <w:rPr>
                    <w:rFonts w:ascii="Arial" w:hAnsi="Arial"/>
                    <w:rPrChange w:id="1813" w:author="Elias De Moraes Fernandes" w:date="2016-05-02T15:20:00Z">
                      <w:rPr/>
                    </w:rPrChange>
                  </w:rPr>
                  <w:delText>Desenvolver sistema de mapas e fases</w:delText>
                </w:r>
              </w:del>
            </w:ins>
            <w:del w:id="1814" w:author="Elias De Moraes Fernandes" w:date="2016-05-02T16:24:00Z">
              <w:r w:rsidRPr="0066059B" w:rsidDel="00DA24D0">
                <w:rPr>
                  <w:rFonts w:ascii="Arial" w:hAnsi="Arial"/>
                  <w:rPrChange w:id="1815" w:author="Elias De Moraes Fernandes" w:date="2016-05-02T15:20:00Z">
                    <w:rPr/>
                  </w:rPrChange>
                </w:rPr>
                <w:delText>Desenvolver sistema de pontuação</w:delText>
              </w:r>
            </w:del>
          </w:p>
        </w:tc>
        <w:tc>
          <w:tcPr>
            <w:tcW w:w="337" w:type="dxa"/>
            <w:tcPrChange w:id="1816" w:author="Elias De Moraes Fernandes" w:date="2016-05-02T15:46:00Z">
              <w:tcPr>
                <w:tcW w:w="337" w:type="dxa"/>
              </w:tcPr>
            </w:tcPrChange>
          </w:tcPr>
          <w:p w14:paraId="69FEE52C" w14:textId="7C9B743A" w:rsidR="006D0AA3" w:rsidRPr="0066059B" w:rsidDel="00DA24D0" w:rsidRDefault="006D0AA3" w:rsidP="00483240">
            <w:pPr>
              <w:spacing w:line="360" w:lineRule="auto"/>
              <w:rPr>
                <w:del w:id="1817" w:author="Elias De Moraes Fernandes" w:date="2016-05-02T16:24:00Z"/>
                <w:rFonts w:ascii="Arial" w:hAnsi="Arial" w:cs="Arial"/>
                <w:rPrChange w:id="1818" w:author="Elias De Moraes Fernandes" w:date="2016-05-02T15:20:00Z">
                  <w:rPr>
                    <w:del w:id="18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820" w:author="Elias De Moraes Fernandes" w:date="2016-05-02T15:46:00Z">
              <w:tcPr>
                <w:tcW w:w="340" w:type="dxa"/>
              </w:tcPr>
            </w:tcPrChange>
          </w:tcPr>
          <w:p w14:paraId="72AAAE23" w14:textId="72C6CEE7" w:rsidR="006D0AA3" w:rsidRPr="0066059B" w:rsidDel="00DA24D0" w:rsidRDefault="006D0AA3" w:rsidP="00483240">
            <w:pPr>
              <w:spacing w:line="360" w:lineRule="auto"/>
              <w:rPr>
                <w:del w:id="1821" w:author="Elias De Moraes Fernandes" w:date="2016-05-02T16:24:00Z"/>
                <w:rFonts w:ascii="Arial" w:hAnsi="Arial" w:cs="Arial"/>
                <w:rPrChange w:id="1822" w:author="Elias De Moraes Fernandes" w:date="2016-05-02T15:20:00Z">
                  <w:rPr>
                    <w:del w:id="182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824" w:author="Elias De Moraes Fernandes" w:date="2016-05-02T15:46:00Z">
              <w:tcPr>
                <w:tcW w:w="337" w:type="dxa"/>
              </w:tcPr>
            </w:tcPrChange>
          </w:tcPr>
          <w:p w14:paraId="18E756CC" w14:textId="4FFC5B3E" w:rsidR="006D0AA3" w:rsidRPr="0066059B" w:rsidDel="00DA24D0" w:rsidRDefault="006D0AA3" w:rsidP="00483240">
            <w:pPr>
              <w:spacing w:line="360" w:lineRule="auto"/>
              <w:rPr>
                <w:del w:id="1825" w:author="Elias De Moraes Fernandes" w:date="2016-05-02T16:24:00Z"/>
                <w:rFonts w:ascii="Arial" w:hAnsi="Arial" w:cs="Arial"/>
                <w:rPrChange w:id="1826" w:author="Elias De Moraes Fernandes" w:date="2016-05-02T15:20:00Z">
                  <w:rPr>
                    <w:del w:id="18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828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7DF9A11A" w14:textId="1F4545F2" w:rsidR="006D0AA3" w:rsidRPr="0066059B" w:rsidDel="00DA24D0" w:rsidRDefault="006D0AA3" w:rsidP="00483240">
            <w:pPr>
              <w:spacing w:line="360" w:lineRule="auto"/>
              <w:rPr>
                <w:del w:id="1829" w:author="Elias De Moraes Fernandes" w:date="2016-05-02T16:24:00Z"/>
                <w:rFonts w:ascii="Arial" w:hAnsi="Arial" w:cs="Arial"/>
                <w:rPrChange w:id="1830" w:author="Elias De Moraes Fernandes" w:date="2016-05-02T15:20:00Z">
                  <w:rPr>
                    <w:del w:id="18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832" w:author="Elias De Moraes Fernandes" w:date="2016-05-02T15:46:00Z">
              <w:tcPr>
                <w:tcW w:w="321" w:type="dxa"/>
              </w:tcPr>
            </w:tcPrChange>
          </w:tcPr>
          <w:p w14:paraId="6CA67035" w14:textId="3F992862" w:rsidR="006D0AA3" w:rsidRPr="0066059B" w:rsidDel="00DA24D0" w:rsidRDefault="006D0AA3" w:rsidP="00483240">
            <w:pPr>
              <w:spacing w:line="360" w:lineRule="auto"/>
              <w:rPr>
                <w:del w:id="1833" w:author="Elias De Moraes Fernandes" w:date="2016-05-02T16:24:00Z"/>
                <w:rFonts w:ascii="Arial" w:hAnsi="Arial" w:cs="Arial"/>
                <w:rPrChange w:id="1834" w:author="Elias De Moraes Fernandes" w:date="2016-05-02T15:20:00Z">
                  <w:rPr>
                    <w:del w:id="18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836" w:author="Elias De Moraes Fernandes" w:date="2016-05-02T15:46:00Z">
              <w:tcPr>
                <w:tcW w:w="334" w:type="dxa"/>
              </w:tcPr>
            </w:tcPrChange>
          </w:tcPr>
          <w:p w14:paraId="482B9492" w14:textId="71AF1EC6" w:rsidR="006D0AA3" w:rsidRPr="0066059B" w:rsidDel="00DA24D0" w:rsidRDefault="006D0AA3" w:rsidP="00483240">
            <w:pPr>
              <w:spacing w:line="360" w:lineRule="auto"/>
              <w:rPr>
                <w:del w:id="1837" w:author="Elias De Moraes Fernandes" w:date="2016-05-02T16:24:00Z"/>
                <w:rFonts w:ascii="Arial" w:hAnsi="Arial" w:cs="Arial"/>
                <w:rPrChange w:id="1838" w:author="Elias De Moraes Fernandes" w:date="2016-05-02T15:20:00Z">
                  <w:rPr>
                    <w:del w:id="183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40" w:author="Elias De Moraes Fernandes" w:date="2016-05-02T15:46:00Z">
              <w:tcPr>
                <w:tcW w:w="336" w:type="dxa"/>
              </w:tcPr>
            </w:tcPrChange>
          </w:tcPr>
          <w:p w14:paraId="4AEF6D7F" w14:textId="663C96B3" w:rsidR="006D0AA3" w:rsidRPr="0066059B" w:rsidDel="00DA24D0" w:rsidRDefault="006D0AA3" w:rsidP="00483240">
            <w:pPr>
              <w:spacing w:line="360" w:lineRule="auto"/>
              <w:rPr>
                <w:del w:id="1841" w:author="Elias De Moraes Fernandes" w:date="2016-05-02T16:24:00Z"/>
                <w:rFonts w:ascii="Arial" w:hAnsi="Arial" w:cs="Arial"/>
                <w:rPrChange w:id="1842" w:author="Elias De Moraes Fernandes" w:date="2016-05-02T15:20:00Z">
                  <w:rPr>
                    <w:del w:id="18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4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E486D6A" w14:textId="3D6E4C23" w:rsidR="006D0AA3" w:rsidRPr="0066059B" w:rsidDel="00DA24D0" w:rsidRDefault="006D0AA3" w:rsidP="00483240">
            <w:pPr>
              <w:spacing w:line="360" w:lineRule="auto"/>
              <w:rPr>
                <w:del w:id="1845" w:author="Elias De Moraes Fernandes" w:date="2016-05-02T16:24:00Z"/>
                <w:rFonts w:ascii="Arial" w:hAnsi="Arial" w:cs="Arial"/>
                <w:rPrChange w:id="1846" w:author="Elias De Moraes Fernandes" w:date="2016-05-02T15:20:00Z">
                  <w:rPr>
                    <w:del w:id="18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48" w:author="Elias De Moraes Fernandes" w:date="2016-05-02T15:46:00Z">
              <w:tcPr>
                <w:tcW w:w="336" w:type="dxa"/>
              </w:tcPr>
            </w:tcPrChange>
          </w:tcPr>
          <w:p w14:paraId="1B9A51E7" w14:textId="4B6B9EE6" w:rsidR="006D0AA3" w:rsidRPr="0066059B" w:rsidDel="00DA24D0" w:rsidRDefault="006D0AA3" w:rsidP="00483240">
            <w:pPr>
              <w:spacing w:line="360" w:lineRule="auto"/>
              <w:rPr>
                <w:del w:id="1849" w:author="Elias De Moraes Fernandes" w:date="2016-05-02T16:24:00Z"/>
                <w:rFonts w:ascii="Arial" w:hAnsi="Arial" w:cs="Arial"/>
                <w:rPrChange w:id="1850" w:author="Elias De Moraes Fernandes" w:date="2016-05-02T15:20:00Z">
                  <w:rPr>
                    <w:del w:id="185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52" w:author="Elias De Moraes Fernandes" w:date="2016-05-02T15:46:00Z">
              <w:tcPr>
                <w:tcW w:w="336" w:type="dxa"/>
              </w:tcPr>
            </w:tcPrChange>
          </w:tcPr>
          <w:p w14:paraId="0A44CEF5" w14:textId="7ABBC2A1" w:rsidR="006D0AA3" w:rsidRPr="0066059B" w:rsidDel="00DA24D0" w:rsidRDefault="006D0AA3" w:rsidP="00483240">
            <w:pPr>
              <w:spacing w:line="360" w:lineRule="auto"/>
              <w:rPr>
                <w:del w:id="1853" w:author="Elias De Moraes Fernandes" w:date="2016-05-02T16:24:00Z"/>
                <w:rFonts w:ascii="Arial" w:hAnsi="Arial" w:cs="Arial"/>
                <w:rPrChange w:id="1854" w:author="Elias De Moraes Fernandes" w:date="2016-05-02T15:20:00Z">
                  <w:rPr>
                    <w:del w:id="18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56" w:author="Elias De Moraes Fernandes" w:date="2016-05-02T15:46:00Z">
              <w:tcPr>
                <w:tcW w:w="336" w:type="dxa"/>
              </w:tcPr>
            </w:tcPrChange>
          </w:tcPr>
          <w:p w14:paraId="0CC43DC9" w14:textId="10269BF8" w:rsidR="006D0AA3" w:rsidRPr="0066059B" w:rsidDel="00DA24D0" w:rsidRDefault="006D0AA3" w:rsidP="00483240">
            <w:pPr>
              <w:spacing w:line="360" w:lineRule="auto"/>
              <w:rPr>
                <w:del w:id="1857" w:author="Elias De Moraes Fernandes" w:date="2016-05-02T16:24:00Z"/>
                <w:rFonts w:ascii="Arial" w:hAnsi="Arial" w:cs="Arial"/>
                <w:rPrChange w:id="1858" w:author="Elias De Moraes Fernandes" w:date="2016-05-02T15:20:00Z">
                  <w:rPr>
                    <w:del w:id="185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6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F830502" w14:textId="343A27C6" w:rsidR="006D0AA3" w:rsidRPr="0066059B" w:rsidDel="00DA24D0" w:rsidRDefault="006D0AA3" w:rsidP="00483240">
            <w:pPr>
              <w:spacing w:line="360" w:lineRule="auto"/>
              <w:rPr>
                <w:del w:id="1861" w:author="Elias De Moraes Fernandes" w:date="2016-05-02T16:24:00Z"/>
                <w:rFonts w:ascii="Arial" w:hAnsi="Arial" w:cs="Arial"/>
                <w:rPrChange w:id="1862" w:author="Elias De Moraes Fernandes" w:date="2016-05-02T15:20:00Z">
                  <w:rPr>
                    <w:del w:id="186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1864" w:author="Elias De Moraes Fernandes" w:date="2016-05-02T15:46:00Z">
              <w:tcPr>
                <w:tcW w:w="336" w:type="dxa"/>
              </w:tcPr>
            </w:tcPrChange>
          </w:tcPr>
          <w:p w14:paraId="40641862" w14:textId="3614B6FD" w:rsidR="006D0AA3" w:rsidRPr="0066059B" w:rsidDel="00DA24D0" w:rsidRDefault="006D0AA3" w:rsidP="00483240">
            <w:pPr>
              <w:spacing w:line="360" w:lineRule="auto"/>
              <w:rPr>
                <w:del w:id="1865" w:author="Elias De Moraes Fernandes" w:date="2016-05-02T16:24:00Z"/>
                <w:rFonts w:ascii="Arial" w:hAnsi="Arial" w:cs="Arial"/>
                <w:rPrChange w:id="1866" w:author="Elias De Moraes Fernandes" w:date="2016-05-02T15:20:00Z">
                  <w:rPr>
                    <w:del w:id="18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868" w:author="Elias De Moraes Fernandes" w:date="2016-05-02T15:46:00Z">
              <w:tcPr>
                <w:tcW w:w="254" w:type="dxa"/>
              </w:tcPr>
            </w:tcPrChange>
          </w:tcPr>
          <w:p w14:paraId="5B084EB4" w14:textId="0F641D7A" w:rsidR="006D0AA3" w:rsidRPr="0066059B" w:rsidDel="00DA24D0" w:rsidRDefault="006D0AA3" w:rsidP="00483240">
            <w:pPr>
              <w:spacing w:line="360" w:lineRule="auto"/>
              <w:rPr>
                <w:del w:id="1869" w:author="Elias De Moraes Fernandes" w:date="2016-05-02T16:24:00Z"/>
                <w:rFonts w:ascii="Arial" w:hAnsi="Arial" w:cs="Arial"/>
                <w:rPrChange w:id="1870" w:author="Elias De Moraes Fernandes" w:date="2016-05-02T15:20:00Z">
                  <w:rPr>
                    <w:del w:id="1871" w:author="Elias De Moraes Fernandes" w:date="2016-05-02T16:24:00Z"/>
                    <w:rFonts w:cs="Arial"/>
                  </w:rPr>
                </w:rPrChange>
              </w:rPr>
            </w:pPr>
            <w:ins w:id="1872" w:author="Elias De Moraes Fernandes" w:date="2016-03-16T13:10:00Z">
              <w:del w:id="1873" w:author="Elias De Moraes Fernandes" w:date="2016-05-02T16:24:00Z">
                <w:r w:rsidRPr="0066059B" w:rsidDel="00DA24D0">
                  <w:rPr>
                    <w:rFonts w:ascii="Arial" w:hAnsi="Arial" w:cs="Arial"/>
                    <w:rPrChange w:id="1874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1875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68C026D4" w14:textId="4461F89E" w:rsidR="006D0AA3" w:rsidRPr="0066059B" w:rsidDel="00DA24D0" w:rsidRDefault="006D0AA3" w:rsidP="00483240">
            <w:pPr>
              <w:spacing w:line="360" w:lineRule="auto"/>
              <w:rPr>
                <w:del w:id="1876" w:author="Elias De Moraes Fernandes" w:date="2016-05-02T16:24:00Z"/>
                <w:rFonts w:ascii="Arial" w:hAnsi="Arial" w:cs="Arial"/>
                <w:rPrChange w:id="1877" w:author="Elias De Moraes Fernandes" w:date="2016-05-02T15:20:00Z">
                  <w:rPr>
                    <w:del w:id="1878" w:author="Elias De Moraes Fernandes" w:date="2016-05-02T16:24:00Z"/>
                    <w:rFonts w:cs="Arial"/>
                  </w:rPr>
                </w:rPrChange>
              </w:rPr>
            </w:pPr>
            <w:ins w:id="1879" w:author="Elias De Moraes Fernandes" w:date="2016-03-16T13:11:00Z">
              <w:del w:id="1880" w:author="Elias De Moraes Fernandes" w:date="2016-05-02T16:24:00Z">
                <w:r w:rsidRPr="0066059B" w:rsidDel="00DA24D0">
                  <w:rPr>
                    <w:rFonts w:ascii="Arial" w:hAnsi="Arial" w:cs="Arial"/>
                    <w:rPrChange w:id="1881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882" w:author="Elias De Moraes Fernandes" w:date="2016-05-02T16:24:00Z">
              <w:r w:rsidRPr="0066059B" w:rsidDel="00DA24D0">
                <w:rPr>
                  <w:rFonts w:ascii="Arial" w:hAnsi="Arial" w:cs="Arial"/>
                  <w:rPrChange w:id="1883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88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2E9E923F" w14:textId="71C4892E" w:rsidR="006D0AA3" w:rsidRPr="0066059B" w:rsidDel="00DA24D0" w:rsidRDefault="006D0AA3" w:rsidP="00483240">
            <w:pPr>
              <w:spacing w:line="360" w:lineRule="auto"/>
              <w:rPr>
                <w:del w:id="1885" w:author="Elias De Moraes Fernandes" w:date="2016-05-02T16:24:00Z"/>
                <w:rFonts w:ascii="Arial" w:hAnsi="Arial" w:cs="Arial"/>
                <w:rPrChange w:id="1886" w:author="Elias De Moraes Fernandes" w:date="2016-05-02T15:20:00Z">
                  <w:rPr>
                    <w:del w:id="1887" w:author="Elias De Moraes Fernandes" w:date="2016-05-02T16:24:00Z"/>
                    <w:rFonts w:cs="Arial"/>
                  </w:rPr>
                </w:rPrChange>
              </w:rPr>
            </w:pPr>
            <w:del w:id="1888" w:author="Elias De Moraes Fernandes" w:date="2016-05-02T16:24:00Z">
              <w:r w:rsidRPr="0066059B" w:rsidDel="00DA24D0">
                <w:rPr>
                  <w:rFonts w:ascii="Arial" w:hAnsi="Arial" w:cs="Arial"/>
                  <w:rPrChange w:id="1889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1940" w:type="dxa"/>
            <w:tcPrChange w:id="1890" w:author="Elias De Moraes Fernandes" w:date="2016-05-02T15:46:00Z">
              <w:tcPr>
                <w:tcW w:w="1940" w:type="dxa"/>
              </w:tcPr>
            </w:tcPrChange>
          </w:tcPr>
          <w:p w14:paraId="145D3EB3" w14:textId="1AD1EFE9" w:rsidR="006D0AA3" w:rsidRPr="0066059B" w:rsidDel="00DA24D0" w:rsidRDefault="006D0AA3" w:rsidP="00483240">
            <w:pPr>
              <w:spacing w:line="360" w:lineRule="auto"/>
              <w:rPr>
                <w:del w:id="1891" w:author="Elias De Moraes Fernandes" w:date="2016-05-02T16:24:00Z"/>
                <w:rFonts w:ascii="Arial" w:hAnsi="Arial" w:cs="Arial"/>
                <w:rPrChange w:id="1892" w:author="Elias De Moraes Fernandes" w:date="2016-05-02T15:20:00Z">
                  <w:rPr>
                    <w:del w:id="1893" w:author="Elias De Moraes Fernandes" w:date="2016-05-02T16:24:00Z"/>
                    <w:rFonts w:cs="Arial"/>
                  </w:rPr>
                </w:rPrChange>
              </w:rPr>
            </w:pPr>
            <w:ins w:id="1894" w:author="Elias De Moraes Fernandes" w:date="2016-03-16T13:10:00Z">
              <w:del w:id="1895" w:author="Elias De Moraes Fernandes" w:date="2016-05-02T14:57:00Z">
                <w:r w:rsidRPr="0066059B" w:rsidDel="00B846E6">
                  <w:rPr>
                    <w:rFonts w:ascii="Arial" w:hAnsi="Arial" w:cs="Arial"/>
                    <w:rPrChange w:id="1896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897" w:author="Elias De Moraes Fernandes" w:date="2016-05-02T16:24:00Z">
              <w:r w:rsidRPr="0066059B" w:rsidDel="00DA24D0">
                <w:rPr>
                  <w:rFonts w:ascii="Arial" w:hAnsi="Arial" w:cs="Arial"/>
                  <w:rPrChange w:id="1898" w:author="Elias De Moraes Fernandes" w:date="2016-05-02T15:20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6D0AA3" w:rsidRPr="0066059B" w:rsidDel="00DA24D0" w14:paraId="56CF3174" w14:textId="366560F4" w:rsidTr="00593C0C">
        <w:tblPrEx>
          <w:tblPrExChange w:id="1899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339"/>
          <w:del w:id="1900" w:author="Elias De Moraes Fernandes" w:date="2016-05-02T16:24:00Z"/>
          <w:trPrChange w:id="1901" w:author="Elias De Moraes Fernandes" w:date="2016-05-02T15:46:00Z">
            <w:trPr>
              <w:trHeight w:val="339"/>
            </w:trPr>
          </w:trPrChange>
        </w:trPr>
        <w:tc>
          <w:tcPr>
            <w:tcW w:w="2743" w:type="dxa"/>
            <w:tcPrChange w:id="1902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6E91C90E" w14:textId="37CE1964" w:rsidR="006D0AA3" w:rsidRPr="0066059B" w:rsidDel="00DA24D0" w:rsidRDefault="006D0AA3" w:rsidP="00483240">
            <w:pPr>
              <w:pStyle w:val="CronogramaParagrafo"/>
              <w:rPr>
                <w:del w:id="1903" w:author="Elias De Moraes Fernandes" w:date="2016-05-02T16:24:00Z"/>
                <w:rFonts w:ascii="Arial" w:hAnsi="Arial"/>
                <w:rPrChange w:id="1904" w:author="Elias De Moraes Fernandes" w:date="2016-05-02T15:20:00Z">
                  <w:rPr>
                    <w:del w:id="1905" w:author="Elias De Moraes Fernandes" w:date="2016-05-02T16:24:00Z"/>
                  </w:rPr>
                </w:rPrChange>
              </w:rPr>
            </w:pPr>
            <w:ins w:id="1906" w:author="Elias De Moraes Fernandes" w:date="2016-03-16T13:10:00Z">
              <w:del w:id="1907" w:author="Elias De Moraes Fernandes" w:date="2016-05-02T16:24:00Z">
                <w:r w:rsidRPr="0066059B" w:rsidDel="00DA24D0">
                  <w:rPr>
                    <w:rFonts w:ascii="Arial" w:hAnsi="Arial"/>
                    <w:rPrChange w:id="1908" w:author="Elias De Moraes Fernandes" w:date="2016-05-02T15:20:00Z">
                      <w:rPr/>
                    </w:rPrChange>
                  </w:rPr>
                  <w:delText>Desenvolver sistema de toque e validar</w:delText>
                </w:r>
              </w:del>
            </w:ins>
            <w:del w:id="1909" w:author="Elias De Moraes Fernandes" w:date="2016-05-02T16:24:00Z">
              <w:r w:rsidRPr="0066059B" w:rsidDel="00DA24D0">
                <w:rPr>
                  <w:rFonts w:ascii="Arial" w:hAnsi="Arial"/>
                  <w:rPrChange w:id="1910" w:author="Elias De Moraes Fernandes" w:date="2016-05-02T15:20:00Z">
                    <w:rPr/>
                  </w:rPrChange>
                </w:rPr>
                <w:delText>Implementar inimigos</w:delText>
              </w:r>
            </w:del>
          </w:p>
        </w:tc>
        <w:tc>
          <w:tcPr>
            <w:tcW w:w="337" w:type="dxa"/>
            <w:tcPrChange w:id="1911" w:author="Elias De Moraes Fernandes" w:date="2016-05-02T15:46:00Z">
              <w:tcPr>
                <w:tcW w:w="337" w:type="dxa"/>
              </w:tcPr>
            </w:tcPrChange>
          </w:tcPr>
          <w:p w14:paraId="69DB179E" w14:textId="78B0D85B" w:rsidR="006D0AA3" w:rsidRPr="0066059B" w:rsidDel="00DA24D0" w:rsidRDefault="006D0AA3" w:rsidP="00483240">
            <w:pPr>
              <w:spacing w:line="360" w:lineRule="auto"/>
              <w:rPr>
                <w:del w:id="1912" w:author="Elias De Moraes Fernandes" w:date="2016-05-02T16:24:00Z"/>
                <w:rFonts w:ascii="Arial" w:hAnsi="Arial" w:cs="Arial"/>
                <w:rPrChange w:id="1913" w:author="Elias De Moraes Fernandes" w:date="2016-05-02T15:20:00Z">
                  <w:rPr>
                    <w:del w:id="191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915" w:author="Elias De Moraes Fernandes" w:date="2016-05-02T15:46:00Z">
              <w:tcPr>
                <w:tcW w:w="340" w:type="dxa"/>
              </w:tcPr>
            </w:tcPrChange>
          </w:tcPr>
          <w:p w14:paraId="1525FA38" w14:textId="336922C1" w:rsidR="006D0AA3" w:rsidRPr="0066059B" w:rsidDel="00DA24D0" w:rsidRDefault="006D0AA3" w:rsidP="00483240">
            <w:pPr>
              <w:spacing w:line="360" w:lineRule="auto"/>
              <w:rPr>
                <w:del w:id="1916" w:author="Elias De Moraes Fernandes" w:date="2016-05-02T16:24:00Z"/>
                <w:rFonts w:ascii="Arial" w:hAnsi="Arial" w:cs="Arial"/>
                <w:rPrChange w:id="1917" w:author="Elias De Moraes Fernandes" w:date="2016-05-02T15:20:00Z">
                  <w:rPr>
                    <w:del w:id="191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919" w:author="Elias De Moraes Fernandes" w:date="2016-05-02T15:46:00Z">
              <w:tcPr>
                <w:tcW w:w="337" w:type="dxa"/>
              </w:tcPr>
            </w:tcPrChange>
          </w:tcPr>
          <w:p w14:paraId="6CFCE672" w14:textId="63671E27" w:rsidR="006D0AA3" w:rsidRPr="0066059B" w:rsidDel="00DA24D0" w:rsidRDefault="006D0AA3" w:rsidP="00483240">
            <w:pPr>
              <w:spacing w:line="360" w:lineRule="auto"/>
              <w:rPr>
                <w:del w:id="1920" w:author="Elias De Moraes Fernandes" w:date="2016-05-02T16:24:00Z"/>
                <w:rFonts w:ascii="Arial" w:hAnsi="Arial" w:cs="Arial"/>
                <w:rPrChange w:id="1921" w:author="Elias De Moraes Fernandes" w:date="2016-05-02T15:20:00Z">
                  <w:rPr>
                    <w:del w:id="192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923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3D2194C8" w14:textId="05FCA86C" w:rsidR="006D0AA3" w:rsidRPr="0066059B" w:rsidDel="00DA24D0" w:rsidRDefault="006D0AA3" w:rsidP="00483240">
            <w:pPr>
              <w:spacing w:line="360" w:lineRule="auto"/>
              <w:rPr>
                <w:del w:id="1924" w:author="Elias De Moraes Fernandes" w:date="2016-05-02T16:24:00Z"/>
                <w:rFonts w:ascii="Arial" w:hAnsi="Arial" w:cs="Arial"/>
                <w:rPrChange w:id="1925" w:author="Elias De Moraes Fernandes" w:date="2016-05-02T15:20:00Z">
                  <w:rPr>
                    <w:del w:id="192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927" w:author="Elias De Moraes Fernandes" w:date="2016-05-02T15:46:00Z">
              <w:tcPr>
                <w:tcW w:w="321" w:type="dxa"/>
              </w:tcPr>
            </w:tcPrChange>
          </w:tcPr>
          <w:p w14:paraId="4C558FC0" w14:textId="48D5DA13" w:rsidR="006D0AA3" w:rsidRPr="0066059B" w:rsidDel="00DA24D0" w:rsidRDefault="006D0AA3" w:rsidP="00483240">
            <w:pPr>
              <w:spacing w:line="360" w:lineRule="auto"/>
              <w:rPr>
                <w:del w:id="1928" w:author="Elias De Moraes Fernandes" w:date="2016-05-02T16:24:00Z"/>
                <w:rFonts w:ascii="Arial" w:hAnsi="Arial" w:cs="Arial"/>
                <w:rPrChange w:id="1929" w:author="Elias De Moraes Fernandes" w:date="2016-05-02T15:20:00Z">
                  <w:rPr>
                    <w:del w:id="193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931" w:author="Elias De Moraes Fernandes" w:date="2016-05-02T15:46:00Z">
              <w:tcPr>
                <w:tcW w:w="334" w:type="dxa"/>
              </w:tcPr>
            </w:tcPrChange>
          </w:tcPr>
          <w:p w14:paraId="0978A374" w14:textId="4F1BF680" w:rsidR="006D0AA3" w:rsidRPr="0066059B" w:rsidDel="00DA24D0" w:rsidRDefault="006D0AA3" w:rsidP="00483240">
            <w:pPr>
              <w:spacing w:line="360" w:lineRule="auto"/>
              <w:rPr>
                <w:del w:id="1932" w:author="Elias De Moraes Fernandes" w:date="2016-05-02T16:24:00Z"/>
                <w:rFonts w:ascii="Arial" w:hAnsi="Arial" w:cs="Arial"/>
                <w:rPrChange w:id="1933" w:author="Elias De Moraes Fernandes" w:date="2016-05-02T15:20:00Z">
                  <w:rPr>
                    <w:del w:id="193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35" w:author="Elias De Moraes Fernandes" w:date="2016-05-02T15:46:00Z">
              <w:tcPr>
                <w:tcW w:w="336" w:type="dxa"/>
              </w:tcPr>
            </w:tcPrChange>
          </w:tcPr>
          <w:p w14:paraId="74233F6D" w14:textId="7ECC600B" w:rsidR="006D0AA3" w:rsidRPr="0066059B" w:rsidDel="00DA24D0" w:rsidRDefault="006D0AA3" w:rsidP="00483240">
            <w:pPr>
              <w:spacing w:line="360" w:lineRule="auto"/>
              <w:rPr>
                <w:del w:id="1936" w:author="Elias De Moraes Fernandes" w:date="2016-05-02T16:24:00Z"/>
                <w:rFonts w:ascii="Arial" w:hAnsi="Arial" w:cs="Arial"/>
                <w:rPrChange w:id="1937" w:author="Elias De Moraes Fernandes" w:date="2016-05-02T15:20:00Z">
                  <w:rPr>
                    <w:del w:id="193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3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74531D6" w14:textId="018D7425" w:rsidR="006D0AA3" w:rsidRPr="0066059B" w:rsidDel="00DA24D0" w:rsidRDefault="006D0AA3" w:rsidP="00483240">
            <w:pPr>
              <w:spacing w:line="360" w:lineRule="auto"/>
              <w:rPr>
                <w:del w:id="1940" w:author="Elias De Moraes Fernandes" w:date="2016-05-02T16:24:00Z"/>
                <w:rFonts w:ascii="Arial" w:hAnsi="Arial" w:cs="Arial"/>
                <w:rPrChange w:id="1941" w:author="Elias De Moraes Fernandes" w:date="2016-05-02T15:20:00Z">
                  <w:rPr>
                    <w:del w:id="194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43" w:author="Elias De Moraes Fernandes" w:date="2016-05-02T15:46:00Z">
              <w:tcPr>
                <w:tcW w:w="336" w:type="dxa"/>
              </w:tcPr>
            </w:tcPrChange>
          </w:tcPr>
          <w:p w14:paraId="04958E53" w14:textId="2AAD6385" w:rsidR="006D0AA3" w:rsidRPr="0066059B" w:rsidDel="00DA24D0" w:rsidRDefault="006D0AA3" w:rsidP="00483240">
            <w:pPr>
              <w:spacing w:line="360" w:lineRule="auto"/>
              <w:rPr>
                <w:del w:id="1944" w:author="Elias De Moraes Fernandes" w:date="2016-05-02T16:24:00Z"/>
                <w:rFonts w:ascii="Arial" w:hAnsi="Arial" w:cs="Arial"/>
                <w:rPrChange w:id="1945" w:author="Elias De Moraes Fernandes" w:date="2016-05-02T15:20:00Z">
                  <w:rPr>
                    <w:del w:id="19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47" w:author="Elias De Moraes Fernandes" w:date="2016-05-02T15:46:00Z">
              <w:tcPr>
                <w:tcW w:w="336" w:type="dxa"/>
              </w:tcPr>
            </w:tcPrChange>
          </w:tcPr>
          <w:p w14:paraId="7881C6BD" w14:textId="58CFA202" w:rsidR="006D0AA3" w:rsidRPr="0066059B" w:rsidDel="00DA24D0" w:rsidRDefault="006D0AA3" w:rsidP="00483240">
            <w:pPr>
              <w:spacing w:line="360" w:lineRule="auto"/>
              <w:rPr>
                <w:del w:id="1948" w:author="Elias De Moraes Fernandes" w:date="2016-05-02T16:24:00Z"/>
                <w:rFonts w:ascii="Arial" w:hAnsi="Arial" w:cs="Arial"/>
                <w:rPrChange w:id="1949" w:author="Elias De Moraes Fernandes" w:date="2016-05-02T15:20:00Z">
                  <w:rPr>
                    <w:del w:id="19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51" w:author="Elias De Moraes Fernandes" w:date="2016-05-02T15:46:00Z">
              <w:tcPr>
                <w:tcW w:w="336" w:type="dxa"/>
              </w:tcPr>
            </w:tcPrChange>
          </w:tcPr>
          <w:p w14:paraId="25B23088" w14:textId="30871103" w:rsidR="006D0AA3" w:rsidRPr="0066059B" w:rsidDel="00DA24D0" w:rsidRDefault="006D0AA3" w:rsidP="00483240">
            <w:pPr>
              <w:spacing w:line="360" w:lineRule="auto"/>
              <w:rPr>
                <w:del w:id="1952" w:author="Elias De Moraes Fernandes" w:date="2016-05-02T16:24:00Z"/>
                <w:rFonts w:ascii="Arial" w:hAnsi="Arial" w:cs="Arial"/>
                <w:rPrChange w:id="1953" w:author="Elias De Moraes Fernandes" w:date="2016-05-02T15:20:00Z">
                  <w:rPr>
                    <w:del w:id="195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5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FFC8C3A" w14:textId="48A47FFF" w:rsidR="006D0AA3" w:rsidRPr="0066059B" w:rsidDel="00DA24D0" w:rsidRDefault="006D0AA3" w:rsidP="00483240">
            <w:pPr>
              <w:spacing w:line="360" w:lineRule="auto"/>
              <w:rPr>
                <w:del w:id="1956" w:author="Elias De Moraes Fernandes" w:date="2016-05-02T16:24:00Z"/>
                <w:rFonts w:ascii="Arial" w:hAnsi="Arial" w:cs="Arial"/>
                <w:rPrChange w:id="1957" w:author="Elias De Moraes Fernandes" w:date="2016-05-02T15:20:00Z">
                  <w:rPr>
                    <w:del w:id="195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1959" w:author="Elias De Moraes Fernandes" w:date="2016-05-02T15:46:00Z">
              <w:tcPr>
                <w:tcW w:w="336" w:type="dxa"/>
              </w:tcPr>
            </w:tcPrChange>
          </w:tcPr>
          <w:p w14:paraId="569C5719" w14:textId="69CF46A8" w:rsidR="006D0AA3" w:rsidRPr="0066059B" w:rsidDel="00DA24D0" w:rsidRDefault="006D0AA3" w:rsidP="00483240">
            <w:pPr>
              <w:spacing w:line="360" w:lineRule="auto"/>
              <w:rPr>
                <w:del w:id="1960" w:author="Elias De Moraes Fernandes" w:date="2016-05-02T16:24:00Z"/>
                <w:rFonts w:ascii="Arial" w:hAnsi="Arial" w:cs="Arial"/>
                <w:rPrChange w:id="1961" w:author="Elias De Moraes Fernandes" w:date="2016-05-02T15:20:00Z">
                  <w:rPr>
                    <w:del w:id="196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963" w:author="Elias De Moraes Fernandes" w:date="2016-05-02T15:46:00Z">
              <w:tcPr>
                <w:tcW w:w="254" w:type="dxa"/>
              </w:tcPr>
            </w:tcPrChange>
          </w:tcPr>
          <w:p w14:paraId="46C6459B" w14:textId="4FD67FE2" w:rsidR="006D0AA3" w:rsidRPr="0066059B" w:rsidDel="00DA24D0" w:rsidRDefault="006D0AA3" w:rsidP="00483240">
            <w:pPr>
              <w:spacing w:line="360" w:lineRule="auto"/>
              <w:rPr>
                <w:del w:id="1964" w:author="Elias De Moraes Fernandes" w:date="2016-05-02T16:24:00Z"/>
                <w:rFonts w:ascii="Arial" w:hAnsi="Arial" w:cs="Arial"/>
                <w:rPrChange w:id="1965" w:author="Elias De Moraes Fernandes" w:date="2016-05-02T15:20:00Z">
                  <w:rPr>
                    <w:del w:id="196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1967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3F6917E3" w14:textId="394EC0E4" w:rsidR="006D0AA3" w:rsidRPr="0066059B" w:rsidDel="00DA24D0" w:rsidRDefault="006D0AA3" w:rsidP="00483240">
            <w:pPr>
              <w:spacing w:line="360" w:lineRule="auto"/>
              <w:rPr>
                <w:del w:id="1968" w:author="Elias De Moraes Fernandes" w:date="2016-05-02T16:24:00Z"/>
                <w:rFonts w:ascii="Arial" w:hAnsi="Arial" w:cs="Arial"/>
                <w:rPrChange w:id="1969" w:author="Elias De Moraes Fernandes" w:date="2016-05-02T15:20:00Z">
                  <w:rPr>
                    <w:del w:id="1970" w:author="Elias De Moraes Fernandes" w:date="2016-05-02T16:24:00Z"/>
                    <w:rFonts w:cs="Arial"/>
                  </w:rPr>
                </w:rPrChange>
              </w:rPr>
            </w:pPr>
            <w:ins w:id="1971" w:author="Elias De Moraes Fernandes" w:date="2016-03-16T13:10:00Z">
              <w:del w:id="1972" w:author="Elias De Moraes Fernandes" w:date="2016-05-02T16:24:00Z">
                <w:r w:rsidRPr="0066059B" w:rsidDel="00DA24D0">
                  <w:rPr>
                    <w:rFonts w:ascii="Arial" w:hAnsi="Arial" w:cs="Arial"/>
                    <w:rPrChange w:id="1973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97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DC62B5E" w14:textId="592B1CFF" w:rsidR="006D0AA3" w:rsidRPr="0066059B" w:rsidDel="00DA24D0" w:rsidRDefault="006D0AA3" w:rsidP="00483240">
            <w:pPr>
              <w:spacing w:line="360" w:lineRule="auto"/>
              <w:rPr>
                <w:del w:id="1975" w:author="Elias De Moraes Fernandes" w:date="2016-05-02T16:24:00Z"/>
                <w:rFonts w:ascii="Arial" w:hAnsi="Arial" w:cs="Arial"/>
                <w:rPrChange w:id="1976" w:author="Elias De Moraes Fernandes" w:date="2016-05-02T15:20:00Z">
                  <w:rPr>
                    <w:del w:id="1977" w:author="Elias De Moraes Fernandes" w:date="2016-05-02T16:24:00Z"/>
                    <w:rFonts w:cs="Arial"/>
                  </w:rPr>
                </w:rPrChange>
              </w:rPr>
            </w:pPr>
            <w:del w:id="1978" w:author="Elias De Moraes Fernandes" w:date="2016-05-02T16:24:00Z">
              <w:r w:rsidRPr="0066059B" w:rsidDel="00DA24D0">
                <w:rPr>
                  <w:rFonts w:ascii="Arial" w:hAnsi="Arial" w:cs="Arial"/>
                  <w:rPrChange w:id="1979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1940" w:type="dxa"/>
            <w:tcPrChange w:id="1980" w:author="Elias De Moraes Fernandes" w:date="2016-05-02T15:46:00Z">
              <w:tcPr>
                <w:tcW w:w="1940" w:type="dxa"/>
              </w:tcPr>
            </w:tcPrChange>
          </w:tcPr>
          <w:p w14:paraId="767A8F0F" w14:textId="5518E065" w:rsidR="006D0AA3" w:rsidRPr="0066059B" w:rsidDel="00DA24D0" w:rsidRDefault="006D0AA3" w:rsidP="00483240">
            <w:pPr>
              <w:spacing w:line="360" w:lineRule="auto"/>
              <w:rPr>
                <w:del w:id="1981" w:author="Elias De Moraes Fernandes" w:date="2016-05-02T16:24:00Z"/>
                <w:rFonts w:ascii="Arial" w:hAnsi="Arial" w:cs="Arial"/>
                <w:rPrChange w:id="1982" w:author="Elias De Moraes Fernandes" w:date="2016-05-02T15:20:00Z">
                  <w:rPr>
                    <w:del w:id="1983" w:author="Elias De Moraes Fernandes" w:date="2016-05-02T16:24:00Z"/>
                    <w:rFonts w:cs="Arial"/>
                  </w:rPr>
                </w:rPrChange>
              </w:rPr>
            </w:pPr>
            <w:ins w:id="1984" w:author="Elias De Moraes Fernandes" w:date="2016-03-16T13:10:00Z">
              <w:del w:id="1985" w:author="Elias De Moraes Fernandes" w:date="2016-05-02T14:57:00Z">
                <w:r w:rsidRPr="0066059B" w:rsidDel="00B846E6">
                  <w:rPr>
                    <w:rFonts w:ascii="Arial" w:hAnsi="Arial" w:cs="Arial"/>
                    <w:rPrChange w:id="1986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987" w:author="Elias De Moraes Fernandes" w:date="2016-05-02T16:24:00Z">
              <w:r w:rsidRPr="0066059B" w:rsidDel="00DA24D0">
                <w:rPr>
                  <w:rFonts w:ascii="Arial" w:hAnsi="Arial" w:cs="Arial"/>
                  <w:rPrChange w:id="1988" w:author="Elias De Moraes Fernandes" w:date="2016-05-02T15:20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6D0AA3" w:rsidRPr="0066059B" w:rsidDel="00DA24D0" w14:paraId="58797408" w14:textId="675DF272" w:rsidTr="00593C0C">
        <w:tblPrEx>
          <w:tblPrExChange w:id="1989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23"/>
          <w:del w:id="1990" w:author="Elias De Moraes Fernandes" w:date="2016-05-02T16:24:00Z"/>
          <w:trPrChange w:id="1991" w:author="Elias De Moraes Fernandes" w:date="2016-05-02T15:46:00Z">
            <w:trPr>
              <w:trHeight w:val="423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1992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65A9047B" w14:textId="7D20C637" w:rsidR="006D0AA3" w:rsidRPr="0066059B" w:rsidDel="00DA24D0" w:rsidRDefault="006D0AA3" w:rsidP="00483240">
            <w:pPr>
              <w:pStyle w:val="CronogramaParagrafo"/>
              <w:rPr>
                <w:del w:id="1993" w:author="Elias De Moraes Fernandes" w:date="2016-05-02T16:24:00Z"/>
                <w:rFonts w:ascii="Arial" w:hAnsi="Arial"/>
                <w:rPrChange w:id="1994" w:author="Elias De Moraes Fernandes" w:date="2016-05-02T15:20:00Z">
                  <w:rPr>
                    <w:del w:id="1995" w:author="Elias De Moraes Fernandes" w:date="2016-05-02T16:24:00Z"/>
                  </w:rPr>
                </w:rPrChange>
              </w:rPr>
            </w:pPr>
            <w:ins w:id="1996" w:author="Elias De Moraes Fernandes" w:date="2016-03-16T13:10:00Z">
              <w:del w:id="1997" w:author="Elias De Moraes Fernandes" w:date="2016-05-02T16:24:00Z">
                <w:r w:rsidRPr="0066059B" w:rsidDel="00DA24D0">
                  <w:rPr>
                    <w:rFonts w:ascii="Arial" w:hAnsi="Arial"/>
                    <w:rPrChange w:id="1998" w:author="Elias De Moraes Fernandes" w:date="2016-05-02T15:20:00Z">
                      <w:rPr/>
                    </w:rPrChange>
                  </w:rPr>
                  <w:delText>Implementar a detecção de colisão</w:delText>
                </w:r>
              </w:del>
            </w:ins>
            <w:del w:id="1999" w:author="Elias De Moraes Fernandes" w:date="2016-05-02T16:24:00Z">
              <w:r w:rsidRPr="0066059B" w:rsidDel="00DA24D0">
                <w:rPr>
                  <w:rFonts w:ascii="Arial" w:hAnsi="Arial"/>
                  <w:rPrChange w:id="2000" w:author="Elias De Moraes Fernandes" w:date="2016-05-02T15:20:00Z">
                    <w:rPr/>
                  </w:rPrChange>
                </w:rPr>
                <w:delText>Testes Iniciais</w:delText>
              </w:r>
            </w:del>
          </w:p>
        </w:tc>
        <w:tc>
          <w:tcPr>
            <w:tcW w:w="337" w:type="dxa"/>
            <w:tcPrChange w:id="2001" w:author="Elias De Moraes Fernandes" w:date="2016-05-02T15:46:00Z">
              <w:tcPr>
                <w:tcW w:w="337" w:type="dxa"/>
              </w:tcPr>
            </w:tcPrChange>
          </w:tcPr>
          <w:p w14:paraId="201DDE9E" w14:textId="6D613493" w:rsidR="006D0AA3" w:rsidRPr="0066059B" w:rsidDel="00DA24D0" w:rsidRDefault="006D0AA3" w:rsidP="00483240">
            <w:pPr>
              <w:spacing w:line="360" w:lineRule="auto"/>
              <w:rPr>
                <w:del w:id="2002" w:author="Elias De Moraes Fernandes" w:date="2016-05-02T16:24:00Z"/>
                <w:rFonts w:ascii="Arial" w:hAnsi="Arial" w:cs="Arial"/>
                <w:rPrChange w:id="2003" w:author="Elias De Moraes Fernandes" w:date="2016-05-02T15:20:00Z">
                  <w:rPr>
                    <w:del w:id="20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2005" w:author="Elias De Moraes Fernandes" w:date="2016-05-02T15:46:00Z">
              <w:tcPr>
                <w:tcW w:w="340" w:type="dxa"/>
              </w:tcPr>
            </w:tcPrChange>
          </w:tcPr>
          <w:p w14:paraId="34F21782" w14:textId="452ACA56" w:rsidR="006D0AA3" w:rsidRPr="0066059B" w:rsidDel="00DA24D0" w:rsidRDefault="006D0AA3" w:rsidP="00483240">
            <w:pPr>
              <w:spacing w:line="360" w:lineRule="auto"/>
              <w:rPr>
                <w:del w:id="2006" w:author="Elias De Moraes Fernandes" w:date="2016-05-02T16:24:00Z"/>
                <w:rFonts w:ascii="Arial" w:hAnsi="Arial" w:cs="Arial"/>
                <w:rPrChange w:id="2007" w:author="Elias De Moraes Fernandes" w:date="2016-05-02T15:20:00Z">
                  <w:rPr>
                    <w:del w:id="200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2009" w:author="Elias De Moraes Fernandes" w:date="2016-05-02T15:46:00Z">
              <w:tcPr>
                <w:tcW w:w="337" w:type="dxa"/>
              </w:tcPr>
            </w:tcPrChange>
          </w:tcPr>
          <w:p w14:paraId="467CB456" w14:textId="15A1247B" w:rsidR="006D0AA3" w:rsidRPr="0066059B" w:rsidDel="00DA24D0" w:rsidRDefault="006D0AA3" w:rsidP="00483240">
            <w:pPr>
              <w:spacing w:line="360" w:lineRule="auto"/>
              <w:rPr>
                <w:del w:id="2010" w:author="Elias De Moraes Fernandes" w:date="2016-05-02T16:24:00Z"/>
                <w:rFonts w:ascii="Arial" w:hAnsi="Arial" w:cs="Arial"/>
                <w:rPrChange w:id="2011" w:author="Elias De Moraes Fernandes" w:date="2016-05-02T15:20:00Z">
                  <w:rPr>
                    <w:del w:id="20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2013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391F267A" w14:textId="620130FD" w:rsidR="006D0AA3" w:rsidRPr="0066059B" w:rsidDel="00DA24D0" w:rsidRDefault="006D0AA3" w:rsidP="00483240">
            <w:pPr>
              <w:spacing w:line="360" w:lineRule="auto"/>
              <w:rPr>
                <w:del w:id="2014" w:author="Elias De Moraes Fernandes" w:date="2016-05-02T16:24:00Z"/>
                <w:rFonts w:ascii="Arial" w:hAnsi="Arial" w:cs="Arial"/>
                <w:rPrChange w:id="2015" w:author="Elias De Moraes Fernandes" w:date="2016-05-02T15:20:00Z">
                  <w:rPr>
                    <w:del w:id="201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2017" w:author="Elias De Moraes Fernandes" w:date="2016-05-02T15:46:00Z">
              <w:tcPr>
                <w:tcW w:w="321" w:type="dxa"/>
              </w:tcPr>
            </w:tcPrChange>
          </w:tcPr>
          <w:p w14:paraId="7B13EAFC" w14:textId="62C13D7D" w:rsidR="006D0AA3" w:rsidRPr="0066059B" w:rsidDel="00DA24D0" w:rsidRDefault="006D0AA3" w:rsidP="00483240">
            <w:pPr>
              <w:spacing w:line="360" w:lineRule="auto"/>
              <w:rPr>
                <w:del w:id="2018" w:author="Elias De Moraes Fernandes" w:date="2016-05-02T16:24:00Z"/>
                <w:rFonts w:ascii="Arial" w:hAnsi="Arial" w:cs="Arial"/>
                <w:rPrChange w:id="2019" w:author="Elias De Moraes Fernandes" w:date="2016-05-02T15:20:00Z">
                  <w:rPr>
                    <w:del w:id="202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2021" w:author="Elias De Moraes Fernandes" w:date="2016-05-02T15:46:00Z">
              <w:tcPr>
                <w:tcW w:w="334" w:type="dxa"/>
              </w:tcPr>
            </w:tcPrChange>
          </w:tcPr>
          <w:p w14:paraId="462ACF7D" w14:textId="2A60CD9C" w:rsidR="006D0AA3" w:rsidRPr="0066059B" w:rsidDel="00DA24D0" w:rsidRDefault="006D0AA3" w:rsidP="00483240">
            <w:pPr>
              <w:spacing w:line="360" w:lineRule="auto"/>
              <w:rPr>
                <w:del w:id="2022" w:author="Elias De Moraes Fernandes" w:date="2016-05-02T16:24:00Z"/>
                <w:rFonts w:ascii="Arial" w:hAnsi="Arial" w:cs="Arial"/>
                <w:rPrChange w:id="2023" w:author="Elias De Moraes Fernandes" w:date="2016-05-02T15:20:00Z">
                  <w:rPr>
                    <w:del w:id="202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25" w:author="Elias De Moraes Fernandes" w:date="2016-05-02T15:46:00Z">
              <w:tcPr>
                <w:tcW w:w="336" w:type="dxa"/>
              </w:tcPr>
            </w:tcPrChange>
          </w:tcPr>
          <w:p w14:paraId="7366D7AE" w14:textId="5EBCB469" w:rsidR="006D0AA3" w:rsidRPr="0066059B" w:rsidDel="00DA24D0" w:rsidRDefault="006D0AA3" w:rsidP="00483240">
            <w:pPr>
              <w:spacing w:line="360" w:lineRule="auto"/>
              <w:rPr>
                <w:del w:id="2026" w:author="Elias De Moraes Fernandes" w:date="2016-05-02T16:24:00Z"/>
                <w:rFonts w:ascii="Arial" w:hAnsi="Arial" w:cs="Arial"/>
                <w:rPrChange w:id="2027" w:author="Elias De Moraes Fernandes" w:date="2016-05-02T15:20:00Z">
                  <w:rPr>
                    <w:del w:id="20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2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B6D3648" w14:textId="0861F8B7" w:rsidR="006D0AA3" w:rsidRPr="0066059B" w:rsidDel="00DA24D0" w:rsidRDefault="006D0AA3" w:rsidP="00483240">
            <w:pPr>
              <w:spacing w:line="360" w:lineRule="auto"/>
              <w:rPr>
                <w:del w:id="2030" w:author="Elias De Moraes Fernandes" w:date="2016-05-02T16:24:00Z"/>
                <w:rFonts w:ascii="Arial" w:hAnsi="Arial" w:cs="Arial"/>
                <w:rPrChange w:id="2031" w:author="Elias De Moraes Fernandes" w:date="2016-05-02T15:20:00Z">
                  <w:rPr>
                    <w:del w:id="20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33" w:author="Elias De Moraes Fernandes" w:date="2016-05-02T15:46:00Z">
              <w:tcPr>
                <w:tcW w:w="336" w:type="dxa"/>
              </w:tcPr>
            </w:tcPrChange>
          </w:tcPr>
          <w:p w14:paraId="37C83C9A" w14:textId="318F2C6B" w:rsidR="006D0AA3" w:rsidRPr="0066059B" w:rsidDel="00DA24D0" w:rsidRDefault="006D0AA3" w:rsidP="00483240">
            <w:pPr>
              <w:spacing w:line="360" w:lineRule="auto"/>
              <w:rPr>
                <w:del w:id="2034" w:author="Elias De Moraes Fernandes" w:date="2016-05-02T16:24:00Z"/>
                <w:rFonts w:ascii="Arial" w:hAnsi="Arial" w:cs="Arial"/>
                <w:rPrChange w:id="2035" w:author="Elias De Moraes Fernandes" w:date="2016-05-02T15:20:00Z">
                  <w:rPr>
                    <w:del w:id="203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37" w:author="Elias De Moraes Fernandes" w:date="2016-05-02T15:46:00Z">
              <w:tcPr>
                <w:tcW w:w="336" w:type="dxa"/>
              </w:tcPr>
            </w:tcPrChange>
          </w:tcPr>
          <w:p w14:paraId="17C9AE9F" w14:textId="5CA7D797" w:rsidR="006D0AA3" w:rsidRPr="0066059B" w:rsidDel="00DA24D0" w:rsidRDefault="006D0AA3" w:rsidP="00483240">
            <w:pPr>
              <w:spacing w:line="360" w:lineRule="auto"/>
              <w:rPr>
                <w:del w:id="2038" w:author="Elias De Moraes Fernandes" w:date="2016-05-02T16:24:00Z"/>
                <w:rFonts w:ascii="Arial" w:hAnsi="Arial" w:cs="Arial"/>
                <w:rPrChange w:id="2039" w:author="Elias De Moraes Fernandes" w:date="2016-05-02T15:20:00Z">
                  <w:rPr>
                    <w:del w:id="20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41" w:author="Elias De Moraes Fernandes" w:date="2016-05-02T15:46:00Z">
              <w:tcPr>
                <w:tcW w:w="336" w:type="dxa"/>
              </w:tcPr>
            </w:tcPrChange>
          </w:tcPr>
          <w:p w14:paraId="2F3CD8F6" w14:textId="2E06AA14" w:rsidR="006D0AA3" w:rsidRPr="0066059B" w:rsidDel="00DA24D0" w:rsidRDefault="006D0AA3" w:rsidP="00483240">
            <w:pPr>
              <w:spacing w:line="360" w:lineRule="auto"/>
              <w:rPr>
                <w:del w:id="2042" w:author="Elias De Moraes Fernandes" w:date="2016-05-02T16:24:00Z"/>
                <w:rFonts w:ascii="Arial" w:hAnsi="Arial" w:cs="Arial"/>
                <w:rPrChange w:id="2043" w:author="Elias De Moraes Fernandes" w:date="2016-05-02T15:20:00Z">
                  <w:rPr>
                    <w:del w:id="204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4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C5C2EFB" w14:textId="50B77C29" w:rsidR="006D0AA3" w:rsidRPr="0066059B" w:rsidDel="00DA24D0" w:rsidRDefault="006D0AA3" w:rsidP="00483240">
            <w:pPr>
              <w:spacing w:line="360" w:lineRule="auto"/>
              <w:rPr>
                <w:del w:id="2046" w:author="Elias De Moraes Fernandes" w:date="2016-05-02T16:24:00Z"/>
                <w:rFonts w:ascii="Arial" w:hAnsi="Arial" w:cs="Arial"/>
                <w:rPrChange w:id="2047" w:author="Elias De Moraes Fernandes" w:date="2016-05-02T15:20:00Z">
                  <w:rPr>
                    <w:del w:id="204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2049" w:author="Elias De Moraes Fernandes" w:date="2016-05-02T15:46:00Z">
              <w:tcPr>
                <w:tcW w:w="336" w:type="dxa"/>
              </w:tcPr>
            </w:tcPrChange>
          </w:tcPr>
          <w:p w14:paraId="07833651" w14:textId="2A2301E5" w:rsidR="006D0AA3" w:rsidRPr="0066059B" w:rsidDel="00DA24D0" w:rsidRDefault="006D0AA3" w:rsidP="00483240">
            <w:pPr>
              <w:spacing w:line="360" w:lineRule="auto"/>
              <w:rPr>
                <w:del w:id="2050" w:author="Elias De Moraes Fernandes" w:date="2016-05-02T16:24:00Z"/>
                <w:rFonts w:ascii="Arial" w:hAnsi="Arial" w:cs="Arial"/>
                <w:rPrChange w:id="2051" w:author="Elias De Moraes Fernandes" w:date="2016-05-02T15:20:00Z">
                  <w:rPr>
                    <w:del w:id="20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2053" w:author="Elias De Moraes Fernandes" w:date="2016-05-02T15:46:00Z">
              <w:tcPr>
                <w:tcW w:w="254" w:type="dxa"/>
              </w:tcPr>
            </w:tcPrChange>
          </w:tcPr>
          <w:p w14:paraId="4FC780D1" w14:textId="1C0C6F3B" w:rsidR="006D0AA3" w:rsidRPr="0066059B" w:rsidDel="00DA24D0" w:rsidRDefault="006D0AA3" w:rsidP="00483240">
            <w:pPr>
              <w:spacing w:line="360" w:lineRule="auto"/>
              <w:rPr>
                <w:del w:id="2054" w:author="Elias De Moraes Fernandes" w:date="2016-05-02T16:24:00Z"/>
                <w:rFonts w:ascii="Arial" w:hAnsi="Arial" w:cs="Arial"/>
                <w:rPrChange w:id="2055" w:author="Elias De Moraes Fernandes" w:date="2016-05-02T15:20:00Z">
                  <w:rPr>
                    <w:del w:id="205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2057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33A59F07" w14:textId="2D065959" w:rsidR="006D0AA3" w:rsidRPr="0066059B" w:rsidDel="00DA24D0" w:rsidRDefault="006D0AA3" w:rsidP="00483240">
            <w:pPr>
              <w:spacing w:line="360" w:lineRule="auto"/>
              <w:rPr>
                <w:del w:id="2058" w:author="Elias De Moraes Fernandes" w:date="2016-05-02T16:24:00Z"/>
                <w:rFonts w:ascii="Arial" w:hAnsi="Arial" w:cs="Arial"/>
                <w:rPrChange w:id="2059" w:author="Elias De Moraes Fernandes" w:date="2016-05-02T15:20:00Z">
                  <w:rPr>
                    <w:del w:id="2060" w:author="Elias De Moraes Fernandes" w:date="2016-05-02T16:24:00Z"/>
                    <w:rFonts w:cs="Arial"/>
                  </w:rPr>
                </w:rPrChange>
              </w:rPr>
            </w:pPr>
            <w:ins w:id="2061" w:author="Elias De Moraes Fernandes" w:date="2016-03-16T13:10:00Z">
              <w:del w:id="2062" w:author="Elias De Moraes Fernandes" w:date="2016-05-02T16:24:00Z">
                <w:r w:rsidRPr="0066059B" w:rsidDel="00DA24D0">
                  <w:rPr>
                    <w:rFonts w:ascii="Arial" w:hAnsi="Arial" w:cs="Arial"/>
                    <w:rPrChange w:id="2063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206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3D2A5DC" w14:textId="44541E17" w:rsidR="006D0AA3" w:rsidRPr="0066059B" w:rsidDel="00DA24D0" w:rsidRDefault="006D0AA3" w:rsidP="00483240">
            <w:pPr>
              <w:spacing w:line="360" w:lineRule="auto"/>
              <w:rPr>
                <w:del w:id="2065" w:author="Elias De Moraes Fernandes" w:date="2016-05-02T16:24:00Z"/>
                <w:rFonts w:ascii="Arial" w:hAnsi="Arial" w:cs="Arial"/>
                <w:rPrChange w:id="2066" w:author="Elias De Moraes Fernandes" w:date="2016-05-02T15:20:00Z">
                  <w:rPr>
                    <w:del w:id="2067" w:author="Elias De Moraes Fernandes" w:date="2016-05-02T16:24:00Z"/>
                    <w:rFonts w:cs="Arial"/>
                  </w:rPr>
                </w:rPrChange>
              </w:rPr>
            </w:pPr>
            <w:ins w:id="2068" w:author="Elias De Moraes Fernandes" w:date="2016-03-16T13:10:00Z">
              <w:del w:id="2069" w:author="Elias De Moraes Fernandes" w:date="2016-05-02T16:24:00Z">
                <w:r w:rsidRPr="0066059B" w:rsidDel="00DA24D0">
                  <w:rPr>
                    <w:rFonts w:ascii="Arial" w:hAnsi="Arial" w:cs="Arial"/>
                    <w:rPrChange w:id="2070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2071" w:author="Elias De Moraes Fernandes" w:date="2016-05-02T15:46:00Z">
              <w:tcPr>
                <w:tcW w:w="1940" w:type="dxa"/>
              </w:tcPr>
            </w:tcPrChange>
          </w:tcPr>
          <w:p w14:paraId="7331CC59" w14:textId="43AD3884" w:rsidR="006D0AA3" w:rsidRPr="0066059B" w:rsidDel="00DA24D0" w:rsidRDefault="006D0AA3">
            <w:pPr>
              <w:spacing w:line="360" w:lineRule="auto"/>
              <w:rPr>
                <w:del w:id="2072" w:author="Elias De Moraes Fernandes" w:date="2016-05-02T16:24:00Z"/>
                <w:rFonts w:ascii="Arial" w:hAnsi="Arial" w:cs="Arial"/>
                <w:rPrChange w:id="2073" w:author="Elias De Moraes Fernandes" w:date="2016-05-02T15:20:00Z">
                  <w:rPr>
                    <w:del w:id="2074" w:author="Elias De Moraes Fernandes" w:date="2016-05-02T16:24:00Z"/>
                    <w:rFonts w:cs="Arial"/>
                  </w:rPr>
                </w:rPrChange>
              </w:rPr>
            </w:pPr>
            <w:ins w:id="2075" w:author="Elias De Moraes Fernandes" w:date="2016-03-16T13:10:00Z">
              <w:del w:id="2076" w:author="Elias De Moraes Fernandes" w:date="2016-05-02T14:57:00Z">
                <w:r w:rsidRPr="0066059B" w:rsidDel="00B846E6">
                  <w:rPr>
                    <w:rFonts w:ascii="Arial" w:hAnsi="Arial" w:cs="Arial"/>
                    <w:rPrChange w:id="2077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  <w:del w:id="2078" w:author="Elias De Moraes Fernandes" w:date="2016-05-02T16:24:00Z">
              <w:r w:rsidRPr="0066059B" w:rsidDel="00DA24D0">
                <w:rPr>
                  <w:rFonts w:ascii="Arial" w:hAnsi="Arial" w:cs="Arial"/>
                  <w:rPrChange w:id="2079" w:author="Elias De Moraes Fernandes" w:date="2016-05-02T15:20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6D0AA3" w:rsidRPr="0066059B" w:rsidDel="00DA24D0" w14:paraId="1DA4CA29" w14:textId="78762A42" w:rsidTr="00593C0C">
        <w:tblPrEx>
          <w:tblPrExChange w:id="2080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164"/>
          <w:ins w:id="2081" w:author="Elias De Moraes Fernandes" w:date="2016-03-16T12:59:00Z"/>
          <w:del w:id="2082" w:author="Elias De Moraes Fernandes" w:date="2016-05-02T16:24:00Z"/>
          <w:trPrChange w:id="2083" w:author="Elias De Moraes Fernandes" w:date="2016-05-02T15:46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2084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7E47F6A6" w14:textId="2EA76CDA" w:rsidR="006D0AA3" w:rsidRPr="0066059B" w:rsidDel="00DA24D0" w:rsidRDefault="006D0AA3" w:rsidP="00483240">
            <w:pPr>
              <w:pStyle w:val="CronogramaParagrafo"/>
              <w:rPr>
                <w:ins w:id="2085" w:author="Elias De Moraes Fernandes" w:date="2016-03-16T12:59:00Z"/>
                <w:del w:id="2086" w:author="Elias De Moraes Fernandes" w:date="2016-05-02T16:24:00Z"/>
                <w:rFonts w:ascii="Arial" w:hAnsi="Arial"/>
                <w:rPrChange w:id="2087" w:author="Elias De Moraes Fernandes" w:date="2016-05-02T15:20:00Z">
                  <w:rPr>
                    <w:ins w:id="2088" w:author="Elias De Moraes Fernandes" w:date="2016-03-16T12:59:00Z"/>
                    <w:del w:id="2089" w:author="Elias De Moraes Fernandes" w:date="2016-05-02T16:24:00Z"/>
                  </w:rPr>
                </w:rPrChange>
              </w:rPr>
            </w:pPr>
            <w:ins w:id="2090" w:author="Elias De Moraes Fernandes" w:date="2016-03-16T13:10:00Z">
              <w:del w:id="2091" w:author="Elias De Moraes Fernandes" w:date="2016-05-02T16:24:00Z">
                <w:r w:rsidRPr="0066059B" w:rsidDel="00DA24D0">
                  <w:rPr>
                    <w:rFonts w:ascii="Arial" w:hAnsi="Arial"/>
                    <w:rPrChange w:id="2092" w:author="Elias De Moraes Fernandes" w:date="2016-05-02T15:20:00Z">
                      <w:rPr/>
                    </w:rPrChange>
                  </w:rPr>
                  <w:delText>Desenvolver sistema de pontuação</w:delText>
                </w:r>
              </w:del>
            </w:ins>
          </w:p>
        </w:tc>
        <w:tc>
          <w:tcPr>
            <w:tcW w:w="337" w:type="dxa"/>
            <w:tcPrChange w:id="2093" w:author="Elias De Moraes Fernandes" w:date="2016-05-02T15:46:00Z">
              <w:tcPr>
                <w:tcW w:w="337" w:type="dxa"/>
              </w:tcPr>
            </w:tcPrChange>
          </w:tcPr>
          <w:p w14:paraId="29CE3A50" w14:textId="6807A1DD" w:rsidR="006D0AA3" w:rsidRPr="0066059B" w:rsidDel="00DA24D0" w:rsidRDefault="006D0AA3" w:rsidP="00483240">
            <w:pPr>
              <w:spacing w:line="360" w:lineRule="auto"/>
              <w:rPr>
                <w:ins w:id="2094" w:author="Elias De Moraes Fernandes" w:date="2016-03-16T12:59:00Z"/>
                <w:del w:id="2095" w:author="Elias De Moraes Fernandes" w:date="2016-05-02T16:24:00Z"/>
                <w:rFonts w:ascii="Arial" w:hAnsi="Arial" w:cs="Arial"/>
                <w:rPrChange w:id="2096" w:author="Elias De Moraes Fernandes" w:date="2016-05-02T15:20:00Z">
                  <w:rPr>
                    <w:ins w:id="2097" w:author="Elias De Moraes Fernandes" w:date="2016-03-16T12:59:00Z"/>
                    <w:del w:id="209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2099" w:author="Elias De Moraes Fernandes" w:date="2016-05-02T15:46:00Z">
              <w:tcPr>
                <w:tcW w:w="340" w:type="dxa"/>
              </w:tcPr>
            </w:tcPrChange>
          </w:tcPr>
          <w:p w14:paraId="679FDA37" w14:textId="07D97DBF" w:rsidR="006D0AA3" w:rsidRPr="0066059B" w:rsidDel="00DA24D0" w:rsidRDefault="006D0AA3" w:rsidP="00483240">
            <w:pPr>
              <w:spacing w:line="360" w:lineRule="auto"/>
              <w:rPr>
                <w:ins w:id="2100" w:author="Elias De Moraes Fernandes" w:date="2016-03-16T12:59:00Z"/>
                <w:del w:id="2101" w:author="Elias De Moraes Fernandes" w:date="2016-05-02T16:24:00Z"/>
                <w:rFonts w:ascii="Arial" w:hAnsi="Arial" w:cs="Arial"/>
                <w:rPrChange w:id="2102" w:author="Elias De Moraes Fernandes" w:date="2016-05-02T15:20:00Z">
                  <w:rPr>
                    <w:ins w:id="2103" w:author="Elias De Moraes Fernandes" w:date="2016-03-16T12:59:00Z"/>
                    <w:del w:id="21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2105" w:author="Elias De Moraes Fernandes" w:date="2016-05-02T15:46:00Z">
              <w:tcPr>
                <w:tcW w:w="337" w:type="dxa"/>
              </w:tcPr>
            </w:tcPrChange>
          </w:tcPr>
          <w:p w14:paraId="7A8350EF" w14:textId="3DB9AF6D" w:rsidR="006D0AA3" w:rsidRPr="0066059B" w:rsidDel="00DA24D0" w:rsidRDefault="006D0AA3" w:rsidP="00483240">
            <w:pPr>
              <w:spacing w:line="360" w:lineRule="auto"/>
              <w:rPr>
                <w:ins w:id="2106" w:author="Elias De Moraes Fernandes" w:date="2016-03-16T12:59:00Z"/>
                <w:del w:id="2107" w:author="Elias De Moraes Fernandes" w:date="2016-05-02T16:24:00Z"/>
                <w:rFonts w:ascii="Arial" w:hAnsi="Arial" w:cs="Arial"/>
                <w:rPrChange w:id="2108" w:author="Elias De Moraes Fernandes" w:date="2016-05-02T15:20:00Z">
                  <w:rPr>
                    <w:ins w:id="2109" w:author="Elias De Moraes Fernandes" w:date="2016-03-16T12:59:00Z"/>
                    <w:del w:id="211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2111" w:author="Elias De Moraes Fernandes" w:date="2016-05-02T15:46:00Z">
              <w:tcPr>
                <w:tcW w:w="339" w:type="dxa"/>
                <w:gridSpan w:val="2"/>
              </w:tcPr>
            </w:tcPrChange>
          </w:tcPr>
          <w:p w14:paraId="1AC4E2AD" w14:textId="178BB46E" w:rsidR="006D0AA3" w:rsidRPr="0066059B" w:rsidDel="00DA24D0" w:rsidRDefault="006D0AA3" w:rsidP="00483240">
            <w:pPr>
              <w:spacing w:line="360" w:lineRule="auto"/>
              <w:rPr>
                <w:ins w:id="2112" w:author="Elias De Moraes Fernandes" w:date="2016-03-16T12:59:00Z"/>
                <w:del w:id="2113" w:author="Elias De Moraes Fernandes" w:date="2016-05-02T16:24:00Z"/>
                <w:rFonts w:ascii="Arial" w:hAnsi="Arial" w:cs="Arial"/>
                <w:rPrChange w:id="2114" w:author="Elias De Moraes Fernandes" w:date="2016-05-02T15:20:00Z">
                  <w:rPr>
                    <w:ins w:id="2115" w:author="Elias De Moraes Fernandes" w:date="2016-03-16T12:59:00Z"/>
                    <w:del w:id="211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211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E38D873" w14:textId="65958C8B" w:rsidR="006D0AA3" w:rsidRPr="0066059B" w:rsidDel="00DA24D0" w:rsidRDefault="006D0AA3" w:rsidP="00483240">
            <w:pPr>
              <w:spacing w:line="360" w:lineRule="auto"/>
              <w:rPr>
                <w:ins w:id="2118" w:author="Elias De Moraes Fernandes" w:date="2016-03-16T12:59:00Z"/>
                <w:del w:id="2119" w:author="Elias De Moraes Fernandes" w:date="2016-05-02T16:24:00Z"/>
                <w:rFonts w:ascii="Arial" w:hAnsi="Arial" w:cs="Arial"/>
                <w:rPrChange w:id="2120" w:author="Elias De Moraes Fernandes" w:date="2016-05-02T15:20:00Z">
                  <w:rPr>
                    <w:ins w:id="2121" w:author="Elias De Moraes Fernandes" w:date="2016-03-16T12:59:00Z"/>
                    <w:del w:id="212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2123" w:author="Elias De Moraes Fernandes" w:date="2016-05-02T15:46:00Z">
              <w:tcPr>
                <w:tcW w:w="334" w:type="dxa"/>
              </w:tcPr>
            </w:tcPrChange>
          </w:tcPr>
          <w:p w14:paraId="35D45FD6" w14:textId="353D8D42" w:rsidR="006D0AA3" w:rsidRPr="0066059B" w:rsidDel="00DA24D0" w:rsidRDefault="006D0AA3" w:rsidP="00483240">
            <w:pPr>
              <w:spacing w:line="360" w:lineRule="auto"/>
              <w:rPr>
                <w:ins w:id="2124" w:author="Elias De Moraes Fernandes" w:date="2016-03-16T12:59:00Z"/>
                <w:del w:id="2125" w:author="Elias De Moraes Fernandes" w:date="2016-05-02T16:24:00Z"/>
                <w:rFonts w:ascii="Arial" w:hAnsi="Arial" w:cs="Arial"/>
                <w:rPrChange w:id="2126" w:author="Elias De Moraes Fernandes" w:date="2016-05-02T15:20:00Z">
                  <w:rPr>
                    <w:ins w:id="2127" w:author="Elias De Moraes Fernandes" w:date="2016-03-16T12:59:00Z"/>
                    <w:del w:id="21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29" w:author="Elias De Moraes Fernandes" w:date="2016-05-02T15:46:00Z">
              <w:tcPr>
                <w:tcW w:w="336" w:type="dxa"/>
              </w:tcPr>
            </w:tcPrChange>
          </w:tcPr>
          <w:p w14:paraId="2F6D6717" w14:textId="1560F1E0" w:rsidR="006D0AA3" w:rsidRPr="0066059B" w:rsidDel="00DA24D0" w:rsidRDefault="006D0AA3" w:rsidP="00483240">
            <w:pPr>
              <w:spacing w:line="360" w:lineRule="auto"/>
              <w:rPr>
                <w:ins w:id="2130" w:author="Elias De Moraes Fernandes" w:date="2016-03-16T12:59:00Z"/>
                <w:del w:id="2131" w:author="Elias De Moraes Fernandes" w:date="2016-05-02T16:24:00Z"/>
                <w:rFonts w:ascii="Arial" w:hAnsi="Arial" w:cs="Arial"/>
                <w:rPrChange w:id="2132" w:author="Elias De Moraes Fernandes" w:date="2016-05-02T15:20:00Z">
                  <w:rPr>
                    <w:ins w:id="2133" w:author="Elias De Moraes Fernandes" w:date="2016-03-16T12:59:00Z"/>
                    <w:del w:id="213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3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318A8BD" w14:textId="432BCA22" w:rsidR="006D0AA3" w:rsidRPr="0066059B" w:rsidDel="00DA24D0" w:rsidRDefault="006D0AA3" w:rsidP="00483240">
            <w:pPr>
              <w:spacing w:line="360" w:lineRule="auto"/>
              <w:rPr>
                <w:ins w:id="2136" w:author="Elias De Moraes Fernandes" w:date="2016-03-16T12:59:00Z"/>
                <w:del w:id="2137" w:author="Elias De Moraes Fernandes" w:date="2016-05-02T16:24:00Z"/>
                <w:rFonts w:ascii="Arial" w:hAnsi="Arial" w:cs="Arial"/>
                <w:rPrChange w:id="2138" w:author="Elias De Moraes Fernandes" w:date="2016-05-02T15:20:00Z">
                  <w:rPr>
                    <w:ins w:id="2139" w:author="Elias De Moraes Fernandes" w:date="2016-03-16T12:59:00Z"/>
                    <w:del w:id="21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41" w:author="Elias De Moraes Fernandes" w:date="2016-05-02T15:46:00Z">
              <w:tcPr>
                <w:tcW w:w="336" w:type="dxa"/>
              </w:tcPr>
            </w:tcPrChange>
          </w:tcPr>
          <w:p w14:paraId="340E03CC" w14:textId="01F65731" w:rsidR="006D0AA3" w:rsidRPr="0066059B" w:rsidDel="00DA24D0" w:rsidRDefault="006D0AA3" w:rsidP="00483240">
            <w:pPr>
              <w:spacing w:line="360" w:lineRule="auto"/>
              <w:rPr>
                <w:ins w:id="2142" w:author="Elias De Moraes Fernandes" w:date="2016-03-16T12:59:00Z"/>
                <w:del w:id="2143" w:author="Elias De Moraes Fernandes" w:date="2016-05-02T16:24:00Z"/>
                <w:rFonts w:ascii="Arial" w:hAnsi="Arial" w:cs="Arial"/>
                <w:rPrChange w:id="2144" w:author="Elias De Moraes Fernandes" w:date="2016-05-02T15:20:00Z">
                  <w:rPr>
                    <w:ins w:id="2145" w:author="Elias De Moraes Fernandes" w:date="2016-03-16T12:59:00Z"/>
                    <w:del w:id="21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47" w:author="Elias De Moraes Fernandes" w:date="2016-05-02T15:46:00Z">
              <w:tcPr>
                <w:tcW w:w="336" w:type="dxa"/>
              </w:tcPr>
            </w:tcPrChange>
          </w:tcPr>
          <w:p w14:paraId="18B4783D" w14:textId="627BA84C" w:rsidR="006D0AA3" w:rsidRPr="0066059B" w:rsidDel="00DA24D0" w:rsidRDefault="006D0AA3" w:rsidP="00483240">
            <w:pPr>
              <w:spacing w:line="360" w:lineRule="auto"/>
              <w:rPr>
                <w:ins w:id="2148" w:author="Elias De Moraes Fernandes" w:date="2016-03-16T12:59:00Z"/>
                <w:del w:id="2149" w:author="Elias De Moraes Fernandes" w:date="2016-05-02T16:24:00Z"/>
                <w:rFonts w:ascii="Arial" w:hAnsi="Arial" w:cs="Arial"/>
                <w:rPrChange w:id="2150" w:author="Elias De Moraes Fernandes" w:date="2016-05-02T15:20:00Z">
                  <w:rPr>
                    <w:ins w:id="2151" w:author="Elias De Moraes Fernandes" w:date="2016-03-16T12:59:00Z"/>
                    <w:del w:id="21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53" w:author="Elias De Moraes Fernandes" w:date="2016-05-02T15:46:00Z">
              <w:tcPr>
                <w:tcW w:w="336" w:type="dxa"/>
              </w:tcPr>
            </w:tcPrChange>
          </w:tcPr>
          <w:p w14:paraId="5E756871" w14:textId="3CF45FFA" w:rsidR="006D0AA3" w:rsidRPr="0066059B" w:rsidDel="00DA24D0" w:rsidRDefault="006D0AA3" w:rsidP="00483240">
            <w:pPr>
              <w:spacing w:line="360" w:lineRule="auto"/>
              <w:rPr>
                <w:ins w:id="2154" w:author="Elias De Moraes Fernandes" w:date="2016-03-16T12:59:00Z"/>
                <w:del w:id="2155" w:author="Elias De Moraes Fernandes" w:date="2016-05-02T16:24:00Z"/>
                <w:rFonts w:ascii="Arial" w:hAnsi="Arial" w:cs="Arial"/>
                <w:rPrChange w:id="2156" w:author="Elias De Moraes Fernandes" w:date="2016-05-02T15:20:00Z">
                  <w:rPr>
                    <w:ins w:id="2157" w:author="Elias De Moraes Fernandes" w:date="2016-03-16T12:59:00Z"/>
                    <w:del w:id="215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5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9349E4D" w14:textId="0612C7AD" w:rsidR="006D0AA3" w:rsidRPr="0066059B" w:rsidDel="00DA24D0" w:rsidRDefault="006D0AA3" w:rsidP="00483240">
            <w:pPr>
              <w:spacing w:line="360" w:lineRule="auto"/>
              <w:rPr>
                <w:ins w:id="2160" w:author="Elias De Moraes Fernandes" w:date="2016-03-16T12:59:00Z"/>
                <w:del w:id="2161" w:author="Elias De Moraes Fernandes" w:date="2016-05-02T16:24:00Z"/>
                <w:rFonts w:ascii="Arial" w:hAnsi="Arial" w:cs="Arial"/>
                <w:rPrChange w:id="2162" w:author="Elias De Moraes Fernandes" w:date="2016-05-02T15:20:00Z">
                  <w:rPr>
                    <w:ins w:id="2163" w:author="Elias De Moraes Fernandes" w:date="2016-03-16T12:59:00Z"/>
                    <w:del w:id="216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2165" w:author="Elias De Moraes Fernandes" w:date="2016-05-02T15:46:00Z">
              <w:tcPr>
                <w:tcW w:w="336" w:type="dxa"/>
              </w:tcPr>
            </w:tcPrChange>
          </w:tcPr>
          <w:p w14:paraId="52A9D55A" w14:textId="1982E0C3" w:rsidR="006D0AA3" w:rsidRPr="0066059B" w:rsidDel="00DA24D0" w:rsidRDefault="006D0AA3" w:rsidP="00483240">
            <w:pPr>
              <w:spacing w:line="360" w:lineRule="auto"/>
              <w:rPr>
                <w:ins w:id="2166" w:author="Elias De Moraes Fernandes" w:date="2016-03-16T12:59:00Z"/>
                <w:del w:id="2167" w:author="Elias De Moraes Fernandes" w:date="2016-05-02T16:24:00Z"/>
                <w:rFonts w:ascii="Arial" w:hAnsi="Arial" w:cs="Arial"/>
                <w:rPrChange w:id="2168" w:author="Elias De Moraes Fernandes" w:date="2016-05-02T15:20:00Z">
                  <w:rPr>
                    <w:ins w:id="2169" w:author="Elias De Moraes Fernandes" w:date="2016-03-16T12:59:00Z"/>
                    <w:del w:id="21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217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86AAE51" w14:textId="4CF5530F" w:rsidR="006D0AA3" w:rsidRPr="0066059B" w:rsidDel="00DA24D0" w:rsidRDefault="006D0AA3" w:rsidP="00483240">
            <w:pPr>
              <w:spacing w:line="360" w:lineRule="auto"/>
              <w:rPr>
                <w:ins w:id="2172" w:author="Elias De Moraes Fernandes" w:date="2016-03-16T12:59:00Z"/>
                <w:del w:id="2173" w:author="Elias De Moraes Fernandes" w:date="2016-05-02T16:24:00Z"/>
                <w:rFonts w:ascii="Arial" w:hAnsi="Arial" w:cs="Arial"/>
                <w:rPrChange w:id="2174" w:author="Elias De Moraes Fernandes" w:date="2016-05-02T15:20:00Z">
                  <w:rPr>
                    <w:ins w:id="2175" w:author="Elias De Moraes Fernandes" w:date="2016-03-16T12:59:00Z"/>
                    <w:del w:id="217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2177" w:author="Elias De Moraes Fernandes" w:date="2016-05-02T15:46:00Z">
              <w:tcPr>
                <w:tcW w:w="336" w:type="dxa"/>
              </w:tcPr>
            </w:tcPrChange>
          </w:tcPr>
          <w:p w14:paraId="0FAE445A" w14:textId="7A804574" w:rsidR="006D0AA3" w:rsidRPr="0066059B" w:rsidDel="00DA24D0" w:rsidRDefault="006D0AA3" w:rsidP="00483240">
            <w:pPr>
              <w:spacing w:line="360" w:lineRule="auto"/>
              <w:rPr>
                <w:ins w:id="2178" w:author="Elias De Moraes Fernandes" w:date="2016-03-16T12:59:00Z"/>
                <w:del w:id="2179" w:author="Elias De Moraes Fernandes" w:date="2016-05-02T16:24:00Z"/>
                <w:rFonts w:ascii="Arial" w:hAnsi="Arial" w:cs="Arial"/>
                <w:rPrChange w:id="2180" w:author="Elias De Moraes Fernandes" w:date="2016-05-02T15:20:00Z">
                  <w:rPr>
                    <w:ins w:id="2181" w:author="Elias De Moraes Fernandes" w:date="2016-03-16T12:59:00Z"/>
                    <w:del w:id="21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8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2B80EBE4" w14:textId="562E3381" w:rsidR="006D0AA3" w:rsidRPr="0066059B" w:rsidDel="00DA24D0" w:rsidRDefault="006D0AA3" w:rsidP="00483240">
            <w:pPr>
              <w:spacing w:line="360" w:lineRule="auto"/>
              <w:rPr>
                <w:ins w:id="2184" w:author="Elias De Moraes Fernandes" w:date="2016-03-16T12:59:00Z"/>
                <w:del w:id="2185" w:author="Elias De Moraes Fernandes" w:date="2016-05-02T16:24:00Z"/>
                <w:rFonts w:ascii="Arial" w:hAnsi="Arial" w:cs="Arial"/>
                <w:rPrChange w:id="2186" w:author="Elias De Moraes Fernandes" w:date="2016-05-02T15:20:00Z">
                  <w:rPr>
                    <w:ins w:id="2187" w:author="Elias De Moraes Fernandes" w:date="2016-03-16T12:59:00Z"/>
                    <w:del w:id="2188" w:author="Elias De Moraes Fernandes" w:date="2016-05-02T16:24:00Z"/>
                    <w:rFonts w:cs="Arial"/>
                  </w:rPr>
                </w:rPrChange>
              </w:rPr>
            </w:pPr>
            <w:ins w:id="2189" w:author="Elias De Moraes Fernandes" w:date="2016-03-16T13:10:00Z">
              <w:del w:id="2190" w:author="Elias De Moraes Fernandes" w:date="2016-05-02T16:24:00Z">
                <w:r w:rsidRPr="0066059B" w:rsidDel="00DA24D0">
                  <w:rPr>
                    <w:rFonts w:ascii="Arial" w:hAnsi="Arial" w:cs="Arial"/>
                    <w:rPrChange w:id="2191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2192" w:author="Elias De Moraes Fernandes" w:date="2016-05-02T15:46:00Z">
              <w:tcPr>
                <w:tcW w:w="1940" w:type="dxa"/>
              </w:tcPr>
            </w:tcPrChange>
          </w:tcPr>
          <w:p w14:paraId="0BE65057" w14:textId="12C70777" w:rsidR="006D0AA3" w:rsidRPr="0066059B" w:rsidDel="00DA24D0" w:rsidRDefault="006D0AA3" w:rsidP="00483240">
            <w:pPr>
              <w:spacing w:line="360" w:lineRule="auto"/>
              <w:rPr>
                <w:ins w:id="2193" w:author="Elias De Moraes Fernandes" w:date="2016-03-16T12:59:00Z"/>
                <w:del w:id="2194" w:author="Elias De Moraes Fernandes" w:date="2016-05-02T16:24:00Z"/>
                <w:rFonts w:ascii="Arial" w:hAnsi="Arial" w:cs="Arial"/>
                <w:rPrChange w:id="2195" w:author="Elias De Moraes Fernandes" w:date="2016-05-02T15:20:00Z">
                  <w:rPr>
                    <w:ins w:id="2196" w:author="Elias De Moraes Fernandes" w:date="2016-03-16T12:59:00Z"/>
                    <w:del w:id="2197" w:author="Elias De Moraes Fernandes" w:date="2016-05-02T16:24:00Z"/>
                    <w:rFonts w:cs="Arial"/>
                  </w:rPr>
                </w:rPrChange>
              </w:rPr>
            </w:pPr>
            <w:ins w:id="2198" w:author="Elias De Moraes Fernandes" w:date="2016-03-16T13:10:00Z">
              <w:del w:id="2199" w:author="Elias De Moraes Fernandes" w:date="2016-05-02T14:57:00Z">
                <w:r w:rsidRPr="0066059B" w:rsidDel="00B846E6">
                  <w:rPr>
                    <w:rFonts w:ascii="Arial" w:hAnsi="Arial" w:cs="Arial"/>
                    <w:rPrChange w:id="2200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6D0AA3" w:rsidRPr="0066059B" w:rsidDel="00DA24D0" w14:paraId="0C6E8205" w14:textId="31072A47" w:rsidTr="00593C0C">
        <w:tblPrEx>
          <w:tblPrExChange w:id="2201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23"/>
          <w:ins w:id="2202" w:author="Elias De Moraes Fernandes" w:date="2016-03-16T13:08:00Z"/>
          <w:del w:id="2203" w:author="Elias De Moraes Fernandes" w:date="2016-05-02T16:24:00Z"/>
          <w:trPrChange w:id="2204" w:author="Elias De Moraes Fernandes" w:date="2016-05-02T15:46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2205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AEDCC62" w14:textId="7CEC2826" w:rsidR="006D0AA3" w:rsidRPr="0066059B" w:rsidDel="00DA24D0" w:rsidRDefault="006D0AA3" w:rsidP="00483240">
            <w:pPr>
              <w:pStyle w:val="CronogramaParagrafo"/>
              <w:rPr>
                <w:ins w:id="2206" w:author="Elias De Moraes Fernandes" w:date="2016-03-16T13:08:00Z"/>
                <w:del w:id="2207" w:author="Elias De Moraes Fernandes" w:date="2016-05-02T16:24:00Z"/>
                <w:rFonts w:ascii="Arial" w:hAnsi="Arial"/>
                <w:rPrChange w:id="2208" w:author="Elias De Moraes Fernandes" w:date="2016-05-02T15:20:00Z">
                  <w:rPr>
                    <w:ins w:id="2209" w:author="Elias De Moraes Fernandes" w:date="2016-03-16T13:08:00Z"/>
                    <w:del w:id="2210" w:author="Elias De Moraes Fernandes" w:date="2016-05-02T16:24:00Z"/>
                  </w:rPr>
                </w:rPrChange>
              </w:rPr>
            </w:pPr>
            <w:ins w:id="2211" w:author="Elias De Moraes Fernandes" w:date="2016-03-16T13:10:00Z">
              <w:del w:id="2212" w:author="Elias De Moraes Fernandes" w:date="2016-05-02T16:24:00Z">
                <w:r w:rsidRPr="0066059B" w:rsidDel="00DA24D0">
                  <w:rPr>
                    <w:rFonts w:ascii="Arial" w:hAnsi="Arial"/>
                    <w:rPrChange w:id="2213" w:author="Elias De Moraes Fernandes" w:date="2016-05-02T15:20:00Z">
                      <w:rPr/>
                    </w:rPrChange>
                  </w:rPr>
                  <w:delText>Implementar inimigos</w:delText>
                </w:r>
              </w:del>
            </w:ins>
          </w:p>
        </w:tc>
        <w:tc>
          <w:tcPr>
            <w:tcW w:w="337" w:type="dxa"/>
            <w:tcPrChange w:id="2214" w:author="Elias De Moraes Fernandes" w:date="2016-05-02T15:46:00Z">
              <w:tcPr>
                <w:tcW w:w="337" w:type="dxa"/>
              </w:tcPr>
            </w:tcPrChange>
          </w:tcPr>
          <w:p w14:paraId="2FC68752" w14:textId="0ACD330B" w:rsidR="006D0AA3" w:rsidRPr="0066059B" w:rsidDel="00DA24D0" w:rsidRDefault="006D0AA3" w:rsidP="00483240">
            <w:pPr>
              <w:spacing w:line="360" w:lineRule="auto"/>
              <w:rPr>
                <w:ins w:id="2215" w:author="Elias De Moraes Fernandes" w:date="2016-03-16T13:08:00Z"/>
                <w:del w:id="2216" w:author="Elias De Moraes Fernandes" w:date="2016-05-02T16:24:00Z"/>
                <w:rFonts w:ascii="Arial" w:hAnsi="Arial" w:cs="Arial"/>
                <w:rPrChange w:id="2217" w:author="Elias De Moraes Fernandes" w:date="2016-05-02T15:20:00Z">
                  <w:rPr>
                    <w:ins w:id="2218" w:author="Elias De Moraes Fernandes" w:date="2016-03-16T13:08:00Z"/>
                    <w:del w:id="22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2220" w:author="Elias De Moraes Fernandes" w:date="2016-05-02T15:46:00Z">
              <w:tcPr>
                <w:tcW w:w="340" w:type="dxa"/>
              </w:tcPr>
            </w:tcPrChange>
          </w:tcPr>
          <w:p w14:paraId="6E4225B6" w14:textId="7D2BDC92" w:rsidR="006D0AA3" w:rsidRPr="0066059B" w:rsidDel="00DA24D0" w:rsidRDefault="006D0AA3" w:rsidP="00483240">
            <w:pPr>
              <w:spacing w:line="360" w:lineRule="auto"/>
              <w:rPr>
                <w:ins w:id="2221" w:author="Elias De Moraes Fernandes" w:date="2016-03-16T13:08:00Z"/>
                <w:del w:id="2222" w:author="Elias De Moraes Fernandes" w:date="2016-05-02T16:24:00Z"/>
                <w:rFonts w:ascii="Arial" w:hAnsi="Arial" w:cs="Arial"/>
                <w:rPrChange w:id="2223" w:author="Elias De Moraes Fernandes" w:date="2016-05-02T15:20:00Z">
                  <w:rPr>
                    <w:ins w:id="2224" w:author="Elias De Moraes Fernandes" w:date="2016-03-16T13:08:00Z"/>
                    <w:del w:id="22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2226" w:author="Elias De Moraes Fernandes" w:date="2016-05-02T15:46:00Z">
              <w:tcPr>
                <w:tcW w:w="337" w:type="dxa"/>
              </w:tcPr>
            </w:tcPrChange>
          </w:tcPr>
          <w:p w14:paraId="7AAD978C" w14:textId="16B9DA5B" w:rsidR="006D0AA3" w:rsidRPr="0066059B" w:rsidDel="00DA24D0" w:rsidRDefault="006D0AA3" w:rsidP="00483240">
            <w:pPr>
              <w:spacing w:line="360" w:lineRule="auto"/>
              <w:rPr>
                <w:ins w:id="2227" w:author="Elias De Moraes Fernandes" w:date="2016-03-16T13:08:00Z"/>
                <w:del w:id="2228" w:author="Elias De Moraes Fernandes" w:date="2016-05-02T16:24:00Z"/>
                <w:rFonts w:ascii="Arial" w:hAnsi="Arial" w:cs="Arial"/>
                <w:rPrChange w:id="2229" w:author="Elias De Moraes Fernandes" w:date="2016-05-02T15:20:00Z">
                  <w:rPr>
                    <w:ins w:id="2230" w:author="Elias De Moraes Fernandes" w:date="2016-03-16T13:08:00Z"/>
                    <w:del w:id="22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2232" w:author="Elias De Moraes Fernandes" w:date="2016-05-02T15:46:00Z">
              <w:tcPr>
                <w:tcW w:w="339" w:type="dxa"/>
                <w:gridSpan w:val="2"/>
              </w:tcPr>
            </w:tcPrChange>
          </w:tcPr>
          <w:p w14:paraId="709BCD5E" w14:textId="72FA9EB6" w:rsidR="006D0AA3" w:rsidRPr="0066059B" w:rsidDel="00DA24D0" w:rsidRDefault="006D0AA3" w:rsidP="00483240">
            <w:pPr>
              <w:spacing w:line="360" w:lineRule="auto"/>
              <w:rPr>
                <w:ins w:id="2233" w:author="Elias De Moraes Fernandes" w:date="2016-03-16T13:08:00Z"/>
                <w:del w:id="2234" w:author="Elias De Moraes Fernandes" w:date="2016-05-02T16:24:00Z"/>
                <w:rFonts w:ascii="Arial" w:hAnsi="Arial" w:cs="Arial"/>
                <w:rPrChange w:id="2235" w:author="Elias De Moraes Fernandes" w:date="2016-05-02T15:20:00Z">
                  <w:rPr>
                    <w:ins w:id="2236" w:author="Elias De Moraes Fernandes" w:date="2016-03-16T13:08:00Z"/>
                    <w:del w:id="22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223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24228490" w14:textId="13A79B2A" w:rsidR="006D0AA3" w:rsidRPr="0066059B" w:rsidDel="00DA24D0" w:rsidRDefault="006D0AA3" w:rsidP="00483240">
            <w:pPr>
              <w:spacing w:line="360" w:lineRule="auto"/>
              <w:rPr>
                <w:ins w:id="2239" w:author="Elias De Moraes Fernandes" w:date="2016-03-16T13:08:00Z"/>
                <w:del w:id="2240" w:author="Elias De Moraes Fernandes" w:date="2016-05-02T16:24:00Z"/>
                <w:rFonts w:ascii="Arial" w:hAnsi="Arial" w:cs="Arial"/>
                <w:rPrChange w:id="2241" w:author="Elias De Moraes Fernandes" w:date="2016-05-02T15:20:00Z">
                  <w:rPr>
                    <w:ins w:id="2242" w:author="Elias De Moraes Fernandes" w:date="2016-03-16T13:08:00Z"/>
                    <w:del w:id="22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2244" w:author="Elias De Moraes Fernandes" w:date="2016-05-02T15:46:00Z">
              <w:tcPr>
                <w:tcW w:w="334" w:type="dxa"/>
              </w:tcPr>
            </w:tcPrChange>
          </w:tcPr>
          <w:p w14:paraId="5B445410" w14:textId="1FF8553B" w:rsidR="006D0AA3" w:rsidRPr="0066059B" w:rsidDel="00DA24D0" w:rsidRDefault="006D0AA3" w:rsidP="00483240">
            <w:pPr>
              <w:spacing w:line="360" w:lineRule="auto"/>
              <w:rPr>
                <w:ins w:id="2245" w:author="Elias De Moraes Fernandes" w:date="2016-03-16T13:08:00Z"/>
                <w:del w:id="2246" w:author="Elias De Moraes Fernandes" w:date="2016-05-02T16:24:00Z"/>
                <w:rFonts w:ascii="Arial" w:hAnsi="Arial" w:cs="Arial"/>
                <w:rPrChange w:id="2247" w:author="Elias De Moraes Fernandes" w:date="2016-05-02T15:20:00Z">
                  <w:rPr>
                    <w:ins w:id="2248" w:author="Elias De Moraes Fernandes" w:date="2016-03-16T13:08:00Z"/>
                    <w:del w:id="224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50" w:author="Elias De Moraes Fernandes" w:date="2016-05-02T15:46:00Z">
              <w:tcPr>
                <w:tcW w:w="336" w:type="dxa"/>
              </w:tcPr>
            </w:tcPrChange>
          </w:tcPr>
          <w:p w14:paraId="6759DC27" w14:textId="14EA6A0A" w:rsidR="006D0AA3" w:rsidRPr="0066059B" w:rsidDel="00DA24D0" w:rsidRDefault="006D0AA3" w:rsidP="00483240">
            <w:pPr>
              <w:spacing w:line="360" w:lineRule="auto"/>
              <w:rPr>
                <w:ins w:id="2251" w:author="Elias De Moraes Fernandes" w:date="2016-03-16T13:08:00Z"/>
                <w:del w:id="2252" w:author="Elias De Moraes Fernandes" w:date="2016-05-02T16:24:00Z"/>
                <w:rFonts w:ascii="Arial" w:hAnsi="Arial" w:cs="Arial"/>
                <w:rPrChange w:id="2253" w:author="Elias De Moraes Fernandes" w:date="2016-05-02T15:20:00Z">
                  <w:rPr>
                    <w:ins w:id="2254" w:author="Elias De Moraes Fernandes" w:date="2016-03-16T13:08:00Z"/>
                    <w:del w:id="22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5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D5FA50C" w14:textId="7FF2BE8C" w:rsidR="006D0AA3" w:rsidRPr="0066059B" w:rsidDel="00DA24D0" w:rsidRDefault="006D0AA3" w:rsidP="00483240">
            <w:pPr>
              <w:spacing w:line="360" w:lineRule="auto"/>
              <w:rPr>
                <w:ins w:id="2257" w:author="Elias De Moraes Fernandes" w:date="2016-03-16T13:08:00Z"/>
                <w:del w:id="2258" w:author="Elias De Moraes Fernandes" w:date="2016-05-02T16:24:00Z"/>
                <w:rFonts w:ascii="Arial" w:hAnsi="Arial" w:cs="Arial"/>
                <w:rPrChange w:id="2259" w:author="Elias De Moraes Fernandes" w:date="2016-05-02T15:20:00Z">
                  <w:rPr>
                    <w:ins w:id="2260" w:author="Elias De Moraes Fernandes" w:date="2016-03-16T13:08:00Z"/>
                    <w:del w:id="226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62" w:author="Elias De Moraes Fernandes" w:date="2016-05-02T15:46:00Z">
              <w:tcPr>
                <w:tcW w:w="336" w:type="dxa"/>
              </w:tcPr>
            </w:tcPrChange>
          </w:tcPr>
          <w:p w14:paraId="594BB83E" w14:textId="1E84F48D" w:rsidR="006D0AA3" w:rsidRPr="0066059B" w:rsidDel="00DA24D0" w:rsidRDefault="006D0AA3" w:rsidP="00483240">
            <w:pPr>
              <w:spacing w:line="360" w:lineRule="auto"/>
              <w:rPr>
                <w:ins w:id="2263" w:author="Elias De Moraes Fernandes" w:date="2016-03-16T13:08:00Z"/>
                <w:del w:id="2264" w:author="Elias De Moraes Fernandes" w:date="2016-05-02T16:24:00Z"/>
                <w:rFonts w:ascii="Arial" w:hAnsi="Arial" w:cs="Arial"/>
                <w:rPrChange w:id="2265" w:author="Elias De Moraes Fernandes" w:date="2016-05-02T15:20:00Z">
                  <w:rPr>
                    <w:ins w:id="2266" w:author="Elias De Moraes Fernandes" w:date="2016-03-16T13:08:00Z"/>
                    <w:del w:id="22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68" w:author="Elias De Moraes Fernandes" w:date="2016-05-02T15:46:00Z">
              <w:tcPr>
                <w:tcW w:w="336" w:type="dxa"/>
              </w:tcPr>
            </w:tcPrChange>
          </w:tcPr>
          <w:p w14:paraId="48E7F82B" w14:textId="6DA68A14" w:rsidR="006D0AA3" w:rsidRPr="0066059B" w:rsidDel="00DA24D0" w:rsidRDefault="006D0AA3" w:rsidP="00483240">
            <w:pPr>
              <w:spacing w:line="360" w:lineRule="auto"/>
              <w:rPr>
                <w:ins w:id="2269" w:author="Elias De Moraes Fernandes" w:date="2016-03-16T13:08:00Z"/>
                <w:del w:id="2270" w:author="Elias De Moraes Fernandes" w:date="2016-05-02T16:24:00Z"/>
                <w:rFonts w:ascii="Arial" w:hAnsi="Arial" w:cs="Arial"/>
                <w:rPrChange w:id="2271" w:author="Elias De Moraes Fernandes" w:date="2016-05-02T15:20:00Z">
                  <w:rPr>
                    <w:ins w:id="2272" w:author="Elias De Moraes Fernandes" w:date="2016-03-16T13:08:00Z"/>
                    <w:del w:id="227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74" w:author="Elias De Moraes Fernandes" w:date="2016-05-02T15:46:00Z">
              <w:tcPr>
                <w:tcW w:w="336" w:type="dxa"/>
              </w:tcPr>
            </w:tcPrChange>
          </w:tcPr>
          <w:p w14:paraId="062854B4" w14:textId="290C1EB3" w:rsidR="006D0AA3" w:rsidRPr="0066059B" w:rsidDel="00DA24D0" w:rsidRDefault="006D0AA3" w:rsidP="00483240">
            <w:pPr>
              <w:spacing w:line="360" w:lineRule="auto"/>
              <w:rPr>
                <w:ins w:id="2275" w:author="Elias De Moraes Fernandes" w:date="2016-03-16T13:08:00Z"/>
                <w:del w:id="2276" w:author="Elias De Moraes Fernandes" w:date="2016-05-02T16:24:00Z"/>
                <w:rFonts w:ascii="Arial" w:hAnsi="Arial" w:cs="Arial"/>
                <w:rPrChange w:id="2277" w:author="Elias De Moraes Fernandes" w:date="2016-05-02T15:20:00Z">
                  <w:rPr>
                    <w:ins w:id="2278" w:author="Elias De Moraes Fernandes" w:date="2016-03-16T13:08:00Z"/>
                    <w:del w:id="227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8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4463104" w14:textId="51026F33" w:rsidR="006D0AA3" w:rsidRPr="0066059B" w:rsidDel="00DA24D0" w:rsidRDefault="006D0AA3" w:rsidP="00483240">
            <w:pPr>
              <w:spacing w:line="360" w:lineRule="auto"/>
              <w:rPr>
                <w:ins w:id="2281" w:author="Elias De Moraes Fernandes" w:date="2016-03-16T13:08:00Z"/>
                <w:del w:id="2282" w:author="Elias De Moraes Fernandes" w:date="2016-05-02T16:24:00Z"/>
                <w:rFonts w:ascii="Arial" w:hAnsi="Arial" w:cs="Arial"/>
                <w:rPrChange w:id="2283" w:author="Elias De Moraes Fernandes" w:date="2016-05-02T15:20:00Z">
                  <w:rPr>
                    <w:ins w:id="2284" w:author="Elias De Moraes Fernandes" w:date="2016-03-16T13:08:00Z"/>
                    <w:del w:id="22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2286" w:author="Elias De Moraes Fernandes" w:date="2016-05-02T15:46:00Z">
              <w:tcPr>
                <w:tcW w:w="336" w:type="dxa"/>
              </w:tcPr>
            </w:tcPrChange>
          </w:tcPr>
          <w:p w14:paraId="23D34610" w14:textId="6570DDE1" w:rsidR="006D0AA3" w:rsidRPr="0066059B" w:rsidDel="00DA24D0" w:rsidRDefault="006D0AA3" w:rsidP="00483240">
            <w:pPr>
              <w:spacing w:line="360" w:lineRule="auto"/>
              <w:rPr>
                <w:ins w:id="2287" w:author="Elias De Moraes Fernandes" w:date="2016-03-16T13:08:00Z"/>
                <w:del w:id="2288" w:author="Elias De Moraes Fernandes" w:date="2016-05-02T16:24:00Z"/>
                <w:rFonts w:ascii="Arial" w:hAnsi="Arial" w:cs="Arial"/>
                <w:rPrChange w:id="2289" w:author="Elias De Moraes Fernandes" w:date="2016-05-02T15:20:00Z">
                  <w:rPr>
                    <w:ins w:id="2290" w:author="Elias De Moraes Fernandes" w:date="2016-03-16T13:08:00Z"/>
                    <w:del w:id="229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229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B33A4F5" w14:textId="35FCDF39" w:rsidR="006D0AA3" w:rsidRPr="0066059B" w:rsidDel="00DA24D0" w:rsidRDefault="006D0AA3" w:rsidP="00483240">
            <w:pPr>
              <w:spacing w:line="360" w:lineRule="auto"/>
              <w:rPr>
                <w:ins w:id="2293" w:author="Elias De Moraes Fernandes" w:date="2016-03-16T13:08:00Z"/>
                <w:del w:id="2294" w:author="Elias De Moraes Fernandes" w:date="2016-05-02T16:24:00Z"/>
                <w:rFonts w:ascii="Arial" w:hAnsi="Arial" w:cs="Arial"/>
                <w:rPrChange w:id="2295" w:author="Elias De Moraes Fernandes" w:date="2016-05-02T15:20:00Z">
                  <w:rPr>
                    <w:ins w:id="2296" w:author="Elias De Moraes Fernandes" w:date="2016-03-16T13:08:00Z"/>
                    <w:del w:id="22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2298" w:author="Elias De Moraes Fernandes" w:date="2016-05-02T15:46:00Z">
              <w:tcPr>
                <w:tcW w:w="336" w:type="dxa"/>
              </w:tcPr>
            </w:tcPrChange>
          </w:tcPr>
          <w:p w14:paraId="074C4058" w14:textId="410C696B" w:rsidR="006D0AA3" w:rsidRPr="0066059B" w:rsidDel="00DA24D0" w:rsidRDefault="006D0AA3" w:rsidP="00483240">
            <w:pPr>
              <w:spacing w:line="360" w:lineRule="auto"/>
              <w:rPr>
                <w:ins w:id="2299" w:author="Elias De Moraes Fernandes" w:date="2016-03-16T13:08:00Z"/>
                <w:del w:id="2300" w:author="Elias De Moraes Fernandes" w:date="2016-05-02T16:24:00Z"/>
                <w:rFonts w:ascii="Arial" w:hAnsi="Arial" w:cs="Arial"/>
                <w:rPrChange w:id="2301" w:author="Elias De Moraes Fernandes" w:date="2016-05-02T15:20:00Z">
                  <w:rPr>
                    <w:ins w:id="2302" w:author="Elias De Moraes Fernandes" w:date="2016-03-16T13:08:00Z"/>
                    <w:del w:id="230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0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34D34D5" w14:textId="53588D10" w:rsidR="006D0AA3" w:rsidRPr="0066059B" w:rsidDel="00DA24D0" w:rsidRDefault="006D0AA3" w:rsidP="00483240">
            <w:pPr>
              <w:spacing w:line="360" w:lineRule="auto"/>
              <w:rPr>
                <w:ins w:id="2305" w:author="Elias De Moraes Fernandes" w:date="2016-03-16T13:08:00Z"/>
                <w:del w:id="2306" w:author="Elias De Moraes Fernandes" w:date="2016-05-02T16:24:00Z"/>
                <w:rFonts w:ascii="Arial" w:hAnsi="Arial" w:cs="Arial"/>
                <w:rPrChange w:id="2307" w:author="Elias De Moraes Fernandes" w:date="2016-05-02T15:20:00Z">
                  <w:rPr>
                    <w:ins w:id="2308" w:author="Elias De Moraes Fernandes" w:date="2016-03-16T13:08:00Z"/>
                    <w:del w:id="2309" w:author="Elias De Moraes Fernandes" w:date="2016-05-02T16:24:00Z"/>
                    <w:rFonts w:cs="Arial"/>
                  </w:rPr>
                </w:rPrChange>
              </w:rPr>
            </w:pPr>
            <w:ins w:id="2310" w:author="Elias De Moraes Fernandes" w:date="2016-03-16T13:10:00Z">
              <w:del w:id="2311" w:author="Elias De Moraes Fernandes" w:date="2016-05-02T16:24:00Z">
                <w:r w:rsidRPr="0066059B" w:rsidDel="00DA24D0">
                  <w:rPr>
                    <w:rFonts w:ascii="Arial" w:hAnsi="Arial" w:cs="Arial"/>
                    <w:rPrChange w:id="2312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2313" w:author="Elias De Moraes Fernandes" w:date="2016-05-02T15:46:00Z">
              <w:tcPr>
                <w:tcW w:w="1940" w:type="dxa"/>
              </w:tcPr>
            </w:tcPrChange>
          </w:tcPr>
          <w:p w14:paraId="13F08016" w14:textId="36533438" w:rsidR="006D0AA3" w:rsidRPr="0066059B" w:rsidDel="00DA24D0" w:rsidRDefault="006D0AA3" w:rsidP="00483240">
            <w:pPr>
              <w:spacing w:line="360" w:lineRule="auto"/>
              <w:rPr>
                <w:ins w:id="2314" w:author="Elias De Moraes Fernandes" w:date="2016-03-16T13:08:00Z"/>
                <w:del w:id="2315" w:author="Elias De Moraes Fernandes" w:date="2016-05-02T16:24:00Z"/>
                <w:rFonts w:ascii="Arial" w:hAnsi="Arial" w:cs="Arial"/>
                <w:rPrChange w:id="2316" w:author="Elias De Moraes Fernandes" w:date="2016-05-02T15:20:00Z">
                  <w:rPr>
                    <w:ins w:id="2317" w:author="Elias De Moraes Fernandes" w:date="2016-03-16T13:08:00Z"/>
                    <w:del w:id="2318" w:author="Elias De Moraes Fernandes" w:date="2016-05-02T16:24:00Z"/>
                    <w:rFonts w:cs="Arial"/>
                  </w:rPr>
                </w:rPrChange>
              </w:rPr>
            </w:pPr>
            <w:ins w:id="2319" w:author="Elias De Moraes Fernandes" w:date="2016-03-16T13:10:00Z">
              <w:del w:id="2320" w:author="Elias De Moraes Fernandes" w:date="2016-05-02T14:56:00Z">
                <w:r w:rsidRPr="0066059B" w:rsidDel="00B846E6">
                  <w:rPr>
                    <w:rFonts w:ascii="Arial" w:hAnsi="Arial" w:cs="Arial"/>
                    <w:rPrChange w:id="2321" w:author="Elias De Moraes Fernandes" w:date="2016-05-02T15:20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6D0AA3" w:rsidRPr="0066059B" w:rsidDel="00DA24D0" w14:paraId="23CEBBD1" w14:textId="6B0FEDF2" w:rsidTr="00593C0C">
        <w:tblPrEx>
          <w:tblPrExChange w:id="2322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164"/>
          <w:ins w:id="2323" w:author="Elias De Moraes Fernandes" w:date="2016-03-16T13:09:00Z"/>
          <w:del w:id="2324" w:author="Elias De Moraes Fernandes" w:date="2016-05-02T16:24:00Z"/>
          <w:trPrChange w:id="2325" w:author="Elias De Moraes Fernandes" w:date="2016-05-02T15:46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2326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5CEF7EC" w14:textId="7AEDA8C7" w:rsidR="006D0AA3" w:rsidRPr="0066059B" w:rsidDel="00DA24D0" w:rsidRDefault="006D0AA3" w:rsidP="00483240">
            <w:pPr>
              <w:pStyle w:val="CronogramaParagrafo"/>
              <w:rPr>
                <w:ins w:id="2327" w:author="Elias De Moraes Fernandes" w:date="2016-03-16T13:09:00Z"/>
                <w:del w:id="2328" w:author="Elias De Moraes Fernandes" w:date="2016-05-02T16:24:00Z"/>
                <w:rFonts w:ascii="Arial" w:hAnsi="Arial"/>
                <w:rPrChange w:id="2329" w:author="Elias De Moraes Fernandes" w:date="2016-05-02T15:20:00Z">
                  <w:rPr>
                    <w:ins w:id="2330" w:author="Elias De Moraes Fernandes" w:date="2016-03-16T13:09:00Z"/>
                    <w:del w:id="2331" w:author="Elias De Moraes Fernandes" w:date="2016-05-02T16:24:00Z"/>
                  </w:rPr>
                </w:rPrChange>
              </w:rPr>
            </w:pPr>
            <w:ins w:id="2332" w:author="Elias De Moraes Fernandes" w:date="2016-03-16T13:09:00Z">
              <w:del w:id="2333" w:author="Elias De Moraes Fernandes" w:date="2016-05-02T16:24:00Z">
                <w:r w:rsidRPr="0066059B" w:rsidDel="00DA24D0">
                  <w:rPr>
                    <w:rFonts w:ascii="Arial" w:hAnsi="Arial"/>
                    <w:rPrChange w:id="2334" w:author="Elias De Moraes Fernandes" w:date="2016-05-02T15:20:00Z">
                      <w:rPr/>
                    </w:rPrChange>
                  </w:rPr>
                  <w:delText>Testes Iniciais</w:delText>
                </w:r>
              </w:del>
            </w:ins>
          </w:p>
        </w:tc>
        <w:tc>
          <w:tcPr>
            <w:tcW w:w="337" w:type="dxa"/>
            <w:tcPrChange w:id="2335" w:author="Elias De Moraes Fernandes" w:date="2016-05-02T15:46:00Z">
              <w:tcPr>
                <w:tcW w:w="337" w:type="dxa"/>
              </w:tcPr>
            </w:tcPrChange>
          </w:tcPr>
          <w:p w14:paraId="4009D1C1" w14:textId="0A70C2F9" w:rsidR="006D0AA3" w:rsidRPr="0066059B" w:rsidDel="00DA24D0" w:rsidRDefault="006D0AA3" w:rsidP="00483240">
            <w:pPr>
              <w:spacing w:line="360" w:lineRule="auto"/>
              <w:rPr>
                <w:ins w:id="2336" w:author="Elias De Moraes Fernandes" w:date="2016-03-16T13:09:00Z"/>
                <w:del w:id="2337" w:author="Elias De Moraes Fernandes" w:date="2016-05-02T16:24:00Z"/>
                <w:rFonts w:ascii="Arial" w:hAnsi="Arial" w:cs="Arial"/>
                <w:rPrChange w:id="2338" w:author="Elias De Moraes Fernandes" w:date="2016-05-02T15:20:00Z">
                  <w:rPr>
                    <w:ins w:id="2339" w:author="Elias De Moraes Fernandes" w:date="2016-03-16T13:09:00Z"/>
                    <w:del w:id="23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2341" w:author="Elias De Moraes Fernandes" w:date="2016-05-02T15:46:00Z">
              <w:tcPr>
                <w:tcW w:w="340" w:type="dxa"/>
              </w:tcPr>
            </w:tcPrChange>
          </w:tcPr>
          <w:p w14:paraId="53C0BBB8" w14:textId="22F4747E" w:rsidR="006D0AA3" w:rsidRPr="0066059B" w:rsidDel="00DA24D0" w:rsidRDefault="006D0AA3" w:rsidP="00483240">
            <w:pPr>
              <w:spacing w:line="360" w:lineRule="auto"/>
              <w:rPr>
                <w:ins w:id="2342" w:author="Elias De Moraes Fernandes" w:date="2016-03-16T13:09:00Z"/>
                <w:del w:id="2343" w:author="Elias De Moraes Fernandes" w:date="2016-05-02T16:24:00Z"/>
                <w:rFonts w:ascii="Arial" w:hAnsi="Arial" w:cs="Arial"/>
                <w:rPrChange w:id="2344" w:author="Elias De Moraes Fernandes" w:date="2016-05-02T15:20:00Z">
                  <w:rPr>
                    <w:ins w:id="2345" w:author="Elias De Moraes Fernandes" w:date="2016-03-16T13:09:00Z"/>
                    <w:del w:id="23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2347" w:author="Elias De Moraes Fernandes" w:date="2016-05-02T15:46:00Z">
              <w:tcPr>
                <w:tcW w:w="337" w:type="dxa"/>
              </w:tcPr>
            </w:tcPrChange>
          </w:tcPr>
          <w:p w14:paraId="23EE5D2F" w14:textId="1725DBCB" w:rsidR="006D0AA3" w:rsidRPr="0066059B" w:rsidDel="00DA24D0" w:rsidRDefault="006D0AA3" w:rsidP="00483240">
            <w:pPr>
              <w:spacing w:line="360" w:lineRule="auto"/>
              <w:rPr>
                <w:ins w:id="2348" w:author="Elias De Moraes Fernandes" w:date="2016-03-16T13:09:00Z"/>
                <w:del w:id="2349" w:author="Elias De Moraes Fernandes" w:date="2016-05-02T16:24:00Z"/>
                <w:rFonts w:ascii="Arial" w:hAnsi="Arial" w:cs="Arial"/>
                <w:rPrChange w:id="2350" w:author="Elias De Moraes Fernandes" w:date="2016-05-02T15:20:00Z">
                  <w:rPr>
                    <w:ins w:id="2351" w:author="Elias De Moraes Fernandes" w:date="2016-03-16T13:09:00Z"/>
                    <w:del w:id="23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2353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0A7997AA" w14:textId="226DC24E" w:rsidR="006D0AA3" w:rsidRPr="0066059B" w:rsidDel="00DA24D0" w:rsidRDefault="006D0AA3" w:rsidP="00483240">
            <w:pPr>
              <w:spacing w:line="360" w:lineRule="auto"/>
              <w:rPr>
                <w:ins w:id="2354" w:author="Elias De Moraes Fernandes" w:date="2016-03-16T13:09:00Z"/>
                <w:del w:id="2355" w:author="Elias De Moraes Fernandes" w:date="2016-05-02T16:24:00Z"/>
                <w:rFonts w:ascii="Arial" w:hAnsi="Arial" w:cs="Arial"/>
                <w:rPrChange w:id="2356" w:author="Elias De Moraes Fernandes" w:date="2016-05-02T15:20:00Z">
                  <w:rPr>
                    <w:ins w:id="2357" w:author="Elias De Moraes Fernandes" w:date="2016-03-16T13:09:00Z"/>
                    <w:del w:id="235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2359" w:author="Elias De Moraes Fernandes" w:date="2016-05-02T15:46:00Z">
              <w:tcPr>
                <w:tcW w:w="321" w:type="dxa"/>
              </w:tcPr>
            </w:tcPrChange>
          </w:tcPr>
          <w:p w14:paraId="75BC0216" w14:textId="67C3EFB8" w:rsidR="006D0AA3" w:rsidRPr="0066059B" w:rsidDel="00DA24D0" w:rsidRDefault="006D0AA3" w:rsidP="00483240">
            <w:pPr>
              <w:spacing w:line="360" w:lineRule="auto"/>
              <w:rPr>
                <w:ins w:id="2360" w:author="Elias De Moraes Fernandes" w:date="2016-03-16T13:09:00Z"/>
                <w:del w:id="2361" w:author="Elias De Moraes Fernandes" w:date="2016-05-02T16:24:00Z"/>
                <w:rFonts w:ascii="Arial" w:hAnsi="Arial" w:cs="Arial"/>
                <w:rPrChange w:id="2362" w:author="Elias De Moraes Fernandes" w:date="2016-05-02T15:20:00Z">
                  <w:rPr>
                    <w:ins w:id="2363" w:author="Elias De Moraes Fernandes" w:date="2016-03-16T13:09:00Z"/>
                    <w:del w:id="236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2365" w:author="Elias De Moraes Fernandes" w:date="2016-05-02T15:46:00Z">
              <w:tcPr>
                <w:tcW w:w="334" w:type="dxa"/>
              </w:tcPr>
            </w:tcPrChange>
          </w:tcPr>
          <w:p w14:paraId="48A90213" w14:textId="62D04753" w:rsidR="006D0AA3" w:rsidRPr="0066059B" w:rsidDel="00DA24D0" w:rsidRDefault="006D0AA3" w:rsidP="00483240">
            <w:pPr>
              <w:spacing w:line="360" w:lineRule="auto"/>
              <w:rPr>
                <w:ins w:id="2366" w:author="Elias De Moraes Fernandes" w:date="2016-03-16T13:09:00Z"/>
                <w:del w:id="2367" w:author="Elias De Moraes Fernandes" w:date="2016-05-02T16:24:00Z"/>
                <w:rFonts w:ascii="Arial" w:hAnsi="Arial" w:cs="Arial"/>
                <w:rPrChange w:id="2368" w:author="Elias De Moraes Fernandes" w:date="2016-05-02T15:20:00Z">
                  <w:rPr>
                    <w:ins w:id="2369" w:author="Elias De Moraes Fernandes" w:date="2016-03-16T13:09:00Z"/>
                    <w:del w:id="23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71" w:author="Elias De Moraes Fernandes" w:date="2016-05-02T15:46:00Z">
              <w:tcPr>
                <w:tcW w:w="336" w:type="dxa"/>
              </w:tcPr>
            </w:tcPrChange>
          </w:tcPr>
          <w:p w14:paraId="16C164F4" w14:textId="6B4D210D" w:rsidR="006D0AA3" w:rsidRPr="0066059B" w:rsidDel="00DA24D0" w:rsidRDefault="006D0AA3" w:rsidP="00483240">
            <w:pPr>
              <w:spacing w:line="360" w:lineRule="auto"/>
              <w:rPr>
                <w:ins w:id="2372" w:author="Elias De Moraes Fernandes" w:date="2016-03-16T13:09:00Z"/>
                <w:del w:id="2373" w:author="Elias De Moraes Fernandes" w:date="2016-05-02T16:24:00Z"/>
                <w:rFonts w:ascii="Arial" w:hAnsi="Arial" w:cs="Arial"/>
                <w:rPrChange w:id="2374" w:author="Elias De Moraes Fernandes" w:date="2016-05-02T15:20:00Z">
                  <w:rPr>
                    <w:ins w:id="2375" w:author="Elias De Moraes Fernandes" w:date="2016-03-16T13:09:00Z"/>
                    <w:del w:id="237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7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44A9426" w14:textId="08F9F121" w:rsidR="006D0AA3" w:rsidRPr="0066059B" w:rsidDel="00DA24D0" w:rsidRDefault="006D0AA3" w:rsidP="00483240">
            <w:pPr>
              <w:spacing w:line="360" w:lineRule="auto"/>
              <w:rPr>
                <w:ins w:id="2378" w:author="Elias De Moraes Fernandes" w:date="2016-03-16T13:09:00Z"/>
                <w:del w:id="2379" w:author="Elias De Moraes Fernandes" w:date="2016-05-02T16:24:00Z"/>
                <w:rFonts w:ascii="Arial" w:hAnsi="Arial" w:cs="Arial"/>
                <w:rPrChange w:id="2380" w:author="Elias De Moraes Fernandes" w:date="2016-05-02T15:20:00Z">
                  <w:rPr>
                    <w:ins w:id="2381" w:author="Elias De Moraes Fernandes" w:date="2016-03-16T13:09:00Z"/>
                    <w:del w:id="23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83" w:author="Elias De Moraes Fernandes" w:date="2016-05-02T15:46:00Z">
              <w:tcPr>
                <w:tcW w:w="336" w:type="dxa"/>
              </w:tcPr>
            </w:tcPrChange>
          </w:tcPr>
          <w:p w14:paraId="0C222F6E" w14:textId="77A426C6" w:rsidR="006D0AA3" w:rsidRPr="0066059B" w:rsidDel="00DA24D0" w:rsidRDefault="006D0AA3" w:rsidP="00483240">
            <w:pPr>
              <w:spacing w:line="360" w:lineRule="auto"/>
              <w:rPr>
                <w:ins w:id="2384" w:author="Elias De Moraes Fernandes" w:date="2016-03-16T13:09:00Z"/>
                <w:del w:id="2385" w:author="Elias De Moraes Fernandes" w:date="2016-05-02T16:24:00Z"/>
                <w:rFonts w:ascii="Arial" w:hAnsi="Arial" w:cs="Arial"/>
                <w:rPrChange w:id="2386" w:author="Elias De Moraes Fernandes" w:date="2016-05-02T15:20:00Z">
                  <w:rPr>
                    <w:ins w:id="2387" w:author="Elias De Moraes Fernandes" w:date="2016-03-16T13:09:00Z"/>
                    <w:del w:id="238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89" w:author="Elias De Moraes Fernandes" w:date="2016-05-02T15:46:00Z">
              <w:tcPr>
                <w:tcW w:w="336" w:type="dxa"/>
              </w:tcPr>
            </w:tcPrChange>
          </w:tcPr>
          <w:p w14:paraId="1682363A" w14:textId="6F706513" w:rsidR="006D0AA3" w:rsidRPr="0066059B" w:rsidDel="00DA24D0" w:rsidRDefault="006D0AA3" w:rsidP="00483240">
            <w:pPr>
              <w:spacing w:line="360" w:lineRule="auto"/>
              <w:rPr>
                <w:ins w:id="2390" w:author="Elias De Moraes Fernandes" w:date="2016-03-16T13:09:00Z"/>
                <w:del w:id="2391" w:author="Elias De Moraes Fernandes" w:date="2016-05-02T16:24:00Z"/>
                <w:rFonts w:ascii="Arial" w:hAnsi="Arial" w:cs="Arial"/>
                <w:rPrChange w:id="2392" w:author="Elias De Moraes Fernandes" w:date="2016-05-02T15:20:00Z">
                  <w:rPr>
                    <w:ins w:id="2393" w:author="Elias De Moraes Fernandes" w:date="2016-03-16T13:09:00Z"/>
                    <w:del w:id="239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95" w:author="Elias De Moraes Fernandes" w:date="2016-05-02T15:46:00Z">
              <w:tcPr>
                <w:tcW w:w="336" w:type="dxa"/>
              </w:tcPr>
            </w:tcPrChange>
          </w:tcPr>
          <w:p w14:paraId="1C670971" w14:textId="45E28084" w:rsidR="006D0AA3" w:rsidRPr="0066059B" w:rsidDel="00DA24D0" w:rsidRDefault="006D0AA3" w:rsidP="00483240">
            <w:pPr>
              <w:spacing w:line="360" w:lineRule="auto"/>
              <w:rPr>
                <w:ins w:id="2396" w:author="Elias De Moraes Fernandes" w:date="2016-03-16T13:09:00Z"/>
                <w:del w:id="2397" w:author="Elias De Moraes Fernandes" w:date="2016-05-02T16:24:00Z"/>
                <w:rFonts w:ascii="Arial" w:hAnsi="Arial" w:cs="Arial"/>
                <w:rPrChange w:id="2398" w:author="Elias De Moraes Fernandes" w:date="2016-05-02T15:20:00Z">
                  <w:rPr>
                    <w:ins w:id="2399" w:author="Elias De Moraes Fernandes" w:date="2016-03-16T13:09:00Z"/>
                    <w:del w:id="24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40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7E1FAA2" w14:textId="1D69101D" w:rsidR="006D0AA3" w:rsidRPr="0066059B" w:rsidDel="00DA24D0" w:rsidRDefault="006D0AA3" w:rsidP="00483240">
            <w:pPr>
              <w:spacing w:line="360" w:lineRule="auto"/>
              <w:rPr>
                <w:ins w:id="2402" w:author="Elias De Moraes Fernandes" w:date="2016-03-16T13:09:00Z"/>
                <w:del w:id="2403" w:author="Elias De Moraes Fernandes" w:date="2016-05-02T16:24:00Z"/>
                <w:rFonts w:ascii="Arial" w:hAnsi="Arial" w:cs="Arial"/>
                <w:rPrChange w:id="2404" w:author="Elias De Moraes Fernandes" w:date="2016-05-02T15:20:00Z">
                  <w:rPr>
                    <w:ins w:id="2405" w:author="Elias De Moraes Fernandes" w:date="2016-03-16T13:09:00Z"/>
                    <w:del w:id="240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2407" w:author="Elias De Moraes Fernandes" w:date="2016-05-02T15:46:00Z">
              <w:tcPr>
                <w:tcW w:w="336" w:type="dxa"/>
              </w:tcPr>
            </w:tcPrChange>
          </w:tcPr>
          <w:p w14:paraId="7358F6BC" w14:textId="629BD8F0" w:rsidR="006D0AA3" w:rsidRPr="0066059B" w:rsidDel="00DA24D0" w:rsidRDefault="006D0AA3" w:rsidP="00483240">
            <w:pPr>
              <w:spacing w:line="360" w:lineRule="auto"/>
              <w:rPr>
                <w:ins w:id="2408" w:author="Elias De Moraes Fernandes" w:date="2016-03-16T13:09:00Z"/>
                <w:del w:id="2409" w:author="Elias De Moraes Fernandes" w:date="2016-05-02T16:24:00Z"/>
                <w:rFonts w:ascii="Arial" w:hAnsi="Arial" w:cs="Arial"/>
                <w:rPrChange w:id="2410" w:author="Elias De Moraes Fernandes" w:date="2016-05-02T15:20:00Z">
                  <w:rPr>
                    <w:ins w:id="2411" w:author="Elias De Moraes Fernandes" w:date="2016-03-16T13:09:00Z"/>
                    <w:del w:id="24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2413" w:author="Elias De Moraes Fernandes" w:date="2016-05-02T15:46:00Z">
              <w:tcPr>
                <w:tcW w:w="254" w:type="dxa"/>
              </w:tcPr>
            </w:tcPrChange>
          </w:tcPr>
          <w:p w14:paraId="36FE7AFD" w14:textId="0FDE5611" w:rsidR="006D0AA3" w:rsidRPr="0066059B" w:rsidDel="00DA24D0" w:rsidRDefault="006D0AA3" w:rsidP="00483240">
            <w:pPr>
              <w:spacing w:line="360" w:lineRule="auto"/>
              <w:rPr>
                <w:ins w:id="2414" w:author="Elias De Moraes Fernandes" w:date="2016-03-16T13:09:00Z"/>
                <w:del w:id="2415" w:author="Elias De Moraes Fernandes" w:date="2016-05-02T16:24:00Z"/>
                <w:rFonts w:ascii="Arial" w:hAnsi="Arial" w:cs="Arial"/>
                <w:rPrChange w:id="2416" w:author="Elias De Moraes Fernandes" w:date="2016-05-02T15:20:00Z">
                  <w:rPr>
                    <w:ins w:id="2417" w:author="Elias De Moraes Fernandes" w:date="2016-03-16T13:09:00Z"/>
                    <w:del w:id="241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2419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5BC11CF1" w14:textId="5F988CB6" w:rsidR="006D0AA3" w:rsidRPr="0066059B" w:rsidDel="00DA24D0" w:rsidRDefault="006D0AA3" w:rsidP="00483240">
            <w:pPr>
              <w:spacing w:line="360" w:lineRule="auto"/>
              <w:rPr>
                <w:ins w:id="2420" w:author="Elias De Moraes Fernandes" w:date="2016-03-16T13:09:00Z"/>
                <w:del w:id="2421" w:author="Elias De Moraes Fernandes" w:date="2016-05-02T16:24:00Z"/>
                <w:rFonts w:ascii="Arial" w:hAnsi="Arial" w:cs="Arial"/>
                <w:rPrChange w:id="2422" w:author="Elias De Moraes Fernandes" w:date="2016-05-02T15:20:00Z">
                  <w:rPr>
                    <w:ins w:id="2423" w:author="Elias De Moraes Fernandes" w:date="2016-03-16T13:09:00Z"/>
                    <w:del w:id="2424" w:author="Elias De Moraes Fernandes" w:date="2016-05-02T16:24:00Z"/>
                    <w:rFonts w:cs="Arial"/>
                  </w:rPr>
                </w:rPrChange>
              </w:rPr>
            </w:pPr>
            <w:ins w:id="2425" w:author="Elias De Moraes Fernandes" w:date="2016-03-16T13:09:00Z">
              <w:del w:id="2426" w:author="Elias De Moraes Fernandes" w:date="2016-05-02T16:24:00Z">
                <w:r w:rsidRPr="0066059B" w:rsidDel="00DA24D0">
                  <w:rPr>
                    <w:rFonts w:ascii="Arial" w:hAnsi="Arial" w:cs="Arial"/>
                    <w:rPrChange w:id="2427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242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A802C02" w14:textId="7A5B0758" w:rsidR="006D0AA3" w:rsidRPr="0066059B" w:rsidDel="00DA24D0" w:rsidRDefault="006D0AA3" w:rsidP="00483240">
            <w:pPr>
              <w:spacing w:line="360" w:lineRule="auto"/>
              <w:rPr>
                <w:ins w:id="2429" w:author="Elias De Moraes Fernandes" w:date="2016-03-16T13:09:00Z"/>
                <w:del w:id="2430" w:author="Elias De Moraes Fernandes" w:date="2016-05-02T16:24:00Z"/>
                <w:rFonts w:ascii="Arial" w:hAnsi="Arial" w:cs="Arial"/>
                <w:rPrChange w:id="2431" w:author="Elias De Moraes Fernandes" w:date="2016-05-02T15:20:00Z">
                  <w:rPr>
                    <w:ins w:id="2432" w:author="Elias De Moraes Fernandes" w:date="2016-03-16T13:09:00Z"/>
                    <w:del w:id="243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2434" w:author="Elias De Moraes Fernandes" w:date="2016-05-02T15:46:00Z">
              <w:tcPr>
                <w:tcW w:w="1940" w:type="dxa"/>
              </w:tcPr>
            </w:tcPrChange>
          </w:tcPr>
          <w:p w14:paraId="42251621" w14:textId="51E220C4" w:rsidR="006D0AA3" w:rsidRPr="0066059B" w:rsidDel="00DA24D0" w:rsidRDefault="006D0AA3" w:rsidP="00483240">
            <w:pPr>
              <w:spacing w:line="360" w:lineRule="auto"/>
              <w:rPr>
                <w:ins w:id="2435" w:author="Elias De Moraes Fernandes" w:date="2016-03-16T13:09:00Z"/>
                <w:del w:id="2436" w:author="Elias De Moraes Fernandes" w:date="2016-05-02T16:24:00Z"/>
                <w:rFonts w:ascii="Arial" w:hAnsi="Arial" w:cs="Arial"/>
                <w:rPrChange w:id="2437" w:author="Elias De Moraes Fernandes" w:date="2016-05-02T15:20:00Z">
                  <w:rPr>
                    <w:ins w:id="2438" w:author="Elias De Moraes Fernandes" w:date="2016-03-16T13:09:00Z"/>
                    <w:del w:id="2439" w:author="Elias De Moraes Fernandes" w:date="2016-05-02T16:24:00Z"/>
                    <w:rFonts w:cs="Arial"/>
                  </w:rPr>
                </w:rPrChange>
              </w:rPr>
            </w:pPr>
            <w:ins w:id="2440" w:author="Elias De Moraes Fernandes" w:date="2016-03-16T13:09:00Z">
              <w:del w:id="2441" w:author="Elias De Moraes Fernandes" w:date="2016-05-02T15:00:00Z">
                <w:r w:rsidRPr="0066059B" w:rsidDel="00CF2422">
                  <w:rPr>
                    <w:rFonts w:ascii="Arial" w:hAnsi="Arial" w:cs="Arial"/>
                    <w:rPrChange w:id="2442" w:author="Elias De Moraes Fernandes" w:date="2016-05-02T15:20:00Z">
                      <w:rPr>
                        <w:rFonts w:cs="Arial"/>
                      </w:rPr>
                    </w:rPrChange>
                  </w:rPr>
                  <w:delText>Iniciado (s</w:delText>
                </w:r>
              </w:del>
              <w:del w:id="2443" w:author="Elias De Moraes Fernandes" w:date="2016-05-02T16:24:00Z">
                <w:r w:rsidRPr="0066059B" w:rsidDel="00DA24D0">
                  <w:rPr>
                    <w:rFonts w:ascii="Arial" w:hAnsi="Arial" w:cs="Arial"/>
                    <w:rPrChange w:id="2444" w:author="Elias De Moraes Fernandes" w:date="2016-05-02T15:20:00Z">
                      <w:rPr>
                        <w:rFonts w:cs="Arial"/>
                      </w:rPr>
                    </w:rPrChange>
                  </w:rPr>
                  <w:delText>ob revisão v2.0)</w:delText>
                </w:r>
              </w:del>
            </w:ins>
          </w:p>
        </w:tc>
      </w:tr>
    </w:tbl>
    <w:p w14:paraId="39D228C7" w14:textId="5D284896" w:rsidR="0091226E" w:rsidRPr="004C3E19" w:rsidDel="00DA24D0" w:rsidRDefault="0091226E" w:rsidP="004C3E19">
      <w:pPr>
        <w:tabs>
          <w:tab w:val="left" w:pos="7672"/>
        </w:tabs>
        <w:rPr>
          <w:del w:id="2445" w:author="Elias De Moraes Fernandes" w:date="2016-05-02T16:24:00Z"/>
          <w:sz w:val="24"/>
          <w:lang w:val="pt-BR"/>
        </w:rPr>
      </w:pPr>
    </w:p>
    <w:tbl>
      <w:tblPr>
        <w:tblStyle w:val="TableGrid"/>
        <w:tblW w:w="5238" w:type="pct"/>
        <w:tblLook w:val="04A0" w:firstRow="1" w:lastRow="0" w:firstColumn="1" w:lastColumn="0" w:noHBand="0" w:noVBand="1"/>
        <w:tblPrChange w:id="2446" w:author="Elias De Moraes Fernandes" w:date="2016-05-02T16:03:00Z">
          <w:tblPr>
            <w:tblStyle w:val="TableGrid"/>
            <w:tblW w:w="5238" w:type="pct"/>
            <w:tblLook w:val="04A0" w:firstRow="1" w:lastRow="0" w:firstColumn="1" w:lastColumn="0" w:noHBand="0" w:noVBand="1"/>
          </w:tblPr>
        </w:tblPrChange>
      </w:tblPr>
      <w:tblGrid>
        <w:gridCol w:w="2477"/>
        <w:gridCol w:w="411"/>
        <w:gridCol w:w="363"/>
        <w:gridCol w:w="429"/>
        <w:gridCol w:w="363"/>
        <w:gridCol w:w="396"/>
        <w:gridCol w:w="376"/>
        <w:gridCol w:w="363"/>
        <w:gridCol w:w="363"/>
        <w:gridCol w:w="363"/>
        <w:gridCol w:w="363"/>
        <w:gridCol w:w="363"/>
        <w:gridCol w:w="363"/>
        <w:gridCol w:w="363"/>
        <w:gridCol w:w="346"/>
        <w:gridCol w:w="346"/>
        <w:gridCol w:w="346"/>
        <w:gridCol w:w="1638"/>
        <w:tblGridChange w:id="2447">
          <w:tblGrid>
            <w:gridCol w:w="2477"/>
            <w:gridCol w:w="183"/>
            <w:gridCol w:w="228"/>
            <w:gridCol w:w="363"/>
            <w:gridCol w:w="429"/>
            <w:gridCol w:w="363"/>
            <w:gridCol w:w="34"/>
            <w:gridCol w:w="362"/>
            <w:gridCol w:w="376"/>
            <w:gridCol w:w="363"/>
            <w:gridCol w:w="363"/>
            <w:gridCol w:w="14"/>
            <w:gridCol w:w="349"/>
            <w:gridCol w:w="363"/>
            <w:gridCol w:w="363"/>
            <w:gridCol w:w="321"/>
            <w:gridCol w:w="42"/>
            <w:gridCol w:w="363"/>
            <w:gridCol w:w="346"/>
            <w:gridCol w:w="346"/>
            <w:gridCol w:w="299"/>
            <w:gridCol w:w="47"/>
            <w:gridCol w:w="1638"/>
          </w:tblGrid>
        </w:tblGridChange>
      </w:tblGrid>
      <w:tr w:rsidR="0062039C" w:rsidRPr="0066059B" w:rsidDel="00DA24D0" w14:paraId="5C1B477C" w14:textId="4D513EAD" w:rsidTr="00F60ABB">
        <w:trPr>
          <w:gridAfter w:val="1"/>
          <w:wAfter w:w="1638" w:type="dxa"/>
          <w:trHeight w:val="288"/>
          <w:ins w:id="2448" w:author="Elias De Moraes Fernandes" w:date="2016-03-16T12:55:00Z"/>
          <w:del w:id="2449" w:author="Elias De Moraes Fernandes" w:date="2016-05-02T16:24:00Z"/>
          <w:trPrChange w:id="2450" w:author="Elias De Moraes Fernandes" w:date="2016-05-02T16:03:00Z">
            <w:trPr>
              <w:gridAfter w:val="1"/>
              <w:wAfter w:w="1685" w:type="dxa"/>
              <w:trHeight w:val="288"/>
            </w:trPr>
          </w:trPrChange>
        </w:trPr>
        <w:tc>
          <w:tcPr>
            <w:tcW w:w="2477" w:type="dxa"/>
            <w:tcPrChange w:id="2451" w:author="Elias De Moraes Fernandes" w:date="2016-05-02T16:03:00Z">
              <w:tcPr>
                <w:tcW w:w="2660" w:type="dxa"/>
                <w:gridSpan w:val="2"/>
              </w:tcPr>
            </w:tcPrChange>
          </w:tcPr>
          <w:p w14:paraId="162FF152" w14:textId="6D757D14" w:rsidR="00184DFD" w:rsidRPr="0066059B" w:rsidDel="00DA24D0" w:rsidRDefault="00184DFD" w:rsidP="00CF2422">
            <w:pPr>
              <w:spacing w:line="360" w:lineRule="auto"/>
              <w:rPr>
                <w:ins w:id="2452" w:author="Elias De Moraes Fernandes" w:date="2016-03-16T12:55:00Z"/>
                <w:del w:id="2453" w:author="Elias De Moraes Fernandes" w:date="2016-05-02T16:24:00Z"/>
                <w:rFonts w:ascii="Arial" w:hAnsi="Arial" w:cs="Arial"/>
                <w:b/>
                <w:rPrChange w:id="2454" w:author="Elias De Moraes Fernandes" w:date="2016-05-02T15:20:00Z">
                  <w:rPr>
                    <w:ins w:id="2455" w:author="Elias De Moraes Fernandes" w:date="2016-03-16T12:55:00Z"/>
                    <w:del w:id="2456" w:author="Elias De Moraes Fernandes" w:date="2016-05-02T16:24:00Z"/>
                    <w:rFonts w:cs="Arial"/>
                    <w:b/>
                  </w:rPr>
                </w:rPrChange>
              </w:rPr>
            </w:pPr>
          </w:p>
        </w:tc>
        <w:tc>
          <w:tcPr>
            <w:tcW w:w="1566" w:type="dxa"/>
            <w:gridSpan w:val="4"/>
            <w:tcPrChange w:id="2457" w:author="Elias De Moraes Fernandes" w:date="2016-05-02T16:03:00Z">
              <w:tcPr>
                <w:tcW w:w="1417" w:type="dxa"/>
                <w:gridSpan w:val="5"/>
              </w:tcPr>
            </w:tcPrChange>
          </w:tcPr>
          <w:p w14:paraId="48498F96" w14:textId="3F090F85" w:rsidR="00184DFD" w:rsidRPr="0066059B" w:rsidDel="00DA24D0" w:rsidRDefault="00184DFD" w:rsidP="00CF2422">
            <w:pPr>
              <w:spacing w:line="360" w:lineRule="auto"/>
              <w:jc w:val="center"/>
              <w:rPr>
                <w:ins w:id="2458" w:author="Elias De Moraes Fernandes" w:date="2016-03-16T12:55:00Z"/>
                <w:del w:id="2459" w:author="Elias De Moraes Fernandes" w:date="2016-05-02T16:24:00Z"/>
                <w:rFonts w:ascii="Arial" w:hAnsi="Arial" w:cs="Arial"/>
                <w:b/>
                <w:rPrChange w:id="2460" w:author="Elias De Moraes Fernandes" w:date="2016-05-02T15:20:00Z">
                  <w:rPr>
                    <w:ins w:id="2461" w:author="Elias De Moraes Fernandes" w:date="2016-03-16T12:55:00Z"/>
                    <w:del w:id="2462" w:author="Elias De Moraes Fernandes" w:date="2016-05-02T16:24:00Z"/>
                    <w:rFonts w:cs="Arial"/>
                    <w:b/>
                  </w:rPr>
                </w:rPrChange>
              </w:rPr>
            </w:pPr>
            <w:ins w:id="2463" w:author="Elias De Moraes Fernandes" w:date="2016-03-16T12:55:00Z">
              <w:del w:id="2464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465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Abril</w:delText>
                </w:r>
              </w:del>
            </w:ins>
          </w:p>
        </w:tc>
        <w:tc>
          <w:tcPr>
            <w:tcW w:w="1498" w:type="dxa"/>
            <w:gridSpan w:val="4"/>
            <w:tcPrChange w:id="2466" w:author="Elias De Moraes Fernandes" w:date="2016-05-02T16:03:00Z">
              <w:tcPr>
                <w:tcW w:w="1478" w:type="dxa"/>
                <w:gridSpan w:val="5"/>
              </w:tcPr>
            </w:tcPrChange>
          </w:tcPr>
          <w:p w14:paraId="49163B31" w14:textId="31AD6CC9" w:rsidR="00184DFD" w:rsidRPr="0066059B" w:rsidDel="00DA24D0" w:rsidRDefault="00184DFD" w:rsidP="00CF2422">
            <w:pPr>
              <w:spacing w:line="360" w:lineRule="auto"/>
              <w:jc w:val="center"/>
              <w:rPr>
                <w:ins w:id="2467" w:author="Elias De Moraes Fernandes" w:date="2016-03-16T12:55:00Z"/>
                <w:del w:id="2468" w:author="Elias De Moraes Fernandes" w:date="2016-05-02T16:24:00Z"/>
                <w:rFonts w:ascii="Arial" w:hAnsi="Arial" w:cs="Arial"/>
                <w:b/>
                <w:rPrChange w:id="2469" w:author="Elias De Moraes Fernandes" w:date="2016-05-02T15:20:00Z">
                  <w:rPr>
                    <w:ins w:id="2470" w:author="Elias De Moraes Fernandes" w:date="2016-03-16T12:55:00Z"/>
                    <w:del w:id="2471" w:author="Elias De Moraes Fernandes" w:date="2016-05-02T16:24:00Z"/>
                    <w:rFonts w:cs="Arial"/>
                    <w:b/>
                  </w:rPr>
                </w:rPrChange>
              </w:rPr>
            </w:pPr>
            <w:ins w:id="2472" w:author="Elias De Moraes Fernandes" w:date="2016-03-16T12:55:00Z">
              <w:del w:id="2473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474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Maio</w:delText>
                </w:r>
              </w:del>
            </w:ins>
          </w:p>
        </w:tc>
        <w:tc>
          <w:tcPr>
            <w:tcW w:w="1452" w:type="dxa"/>
            <w:gridSpan w:val="4"/>
            <w:tcPrChange w:id="2475" w:author="Elias De Moraes Fernandes" w:date="2016-05-02T16:03:00Z">
              <w:tcPr>
                <w:tcW w:w="1396" w:type="dxa"/>
                <w:gridSpan w:val="4"/>
              </w:tcPr>
            </w:tcPrChange>
          </w:tcPr>
          <w:p w14:paraId="74E9AE80" w14:textId="7449BE17" w:rsidR="00184DFD" w:rsidRPr="0066059B" w:rsidDel="00DA24D0" w:rsidRDefault="00184DFD" w:rsidP="00CF2422">
            <w:pPr>
              <w:spacing w:line="360" w:lineRule="auto"/>
              <w:jc w:val="center"/>
              <w:rPr>
                <w:ins w:id="2476" w:author="Elias De Moraes Fernandes" w:date="2016-03-16T12:55:00Z"/>
                <w:del w:id="2477" w:author="Elias De Moraes Fernandes" w:date="2016-05-02T16:24:00Z"/>
                <w:rFonts w:ascii="Arial" w:hAnsi="Arial" w:cs="Arial"/>
                <w:b/>
                <w:rPrChange w:id="2478" w:author="Elias De Moraes Fernandes" w:date="2016-05-02T15:20:00Z">
                  <w:rPr>
                    <w:ins w:id="2479" w:author="Elias De Moraes Fernandes" w:date="2016-03-16T12:55:00Z"/>
                    <w:del w:id="2480" w:author="Elias De Moraes Fernandes" w:date="2016-05-02T16:24:00Z"/>
                    <w:rFonts w:cs="Arial"/>
                    <w:b/>
                  </w:rPr>
                </w:rPrChange>
              </w:rPr>
            </w:pPr>
            <w:ins w:id="2481" w:author="Elias De Moraes Fernandes" w:date="2016-03-16T12:56:00Z">
              <w:del w:id="2482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483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Junho</w:delText>
                </w:r>
              </w:del>
            </w:ins>
          </w:p>
        </w:tc>
        <w:tc>
          <w:tcPr>
            <w:tcW w:w="1401" w:type="dxa"/>
            <w:gridSpan w:val="4"/>
            <w:tcPrChange w:id="2484" w:author="Elias De Moraes Fernandes" w:date="2016-05-02T16:03:00Z">
              <w:tcPr>
                <w:tcW w:w="1396" w:type="dxa"/>
                <w:gridSpan w:val="5"/>
              </w:tcPr>
            </w:tcPrChange>
          </w:tcPr>
          <w:p w14:paraId="43D84D53" w14:textId="5E03A802" w:rsidR="00184DFD" w:rsidRPr="0066059B" w:rsidDel="00DA24D0" w:rsidRDefault="00184DFD" w:rsidP="00CF2422">
            <w:pPr>
              <w:spacing w:line="360" w:lineRule="auto"/>
              <w:jc w:val="center"/>
              <w:rPr>
                <w:ins w:id="2485" w:author="Elias De Moraes Fernandes" w:date="2016-03-16T12:55:00Z"/>
                <w:del w:id="2486" w:author="Elias De Moraes Fernandes" w:date="2016-05-02T16:24:00Z"/>
                <w:rFonts w:ascii="Arial" w:hAnsi="Arial" w:cs="Arial"/>
                <w:b/>
                <w:rPrChange w:id="2487" w:author="Elias De Moraes Fernandes" w:date="2016-05-02T15:20:00Z">
                  <w:rPr>
                    <w:ins w:id="2488" w:author="Elias De Moraes Fernandes" w:date="2016-03-16T12:55:00Z"/>
                    <w:del w:id="2489" w:author="Elias De Moraes Fernandes" w:date="2016-05-02T16:24:00Z"/>
                    <w:rFonts w:cs="Arial"/>
                    <w:b/>
                  </w:rPr>
                </w:rPrChange>
              </w:rPr>
            </w:pPr>
            <w:ins w:id="2490" w:author="Elias De Moraes Fernandes" w:date="2016-03-16T12:56:00Z">
              <w:del w:id="2491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492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Julho</w:delText>
                </w:r>
              </w:del>
            </w:ins>
          </w:p>
        </w:tc>
      </w:tr>
      <w:tr w:rsidR="00F60ABB" w:rsidRPr="0066059B" w:rsidDel="00DA24D0" w14:paraId="229DF546" w14:textId="2945657D" w:rsidTr="00F60ABB">
        <w:trPr>
          <w:trHeight w:val="311"/>
          <w:ins w:id="2493" w:author="Elias De Moraes Fernandes" w:date="2016-03-16T12:55:00Z"/>
          <w:del w:id="2494" w:author="Elias De Moraes Fernandes" w:date="2016-05-02T16:24:00Z"/>
        </w:trPr>
        <w:tc>
          <w:tcPr>
            <w:tcW w:w="2477" w:type="dxa"/>
          </w:tcPr>
          <w:p w14:paraId="1D925430" w14:textId="2A451837" w:rsidR="00184DFD" w:rsidRPr="0066059B" w:rsidDel="00DA24D0" w:rsidRDefault="00184DFD" w:rsidP="00CF2422">
            <w:pPr>
              <w:spacing w:line="360" w:lineRule="auto"/>
              <w:rPr>
                <w:ins w:id="2495" w:author="Elias De Moraes Fernandes" w:date="2016-03-16T12:55:00Z"/>
                <w:del w:id="2496" w:author="Elias De Moraes Fernandes" w:date="2016-05-02T16:24:00Z"/>
                <w:rFonts w:ascii="Arial" w:hAnsi="Arial" w:cs="Arial"/>
                <w:rPrChange w:id="2497" w:author="Elias De Moraes Fernandes" w:date="2016-05-02T15:20:00Z">
                  <w:rPr>
                    <w:ins w:id="2498" w:author="Elias De Moraes Fernandes" w:date="2016-03-16T12:55:00Z"/>
                    <w:del w:id="2499" w:author="Elias De Moraes Fernandes" w:date="2016-05-02T16:24:00Z"/>
                    <w:rFonts w:cs="Arial"/>
                  </w:rPr>
                </w:rPrChange>
              </w:rPr>
            </w:pPr>
            <w:ins w:id="2500" w:author="Elias De Moraes Fernandes" w:date="2016-03-16T12:55:00Z">
              <w:del w:id="2501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502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Tarefa/Semana</w:delText>
                </w:r>
              </w:del>
            </w:ins>
          </w:p>
        </w:tc>
        <w:tc>
          <w:tcPr>
            <w:tcW w:w="411" w:type="dxa"/>
          </w:tcPr>
          <w:p w14:paraId="11B47DBF" w14:textId="37BEC807" w:rsidR="00184DFD" w:rsidRPr="0066059B" w:rsidDel="00DA24D0" w:rsidRDefault="00184DFD" w:rsidP="00CF2422">
            <w:pPr>
              <w:spacing w:line="360" w:lineRule="auto"/>
              <w:rPr>
                <w:ins w:id="2503" w:author="Elias De Moraes Fernandes" w:date="2016-03-16T12:55:00Z"/>
                <w:del w:id="2504" w:author="Elias De Moraes Fernandes" w:date="2016-05-02T16:24:00Z"/>
                <w:rFonts w:ascii="Arial" w:hAnsi="Arial" w:cs="Arial"/>
                <w:rPrChange w:id="2505" w:author="Elias De Moraes Fernandes" w:date="2016-05-02T15:20:00Z">
                  <w:rPr>
                    <w:ins w:id="2506" w:author="Elias De Moraes Fernandes" w:date="2016-03-16T12:55:00Z"/>
                    <w:del w:id="2507" w:author="Elias De Moraes Fernandes" w:date="2016-05-02T16:24:00Z"/>
                    <w:rFonts w:cs="Arial"/>
                  </w:rPr>
                </w:rPrChange>
              </w:rPr>
            </w:pPr>
            <w:ins w:id="2508" w:author="Elias De Moraes Fernandes" w:date="2016-03-16T12:55:00Z">
              <w:del w:id="2509" w:author="Elias De Moraes Fernandes" w:date="2016-05-02T16:24:00Z">
                <w:r w:rsidRPr="0066059B" w:rsidDel="00DA24D0">
                  <w:rPr>
                    <w:rFonts w:ascii="Arial" w:hAnsi="Arial" w:cs="Arial"/>
                    <w:rPrChange w:id="2510" w:author="Elias De Moraes Fernandes" w:date="2016-05-02T15:20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63" w:type="dxa"/>
          </w:tcPr>
          <w:p w14:paraId="5448C6BA" w14:textId="2D0C8A6A" w:rsidR="00184DFD" w:rsidRPr="0066059B" w:rsidDel="00DA24D0" w:rsidRDefault="00184DFD" w:rsidP="00CF2422">
            <w:pPr>
              <w:spacing w:line="360" w:lineRule="auto"/>
              <w:rPr>
                <w:ins w:id="2511" w:author="Elias De Moraes Fernandes" w:date="2016-03-16T12:55:00Z"/>
                <w:del w:id="2512" w:author="Elias De Moraes Fernandes" w:date="2016-05-02T16:24:00Z"/>
                <w:rFonts w:ascii="Arial" w:hAnsi="Arial" w:cs="Arial"/>
                <w:rPrChange w:id="2513" w:author="Elias De Moraes Fernandes" w:date="2016-05-02T15:20:00Z">
                  <w:rPr>
                    <w:ins w:id="2514" w:author="Elias De Moraes Fernandes" w:date="2016-03-16T12:55:00Z"/>
                    <w:del w:id="2515" w:author="Elias De Moraes Fernandes" w:date="2016-05-02T16:24:00Z"/>
                    <w:rFonts w:cs="Arial"/>
                  </w:rPr>
                </w:rPrChange>
              </w:rPr>
            </w:pPr>
            <w:ins w:id="2516" w:author="Elias De Moraes Fernandes" w:date="2016-03-16T12:55:00Z">
              <w:del w:id="2517" w:author="Elias De Moraes Fernandes" w:date="2016-05-02T16:24:00Z">
                <w:r w:rsidRPr="0066059B" w:rsidDel="00DA24D0">
                  <w:rPr>
                    <w:rFonts w:ascii="Arial" w:hAnsi="Arial" w:cs="Arial"/>
                    <w:rPrChange w:id="2518" w:author="Elias De Moraes Fernandes" w:date="2016-05-02T15:20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429" w:type="dxa"/>
          </w:tcPr>
          <w:p w14:paraId="06FCAC35" w14:textId="5526BE20" w:rsidR="00184DFD" w:rsidRPr="0066059B" w:rsidDel="00DA24D0" w:rsidRDefault="00184DFD" w:rsidP="00CF2422">
            <w:pPr>
              <w:spacing w:line="360" w:lineRule="auto"/>
              <w:rPr>
                <w:ins w:id="2519" w:author="Elias De Moraes Fernandes" w:date="2016-03-16T12:55:00Z"/>
                <w:del w:id="2520" w:author="Elias De Moraes Fernandes" w:date="2016-05-02T16:24:00Z"/>
                <w:rFonts w:ascii="Arial" w:hAnsi="Arial" w:cs="Arial"/>
                <w:rPrChange w:id="2521" w:author="Elias De Moraes Fernandes" w:date="2016-05-02T15:20:00Z">
                  <w:rPr>
                    <w:ins w:id="2522" w:author="Elias De Moraes Fernandes" w:date="2016-03-16T12:55:00Z"/>
                    <w:del w:id="2523" w:author="Elias De Moraes Fernandes" w:date="2016-05-02T16:24:00Z"/>
                    <w:rFonts w:cs="Arial"/>
                  </w:rPr>
                </w:rPrChange>
              </w:rPr>
            </w:pPr>
            <w:ins w:id="2524" w:author="Elias De Moraes Fernandes" w:date="2016-03-16T12:55:00Z">
              <w:del w:id="2525" w:author="Elias De Moraes Fernandes" w:date="2016-05-02T16:24:00Z">
                <w:r w:rsidRPr="0066059B" w:rsidDel="00DA24D0">
                  <w:rPr>
                    <w:rFonts w:ascii="Arial" w:hAnsi="Arial" w:cs="Arial"/>
                    <w:rPrChange w:id="2526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2667308B" w14:textId="4A58C59D" w:rsidR="00184DFD" w:rsidRPr="0066059B" w:rsidDel="00DA24D0" w:rsidRDefault="00184DFD" w:rsidP="00CF2422">
            <w:pPr>
              <w:spacing w:line="360" w:lineRule="auto"/>
              <w:rPr>
                <w:ins w:id="2527" w:author="Elias De Moraes Fernandes" w:date="2016-03-16T12:55:00Z"/>
                <w:del w:id="2528" w:author="Elias De Moraes Fernandes" w:date="2016-05-02T16:24:00Z"/>
                <w:rFonts w:ascii="Arial" w:hAnsi="Arial" w:cs="Arial"/>
                <w:rPrChange w:id="2529" w:author="Elias De Moraes Fernandes" w:date="2016-05-02T15:20:00Z">
                  <w:rPr>
                    <w:ins w:id="2530" w:author="Elias De Moraes Fernandes" w:date="2016-03-16T12:55:00Z"/>
                    <w:del w:id="2531" w:author="Elias De Moraes Fernandes" w:date="2016-05-02T16:24:00Z"/>
                    <w:rFonts w:cs="Arial"/>
                  </w:rPr>
                </w:rPrChange>
              </w:rPr>
            </w:pPr>
            <w:ins w:id="2532" w:author="Elias De Moraes Fernandes" w:date="2016-03-16T12:55:00Z">
              <w:del w:id="2533" w:author="Elias De Moraes Fernandes" w:date="2016-05-02T16:24:00Z">
                <w:r w:rsidRPr="0066059B" w:rsidDel="00DA24D0">
                  <w:rPr>
                    <w:rFonts w:ascii="Arial" w:hAnsi="Arial" w:cs="Arial"/>
                    <w:rPrChange w:id="2534" w:author="Elias De Moraes Fernandes" w:date="2016-05-02T15:20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96" w:type="dxa"/>
          </w:tcPr>
          <w:p w14:paraId="5FBDFC51" w14:textId="4AA1F8C4" w:rsidR="00184DFD" w:rsidRPr="0066059B" w:rsidDel="00DA24D0" w:rsidRDefault="00184DFD" w:rsidP="00CF2422">
            <w:pPr>
              <w:spacing w:line="360" w:lineRule="auto"/>
              <w:rPr>
                <w:ins w:id="2535" w:author="Elias De Moraes Fernandes" w:date="2016-03-16T12:55:00Z"/>
                <w:del w:id="2536" w:author="Elias De Moraes Fernandes" w:date="2016-05-02T16:24:00Z"/>
                <w:rFonts w:ascii="Arial" w:hAnsi="Arial" w:cs="Arial"/>
                <w:rPrChange w:id="2537" w:author="Elias De Moraes Fernandes" w:date="2016-05-02T15:20:00Z">
                  <w:rPr>
                    <w:ins w:id="2538" w:author="Elias De Moraes Fernandes" w:date="2016-03-16T12:55:00Z"/>
                    <w:del w:id="2539" w:author="Elias De Moraes Fernandes" w:date="2016-05-02T16:24:00Z"/>
                    <w:rFonts w:cs="Arial"/>
                  </w:rPr>
                </w:rPrChange>
              </w:rPr>
            </w:pPr>
            <w:ins w:id="2540" w:author="Elias De Moraes Fernandes" w:date="2016-03-16T12:55:00Z">
              <w:del w:id="2541" w:author="Elias De Moraes Fernandes" w:date="2016-05-02T16:24:00Z">
                <w:r w:rsidRPr="0066059B" w:rsidDel="00DA24D0">
                  <w:rPr>
                    <w:rFonts w:ascii="Arial" w:hAnsi="Arial" w:cs="Arial"/>
                    <w:rPrChange w:id="2542" w:author="Elias De Moraes Fernandes" w:date="2016-05-02T15:20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76" w:type="dxa"/>
          </w:tcPr>
          <w:p w14:paraId="168595A1" w14:textId="42D16426" w:rsidR="00184DFD" w:rsidRPr="0066059B" w:rsidDel="00DA24D0" w:rsidRDefault="00184DFD" w:rsidP="00CF2422">
            <w:pPr>
              <w:spacing w:line="360" w:lineRule="auto"/>
              <w:rPr>
                <w:ins w:id="2543" w:author="Elias De Moraes Fernandes" w:date="2016-03-16T12:55:00Z"/>
                <w:del w:id="2544" w:author="Elias De Moraes Fernandes" w:date="2016-05-02T16:24:00Z"/>
                <w:rFonts w:ascii="Arial" w:hAnsi="Arial" w:cs="Arial"/>
                <w:rPrChange w:id="2545" w:author="Elias De Moraes Fernandes" w:date="2016-05-02T15:20:00Z">
                  <w:rPr>
                    <w:ins w:id="2546" w:author="Elias De Moraes Fernandes" w:date="2016-03-16T12:55:00Z"/>
                    <w:del w:id="2547" w:author="Elias De Moraes Fernandes" w:date="2016-05-02T16:24:00Z"/>
                    <w:rFonts w:cs="Arial"/>
                  </w:rPr>
                </w:rPrChange>
              </w:rPr>
            </w:pPr>
            <w:ins w:id="2548" w:author="Elias De Moraes Fernandes" w:date="2016-03-16T12:55:00Z">
              <w:del w:id="2549" w:author="Elias De Moraes Fernandes" w:date="2016-05-02T16:24:00Z">
                <w:r w:rsidRPr="0066059B" w:rsidDel="00DA24D0">
                  <w:rPr>
                    <w:rFonts w:ascii="Arial" w:hAnsi="Arial" w:cs="Arial"/>
                    <w:rPrChange w:id="2550" w:author="Elias De Moraes Fernandes" w:date="2016-05-02T15:20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63" w:type="dxa"/>
          </w:tcPr>
          <w:p w14:paraId="1DCA120A" w14:textId="75FBE3B0" w:rsidR="00184DFD" w:rsidRPr="0066059B" w:rsidDel="00DA24D0" w:rsidRDefault="00184DFD" w:rsidP="00CF2422">
            <w:pPr>
              <w:spacing w:line="360" w:lineRule="auto"/>
              <w:rPr>
                <w:ins w:id="2551" w:author="Elias De Moraes Fernandes" w:date="2016-03-16T12:55:00Z"/>
                <w:del w:id="2552" w:author="Elias De Moraes Fernandes" w:date="2016-05-02T16:24:00Z"/>
                <w:rFonts w:ascii="Arial" w:hAnsi="Arial" w:cs="Arial"/>
                <w:rPrChange w:id="2553" w:author="Elias De Moraes Fernandes" w:date="2016-05-02T15:20:00Z">
                  <w:rPr>
                    <w:ins w:id="2554" w:author="Elias De Moraes Fernandes" w:date="2016-03-16T12:55:00Z"/>
                    <w:del w:id="2555" w:author="Elias De Moraes Fernandes" w:date="2016-05-02T16:24:00Z"/>
                    <w:rFonts w:cs="Arial"/>
                  </w:rPr>
                </w:rPrChange>
              </w:rPr>
            </w:pPr>
            <w:ins w:id="2556" w:author="Elias De Moraes Fernandes" w:date="2016-03-16T12:55:00Z">
              <w:del w:id="2557" w:author="Elias De Moraes Fernandes" w:date="2016-05-02T16:24:00Z">
                <w:r w:rsidRPr="0066059B" w:rsidDel="00DA24D0">
                  <w:rPr>
                    <w:rFonts w:ascii="Arial" w:hAnsi="Arial" w:cs="Arial"/>
                    <w:rPrChange w:id="2558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6C22C739" w14:textId="5B5AC7A1" w:rsidR="00184DFD" w:rsidRPr="0066059B" w:rsidDel="00DA24D0" w:rsidRDefault="00184DFD" w:rsidP="00CF2422">
            <w:pPr>
              <w:spacing w:line="360" w:lineRule="auto"/>
              <w:rPr>
                <w:ins w:id="2559" w:author="Elias De Moraes Fernandes" w:date="2016-03-16T12:55:00Z"/>
                <w:del w:id="2560" w:author="Elias De Moraes Fernandes" w:date="2016-05-02T16:24:00Z"/>
                <w:rFonts w:ascii="Arial" w:hAnsi="Arial" w:cs="Arial"/>
                <w:rPrChange w:id="2561" w:author="Elias De Moraes Fernandes" w:date="2016-05-02T15:20:00Z">
                  <w:rPr>
                    <w:ins w:id="2562" w:author="Elias De Moraes Fernandes" w:date="2016-03-16T12:55:00Z"/>
                    <w:del w:id="2563" w:author="Elias De Moraes Fernandes" w:date="2016-05-02T16:24:00Z"/>
                    <w:rFonts w:cs="Arial"/>
                  </w:rPr>
                </w:rPrChange>
              </w:rPr>
            </w:pPr>
            <w:ins w:id="2564" w:author="Elias De Moraes Fernandes" w:date="2016-03-16T12:55:00Z">
              <w:del w:id="2565" w:author="Elias De Moraes Fernandes" w:date="2016-05-02T16:24:00Z">
                <w:r w:rsidRPr="0066059B" w:rsidDel="00DA24D0">
                  <w:rPr>
                    <w:rFonts w:ascii="Arial" w:hAnsi="Arial" w:cs="Arial"/>
                    <w:rPrChange w:id="2566" w:author="Elias De Moraes Fernandes" w:date="2016-05-02T15:20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63" w:type="dxa"/>
          </w:tcPr>
          <w:p w14:paraId="0D41BB63" w14:textId="2DE96CC6" w:rsidR="00184DFD" w:rsidRPr="0066059B" w:rsidDel="00DA24D0" w:rsidRDefault="00184DFD" w:rsidP="00CF2422">
            <w:pPr>
              <w:spacing w:line="360" w:lineRule="auto"/>
              <w:rPr>
                <w:ins w:id="2567" w:author="Elias De Moraes Fernandes" w:date="2016-03-16T12:55:00Z"/>
                <w:del w:id="2568" w:author="Elias De Moraes Fernandes" w:date="2016-05-02T16:24:00Z"/>
                <w:rFonts w:ascii="Arial" w:hAnsi="Arial" w:cs="Arial"/>
                <w:rPrChange w:id="2569" w:author="Elias De Moraes Fernandes" w:date="2016-05-02T15:20:00Z">
                  <w:rPr>
                    <w:ins w:id="2570" w:author="Elias De Moraes Fernandes" w:date="2016-03-16T12:55:00Z"/>
                    <w:del w:id="2571" w:author="Elias De Moraes Fernandes" w:date="2016-05-02T16:24:00Z"/>
                    <w:rFonts w:cs="Arial"/>
                  </w:rPr>
                </w:rPrChange>
              </w:rPr>
            </w:pPr>
            <w:ins w:id="2572" w:author="Elias De Moraes Fernandes" w:date="2016-03-16T12:55:00Z">
              <w:del w:id="2573" w:author="Elias De Moraes Fernandes" w:date="2016-05-02T16:24:00Z">
                <w:r w:rsidRPr="0066059B" w:rsidDel="00DA24D0">
                  <w:rPr>
                    <w:rFonts w:ascii="Arial" w:hAnsi="Arial" w:cs="Arial"/>
                    <w:rPrChange w:id="2574" w:author="Elias De Moraes Fernandes" w:date="2016-05-02T15:20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63" w:type="dxa"/>
          </w:tcPr>
          <w:p w14:paraId="2DBE8B2D" w14:textId="6EFEB554" w:rsidR="00184DFD" w:rsidRPr="0066059B" w:rsidDel="00DA24D0" w:rsidRDefault="00184DFD" w:rsidP="00CF2422">
            <w:pPr>
              <w:spacing w:line="360" w:lineRule="auto"/>
              <w:rPr>
                <w:ins w:id="2575" w:author="Elias De Moraes Fernandes" w:date="2016-03-16T12:55:00Z"/>
                <w:del w:id="2576" w:author="Elias De Moraes Fernandes" w:date="2016-05-02T16:24:00Z"/>
                <w:rFonts w:ascii="Arial" w:hAnsi="Arial" w:cs="Arial"/>
                <w:rPrChange w:id="2577" w:author="Elias De Moraes Fernandes" w:date="2016-05-02T15:20:00Z">
                  <w:rPr>
                    <w:ins w:id="2578" w:author="Elias De Moraes Fernandes" w:date="2016-03-16T12:55:00Z"/>
                    <w:del w:id="2579" w:author="Elias De Moraes Fernandes" w:date="2016-05-02T16:24:00Z"/>
                    <w:rFonts w:cs="Arial"/>
                  </w:rPr>
                </w:rPrChange>
              </w:rPr>
            </w:pPr>
            <w:ins w:id="2580" w:author="Elias De Moraes Fernandes" w:date="2016-03-16T12:55:00Z">
              <w:del w:id="2581" w:author="Elias De Moraes Fernandes" w:date="2016-05-02T16:24:00Z">
                <w:r w:rsidRPr="0066059B" w:rsidDel="00DA24D0">
                  <w:rPr>
                    <w:rFonts w:ascii="Arial" w:hAnsi="Arial" w:cs="Arial"/>
                    <w:rPrChange w:id="2582" w:author="Elias De Moraes Fernandes" w:date="2016-05-02T15:20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63" w:type="dxa"/>
          </w:tcPr>
          <w:p w14:paraId="01EDF865" w14:textId="3C7F49B5" w:rsidR="00184DFD" w:rsidRPr="0066059B" w:rsidDel="00DA24D0" w:rsidRDefault="00184DFD" w:rsidP="00CF2422">
            <w:pPr>
              <w:spacing w:line="360" w:lineRule="auto"/>
              <w:rPr>
                <w:ins w:id="2583" w:author="Elias De Moraes Fernandes" w:date="2016-03-16T12:55:00Z"/>
                <w:del w:id="2584" w:author="Elias De Moraes Fernandes" w:date="2016-05-02T16:24:00Z"/>
                <w:rFonts w:ascii="Arial" w:hAnsi="Arial" w:cs="Arial"/>
                <w:rPrChange w:id="2585" w:author="Elias De Moraes Fernandes" w:date="2016-05-02T15:20:00Z">
                  <w:rPr>
                    <w:ins w:id="2586" w:author="Elias De Moraes Fernandes" w:date="2016-03-16T12:55:00Z"/>
                    <w:del w:id="2587" w:author="Elias De Moraes Fernandes" w:date="2016-05-02T16:24:00Z"/>
                    <w:rFonts w:cs="Arial"/>
                  </w:rPr>
                </w:rPrChange>
              </w:rPr>
            </w:pPr>
            <w:ins w:id="2588" w:author="Elias De Moraes Fernandes" w:date="2016-03-16T12:55:00Z">
              <w:del w:id="2589" w:author="Elias De Moraes Fernandes" w:date="2016-05-02T16:24:00Z">
                <w:r w:rsidRPr="0066059B" w:rsidDel="00DA24D0">
                  <w:rPr>
                    <w:rFonts w:ascii="Arial" w:hAnsi="Arial" w:cs="Arial"/>
                    <w:rPrChange w:id="2590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215EF344" w14:textId="7A3B77B2" w:rsidR="00184DFD" w:rsidRPr="0066059B" w:rsidDel="00DA24D0" w:rsidRDefault="00184DFD" w:rsidP="00CF2422">
            <w:pPr>
              <w:spacing w:line="360" w:lineRule="auto"/>
              <w:rPr>
                <w:ins w:id="2591" w:author="Elias De Moraes Fernandes" w:date="2016-03-16T12:55:00Z"/>
                <w:del w:id="2592" w:author="Elias De Moraes Fernandes" w:date="2016-05-02T16:24:00Z"/>
                <w:rFonts w:ascii="Arial" w:hAnsi="Arial" w:cs="Arial"/>
                <w:rPrChange w:id="2593" w:author="Elias De Moraes Fernandes" w:date="2016-05-02T15:20:00Z">
                  <w:rPr>
                    <w:ins w:id="2594" w:author="Elias De Moraes Fernandes" w:date="2016-03-16T12:55:00Z"/>
                    <w:del w:id="2595" w:author="Elias De Moraes Fernandes" w:date="2016-05-02T16:24:00Z"/>
                    <w:rFonts w:cs="Arial"/>
                  </w:rPr>
                </w:rPrChange>
              </w:rPr>
            </w:pPr>
            <w:ins w:id="2596" w:author="Elias De Moraes Fernandes" w:date="2016-03-16T12:55:00Z">
              <w:del w:id="2597" w:author="Elias De Moraes Fernandes" w:date="2016-05-02T16:24:00Z">
                <w:r w:rsidRPr="0066059B" w:rsidDel="00DA24D0">
                  <w:rPr>
                    <w:rFonts w:ascii="Arial" w:hAnsi="Arial" w:cs="Arial"/>
                    <w:rPrChange w:id="2598" w:author="Elias De Moraes Fernandes" w:date="2016-05-02T15:20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63" w:type="dxa"/>
          </w:tcPr>
          <w:p w14:paraId="52A73080" w14:textId="566BEACA" w:rsidR="00184DFD" w:rsidRPr="0066059B" w:rsidDel="00DA24D0" w:rsidRDefault="00184DFD" w:rsidP="00CF2422">
            <w:pPr>
              <w:spacing w:line="360" w:lineRule="auto"/>
              <w:rPr>
                <w:ins w:id="2599" w:author="Elias De Moraes Fernandes" w:date="2016-03-16T12:55:00Z"/>
                <w:del w:id="2600" w:author="Elias De Moraes Fernandes" w:date="2016-05-02T16:24:00Z"/>
                <w:rFonts w:ascii="Arial" w:hAnsi="Arial" w:cs="Arial"/>
                <w:rPrChange w:id="2601" w:author="Elias De Moraes Fernandes" w:date="2016-05-02T15:20:00Z">
                  <w:rPr>
                    <w:ins w:id="2602" w:author="Elias De Moraes Fernandes" w:date="2016-03-16T12:55:00Z"/>
                    <w:del w:id="2603" w:author="Elias De Moraes Fernandes" w:date="2016-05-02T16:24:00Z"/>
                    <w:rFonts w:cs="Arial"/>
                  </w:rPr>
                </w:rPrChange>
              </w:rPr>
            </w:pPr>
            <w:ins w:id="2604" w:author="Elias De Moraes Fernandes" w:date="2016-03-16T12:55:00Z">
              <w:del w:id="2605" w:author="Elias De Moraes Fernandes" w:date="2016-05-02T16:24:00Z">
                <w:r w:rsidRPr="0066059B" w:rsidDel="00DA24D0">
                  <w:rPr>
                    <w:rFonts w:ascii="Arial" w:hAnsi="Arial" w:cs="Arial"/>
                    <w:rPrChange w:id="2606" w:author="Elias De Moraes Fernandes" w:date="2016-05-02T15:20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46" w:type="dxa"/>
          </w:tcPr>
          <w:p w14:paraId="72FC8333" w14:textId="051B1C6E" w:rsidR="00184DFD" w:rsidRPr="0066059B" w:rsidDel="00DA24D0" w:rsidRDefault="00184DFD" w:rsidP="00CF2422">
            <w:pPr>
              <w:spacing w:line="360" w:lineRule="auto"/>
              <w:rPr>
                <w:ins w:id="2607" w:author="Elias De Moraes Fernandes" w:date="2016-03-16T12:55:00Z"/>
                <w:del w:id="2608" w:author="Elias De Moraes Fernandes" w:date="2016-05-02T16:24:00Z"/>
                <w:rFonts w:ascii="Arial" w:hAnsi="Arial" w:cs="Arial"/>
                <w:rPrChange w:id="2609" w:author="Elias De Moraes Fernandes" w:date="2016-05-02T15:20:00Z">
                  <w:rPr>
                    <w:ins w:id="2610" w:author="Elias De Moraes Fernandes" w:date="2016-03-16T12:55:00Z"/>
                    <w:del w:id="2611" w:author="Elias De Moraes Fernandes" w:date="2016-05-02T16:24:00Z"/>
                    <w:rFonts w:cs="Arial"/>
                  </w:rPr>
                </w:rPrChange>
              </w:rPr>
            </w:pPr>
            <w:ins w:id="2612" w:author="Elias De Moraes Fernandes" w:date="2016-03-16T12:55:00Z">
              <w:del w:id="2613" w:author="Elias De Moraes Fernandes" w:date="2016-05-02T16:24:00Z">
                <w:r w:rsidRPr="0066059B" w:rsidDel="00DA24D0">
                  <w:rPr>
                    <w:rFonts w:ascii="Arial" w:hAnsi="Arial" w:cs="Arial"/>
                    <w:rPrChange w:id="2614" w:author="Elias De Moraes Fernandes" w:date="2016-05-02T15:20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46" w:type="dxa"/>
          </w:tcPr>
          <w:p w14:paraId="5C424086" w14:textId="7C1E61A7" w:rsidR="00184DFD" w:rsidRPr="0066059B" w:rsidDel="00DA24D0" w:rsidRDefault="00184DFD" w:rsidP="00CF2422">
            <w:pPr>
              <w:spacing w:line="360" w:lineRule="auto"/>
              <w:rPr>
                <w:ins w:id="2615" w:author="Elias De Moraes Fernandes" w:date="2016-03-16T12:55:00Z"/>
                <w:del w:id="2616" w:author="Elias De Moraes Fernandes" w:date="2016-05-02T16:24:00Z"/>
                <w:rFonts w:ascii="Arial" w:hAnsi="Arial" w:cs="Arial"/>
                <w:rPrChange w:id="2617" w:author="Elias De Moraes Fernandes" w:date="2016-05-02T15:20:00Z">
                  <w:rPr>
                    <w:ins w:id="2618" w:author="Elias De Moraes Fernandes" w:date="2016-03-16T12:55:00Z"/>
                    <w:del w:id="2619" w:author="Elias De Moraes Fernandes" w:date="2016-05-02T16:24:00Z"/>
                    <w:rFonts w:cs="Arial"/>
                  </w:rPr>
                </w:rPrChange>
              </w:rPr>
            </w:pPr>
            <w:ins w:id="2620" w:author="Elias De Moraes Fernandes" w:date="2016-03-16T12:55:00Z">
              <w:del w:id="2621" w:author="Elias De Moraes Fernandes" w:date="2016-05-02T16:24:00Z">
                <w:r w:rsidRPr="0066059B" w:rsidDel="00DA24D0">
                  <w:rPr>
                    <w:rFonts w:ascii="Arial" w:hAnsi="Arial" w:cs="Arial"/>
                    <w:rPrChange w:id="2622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46" w:type="dxa"/>
          </w:tcPr>
          <w:p w14:paraId="74B23E67" w14:textId="34953EA0" w:rsidR="00184DFD" w:rsidRPr="0066059B" w:rsidDel="00DA24D0" w:rsidRDefault="00184DFD" w:rsidP="00CF2422">
            <w:pPr>
              <w:spacing w:line="360" w:lineRule="auto"/>
              <w:rPr>
                <w:ins w:id="2623" w:author="Elias De Moraes Fernandes" w:date="2016-03-16T12:55:00Z"/>
                <w:del w:id="2624" w:author="Elias De Moraes Fernandes" w:date="2016-05-02T16:24:00Z"/>
                <w:rFonts w:ascii="Arial" w:hAnsi="Arial" w:cs="Arial"/>
                <w:rPrChange w:id="2625" w:author="Elias De Moraes Fernandes" w:date="2016-05-02T15:20:00Z">
                  <w:rPr>
                    <w:ins w:id="2626" w:author="Elias De Moraes Fernandes" w:date="2016-03-16T12:55:00Z"/>
                    <w:del w:id="2627" w:author="Elias De Moraes Fernandes" w:date="2016-05-02T16:24:00Z"/>
                    <w:rFonts w:cs="Arial"/>
                  </w:rPr>
                </w:rPrChange>
              </w:rPr>
            </w:pPr>
            <w:ins w:id="2628" w:author="Elias De Moraes Fernandes" w:date="2016-03-16T12:55:00Z">
              <w:del w:id="2629" w:author="Elias De Moraes Fernandes" w:date="2016-05-02T16:24:00Z">
                <w:r w:rsidRPr="0066059B" w:rsidDel="00DA24D0">
                  <w:rPr>
                    <w:rFonts w:ascii="Arial" w:hAnsi="Arial" w:cs="Arial"/>
                    <w:rPrChange w:id="2630" w:author="Elias De Moraes Fernandes" w:date="2016-05-02T15:20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638" w:type="dxa"/>
          </w:tcPr>
          <w:p w14:paraId="7510DA91" w14:textId="5C905CCF" w:rsidR="00184DFD" w:rsidRPr="0066059B" w:rsidDel="00DA24D0" w:rsidRDefault="00184DFD" w:rsidP="00CF2422">
            <w:pPr>
              <w:spacing w:line="360" w:lineRule="auto"/>
              <w:rPr>
                <w:ins w:id="2631" w:author="Elias De Moraes Fernandes" w:date="2016-03-16T12:55:00Z"/>
                <w:del w:id="2632" w:author="Elias De Moraes Fernandes" w:date="2016-05-02T16:24:00Z"/>
                <w:rFonts w:ascii="Arial" w:hAnsi="Arial" w:cs="Arial"/>
                <w:b/>
                <w:rPrChange w:id="2633" w:author="Elias De Moraes Fernandes" w:date="2016-05-02T15:20:00Z">
                  <w:rPr>
                    <w:ins w:id="2634" w:author="Elias De Moraes Fernandes" w:date="2016-03-16T12:55:00Z"/>
                    <w:del w:id="2635" w:author="Elias De Moraes Fernandes" w:date="2016-05-02T16:24:00Z"/>
                    <w:rFonts w:cs="Arial"/>
                    <w:b/>
                  </w:rPr>
                </w:rPrChange>
              </w:rPr>
            </w:pPr>
            <w:ins w:id="2636" w:author="Elias De Moraes Fernandes" w:date="2016-03-16T12:55:00Z">
              <w:del w:id="2637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638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Progresso</w:delText>
                </w:r>
              </w:del>
            </w:ins>
          </w:p>
        </w:tc>
      </w:tr>
      <w:tr w:rsidR="00F60ABB" w:rsidRPr="0066059B" w:rsidDel="00DA24D0" w14:paraId="532C3874" w14:textId="1716C037" w:rsidTr="00F60ABB">
        <w:trPr>
          <w:trHeight w:val="288"/>
          <w:ins w:id="2639" w:author="Elias De Moraes Fernandes" w:date="2016-03-16T12:55:00Z"/>
          <w:del w:id="2640" w:author="Elias De Moraes Fernandes" w:date="2016-05-02T16:24:00Z"/>
        </w:trPr>
        <w:tc>
          <w:tcPr>
            <w:tcW w:w="2477" w:type="dxa"/>
          </w:tcPr>
          <w:p w14:paraId="51F202B0" w14:textId="7C5B4D9C" w:rsidR="00184DFD" w:rsidRPr="0066059B" w:rsidDel="00DA24D0" w:rsidRDefault="00184DFD" w:rsidP="00CF2422">
            <w:pPr>
              <w:pStyle w:val="CronogramaParagrafo"/>
              <w:rPr>
                <w:ins w:id="2641" w:author="Elias De Moraes Fernandes" w:date="2016-03-16T12:55:00Z"/>
                <w:del w:id="2642" w:author="Elias De Moraes Fernandes" w:date="2016-05-02T16:24:00Z"/>
                <w:rFonts w:ascii="Arial" w:hAnsi="Arial"/>
                <w:rPrChange w:id="2643" w:author="Elias De Moraes Fernandes" w:date="2016-05-02T15:20:00Z">
                  <w:rPr>
                    <w:ins w:id="2644" w:author="Elias De Moraes Fernandes" w:date="2016-03-16T12:55:00Z"/>
                    <w:del w:id="2645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4C5DEEAE" w14:textId="59031C97" w:rsidR="00184DFD" w:rsidRPr="0066059B" w:rsidDel="00DA24D0" w:rsidRDefault="00184DFD" w:rsidP="00CF2422">
            <w:pPr>
              <w:spacing w:line="360" w:lineRule="auto"/>
              <w:rPr>
                <w:ins w:id="2646" w:author="Elias De Moraes Fernandes" w:date="2016-03-16T12:55:00Z"/>
                <w:del w:id="2647" w:author="Elias De Moraes Fernandes" w:date="2016-05-02T16:24:00Z"/>
                <w:rFonts w:ascii="Arial" w:hAnsi="Arial" w:cs="Arial"/>
                <w:rPrChange w:id="2648" w:author="Elias De Moraes Fernandes" w:date="2016-05-02T15:20:00Z">
                  <w:rPr>
                    <w:ins w:id="2649" w:author="Elias De Moraes Fernandes" w:date="2016-03-16T12:55:00Z"/>
                    <w:del w:id="26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A9A73C2" w14:textId="50ED0DAF" w:rsidR="00184DFD" w:rsidRPr="0066059B" w:rsidDel="00DA24D0" w:rsidRDefault="00184DFD" w:rsidP="00CF2422">
            <w:pPr>
              <w:spacing w:line="360" w:lineRule="auto"/>
              <w:rPr>
                <w:ins w:id="2651" w:author="Elias De Moraes Fernandes" w:date="2016-03-16T12:55:00Z"/>
                <w:del w:id="2652" w:author="Elias De Moraes Fernandes" w:date="2016-05-02T16:24:00Z"/>
                <w:rFonts w:ascii="Arial" w:hAnsi="Arial" w:cs="Arial"/>
                <w:rPrChange w:id="2653" w:author="Elias De Moraes Fernandes" w:date="2016-05-02T15:20:00Z">
                  <w:rPr>
                    <w:ins w:id="2654" w:author="Elias De Moraes Fernandes" w:date="2016-03-16T12:55:00Z"/>
                    <w:del w:id="26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2257BE8F" w14:textId="07E3CD23" w:rsidR="00184DFD" w:rsidRPr="0066059B" w:rsidDel="00DA24D0" w:rsidRDefault="00184DFD" w:rsidP="00CF2422">
            <w:pPr>
              <w:spacing w:line="360" w:lineRule="auto"/>
              <w:rPr>
                <w:ins w:id="2656" w:author="Elias De Moraes Fernandes" w:date="2016-03-16T12:55:00Z"/>
                <w:del w:id="2657" w:author="Elias De Moraes Fernandes" w:date="2016-05-02T16:24:00Z"/>
                <w:rFonts w:ascii="Arial" w:hAnsi="Arial" w:cs="Arial"/>
                <w:rPrChange w:id="2658" w:author="Elias De Moraes Fernandes" w:date="2016-05-02T15:20:00Z">
                  <w:rPr>
                    <w:ins w:id="2659" w:author="Elias De Moraes Fernandes" w:date="2016-03-16T12:55:00Z"/>
                    <w:del w:id="26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B3628B4" w14:textId="6D04F09E" w:rsidR="00184DFD" w:rsidRPr="0066059B" w:rsidDel="00DA24D0" w:rsidRDefault="00184DFD" w:rsidP="00CF2422">
            <w:pPr>
              <w:spacing w:line="360" w:lineRule="auto"/>
              <w:rPr>
                <w:ins w:id="2661" w:author="Elias De Moraes Fernandes" w:date="2016-03-16T12:55:00Z"/>
                <w:del w:id="2662" w:author="Elias De Moraes Fernandes" w:date="2016-05-02T16:24:00Z"/>
                <w:rFonts w:ascii="Arial" w:hAnsi="Arial" w:cs="Arial"/>
                <w:rPrChange w:id="2663" w:author="Elias De Moraes Fernandes" w:date="2016-05-02T15:20:00Z">
                  <w:rPr>
                    <w:ins w:id="2664" w:author="Elias De Moraes Fernandes" w:date="2016-03-16T12:55:00Z"/>
                    <w:del w:id="266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07C43013" w14:textId="718FD43B" w:rsidR="00184DFD" w:rsidRPr="0066059B" w:rsidDel="00DA24D0" w:rsidRDefault="00184DFD" w:rsidP="00CF2422">
            <w:pPr>
              <w:spacing w:line="360" w:lineRule="auto"/>
              <w:rPr>
                <w:ins w:id="2666" w:author="Elias De Moraes Fernandes" w:date="2016-03-16T12:55:00Z"/>
                <w:del w:id="2667" w:author="Elias De Moraes Fernandes" w:date="2016-05-02T16:24:00Z"/>
                <w:rFonts w:ascii="Arial" w:hAnsi="Arial" w:cs="Arial"/>
                <w:rPrChange w:id="2668" w:author="Elias De Moraes Fernandes" w:date="2016-05-02T15:20:00Z">
                  <w:rPr>
                    <w:ins w:id="2669" w:author="Elias De Moraes Fernandes" w:date="2016-03-16T12:55:00Z"/>
                    <w:del w:id="26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0C75029A" w14:textId="35CDDEEF" w:rsidR="00184DFD" w:rsidRPr="0066059B" w:rsidDel="00DA24D0" w:rsidRDefault="00184DFD" w:rsidP="00CF2422">
            <w:pPr>
              <w:spacing w:line="360" w:lineRule="auto"/>
              <w:rPr>
                <w:ins w:id="2671" w:author="Elias De Moraes Fernandes" w:date="2016-03-16T12:55:00Z"/>
                <w:del w:id="2672" w:author="Elias De Moraes Fernandes" w:date="2016-05-02T16:24:00Z"/>
                <w:rFonts w:ascii="Arial" w:hAnsi="Arial" w:cs="Arial"/>
                <w:rPrChange w:id="2673" w:author="Elias De Moraes Fernandes" w:date="2016-05-02T15:20:00Z">
                  <w:rPr>
                    <w:ins w:id="2674" w:author="Elias De Moraes Fernandes" w:date="2016-03-16T12:55:00Z"/>
                    <w:del w:id="267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FF17C2C" w14:textId="35EE4846" w:rsidR="00184DFD" w:rsidRPr="0066059B" w:rsidDel="00DA24D0" w:rsidRDefault="00184DFD" w:rsidP="00CF2422">
            <w:pPr>
              <w:spacing w:line="360" w:lineRule="auto"/>
              <w:rPr>
                <w:ins w:id="2676" w:author="Elias De Moraes Fernandes" w:date="2016-03-16T12:55:00Z"/>
                <w:del w:id="2677" w:author="Elias De Moraes Fernandes" w:date="2016-05-02T16:24:00Z"/>
                <w:rFonts w:ascii="Arial" w:hAnsi="Arial" w:cs="Arial"/>
                <w:rPrChange w:id="2678" w:author="Elias De Moraes Fernandes" w:date="2016-05-02T15:20:00Z">
                  <w:rPr>
                    <w:ins w:id="2679" w:author="Elias De Moraes Fernandes" w:date="2016-03-16T12:55:00Z"/>
                    <w:del w:id="268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E35A6F5" w14:textId="115769EB" w:rsidR="00184DFD" w:rsidRPr="0066059B" w:rsidDel="00DA24D0" w:rsidRDefault="00184DFD" w:rsidP="00CF2422">
            <w:pPr>
              <w:spacing w:line="360" w:lineRule="auto"/>
              <w:rPr>
                <w:ins w:id="2681" w:author="Elias De Moraes Fernandes" w:date="2016-03-16T12:55:00Z"/>
                <w:del w:id="2682" w:author="Elias De Moraes Fernandes" w:date="2016-05-02T16:24:00Z"/>
                <w:rFonts w:ascii="Arial" w:hAnsi="Arial" w:cs="Arial"/>
                <w:rPrChange w:id="2683" w:author="Elias De Moraes Fernandes" w:date="2016-05-02T15:20:00Z">
                  <w:rPr>
                    <w:ins w:id="2684" w:author="Elias De Moraes Fernandes" w:date="2016-03-16T12:55:00Z"/>
                    <w:del w:id="26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B52F254" w14:textId="61871098" w:rsidR="00184DFD" w:rsidRPr="0066059B" w:rsidDel="00DA24D0" w:rsidRDefault="00184DFD" w:rsidP="00CF2422">
            <w:pPr>
              <w:spacing w:line="360" w:lineRule="auto"/>
              <w:rPr>
                <w:ins w:id="2686" w:author="Elias De Moraes Fernandes" w:date="2016-03-16T12:55:00Z"/>
                <w:del w:id="2687" w:author="Elias De Moraes Fernandes" w:date="2016-05-02T16:24:00Z"/>
                <w:rFonts w:ascii="Arial" w:hAnsi="Arial" w:cs="Arial"/>
                <w:rPrChange w:id="2688" w:author="Elias De Moraes Fernandes" w:date="2016-05-02T15:20:00Z">
                  <w:rPr>
                    <w:ins w:id="2689" w:author="Elias De Moraes Fernandes" w:date="2016-03-16T12:55:00Z"/>
                    <w:del w:id="269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8273497" w14:textId="15948837" w:rsidR="00184DFD" w:rsidRPr="0066059B" w:rsidDel="00DA24D0" w:rsidRDefault="00184DFD" w:rsidP="00CF2422">
            <w:pPr>
              <w:spacing w:line="360" w:lineRule="auto"/>
              <w:rPr>
                <w:ins w:id="2691" w:author="Elias De Moraes Fernandes" w:date="2016-03-16T12:55:00Z"/>
                <w:del w:id="2692" w:author="Elias De Moraes Fernandes" w:date="2016-05-02T16:24:00Z"/>
                <w:rFonts w:ascii="Arial" w:hAnsi="Arial" w:cs="Arial"/>
                <w:rPrChange w:id="2693" w:author="Elias De Moraes Fernandes" w:date="2016-05-02T15:20:00Z">
                  <w:rPr>
                    <w:ins w:id="2694" w:author="Elias De Moraes Fernandes" w:date="2016-03-16T12:55:00Z"/>
                    <w:del w:id="26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31967E8" w14:textId="7E3A5628" w:rsidR="00184DFD" w:rsidRPr="0066059B" w:rsidDel="00DA24D0" w:rsidRDefault="00184DFD" w:rsidP="00CF2422">
            <w:pPr>
              <w:spacing w:line="360" w:lineRule="auto"/>
              <w:rPr>
                <w:ins w:id="2696" w:author="Elias De Moraes Fernandes" w:date="2016-03-16T12:55:00Z"/>
                <w:del w:id="2697" w:author="Elias De Moraes Fernandes" w:date="2016-05-02T16:24:00Z"/>
                <w:rFonts w:ascii="Arial" w:hAnsi="Arial" w:cs="Arial"/>
                <w:rPrChange w:id="2698" w:author="Elias De Moraes Fernandes" w:date="2016-05-02T15:20:00Z">
                  <w:rPr>
                    <w:ins w:id="2699" w:author="Elias De Moraes Fernandes" w:date="2016-03-16T12:55:00Z"/>
                    <w:del w:id="27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0B4346E" w14:textId="1F0834DE" w:rsidR="00184DFD" w:rsidRPr="0066059B" w:rsidDel="00DA24D0" w:rsidRDefault="00184DFD" w:rsidP="00CF2422">
            <w:pPr>
              <w:spacing w:line="360" w:lineRule="auto"/>
              <w:rPr>
                <w:ins w:id="2701" w:author="Elias De Moraes Fernandes" w:date="2016-03-16T12:55:00Z"/>
                <w:del w:id="2702" w:author="Elias De Moraes Fernandes" w:date="2016-05-02T16:24:00Z"/>
                <w:rFonts w:ascii="Arial" w:hAnsi="Arial" w:cs="Arial"/>
                <w:rPrChange w:id="2703" w:author="Elias De Moraes Fernandes" w:date="2016-05-02T15:20:00Z">
                  <w:rPr>
                    <w:ins w:id="2704" w:author="Elias De Moraes Fernandes" w:date="2016-03-16T12:55:00Z"/>
                    <w:del w:id="27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C4C3143" w14:textId="18E0F7B3" w:rsidR="00184DFD" w:rsidRPr="0066059B" w:rsidDel="00DA24D0" w:rsidRDefault="00184DFD" w:rsidP="00CF2422">
            <w:pPr>
              <w:spacing w:line="360" w:lineRule="auto"/>
              <w:rPr>
                <w:ins w:id="2706" w:author="Elias De Moraes Fernandes" w:date="2016-03-16T12:55:00Z"/>
                <w:del w:id="2707" w:author="Elias De Moraes Fernandes" w:date="2016-05-02T16:24:00Z"/>
                <w:rFonts w:ascii="Arial" w:hAnsi="Arial" w:cs="Arial"/>
                <w:rPrChange w:id="2708" w:author="Elias De Moraes Fernandes" w:date="2016-05-02T15:20:00Z">
                  <w:rPr>
                    <w:ins w:id="2709" w:author="Elias De Moraes Fernandes" w:date="2016-03-16T12:55:00Z"/>
                    <w:del w:id="271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20A8DE3" w14:textId="098B59B5" w:rsidR="00184DFD" w:rsidRPr="0066059B" w:rsidDel="00DA24D0" w:rsidRDefault="00184DFD" w:rsidP="00CF2422">
            <w:pPr>
              <w:spacing w:line="360" w:lineRule="auto"/>
              <w:rPr>
                <w:ins w:id="2711" w:author="Elias De Moraes Fernandes" w:date="2016-03-16T12:55:00Z"/>
                <w:del w:id="2712" w:author="Elias De Moraes Fernandes" w:date="2016-05-02T16:24:00Z"/>
                <w:rFonts w:ascii="Arial" w:hAnsi="Arial" w:cs="Arial"/>
                <w:rPrChange w:id="2713" w:author="Elias De Moraes Fernandes" w:date="2016-05-02T15:20:00Z">
                  <w:rPr>
                    <w:ins w:id="2714" w:author="Elias De Moraes Fernandes" w:date="2016-03-16T12:55:00Z"/>
                    <w:del w:id="27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49F2204C" w14:textId="41FD39C3" w:rsidR="00184DFD" w:rsidRPr="0066059B" w:rsidDel="00DA24D0" w:rsidRDefault="00184DFD" w:rsidP="00CF2422">
            <w:pPr>
              <w:spacing w:line="360" w:lineRule="auto"/>
              <w:rPr>
                <w:ins w:id="2716" w:author="Elias De Moraes Fernandes" w:date="2016-03-16T12:55:00Z"/>
                <w:del w:id="2717" w:author="Elias De Moraes Fernandes" w:date="2016-05-02T16:24:00Z"/>
                <w:rFonts w:ascii="Arial" w:hAnsi="Arial" w:cs="Arial"/>
                <w:rPrChange w:id="2718" w:author="Elias De Moraes Fernandes" w:date="2016-05-02T15:20:00Z">
                  <w:rPr>
                    <w:ins w:id="2719" w:author="Elias De Moraes Fernandes" w:date="2016-03-16T12:55:00Z"/>
                    <w:del w:id="272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8CDCD7D" w14:textId="2A9DD2D8" w:rsidR="00184DFD" w:rsidRPr="0066059B" w:rsidDel="00DA24D0" w:rsidRDefault="00184DFD" w:rsidP="00CF2422">
            <w:pPr>
              <w:spacing w:line="360" w:lineRule="auto"/>
              <w:rPr>
                <w:ins w:id="2721" w:author="Elias De Moraes Fernandes" w:date="2016-03-16T12:55:00Z"/>
                <w:del w:id="2722" w:author="Elias De Moraes Fernandes" w:date="2016-05-02T16:24:00Z"/>
                <w:rFonts w:ascii="Arial" w:hAnsi="Arial" w:cs="Arial"/>
                <w:rPrChange w:id="2723" w:author="Elias De Moraes Fernandes" w:date="2016-05-02T15:20:00Z">
                  <w:rPr>
                    <w:ins w:id="2724" w:author="Elias De Moraes Fernandes" w:date="2016-03-16T12:55:00Z"/>
                    <w:del w:id="27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3A5111FF" w14:textId="57EF6C33" w:rsidR="00184DFD" w:rsidRPr="0066059B" w:rsidDel="00DA24D0" w:rsidRDefault="006D0AA3" w:rsidP="00CF2422">
            <w:pPr>
              <w:spacing w:line="360" w:lineRule="auto"/>
              <w:rPr>
                <w:ins w:id="2726" w:author="Elias De Moraes Fernandes" w:date="2016-03-16T12:55:00Z"/>
                <w:del w:id="2727" w:author="Elias De Moraes Fernandes" w:date="2016-05-02T16:24:00Z"/>
                <w:rFonts w:ascii="Arial" w:hAnsi="Arial" w:cs="Arial"/>
                <w:rPrChange w:id="2728" w:author="Elias De Moraes Fernandes" w:date="2016-05-02T15:20:00Z">
                  <w:rPr>
                    <w:ins w:id="2729" w:author="Elias De Moraes Fernandes" w:date="2016-03-16T12:55:00Z"/>
                    <w:del w:id="2730" w:author="Elias De Moraes Fernandes" w:date="2016-05-02T16:24:00Z"/>
                    <w:rFonts w:cs="Arial"/>
                  </w:rPr>
                </w:rPrChange>
              </w:rPr>
            </w:pPr>
            <w:ins w:id="2731" w:author="Elias De Moraes Fernandes" w:date="2016-03-16T13:12:00Z">
              <w:del w:id="2732" w:author="Elias De Moraes Fernandes" w:date="2016-05-02T14:57:00Z">
                <w:r w:rsidRPr="0066059B" w:rsidDel="00B846E6">
                  <w:rPr>
                    <w:rFonts w:ascii="Arial" w:hAnsi="Arial" w:cs="Arial"/>
                    <w:rPrChange w:id="2733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66059B" w:rsidDel="00DA24D0" w14:paraId="4D6FC778" w14:textId="53CCB333" w:rsidTr="00F60ABB">
        <w:trPr>
          <w:trHeight w:val="394"/>
          <w:ins w:id="2734" w:author="Elias De Moraes Fernandes" w:date="2016-03-16T12:55:00Z"/>
          <w:del w:id="2735" w:author="Elias De Moraes Fernandes" w:date="2016-05-02T16:24:00Z"/>
        </w:trPr>
        <w:tc>
          <w:tcPr>
            <w:tcW w:w="2477" w:type="dxa"/>
          </w:tcPr>
          <w:p w14:paraId="627EABA8" w14:textId="6ED123AE" w:rsidR="00184DFD" w:rsidRPr="0066059B" w:rsidDel="00DA24D0" w:rsidRDefault="00184DFD">
            <w:pPr>
              <w:pStyle w:val="CronogramaParagrafo"/>
              <w:rPr>
                <w:ins w:id="2736" w:author="Elias De Moraes Fernandes" w:date="2016-03-16T12:55:00Z"/>
                <w:del w:id="2737" w:author="Elias De Moraes Fernandes" w:date="2016-05-02T16:24:00Z"/>
                <w:rFonts w:ascii="Arial" w:hAnsi="Arial"/>
                <w:rPrChange w:id="2738" w:author="Elias De Moraes Fernandes" w:date="2016-05-02T15:20:00Z">
                  <w:rPr>
                    <w:ins w:id="2739" w:author="Elias De Moraes Fernandes" w:date="2016-03-16T12:55:00Z"/>
                    <w:del w:id="2740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308C2CFD" w14:textId="6852C9F6" w:rsidR="00184DFD" w:rsidRPr="0066059B" w:rsidDel="00DA24D0" w:rsidRDefault="00184DFD" w:rsidP="00CF2422">
            <w:pPr>
              <w:spacing w:line="360" w:lineRule="auto"/>
              <w:rPr>
                <w:ins w:id="2741" w:author="Elias De Moraes Fernandes" w:date="2016-03-16T12:55:00Z"/>
                <w:del w:id="2742" w:author="Elias De Moraes Fernandes" w:date="2016-05-02T16:24:00Z"/>
                <w:rFonts w:ascii="Arial" w:hAnsi="Arial" w:cs="Arial"/>
                <w:rPrChange w:id="2743" w:author="Elias De Moraes Fernandes" w:date="2016-05-02T15:20:00Z">
                  <w:rPr>
                    <w:ins w:id="2744" w:author="Elias De Moraes Fernandes" w:date="2016-03-16T12:55:00Z"/>
                    <w:del w:id="27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CA6C167" w14:textId="4B1AD708" w:rsidR="00184DFD" w:rsidRPr="0066059B" w:rsidDel="00DA24D0" w:rsidRDefault="00184DFD" w:rsidP="00CF2422">
            <w:pPr>
              <w:spacing w:line="360" w:lineRule="auto"/>
              <w:rPr>
                <w:ins w:id="2746" w:author="Elias De Moraes Fernandes" w:date="2016-03-16T12:55:00Z"/>
                <w:del w:id="2747" w:author="Elias De Moraes Fernandes" w:date="2016-05-02T16:24:00Z"/>
                <w:rFonts w:ascii="Arial" w:hAnsi="Arial" w:cs="Arial"/>
                <w:rPrChange w:id="2748" w:author="Elias De Moraes Fernandes" w:date="2016-05-02T15:20:00Z">
                  <w:rPr>
                    <w:ins w:id="2749" w:author="Elias De Moraes Fernandes" w:date="2016-03-16T12:55:00Z"/>
                    <w:del w:id="27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74563793" w14:textId="5FB820A0" w:rsidR="00184DFD" w:rsidRPr="0066059B" w:rsidDel="00DA24D0" w:rsidRDefault="00184DFD" w:rsidP="00CF2422">
            <w:pPr>
              <w:spacing w:line="360" w:lineRule="auto"/>
              <w:rPr>
                <w:ins w:id="2751" w:author="Elias De Moraes Fernandes" w:date="2016-03-16T12:55:00Z"/>
                <w:del w:id="2752" w:author="Elias De Moraes Fernandes" w:date="2016-05-02T16:24:00Z"/>
                <w:rFonts w:ascii="Arial" w:hAnsi="Arial" w:cs="Arial"/>
                <w:rPrChange w:id="2753" w:author="Elias De Moraes Fernandes" w:date="2016-05-02T15:20:00Z">
                  <w:rPr>
                    <w:ins w:id="2754" w:author="Elias De Moraes Fernandes" w:date="2016-03-16T12:55:00Z"/>
                    <w:del w:id="27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A9EF438" w14:textId="35C88858" w:rsidR="00184DFD" w:rsidRPr="0066059B" w:rsidDel="00DA24D0" w:rsidRDefault="00184DFD" w:rsidP="00CF2422">
            <w:pPr>
              <w:spacing w:line="360" w:lineRule="auto"/>
              <w:rPr>
                <w:ins w:id="2756" w:author="Elias De Moraes Fernandes" w:date="2016-03-16T12:55:00Z"/>
                <w:del w:id="2757" w:author="Elias De Moraes Fernandes" w:date="2016-05-02T16:24:00Z"/>
                <w:rFonts w:ascii="Arial" w:hAnsi="Arial" w:cs="Arial"/>
                <w:rPrChange w:id="2758" w:author="Elias De Moraes Fernandes" w:date="2016-05-02T15:20:00Z">
                  <w:rPr>
                    <w:ins w:id="2759" w:author="Elias De Moraes Fernandes" w:date="2016-03-16T12:55:00Z"/>
                    <w:del w:id="27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2F0BDEE3" w14:textId="10EE7712" w:rsidR="00184DFD" w:rsidRPr="0066059B" w:rsidDel="00DA24D0" w:rsidRDefault="00184DFD" w:rsidP="00CF2422">
            <w:pPr>
              <w:spacing w:line="360" w:lineRule="auto"/>
              <w:rPr>
                <w:ins w:id="2761" w:author="Elias De Moraes Fernandes" w:date="2016-03-16T12:55:00Z"/>
                <w:del w:id="2762" w:author="Elias De Moraes Fernandes" w:date="2016-05-02T16:24:00Z"/>
                <w:rFonts w:ascii="Arial" w:hAnsi="Arial" w:cs="Arial"/>
                <w:rPrChange w:id="2763" w:author="Elias De Moraes Fernandes" w:date="2016-05-02T15:20:00Z">
                  <w:rPr>
                    <w:ins w:id="2764" w:author="Elias De Moraes Fernandes" w:date="2016-03-16T12:55:00Z"/>
                    <w:del w:id="276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75727C6F" w14:textId="275AAE94" w:rsidR="00184DFD" w:rsidRPr="0066059B" w:rsidDel="00DA24D0" w:rsidRDefault="00184DFD" w:rsidP="00CF2422">
            <w:pPr>
              <w:spacing w:line="360" w:lineRule="auto"/>
              <w:rPr>
                <w:ins w:id="2766" w:author="Elias De Moraes Fernandes" w:date="2016-03-16T12:55:00Z"/>
                <w:del w:id="2767" w:author="Elias De Moraes Fernandes" w:date="2016-05-02T16:24:00Z"/>
                <w:rFonts w:ascii="Arial" w:hAnsi="Arial" w:cs="Arial"/>
                <w:rPrChange w:id="2768" w:author="Elias De Moraes Fernandes" w:date="2016-05-02T15:20:00Z">
                  <w:rPr>
                    <w:ins w:id="2769" w:author="Elias De Moraes Fernandes" w:date="2016-03-16T12:55:00Z"/>
                    <w:del w:id="27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41CA396" w14:textId="5CE830B7" w:rsidR="00184DFD" w:rsidRPr="0066059B" w:rsidDel="00DA24D0" w:rsidRDefault="00184DFD" w:rsidP="00CF2422">
            <w:pPr>
              <w:spacing w:line="360" w:lineRule="auto"/>
              <w:rPr>
                <w:ins w:id="2771" w:author="Elias De Moraes Fernandes" w:date="2016-03-16T12:55:00Z"/>
                <w:del w:id="2772" w:author="Elias De Moraes Fernandes" w:date="2016-05-02T16:24:00Z"/>
                <w:rFonts w:ascii="Arial" w:hAnsi="Arial" w:cs="Arial"/>
                <w:rPrChange w:id="2773" w:author="Elias De Moraes Fernandes" w:date="2016-05-02T15:20:00Z">
                  <w:rPr>
                    <w:ins w:id="2774" w:author="Elias De Moraes Fernandes" w:date="2016-03-16T12:55:00Z"/>
                    <w:del w:id="277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9BC95AD" w14:textId="52A1CB39" w:rsidR="00184DFD" w:rsidRPr="0066059B" w:rsidDel="00DA24D0" w:rsidRDefault="00184DFD" w:rsidP="00CF2422">
            <w:pPr>
              <w:spacing w:line="360" w:lineRule="auto"/>
              <w:rPr>
                <w:ins w:id="2776" w:author="Elias De Moraes Fernandes" w:date="2016-03-16T12:55:00Z"/>
                <w:del w:id="2777" w:author="Elias De Moraes Fernandes" w:date="2016-05-02T16:24:00Z"/>
                <w:rFonts w:ascii="Arial" w:hAnsi="Arial" w:cs="Arial"/>
                <w:rPrChange w:id="2778" w:author="Elias De Moraes Fernandes" w:date="2016-05-02T15:20:00Z">
                  <w:rPr>
                    <w:ins w:id="2779" w:author="Elias De Moraes Fernandes" w:date="2016-03-16T12:55:00Z"/>
                    <w:del w:id="278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2C6BBB3" w14:textId="23FE3562" w:rsidR="00184DFD" w:rsidRPr="0066059B" w:rsidDel="00DA24D0" w:rsidRDefault="00184DFD" w:rsidP="00CF2422">
            <w:pPr>
              <w:spacing w:line="360" w:lineRule="auto"/>
              <w:rPr>
                <w:ins w:id="2781" w:author="Elias De Moraes Fernandes" w:date="2016-03-16T12:55:00Z"/>
                <w:del w:id="2782" w:author="Elias De Moraes Fernandes" w:date="2016-05-02T16:24:00Z"/>
                <w:rFonts w:ascii="Arial" w:hAnsi="Arial" w:cs="Arial"/>
                <w:rPrChange w:id="2783" w:author="Elias De Moraes Fernandes" w:date="2016-05-02T15:20:00Z">
                  <w:rPr>
                    <w:ins w:id="2784" w:author="Elias De Moraes Fernandes" w:date="2016-03-16T12:55:00Z"/>
                    <w:del w:id="27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D1BC886" w14:textId="6A52A4C0" w:rsidR="00184DFD" w:rsidRPr="0066059B" w:rsidDel="00DA24D0" w:rsidRDefault="00184DFD" w:rsidP="00CF2422">
            <w:pPr>
              <w:spacing w:line="360" w:lineRule="auto"/>
              <w:rPr>
                <w:ins w:id="2786" w:author="Elias De Moraes Fernandes" w:date="2016-03-16T12:55:00Z"/>
                <w:del w:id="2787" w:author="Elias De Moraes Fernandes" w:date="2016-05-02T16:24:00Z"/>
                <w:rFonts w:ascii="Arial" w:hAnsi="Arial" w:cs="Arial"/>
                <w:rPrChange w:id="2788" w:author="Elias De Moraes Fernandes" w:date="2016-05-02T15:20:00Z">
                  <w:rPr>
                    <w:ins w:id="2789" w:author="Elias De Moraes Fernandes" w:date="2016-03-16T12:55:00Z"/>
                    <w:del w:id="279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DE89851" w14:textId="7F8743C5" w:rsidR="00184DFD" w:rsidRPr="0066059B" w:rsidDel="00DA24D0" w:rsidRDefault="00184DFD" w:rsidP="00CF2422">
            <w:pPr>
              <w:spacing w:line="360" w:lineRule="auto"/>
              <w:rPr>
                <w:ins w:id="2791" w:author="Elias De Moraes Fernandes" w:date="2016-03-16T12:55:00Z"/>
                <w:del w:id="2792" w:author="Elias De Moraes Fernandes" w:date="2016-05-02T16:24:00Z"/>
                <w:rFonts w:ascii="Arial" w:hAnsi="Arial" w:cs="Arial"/>
                <w:rPrChange w:id="2793" w:author="Elias De Moraes Fernandes" w:date="2016-05-02T15:20:00Z">
                  <w:rPr>
                    <w:ins w:id="2794" w:author="Elias De Moraes Fernandes" w:date="2016-03-16T12:55:00Z"/>
                    <w:del w:id="27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F283AE3" w14:textId="033FDD99" w:rsidR="00184DFD" w:rsidRPr="0066059B" w:rsidDel="00DA24D0" w:rsidRDefault="00184DFD" w:rsidP="00CF2422">
            <w:pPr>
              <w:spacing w:line="360" w:lineRule="auto"/>
              <w:rPr>
                <w:ins w:id="2796" w:author="Elias De Moraes Fernandes" w:date="2016-03-16T12:55:00Z"/>
                <w:del w:id="2797" w:author="Elias De Moraes Fernandes" w:date="2016-05-02T16:24:00Z"/>
                <w:rFonts w:ascii="Arial" w:hAnsi="Arial" w:cs="Arial"/>
                <w:rPrChange w:id="2798" w:author="Elias De Moraes Fernandes" w:date="2016-05-02T15:20:00Z">
                  <w:rPr>
                    <w:ins w:id="2799" w:author="Elias De Moraes Fernandes" w:date="2016-03-16T12:55:00Z"/>
                    <w:del w:id="28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567D9AC" w14:textId="4424E1F7" w:rsidR="00184DFD" w:rsidRPr="0066059B" w:rsidDel="00DA24D0" w:rsidRDefault="00184DFD" w:rsidP="00CF2422">
            <w:pPr>
              <w:spacing w:line="360" w:lineRule="auto"/>
              <w:rPr>
                <w:ins w:id="2801" w:author="Elias De Moraes Fernandes" w:date="2016-03-16T12:55:00Z"/>
                <w:del w:id="2802" w:author="Elias De Moraes Fernandes" w:date="2016-05-02T16:24:00Z"/>
                <w:rFonts w:ascii="Arial" w:hAnsi="Arial" w:cs="Arial"/>
                <w:rPrChange w:id="2803" w:author="Elias De Moraes Fernandes" w:date="2016-05-02T15:20:00Z">
                  <w:rPr>
                    <w:ins w:id="2804" w:author="Elias De Moraes Fernandes" w:date="2016-03-16T12:55:00Z"/>
                    <w:del w:id="28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C169910" w14:textId="55FDA117" w:rsidR="00184DFD" w:rsidRPr="0066059B" w:rsidDel="00DA24D0" w:rsidRDefault="00184DFD" w:rsidP="00CF2422">
            <w:pPr>
              <w:spacing w:line="360" w:lineRule="auto"/>
              <w:rPr>
                <w:ins w:id="2806" w:author="Elias De Moraes Fernandes" w:date="2016-03-16T12:55:00Z"/>
                <w:del w:id="2807" w:author="Elias De Moraes Fernandes" w:date="2016-05-02T16:24:00Z"/>
                <w:rFonts w:ascii="Arial" w:hAnsi="Arial" w:cs="Arial"/>
                <w:rPrChange w:id="2808" w:author="Elias De Moraes Fernandes" w:date="2016-05-02T15:20:00Z">
                  <w:rPr>
                    <w:ins w:id="2809" w:author="Elias De Moraes Fernandes" w:date="2016-03-16T12:55:00Z"/>
                    <w:del w:id="281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9FAE522" w14:textId="7E19D076" w:rsidR="00184DFD" w:rsidRPr="0066059B" w:rsidDel="00DA24D0" w:rsidRDefault="00184DFD" w:rsidP="00CF2422">
            <w:pPr>
              <w:spacing w:line="360" w:lineRule="auto"/>
              <w:rPr>
                <w:ins w:id="2811" w:author="Elias De Moraes Fernandes" w:date="2016-03-16T12:55:00Z"/>
                <w:del w:id="2812" w:author="Elias De Moraes Fernandes" w:date="2016-05-02T16:24:00Z"/>
                <w:rFonts w:ascii="Arial" w:hAnsi="Arial" w:cs="Arial"/>
                <w:rPrChange w:id="2813" w:author="Elias De Moraes Fernandes" w:date="2016-05-02T15:20:00Z">
                  <w:rPr>
                    <w:ins w:id="2814" w:author="Elias De Moraes Fernandes" w:date="2016-03-16T12:55:00Z"/>
                    <w:del w:id="28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9353FE3" w14:textId="3F5F284B" w:rsidR="00184DFD" w:rsidRPr="0066059B" w:rsidDel="00DA24D0" w:rsidRDefault="00184DFD" w:rsidP="00CF2422">
            <w:pPr>
              <w:spacing w:line="360" w:lineRule="auto"/>
              <w:rPr>
                <w:ins w:id="2816" w:author="Elias De Moraes Fernandes" w:date="2016-03-16T12:55:00Z"/>
                <w:del w:id="2817" w:author="Elias De Moraes Fernandes" w:date="2016-05-02T16:24:00Z"/>
                <w:rFonts w:ascii="Arial" w:hAnsi="Arial" w:cs="Arial"/>
                <w:rPrChange w:id="2818" w:author="Elias De Moraes Fernandes" w:date="2016-05-02T15:20:00Z">
                  <w:rPr>
                    <w:ins w:id="2819" w:author="Elias De Moraes Fernandes" w:date="2016-03-16T12:55:00Z"/>
                    <w:del w:id="282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6AE0CEF0" w14:textId="5E007D1D" w:rsidR="00184DFD" w:rsidRPr="0066059B" w:rsidDel="00DA24D0" w:rsidRDefault="006D0AA3" w:rsidP="00CF2422">
            <w:pPr>
              <w:spacing w:line="360" w:lineRule="auto"/>
              <w:rPr>
                <w:ins w:id="2821" w:author="Elias De Moraes Fernandes" w:date="2016-03-16T12:55:00Z"/>
                <w:del w:id="2822" w:author="Elias De Moraes Fernandes" w:date="2016-05-02T16:24:00Z"/>
                <w:rFonts w:ascii="Arial" w:hAnsi="Arial" w:cs="Arial"/>
                <w:rPrChange w:id="2823" w:author="Elias De Moraes Fernandes" w:date="2016-05-02T15:20:00Z">
                  <w:rPr>
                    <w:ins w:id="2824" w:author="Elias De Moraes Fernandes" w:date="2016-03-16T12:55:00Z"/>
                    <w:del w:id="2825" w:author="Elias De Moraes Fernandes" w:date="2016-05-02T16:24:00Z"/>
                    <w:rFonts w:cs="Arial"/>
                  </w:rPr>
                </w:rPrChange>
              </w:rPr>
            </w:pPr>
            <w:ins w:id="2826" w:author="Elias De Moraes Fernandes" w:date="2016-03-16T13:12:00Z">
              <w:del w:id="2827" w:author="Elias De Moraes Fernandes" w:date="2016-05-02T16:24:00Z">
                <w:r w:rsidRPr="0066059B" w:rsidDel="00DA24D0">
                  <w:rPr>
                    <w:rFonts w:ascii="Arial" w:hAnsi="Arial" w:cs="Arial"/>
                    <w:rPrChange w:id="2828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66059B" w:rsidDel="00DA24D0" w14:paraId="2D4EAD9D" w14:textId="1F076F49" w:rsidTr="00F60ABB">
        <w:trPr>
          <w:trHeight w:val="288"/>
          <w:ins w:id="2829" w:author="Elias De Moraes Fernandes" w:date="2016-03-16T12:55:00Z"/>
          <w:del w:id="2830" w:author="Elias De Moraes Fernandes" w:date="2016-05-02T16:24:00Z"/>
        </w:trPr>
        <w:tc>
          <w:tcPr>
            <w:tcW w:w="2477" w:type="dxa"/>
          </w:tcPr>
          <w:p w14:paraId="54443137" w14:textId="7847F47A" w:rsidR="00184DFD" w:rsidRPr="0066059B" w:rsidDel="00DA24D0" w:rsidRDefault="00184DFD" w:rsidP="00CF2422">
            <w:pPr>
              <w:pStyle w:val="CronogramaParagrafo"/>
              <w:rPr>
                <w:ins w:id="2831" w:author="Elias De Moraes Fernandes" w:date="2016-03-16T12:55:00Z"/>
                <w:del w:id="2832" w:author="Elias De Moraes Fernandes" w:date="2016-05-02T16:24:00Z"/>
                <w:rFonts w:ascii="Arial" w:hAnsi="Arial"/>
                <w:rPrChange w:id="2833" w:author="Elias De Moraes Fernandes" w:date="2016-05-02T15:20:00Z">
                  <w:rPr>
                    <w:ins w:id="2834" w:author="Elias De Moraes Fernandes" w:date="2016-03-16T12:55:00Z"/>
                    <w:del w:id="2835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5720F707" w14:textId="7B7AE507" w:rsidR="00184DFD" w:rsidRPr="0066059B" w:rsidDel="00DA24D0" w:rsidRDefault="00184DFD" w:rsidP="00CF2422">
            <w:pPr>
              <w:spacing w:line="360" w:lineRule="auto"/>
              <w:rPr>
                <w:ins w:id="2836" w:author="Elias De Moraes Fernandes" w:date="2016-03-16T12:55:00Z"/>
                <w:del w:id="2837" w:author="Elias De Moraes Fernandes" w:date="2016-05-02T16:24:00Z"/>
                <w:rFonts w:ascii="Arial" w:hAnsi="Arial" w:cs="Arial"/>
                <w:rPrChange w:id="2838" w:author="Elias De Moraes Fernandes" w:date="2016-05-02T15:20:00Z">
                  <w:rPr>
                    <w:ins w:id="2839" w:author="Elias De Moraes Fernandes" w:date="2016-03-16T12:55:00Z"/>
                    <w:del w:id="28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6B19E89" w14:textId="34B12F5C" w:rsidR="00184DFD" w:rsidRPr="0066059B" w:rsidDel="00DA24D0" w:rsidRDefault="00184DFD" w:rsidP="00CF2422">
            <w:pPr>
              <w:spacing w:line="360" w:lineRule="auto"/>
              <w:rPr>
                <w:ins w:id="2841" w:author="Elias De Moraes Fernandes" w:date="2016-03-16T12:55:00Z"/>
                <w:del w:id="2842" w:author="Elias De Moraes Fernandes" w:date="2016-05-02T16:24:00Z"/>
                <w:rFonts w:ascii="Arial" w:hAnsi="Arial" w:cs="Arial"/>
                <w:rPrChange w:id="2843" w:author="Elias De Moraes Fernandes" w:date="2016-05-02T15:20:00Z">
                  <w:rPr>
                    <w:ins w:id="2844" w:author="Elias De Moraes Fernandes" w:date="2016-03-16T12:55:00Z"/>
                    <w:del w:id="28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071BC331" w14:textId="0C72B2F8" w:rsidR="00184DFD" w:rsidRPr="0066059B" w:rsidDel="00DA24D0" w:rsidRDefault="00184DFD" w:rsidP="00CF2422">
            <w:pPr>
              <w:spacing w:line="360" w:lineRule="auto"/>
              <w:rPr>
                <w:ins w:id="2846" w:author="Elias De Moraes Fernandes" w:date="2016-03-16T12:55:00Z"/>
                <w:del w:id="2847" w:author="Elias De Moraes Fernandes" w:date="2016-05-02T16:24:00Z"/>
                <w:rFonts w:ascii="Arial" w:hAnsi="Arial" w:cs="Arial"/>
                <w:rPrChange w:id="2848" w:author="Elias De Moraes Fernandes" w:date="2016-05-02T15:20:00Z">
                  <w:rPr>
                    <w:ins w:id="2849" w:author="Elias De Moraes Fernandes" w:date="2016-03-16T12:55:00Z"/>
                    <w:del w:id="28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F1BE4F9" w14:textId="27487FB4" w:rsidR="00184DFD" w:rsidRPr="0066059B" w:rsidDel="00DA24D0" w:rsidRDefault="00184DFD" w:rsidP="00CF2422">
            <w:pPr>
              <w:spacing w:line="360" w:lineRule="auto"/>
              <w:rPr>
                <w:ins w:id="2851" w:author="Elias De Moraes Fernandes" w:date="2016-03-16T12:55:00Z"/>
                <w:del w:id="2852" w:author="Elias De Moraes Fernandes" w:date="2016-05-02T16:24:00Z"/>
                <w:rFonts w:ascii="Arial" w:hAnsi="Arial" w:cs="Arial"/>
                <w:rPrChange w:id="2853" w:author="Elias De Moraes Fernandes" w:date="2016-05-02T15:20:00Z">
                  <w:rPr>
                    <w:ins w:id="2854" w:author="Elias De Moraes Fernandes" w:date="2016-03-16T12:55:00Z"/>
                    <w:del w:id="28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7C2C0ACE" w14:textId="2357EB4B" w:rsidR="00184DFD" w:rsidRPr="0066059B" w:rsidDel="00DA24D0" w:rsidRDefault="00184DFD" w:rsidP="00CF2422">
            <w:pPr>
              <w:spacing w:line="360" w:lineRule="auto"/>
              <w:rPr>
                <w:ins w:id="2856" w:author="Elias De Moraes Fernandes" w:date="2016-03-16T12:55:00Z"/>
                <w:del w:id="2857" w:author="Elias De Moraes Fernandes" w:date="2016-05-02T16:24:00Z"/>
                <w:rFonts w:ascii="Arial" w:hAnsi="Arial" w:cs="Arial"/>
                <w:rPrChange w:id="2858" w:author="Elias De Moraes Fernandes" w:date="2016-05-02T15:20:00Z">
                  <w:rPr>
                    <w:ins w:id="2859" w:author="Elias De Moraes Fernandes" w:date="2016-03-16T12:55:00Z"/>
                    <w:del w:id="28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40A785AF" w14:textId="7EEA59FC" w:rsidR="00184DFD" w:rsidRPr="0066059B" w:rsidDel="00DA24D0" w:rsidRDefault="00184DFD" w:rsidP="00CF2422">
            <w:pPr>
              <w:spacing w:line="360" w:lineRule="auto"/>
              <w:rPr>
                <w:ins w:id="2861" w:author="Elias De Moraes Fernandes" w:date="2016-03-16T12:55:00Z"/>
                <w:del w:id="2862" w:author="Elias De Moraes Fernandes" w:date="2016-05-02T16:24:00Z"/>
                <w:rFonts w:ascii="Arial" w:hAnsi="Arial" w:cs="Arial"/>
                <w:rPrChange w:id="2863" w:author="Elias De Moraes Fernandes" w:date="2016-05-02T15:20:00Z">
                  <w:rPr>
                    <w:ins w:id="2864" w:author="Elias De Moraes Fernandes" w:date="2016-03-16T12:55:00Z"/>
                    <w:del w:id="286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5C0665C" w14:textId="7F8B0C28" w:rsidR="00184DFD" w:rsidRPr="0066059B" w:rsidDel="00DA24D0" w:rsidRDefault="00184DFD" w:rsidP="00CF2422">
            <w:pPr>
              <w:spacing w:line="360" w:lineRule="auto"/>
              <w:rPr>
                <w:ins w:id="2866" w:author="Elias De Moraes Fernandes" w:date="2016-03-16T12:55:00Z"/>
                <w:del w:id="2867" w:author="Elias De Moraes Fernandes" w:date="2016-05-02T16:24:00Z"/>
                <w:rFonts w:ascii="Arial" w:hAnsi="Arial" w:cs="Arial"/>
                <w:rPrChange w:id="2868" w:author="Elias De Moraes Fernandes" w:date="2016-05-02T15:20:00Z">
                  <w:rPr>
                    <w:ins w:id="2869" w:author="Elias De Moraes Fernandes" w:date="2016-03-16T12:55:00Z"/>
                    <w:del w:id="28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123C4D1" w14:textId="145E653A" w:rsidR="00184DFD" w:rsidRPr="0066059B" w:rsidDel="00DA24D0" w:rsidRDefault="00184DFD" w:rsidP="00CF2422">
            <w:pPr>
              <w:spacing w:line="360" w:lineRule="auto"/>
              <w:rPr>
                <w:ins w:id="2871" w:author="Elias De Moraes Fernandes" w:date="2016-03-16T12:55:00Z"/>
                <w:del w:id="2872" w:author="Elias De Moraes Fernandes" w:date="2016-05-02T16:24:00Z"/>
                <w:rFonts w:ascii="Arial" w:hAnsi="Arial" w:cs="Arial"/>
                <w:rPrChange w:id="2873" w:author="Elias De Moraes Fernandes" w:date="2016-05-02T15:20:00Z">
                  <w:rPr>
                    <w:ins w:id="2874" w:author="Elias De Moraes Fernandes" w:date="2016-03-16T12:55:00Z"/>
                    <w:del w:id="287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4426743" w14:textId="045E1DF1" w:rsidR="00184DFD" w:rsidRPr="0066059B" w:rsidDel="00DA24D0" w:rsidRDefault="00184DFD" w:rsidP="00CF2422">
            <w:pPr>
              <w:spacing w:line="360" w:lineRule="auto"/>
              <w:rPr>
                <w:ins w:id="2876" w:author="Elias De Moraes Fernandes" w:date="2016-03-16T12:55:00Z"/>
                <w:del w:id="2877" w:author="Elias De Moraes Fernandes" w:date="2016-05-02T16:24:00Z"/>
                <w:rFonts w:ascii="Arial" w:hAnsi="Arial" w:cs="Arial"/>
                <w:rPrChange w:id="2878" w:author="Elias De Moraes Fernandes" w:date="2016-05-02T15:20:00Z">
                  <w:rPr>
                    <w:ins w:id="2879" w:author="Elias De Moraes Fernandes" w:date="2016-03-16T12:55:00Z"/>
                    <w:del w:id="288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2802705" w14:textId="29AF5F0C" w:rsidR="00184DFD" w:rsidRPr="0066059B" w:rsidDel="00DA24D0" w:rsidRDefault="00184DFD" w:rsidP="00CF2422">
            <w:pPr>
              <w:spacing w:line="360" w:lineRule="auto"/>
              <w:rPr>
                <w:ins w:id="2881" w:author="Elias De Moraes Fernandes" w:date="2016-03-16T12:55:00Z"/>
                <w:del w:id="2882" w:author="Elias De Moraes Fernandes" w:date="2016-05-02T16:24:00Z"/>
                <w:rFonts w:ascii="Arial" w:hAnsi="Arial" w:cs="Arial"/>
                <w:rPrChange w:id="2883" w:author="Elias De Moraes Fernandes" w:date="2016-05-02T15:20:00Z">
                  <w:rPr>
                    <w:ins w:id="2884" w:author="Elias De Moraes Fernandes" w:date="2016-03-16T12:55:00Z"/>
                    <w:del w:id="28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965AEB5" w14:textId="47DE278D" w:rsidR="00184DFD" w:rsidRPr="0066059B" w:rsidDel="00DA24D0" w:rsidRDefault="00184DFD" w:rsidP="00CF2422">
            <w:pPr>
              <w:spacing w:line="360" w:lineRule="auto"/>
              <w:rPr>
                <w:ins w:id="2886" w:author="Elias De Moraes Fernandes" w:date="2016-03-16T12:55:00Z"/>
                <w:del w:id="2887" w:author="Elias De Moraes Fernandes" w:date="2016-05-02T16:24:00Z"/>
                <w:rFonts w:ascii="Arial" w:hAnsi="Arial" w:cs="Arial"/>
                <w:rPrChange w:id="2888" w:author="Elias De Moraes Fernandes" w:date="2016-05-02T15:20:00Z">
                  <w:rPr>
                    <w:ins w:id="2889" w:author="Elias De Moraes Fernandes" w:date="2016-03-16T12:55:00Z"/>
                    <w:del w:id="289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CEBF89A" w14:textId="30A01E0C" w:rsidR="00184DFD" w:rsidRPr="0066059B" w:rsidDel="00DA24D0" w:rsidRDefault="00184DFD" w:rsidP="00CF2422">
            <w:pPr>
              <w:spacing w:line="360" w:lineRule="auto"/>
              <w:rPr>
                <w:ins w:id="2891" w:author="Elias De Moraes Fernandes" w:date="2016-03-16T12:55:00Z"/>
                <w:del w:id="2892" w:author="Elias De Moraes Fernandes" w:date="2016-05-02T16:24:00Z"/>
                <w:rFonts w:ascii="Arial" w:hAnsi="Arial" w:cs="Arial"/>
                <w:rPrChange w:id="2893" w:author="Elias De Moraes Fernandes" w:date="2016-05-02T15:20:00Z">
                  <w:rPr>
                    <w:ins w:id="2894" w:author="Elias De Moraes Fernandes" w:date="2016-03-16T12:55:00Z"/>
                    <w:del w:id="28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3ACE1D0" w14:textId="09AD7353" w:rsidR="00184DFD" w:rsidRPr="0066059B" w:rsidDel="00DA24D0" w:rsidRDefault="00184DFD" w:rsidP="00CF2422">
            <w:pPr>
              <w:spacing w:line="360" w:lineRule="auto"/>
              <w:rPr>
                <w:ins w:id="2896" w:author="Elias De Moraes Fernandes" w:date="2016-03-16T12:55:00Z"/>
                <w:del w:id="2897" w:author="Elias De Moraes Fernandes" w:date="2016-05-02T16:24:00Z"/>
                <w:rFonts w:ascii="Arial" w:hAnsi="Arial" w:cs="Arial"/>
                <w:rPrChange w:id="2898" w:author="Elias De Moraes Fernandes" w:date="2016-05-02T15:20:00Z">
                  <w:rPr>
                    <w:ins w:id="2899" w:author="Elias De Moraes Fernandes" w:date="2016-03-16T12:55:00Z"/>
                    <w:del w:id="29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3A5FA3CB" w14:textId="5E2DFD22" w:rsidR="00184DFD" w:rsidRPr="0066059B" w:rsidDel="00DA24D0" w:rsidRDefault="00184DFD" w:rsidP="00CF2422">
            <w:pPr>
              <w:spacing w:line="360" w:lineRule="auto"/>
              <w:rPr>
                <w:ins w:id="2901" w:author="Elias De Moraes Fernandes" w:date="2016-03-16T12:55:00Z"/>
                <w:del w:id="2902" w:author="Elias De Moraes Fernandes" w:date="2016-05-02T16:24:00Z"/>
                <w:rFonts w:ascii="Arial" w:hAnsi="Arial" w:cs="Arial"/>
                <w:rPrChange w:id="2903" w:author="Elias De Moraes Fernandes" w:date="2016-05-02T15:20:00Z">
                  <w:rPr>
                    <w:ins w:id="2904" w:author="Elias De Moraes Fernandes" w:date="2016-03-16T12:55:00Z"/>
                    <w:del w:id="29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021B7FEC" w14:textId="2554F438" w:rsidR="00184DFD" w:rsidRPr="0066059B" w:rsidDel="00DA24D0" w:rsidRDefault="00184DFD" w:rsidP="00CF2422">
            <w:pPr>
              <w:spacing w:line="360" w:lineRule="auto"/>
              <w:rPr>
                <w:ins w:id="2906" w:author="Elias De Moraes Fernandes" w:date="2016-03-16T12:55:00Z"/>
                <w:del w:id="2907" w:author="Elias De Moraes Fernandes" w:date="2016-05-02T16:24:00Z"/>
                <w:rFonts w:ascii="Arial" w:hAnsi="Arial" w:cs="Arial"/>
                <w:rPrChange w:id="2908" w:author="Elias De Moraes Fernandes" w:date="2016-05-02T15:20:00Z">
                  <w:rPr>
                    <w:ins w:id="2909" w:author="Elias De Moraes Fernandes" w:date="2016-03-16T12:55:00Z"/>
                    <w:del w:id="291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7407425E" w14:textId="4729CD47" w:rsidR="00184DFD" w:rsidRPr="0066059B" w:rsidDel="00DA24D0" w:rsidRDefault="00184DFD" w:rsidP="00CF2422">
            <w:pPr>
              <w:spacing w:line="360" w:lineRule="auto"/>
              <w:rPr>
                <w:ins w:id="2911" w:author="Elias De Moraes Fernandes" w:date="2016-03-16T12:55:00Z"/>
                <w:del w:id="2912" w:author="Elias De Moraes Fernandes" w:date="2016-05-02T16:24:00Z"/>
                <w:rFonts w:ascii="Arial" w:hAnsi="Arial" w:cs="Arial"/>
                <w:rPrChange w:id="2913" w:author="Elias De Moraes Fernandes" w:date="2016-05-02T15:20:00Z">
                  <w:rPr>
                    <w:ins w:id="2914" w:author="Elias De Moraes Fernandes" w:date="2016-03-16T12:55:00Z"/>
                    <w:del w:id="29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558A14D9" w14:textId="29B4FAD4" w:rsidR="00184DFD" w:rsidRPr="0066059B" w:rsidDel="00DA24D0" w:rsidRDefault="00184DFD" w:rsidP="00CF2422">
            <w:pPr>
              <w:spacing w:line="360" w:lineRule="auto"/>
              <w:rPr>
                <w:ins w:id="2916" w:author="Elias De Moraes Fernandes" w:date="2016-03-16T12:55:00Z"/>
                <w:del w:id="2917" w:author="Elias De Moraes Fernandes" w:date="2016-05-02T16:24:00Z"/>
                <w:rFonts w:ascii="Arial" w:hAnsi="Arial" w:cs="Arial"/>
                <w:rPrChange w:id="2918" w:author="Elias De Moraes Fernandes" w:date="2016-05-02T15:20:00Z">
                  <w:rPr>
                    <w:ins w:id="2919" w:author="Elias De Moraes Fernandes" w:date="2016-03-16T12:55:00Z"/>
                    <w:del w:id="2920" w:author="Elias De Moraes Fernandes" w:date="2016-05-02T16:24:00Z"/>
                    <w:rFonts w:cs="Arial"/>
                  </w:rPr>
                </w:rPrChange>
              </w:rPr>
            </w:pPr>
            <w:ins w:id="2921" w:author="Elias De Moraes Fernandes" w:date="2016-03-16T12:55:00Z">
              <w:del w:id="2922" w:author="Elias De Moraes Fernandes" w:date="2016-05-02T16:24:00Z">
                <w:r w:rsidRPr="0066059B" w:rsidDel="00DA24D0">
                  <w:rPr>
                    <w:rFonts w:ascii="Arial" w:hAnsi="Arial" w:cs="Arial"/>
                    <w:rPrChange w:id="2923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66059B" w:rsidDel="008D5AA5" w14:paraId="52287A63" w14:textId="1D2234E2" w:rsidTr="00F60ABB">
        <w:trPr>
          <w:trHeight w:val="395"/>
          <w:ins w:id="2924" w:author="Elias De Moraes Fernandes" w:date="2016-03-16T12:55:00Z"/>
          <w:del w:id="2925" w:author="Elias De Moraes Fernandes" w:date="2016-05-02T15:17:00Z"/>
        </w:trPr>
        <w:tc>
          <w:tcPr>
            <w:tcW w:w="2477" w:type="dxa"/>
          </w:tcPr>
          <w:p w14:paraId="3E671F46" w14:textId="58346408" w:rsidR="006D0AA3" w:rsidRPr="0066059B" w:rsidDel="008D5AA5" w:rsidRDefault="006D0AA3" w:rsidP="00CF2422">
            <w:pPr>
              <w:pStyle w:val="CronogramaParagrafo"/>
              <w:rPr>
                <w:ins w:id="2926" w:author="Elias De Moraes Fernandes" w:date="2016-03-16T12:55:00Z"/>
                <w:del w:id="2927" w:author="Elias De Moraes Fernandes" w:date="2016-05-02T15:17:00Z"/>
                <w:rFonts w:ascii="Arial" w:hAnsi="Arial"/>
                <w:rPrChange w:id="2928" w:author="Elias De Moraes Fernandes" w:date="2016-05-02T15:20:00Z">
                  <w:rPr>
                    <w:ins w:id="2929" w:author="Elias De Moraes Fernandes" w:date="2016-03-16T12:55:00Z"/>
                    <w:del w:id="2930" w:author="Elias De Moraes Fernandes" w:date="2016-05-02T15:17:00Z"/>
                  </w:rPr>
                </w:rPrChange>
              </w:rPr>
            </w:pPr>
          </w:p>
        </w:tc>
        <w:tc>
          <w:tcPr>
            <w:tcW w:w="411" w:type="dxa"/>
          </w:tcPr>
          <w:p w14:paraId="1527A5F6" w14:textId="6CEE5CFF" w:rsidR="006D0AA3" w:rsidRPr="0066059B" w:rsidDel="008D5AA5" w:rsidRDefault="006D0AA3" w:rsidP="00CF2422">
            <w:pPr>
              <w:spacing w:line="360" w:lineRule="auto"/>
              <w:rPr>
                <w:ins w:id="2931" w:author="Elias De Moraes Fernandes" w:date="2016-03-16T12:55:00Z"/>
                <w:del w:id="2932" w:author="Elias De Moraes Fernandes" w:date="2016-05-02T15:17:00Z"/>
                <w:rFonts w:ascii="Arial" w:hAnsi="Arial" w:cs="Arial"/>
                <w:rPrChange w:id="2933" w:author="Elias De Moraes Fernandes" w:date="2016-05-02T15:20:00Z">
                  <w:rPr>
                    <w:ins w:id="2934" w:author="Elias De Moraes Fernandes" w:date="2016-03-16T12:55:00Z"/>
                    <w:del w:id="293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D168691" w14:textId="0F729787" w:rsidR="006D0AA3" w:rsidRPr="0066059B" w:rsidDel="008D5AA5" w:rsidRDefault="006D0AA3" w:rsidP="00CF2422">
            <w:pPr>
              <w:spacing w:line="360" w:lineRule="auto"/>
              <w:rPr>
                <w:ins w:id="2936" w:author="Elias De Moraes Fernandes" w:date="2016-03-16T12:55:00Z"/>
                <w:del w:id="2937" w:author="Elias De Moraes Fernandes" w:date="2016-05-02T15:17:00Z"/>
                <w:rFonts w:ascii="Arial" w:hAnsi="Arial" w:cs="Arial"/>
                <w:rPrChange w:id="2938" w:author="Elias De Moraes Fernandes" w:date="2016-05-02T15:20:00Z">
                  <w:rPr>
                    <w:ins w:id="2939" w:author="Elias De Moraes Fernandes" w:date="2016-03-16T12:55:00Z"/>
                    <w:del w:id="294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543524FE" w14:textId="3A2BD74E" w:rsidR="006D0AA3" w:rsidRPr="0066059B" w:rsidDel="008D5AA5" w:rsidRDefault="006D0AA3" w:rsidP="00CF2422">
            <w:pPr>
              <w:spacing w:line="360" w:lineRule="auto"/>
              <w:rPr>
                <w:ins w:id="2941" w:author="Elias De Moraes Fernandes" w:date="2016-03-16T12:55:00Z"/>
                <w:del w:id="2942" w:author="Elias De Moraes Fernandes" w:date="2016-05-02T15:17:00Z"/>
                <w:rFonts w:ascii="Arial" w:hAnsi="Arial" w:cs="Arial"/>
                <w:rPrChange w:id="2943" w:author="Elias De Moraes Fernandes" w:date="2016-05-02T15:20:00Z">
                  <w:rPr>
                    <w:ins w:id="2944" w:author="Elias De Moraes Fernandes" w:date="2016-03-16T12:55:00Z"/>
                    <w:del w:id="294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5D90695" w14:textId="3EEFAD31" w:rsidR="006D0AA3" w:rsidRPr="0066059B" w:rsidDel="008D5AA5" w:rsidRDefault="006D0AA3" w:rsidP="00CF2422">
            <w:pPr>
              <w:spacing w:line="360" w:lineRule="auto"/>
              <w:rPr>
                <w:ins w:id="2946" w:author="Elias De Moraes Fernandes" w:date="2016-03-16T12:55:00Z"/>
                <w:del w:id="2947" w:author="Elias De Moraes Fernandes" w:date="2016-05-02T15:17:00Z"/>
                <w:rFonts w:ascii="Arial" w:hAnsi="Arial" w:cs="Arial"/>
                <w:rPrChange w:id="2948" w:author="Elias De Moraes Fernandes" w:date="2016-05-02T15:20:00Z">
                  <w:rPr>
                    <w:ins w:id="2949" w:author="Elias De Moraes Fernandes" w:date="2016-03-16T12:55:00Z"/>
                    <w:del w:id="295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41DE4198" w14:textId="0BD4132F" w:rsidR="006D0AA3" w:rsidRPr="0066059B" w:rsidDel="008D5AA5" w:rsidRDefault="006D0AA3" w:rsidP="00CF2422">
            <w:pPr>
              <w:spacing w:line="360" w:lineRule="auto"/>
              <w:rPr>
                <w:ins w:id="2951" w:author="Elias De Moraes Fernandes" w:date="2016-03-16T12:55:00Z"/>
                <w:del w:id="2952" w:author="Elias De Moraes Fernandes" w:date="2016-05-02T15:17:00Z"/>
                <w:rFonts w:ascii="Arial" w:hAnsi="Arial" w:cs="Arial"/>
                <w:rPrChange w:id="2953" w:author="Elias De Moraes Fernandes" w:date="2016-05-02T15:20:00Z">
                  <w:rPr>
                    <w:ins w:id="2954" w:author="Elias De Moraes Fernandes" w:date="2016-03-16T12:55:00Z"/>
                    <w:del w:id="295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0687384B" w14:textId="61F0B881" w:rsidR="006D0AA3" w:rsidRPr="0066059B" w:rsidDel="008D5AA5" w:rsidRDefault="006D0AA3" w:rsidP="00CF2422">
            <w:pPr>
              <w:spacing w:line="360" w:lineRule="auto"/>
              <w:rPr>
                <w:ins w:id="2956" w:author="Elias De Moraes Fernandes" w:date="2016-03-16T12:55:00Z"/>
                <w:del w:id="2957" w:author="Elias De Moraes Fernandes" w:date="2016-05-02T15:17:00Z"/>
                <w:rFonts w:ascii="Arial" w:hAnsi="Arial" w:cs="Arial"/>
                <w:rPrChange w:id="2958" w:author="Elias De Moraes Fernandes" w:date="2016-05-02T15:20:00Z">
                  <w:rPr>
                    <w:ins w:id="2959" w:author="Elias De Moraes Fernandes" w:date="2016-03-16T12:55:00Z"/>
                    <w:del w:id="296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C874115" w14:textId="6AE3232C" w:rsidR="006D0AA3" w:rsidRPr="0066059B" w:rsidDel="008D5AA5" w:rsidRDefault="006D0AA3" w:rsidP="00CF2422">
            <w:pPr>
              <w:spacing w:line="360" w:lineRule="auto"/>
              <w:rPr>
                <w:ins w:id="2961" w:author="Elias De Moraes Fernandes" w:date="2016-03-16T12:55:00Z"/>
                <w:del w:id="2962" w:author="Elias De Moraes Fernandes" w:date="2016-05-02T15:17:00Z"/>
                <w:rFonts w:ascii="Arial" w:hAnsi="Arial" w:cs="Arial"/>
                <w:rPrChange w:id="2963" w:author="Elias De Moraes Fernandes" w:date="2016-05-02T15:20:00Z">
                  <w:rPr>
                    <w:ins w:id="2964" w:author="Elias De Moraes Fernandes" w:date="2016-03-16T12:55:00Z"/>
                    <w:del w:id="296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BD88012" w14:textId="26C947EC" w:rsidR="006D0AA3" w:rsidRPr="0066059B" w:rsidDel="008D5AA5" w:rsidRDefault="006D0AA3" w:rsidP="00CF2422">
            <w:pPr>
              <w:spacing w:line="360" w:lineRule="auto"/>
              <w:rPr>
                <w:ins w:id="2966" w:author="Elias De Moraes Fernandes" w:date="2016-03-16T12:55:00Z"/>
                <w:del w:id="2967" w:author="Elias De Moraes Fernandes" w:date="2016-05-02T15:17:00Z"/>
                <w:rFonts w:ascii="Arial" w:hAnsi="Arial" w:cs="Arial"/>
                <w:rPrChange w:id="2968" w:author="Elias De Moraes Fernandes" w:date="2016-05-02T15:20:00Z">
                  <w:rPr>
                    <w:ins w:id="2969" w:author="Elias De Moraes Fernandes" w:date="2016-03-16T12:55:00Z"/>
                    <w:del w:id="297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BB60A47" w14:textId="12D8E2CF" w:rsidR="006D0AA3" w:rsidRPr="0066059B" w:rsidDel="008D5AA5" w:rsidRDefault="006D0AA3" w:rsidP="00CF2422">
            <w:pPr>
              <w:spacing w:line="360" w:lineRule="auto"/>
              <w:rPr>
                <w:ins w:id="2971" w:author="Elias De Moraes Fernandes" w:date="2016-03-16T12:55:00Z"/>
                <w:del w:id="2972" w:author="Elias De Moraes Fernandes" w:date="2016-05-02T15:17:00Z"/>
                <w:rFonts w:ascii="Arial" w:hAnsi="Arial" w:cs="Arial"/>
                <w:rPrChange w:id="2973" w:author="Elias De Moraes Fernandes" w:date="2016-05-02T15:20:00Z">
                  <w:rPr>
                    <w:ins w:id="2974" w:author="Elias De Moraes Fernandes" w:date="2016-03-16T12:55:00Z"/>
                    <w:del w:id="297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1B53A89" w14:textId="2581C9E9" w:rsidR="006D0AA3" w:rsidRPr="0066059B" w:rsidDel="008D5AA5" w:rsidRDefault="006D0AA3" w:rsidP="00CF2422">
            <w:pPr>
              <w:spacing w:line="360" w:lineRule="auto"/>
              <w:rPr>
                <w:ins w:id="2976" w:author="Elias De Moraes Fernandes" w:date="2016-03-16T12:55:00Z"/>
                <w:del w:id="2977" w:author="Elias De Moraes Fernandes" w:date="2016-05-02T15:17:00Z"/>
                <w:rFonts w:ascii="Arial" w:hAnsi="Arial" w:cs="Arial"/>
                <w:rPrChange w:id="2978" w:author="Elias De Moraes Fernandes" w:date="2016-05-02T15:20:00Z">
                  <w:rPr>
                    <w:ins w:id="2979" w:author="Elias De Moraes Fernandes" w:date="2016-03-16T12:55:00Z"/>
                    <w:del w:id="298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0934D3E" w14:textId="7F2BB7A6" w:rsidR="006D0AA3" w:rsidRPr="0066059B" w:rsidDel="008D5AA5" w:rsidRDefault="006D0AA3" w:rsidP="00CF2422">
            <w:pPr>
              <w:spacing w:line="360" w:lineRule="auto"/>
              <w:rPr>
                <w:ins w:id="2981" w:author="Elias De Moraes Fernandes" w:date="2016-03-16T12:55:00Z"/>
                <w:del w:id="2982" w:author="Elias De Moraes Fernandes" w:date="2016-05-02T15:17:00Z"/>
                <w:rFonts w:ascii="Arial" w:hAnsi="Arial" w:cs="Arial"/>
                <w:rPrChange w:id="2983" w:author="Elias De Moraes Fernandes" w:date="2016-05-02T15:20:00Z">
                  <w:rPr>
                    <w:ins w:id="2984" w:author="Elias De Moraes Fernandes" w:date="2016-03-16T12:55:00Z"/>
                    <w:del w:id="298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E073B8F" w14:textId="4B314A7F" w:rsidR="006D0AA3" w:rsidRPr="0066059B" w:rsidDel="008D5AA5" w:rsidRDefault="006D0AA3" w:rsidP="00CF2422">
            <w:pPr>
              <w:spacing w:line="360" w:lineRule="auto"/>
              <w:rPr>
                <w:ins w:id="2986" w:author="Elias De Moraes Fernandes" w:date="2016-03-16T12:55:00Z"/>
                <w:del w:id="2987" w:author="Elias De Moraes Fernandes" w:date="2016-05-02T15:17:00Z"/>
                <w:rFonts w:ascii="Arial" w:hAnsi="Arial" w:cs="Arial"/>
                <w:rPrChange w:id="2988" w:author="Elias De Moraes Fernandes" w:date="2016-05-02T15:20:00Z">
                  <w:rPr>
                    <w:ins w:id="2989" w:author="Elias De Moraes Fernandes" w:date="2016-03-16T12:55:00Z"/>
                    <w:del w:id="299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684B67D" w14:textId="3D03D942" w:rsidR="006D0AA3" w:rsidRPr="0066059B" w:rsidDel="008D5AA5" w:rsidRDefault="006D0AA3" w:rsidP="00CF2422">
            <w:pPr>
              <w:spacing w:line="360" w:lineRule="auto"/>
              <w:rPr>
                <w:ins w:id="2991" w:author="Elias De Moraes Fernandes" w:date="2016-03-16T12:55:00Z"/>
                <w:del w:id="2992" w:author="Elias De Moraes Fernandes" w:date="2016-05-02T15:17:00Z"/>
                <w:rFonts w:ascii="Arial" w:hAnsi="Arial" w:cs="Arial"/>
                <w:rPrChange w:id="2993" w:author="Elias De Moraes Fernandes" w:date="2016-05-02T15:20:00Z">
                  <w:rPr>
                    <w:ins w:id="2994" w:author="Elias De Moraes Fernandes" w:date="2016-03-16T12:55:00Z"/>
                    <w:del w:id="299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3C59B593" w14:textId="57B27AC3" w:rsidR="006D0AA3" w:rsidRPr="0066059B" w:rsidDel="008D5AA5" w:rsidRDefault="006D0AA3" w:rsidP="00CF2422">
            <w:pPr>
              <w:spacing w:line="360" w:lineRule="auto"/>
              <w:rPr>
                <w:ins w:id="2996" w:author="Elias De Moraes Fernandes" w:date="2016-03-16T12:55:00Z"/>
                <w:del w:id="2997" w:author="Elias De Moraes Fernandes" w:date="2016-05-02T15:17:00Z"/>
                <w:rFonts w:ascii="Arial" w:hAnsi="Arial" w:cs="Arial"/>
                <w:rPrChange w:id="2998" w:author="Elias De Moraes Fernandes" w:date="2016-05-02T15:20:00Z">
                  <w:rPr>
                    <w:ins w:id="2999" w:author="Elias De Moraes Fernandes" w:date="2016-03-16T12:55:00Z"/>
                    <w:del w:id="300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8978BE9" w14:textId="751C771C" w:rsidR="006D0AA3" w:rsidRPr="0066059B" w:rsidDel="008D5AA5" w:rsidRDefault="006D0AA3" w:rsidP="00CF2422">
            <w:pPr>
              <w:spacing w:line="360" w:lineRule="auto"/>
              <w:rPr>
                <w:ins w:id="3001" w:author="Elias De Moraes Fernandes" w:date="2016-03-16T12:55:00Z"/>
                <w:del w:id="3002" w:author="Elias De Moraes Fernandes" w:date="2016-05-02T15:17:00Z"/>
                <w:rFonts w:ascii="Arial" w:hAnsi="Arial" w:cs="Arial"/>
                <w:rPrChange w:id="3003" w:author="Elias De Moraes Fernandes" w:date="2016-05-02T15:20:00Z">
                  <w:rPr>
                    <w:ins w:id="3004" w:author="Elias De Moraes Fernandes" w:date="2016-03-16T12:55:00Z"/>
                    <w:del w:id="300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48DF5CBC" w14:textId="60125911" w:rsidR="006D0AA3" w:rsidRPr="0066059B" w:rsidDel="008D5AA5" w:rsidRDefault="006D0AA3" w:rsidP="00CF2422">
            <w:pPr>
              <w:spacing w:line="360" w:lineRule="auto"/>
              <w:rPr>
                <w:ins w:id="3006" w:author="Elias De Moraes Fernandes" w:date="2016-03-16T12:55:00Z"/>
                <w:del w:id="3007" w:author="Elias De Moraes Fernandes" w:date="2016-05-02T15:17:00Z"/>
                <w:rFonts w:ascii="Arial" w:hAnsi="Arial" w:cs="Arial"/>
                <w:rPrChange w:id="3008" w:author="Elias De Moraes Fernandes" w:date="2016-05-02T15:20:00Z">
                  <w:rPr>
                    <w:ins w:id="3009" w:author="Elias De Moraes Fernandes" w:date="2016-03-16T12:55:00Z"/>
                    <w:del w:id="301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3BF57223" w14:textId="3AEFD098" w:rsidR="006D0AA3" w:rsidRPr="0066059B" w:rsidDel="008D5AA5" w:rsidRDefault="006D0AA3" w:rsidP="00CF2422">
            <w:pPr>
              <w:spacing w:line="360" w:lineRule="auto"/>
              <w:rPr>
                <w:ins w:id="3011" w:author="Elias De Moraes Fernandes" w:date="2016-03-16T12:55:00Z"/>
                <w:del w:id="3012" w:author="Elias De Moraes Fernandes" w:date="2016-05-02T15:17:00Z"/>
                <w:rFonts w:ascii="Arial" w:hAnsi="Arial" w:cs="Arial"/>
                <w:rPrChange w:id="3013" w:author="Elias De Moraes Fernandes" w:date="2016-05-02T15:20:00Z">
                  <w:rPr>
                    <w:ins w:id="3014" w:author="Elias De Moraes Fernandes" w:date="2016-03-16T12:55:00Z"/>
                    <w:del w:id="3015" w:author="Elias De Moraes Fernandes" w:date="2016-05-02T15:17:00Z"/>
                    <w:rFonts w:cs="Arial"/>
                  </w:rPr>
                </w:rPrChange>
              </w:rPr>
            </w:pPr>
            <w:ins w:id="3016" w:author="Elias De Moraes Fernandes" w:date="2016-03-16T13:10:00Z">
              <w:del w:id="3017" w:author="Elias De Moraes Fernandes" w:date="2016-05-02T15:15:00Z">
                <w:r w:rsidRPr="0066059B" w:rsidDel="00755CC9">
                  <w:rPr>
                    <w:rFonts w:ascii="Arial" w:hAnsi="Arial" w:cs="Arial"/>
                    <w:rPrChange w:id="3018" w:author="Elias De Moraes Fernandes" w:date="2016-05-02T15:20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F60ABB" w:rsidRPr="0066059B" w:rsidDel="00DA24D0" w14:paraId="34F94380" w14:textId="344CDC83" w:rsidTr="00F60ABB">
        <w:trPr>
          <w:trHeight w:val="437"/>
          <w:ins w:id="3019" w:author="Elias De Moraes Fernandes" w:date="2016-03-16T12:55:00Z"/>
          <w:del w:id="3020" w:author="Elias De Moraes Fernandes" w:date="2016-05-02T16:24:00Z"/>
        </w:trPr>
        <w:tc>
          <w:tcPr>
            <w:tcW w:w="2477" w:type="dxa"/>
          </w:tcPr>
          <w:p w14:paraId="75EC015A" w14:textId="1F9C281F" w:rsidR="006D0AA3" w:rsidRPr="0066059B" w:rsidDel="00DA24D0" w:rsidRDefault="006D0AA3" w:rsidP="00CF2422">
            <w:pPr>
              <w:pStyle w:val="CronogramaParagrafo"/>
              <w:rPr>
                <w:ins w:id="3021" w:author="Elias De Moraes Fernandes" w:date="2016-03-16T12:55:00Z"/>
                <w:del w:id="3022" w:author="Elias De Moraes Fernandes" w:date="2016-05-02T16:24:00Z"/>
                <w:rFonts w:ascii="Arial" w:hAnsi="Arial"/>
                <w:rPrChange w:id="3023" w:author="Elias De Moraes Fernandes" w:date="2016-05-02T15:20:00Z">
                  <w:rPr>
                    <w:ins w:id="3024" w:author="Elias De Moraes Fernandes" w:date="2016-03-16T12:55:00Z"/>
                    <w:del w:id="3025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79FCCE48" w14:textId="44BBF39F" w:rsidR="006D0AA3" w:rsidRPr="0066059B" w:rsidDel="00DA24D0" w:rsidRDefault="006D0AA3" w:rsidP="00CF2422">
            <w:pPr>
              <w:spacing w:line="360" w:lineRule="auto"/>
              <w:rPr>
                <w:ins w:id="3026" w:author="Elias De Moraes Fernandes" w:date="2016-03-16T12:55:00Z"/>
                <w:del w:id="3027" w:author="Elias De Moraes Fernandes" w:date="2016-05-02T16:24:00Z"/>
                <w:rFonts w:ascii="Arial" w:hAnsi="Arial" w:cs="Arial"/>
                <w:rPrChange w:id="3028" w:author="Elias De Moraes Fernandes" w:date="2016-05-02T15:20:00Z">
                  <w:rPr>
                    <w:ins w:id="3029" w:author="Elias De Moraes Fernandes" w:date="2016-03-16T12:55:00Z"/>
                    <w:del w:id="303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2829245" w14:textId="797DE3BD" w:rsidR="006D0AA3" w:rsidRPr="0066059B" w:rsidDel="00DA24D0" w:rsidRDefault="006D0AA3" w:rsidP="00CF2422">
            <w:pPr>
              <w:spacing w:line="360" w:lineRule="auto"/>
              <w:rPr>
                <w:ins w:id="3031" w:author="Elias De Moraes Fernandes" w:date="2016-03-16T12:55:00Z"/>
                <w:del w:id="3032" w:author="Elias De Moraes Fernandes" w:date="2016-05-02T16:24:00Z"/>
                <w:rFonts w:ascii="Arial" w:hAnsi="Arial" w:cs="Arial"/>
                <w:rPrChange w:id="3033" w:author="Elias De Moraes Fernandes" w:date="2016-05-02T15:20:00Z">
                  <w:rPr>
                    <w:ins w:id="3034" w:author="Elias De Moraes Fernandes" w:date="2016-03-16T12:55:00Z"/>
                    <w:del w:id="30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1632537C" w14:textId="6D96C6B7" w:rsidR="006D0AA3" w:rsidRPr="0066059B" w:rsidDel="00DA24D0" w:rsidRDefault="006D0AA3" w:rsidP="00CF2422">
            <w:pPr>
              <w:spacing w:line="360" w:lineRule="auto"/>
              <w:rPr>
                <w:ins w:id="3036" w:author="Elias De Moraes Fernandes" w:date="2016-03-16T12:55:00Z"/>
                <w:del w:id="3037" w:author="Elias De Moraes Fernandes" w:date="2016-05-02T16:24:00Z"/>
                <w:rFonts w:ascii="Arial" w:hAnsi="Arial" w:cs="Arial"/>
                <w:rPrChange w:id="3038" w:author="Elias De Moraes Fernandes" w:date="2016-05-02T15:20:00Z">
                  <w:rPr>
                    <w:ins w:id="3039" w:author="Elias De Moraes Fernandes" w:date="2016-03-16T12:55:00Z"/>
                    <w:del w:id="30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3B97D9C" w14:textId="0999B4EF" w:rsidR="006D0AA3" w:rsidRPr="0066059B" w:rsidDel="00DA24D0" w:rsidRDefault="006D0AA3" w:rsidP="00CF2422">
            <w:pPr>
              <w:spacing w:line="360" w:lineRule="auto"/>
              <w:rPr>
                <w:ins w:id="3041" w:author="Elias De Moraes Fernandes" w:date="2016-03-16T12:55:00Z"/>
                <w:del w:id="3042" w:author="Elias De Moraes Fernandes" w:date="2016-05-02T16:24:00Z"/>
                <w:rFonts w:ascii="Arial" w:hAnsi="Arial" w:cs="Arial"/>
                <w:rPrChange w:id="3043" w:author="Elias De Moraes Fernandes" w:date="2016-05-02T15:20:00Z">
                  <w:rPr>
                    <w:ins w:id="3044" w:author="Elias De Moraes Fernandes" w:date="2016-03-16T12:55:00Z"/>
                    <w:del w:id="30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1E14A10A" w14:textId="68BEF629" w:rsidR="006D0AA3" w:rsidRPr="0066059B" w:rsidDel="00DA24D0" w:rsidRDefault="006D0AA3" w:rsidP="00CF2422">
            <w:pPr>
              <w:spacing w:line="360" w:lineRule="auto"/>
              <w:rPr>
                <w:ins w:id="3046" w:author="Elias De Moraes Fernandes" w:date="2016-03-16T12:55:00Z"/>
                <w:del w:id="3047" w:author="Elias De Moraes Fernandes" w:date="2016-05-02T16:24:00Z"/>
                <w:rFonts w:ascii="Arial" w:hAnsi="Arial" w:cs="Arial"/>
                <w:rPrChange w:id="3048" w:author="Elias De Moraes Fernandes" w:date="2016-05-02T15:20:00Z">
                  <w:rPr>
                    <w:ins w:id="3049" w:author="Elias De Moraes Fernandes" w:date="2016-03-16T12:55:00Z"/>
                    <w:del w:id="30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1872CE88" w14:textId="00F66BB9" w:rsidR="006D0AA3" w:rsidRPr="0066059B" w:rsidDel="00DA24D0" w:rsidRDefault="006D0AA3" w:rsidP="00CF2422">
            <w:pPr>
              <w:spacing w:line="360" w:lineRule="auto"/>
              <w:rPr>
                <w:ins w:id="3051" w:author="Elias De Moraes Fernandes" w:date="2016-03-16T12:55:00Z"/>
                <w:del w:id="3052" w:author="Elias De Moraes Fernandes" w:date="2016-05-02T16:24:00Z"/>
                <w:rFonts w:ascii="Arial" w:hAnsi="Arial" w:cs="Arial"/>
                <w:rPrChange w:id="3053" w:author="Elias De Moraes Fernandes" w:date="2016-05-02T15:20:00Z">
                  <w:rPr>
                    <w:ins w:id="3054" w:author="Elias De Moraes Fernandes" w:date="2016-03-16T12:55:00Z"/>
                    <w:del w:id="30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769FF57" w14:textId="088F501B" w:rsidR="006D0AA3" w:rsidRPr="0066059B" w:rsidDel="00DA24D0" w:rsidRDefault="006D0AA3" w:rsidP="00CF2422">
            <w:pPr>
              <w:spacing w:line="360" w:lineRule="auto"/>
              <w:rPr>
                <w:ins w:id="3056" w:author="Elias De Moraes Fernandes" w:date="2016-03-16T12:55:00Z"/>
                <w:del w:id="3057" w:author="Elias De Moraes Fernandes" w:date="2016-05-02T16:24:00Z"/>
                <w:rFonts w:ascii="Arial" w:hAnsi="Arial" w:cs="Arial"/>
                <w:rPrChange w:id="3058" w:author="Elias De Moraes Fernandes" w:date="2016-05-02T15:20:00Z">
                  <w:rPr>
                    <w:ins w:id="3059" w:author="Elias De Moraes Fernandes" w:date="2016-03-16T12:55:00Z"/>
                    <w:del w:id="30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8756E79" w14:textId="7D00E29D" w:rsidR="006D0AA3" w:rsidRPr="0066059B" w:rsidDel="00DA24D0" w:rsidRDefault="006D0AA3" w:rsidP="00CF2422">
            <w:pPr>
              <w:spacing w:line="360" w:lineRule="auto"/>
              <w:rPr>
                <w:ins w:id="3061" w:author="Elias De Moraes Fernandes" w:date="2016-03-16T12:55:00Z"/>
                <w:del w:id="3062" w:author="Elias De Moraes Fernandes" w:date="2016-05-02T16:24:00Z"/>
                <w:rFonts w:ascii="Arial" w:hAnsi="Arial" w:cs="Arial"/>
                <w:rPrChange w:id="3063" w:author="Elias De Moraes Fernandes" w:date="2016-05-02T15:20:00Z">
                  <w:rPr>
                    <w:ins w:id="3064" w:author="Elias De Moraes Fernandes" w:date="2016-03-16T12:55:00Z"/>
                    <w:del w:id="306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C1BBE79" w14:textId="26029F54" w:rsidR="006D0AA3" w:rsidRPr="0066059B" w:rsidDel="00DA24D0" w:rsidRDefault="006D0AA3" w:rsidP="00CF2422">
            <w:pPr>
              <w:spacing w:line="360" w:lineRule="auto"/>
              <w:rPr>
                <w:ins w:id="3066" w:author="Elias De Moraes Fernandes" w:date="2016-03-16T12:55:00Z"/>
                <w:del w:id="3067" w:author="Elias De Moraes Fernandes" w:date="2016-05-02T16:24:00Z"/>
                <w:rFonts w:ascii="Arial" w:hAnsi="Arial" w:cs="Arial"/>
                <w:rPrChange w:id="3068" w:author="Elias De Moraes Fernandes" w:date="2016-05-02T15:20:00Z">
                  <w:rPr>
                    <w:ins w:id="3069" w:author="Elias De Moraes Fernandes" w:date="2016-03-16T12:55:00Z"/>
                    <w:del w:id="30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F66E95E" w14:textId="4DA7262B" w:rsidR="006D0AA3" w:rsidRPr="0066059B" w:rsidDel="00DA24D0" w:rsidRDefault="006D0AA3" w:rsidP="00CF2422">
            <w:pPr>
              <w:spacing w:line="360" w:lineRule="auto"/>
              <w:rPr>
                <w:ins w:id="3071" w:author="Elias De Moraes Fernandes" w:date="2016-03-16T12:55:00Z"/>
                <w:del w:id="3072" w:author="Elias De Moraes Fernandes" w:date="2016-05-02T16:24:00Z"/>
                <w:rFonts w:ascii="Arial" w:hAnsi="Arial" w:cs="Arial"/>
                <w:rPrChange w:id="3073" w:author="Elias De Moraes Fernandes" w:date="2016-05-02T15:20:00Z">
                  <w:rPr>
                    <w:ins w:id="3074" w:author="Elias De Moraes Fernandes" w:date="2016-03-16T12:55:00Z"/>
                    <w:del w:id="307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A13AAF1" w14:textId="2070127E" w:rsidR="006D0AA3" w:rsidRPr="0066059B" w:rsidDel="00DA24D0" w:rsidRDefault="006D0AA3" w:rsidP="00CF2422">
            <w:pPr>
              <w:spacing w:line="360" w:lineRule="auto"/>
              <w:rPr>
                <w:ins w:id="3076" w:author="Elias De Moraes Fernandes" w:date="2016-03-16T12:55:00Z"/>
                <w:del w:id="3077" w:author="Elias De Moraes Fernandes" w:date="2016-05-02T16:24:00Z"/>
                <w:rFonts w:ascii="Arial" w:hAnsi="Arial" w:cs="Arial"/>
                <w:rPrChange w:id="3078" w:author="Elias De Moraes Fernandes" w:date="2016-05-02T15:20:00Z">
                  <w:rPr>
                    <w:ins w:id="3079" w:author="Elias De Moraes Fernandes" w:date="2016-03-16T12:55:00Z"/>
                    <w:del w:id="308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F91B9B1" w14:textId="06824192" w:rsidR="006D0AA3" w:rsidRPr="0066059B" w:rsidDel="00DA24D0" w:rsidRDefault="006D0AA3" w:rsidP="00CF2422">
            <w:pPr>
              <w:spacing w:line="360" w:lineRule="auto"/>
              <w:rPr>
                <w:ins w:id="3081" w:author="Elias De Moraes Fernandes" w:date="2016-03-16T12:55:00Z"/>
                <w:del w:id="3082" w:author="Elias De Moraes Fernandes" w:date="2016-05-02T16:24:00Z"/>
                <w:rFonts w:ascii="Arial" w:hAnsi="Arial" w:cs="Arial"/>
                <w:rPrChange w:id="3083" w:author="Elias De Moraes Fernandes" w:date="2016-05-02T15:20:00Z">
                  <w:rPr>
                    <w:ins w:id="3084" w:author="Elias De Moraes Fernandes" w:date="2016-03-16T12:55:00Z"/>
                    <w:del w:id="30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48D827B" w14:textId="4E1A30B1" w:rsidR="006D0AA3" w:rsidRPr="0066059B" w:rsidDel="00DA24D0" w:rsidRDefault="006D0AA3" w:rsidP="00CF2422">
            <w:pPr>
              <w:spacing w:line="360" w:lineRule="auto"/>
              <w:rPr>
                <w:ins w:id="3086" w:author="Elias De Moraes Fernandes" w:date="2016-03-16T12:55:00Z"/>
                <w:del w:id="3087" w:author="Elias De Moraes Fernandes" w:date="2016-05-02T16:24:00Z"/>
                <w:rFonts w:ascii="Arial" w:hAnsi="Arial" w:cs="Arial"/>
                <w:rPrChange w:id="3088" w:author="Elias De Moraes Fernandes" w:date="2016-05-02T15:20:00Z">
                  <w:rPr>
                    <w:ins w:id="3089" w:author="Elias De Moraes Fernandes" w:date="2016-03-16T12:55:00Z"/>
                    <w:del w:id="309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3D397F4" w14:textId="5DCAC80C" w:rsidR="006D0AA3" w:rsidRPr="0066059B" w:rsidDel="00DA24D0" w:rsidRDefault="006D0AA3" w:rsidP="00CF2422">
            <w:pPr>
              <w:spacing w:line="360" w:lineRule="auto"/>
              <w:rPr>
                <w:ins w:id="3091" w:author="Elias De Moraes Fernandes" w:date="2016-03-16T12:55:00Z"/>
                <w:del w:id="3092" w:author="Elias De Moraes Fernandes" w:date="2016-05-02T16:24:00Z"/>
                <w:rFonts w:ascii="Arial" w:hAnsi="Arial" w:cs="Arial"/>
                <w:rPrChange w:id="3093" w:author="Elias De Moraes Fernandes" w:date="2016-05-02T15:20:00Z">
                  <w:rPr>
                    <w:ins w:id="3094" w:author="Elias De Moraes Fernandes" w:date="2016-03-16T12:55:00Z"/>
                    <w:del w:id="30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77793B5C" w14:textId="476954B8" w:rsidR="006D0AA3" w:rsidRPr="0066059B" w:rsidDel="00DA24D0" w:rsidRDefault="006D0AA3" w:rsidP="00CF2422">
            <w:pPr>
              <w:spacing w:line="360" w:lineRule="auto"/>
              <w:rPr>
                <w:ins w:id="3096" w:author="Elias De Moraes Fernandes" w:date="2016-03-16T12:55:00Z"/>
                <w:del w:id="3097" w:author="Elias De Moraes Fernandes" w:date="2016-05-02T16:24:00Z"/>
                <w:rFonts w:ascii="Arial" w:hAnsi="Arial" w:cs="Arial"/>
                <w:rPrChange w:id="3098" w:author="Elias De Moraes Fernandes" w:date="2016-05-02T15:20:00Z">
                  <w:rPr>
                    <w:ins w:id="3099" w:author="Elias De Moraes Fernandes" w:date="2016-03-16T12:55:00Z"/>
                    <w:del w:id="31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00E742D2" w14:textId="2EE3E0F3" w:rsidR="006D0AA3" w:rsidRPr="0066059B" w:rsidDel="00DA24D0" w:rsidRDefault="006D0AA3" w:rsidP="00CF2422">
            <w:pPr>
              <w:spacing w:line="360" w:lineRule="auto"/>
              <w:rPr>
                <w:ins w:id="3101" w:author="Elias De Moraes Fernandes" w:date="2016-03-16T12:55:00Z"/>
                <w:del w:id="3102" w:author="Elias De Moraes Fernandes" w:date="2016-05-02T16:24:00Z"/>
                <w:rFonts w:ascii="Arial" w:hAnsi="Arial" w:cs="Arial"/>
                <w:rPrChange w:id="3103" w:author="Elias De Moraes Fernandes" w:date="2016-05-02T15:20:00Z">
                  <w:rPr>
                    <w:ins w:id="3104" w:author="Elias De Moraes Fernandes" w:date="2016-03-16T12:55:00Z"/>
                    <w:del w:id="31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42FB1249" w14:textId="774BDC3C" w:rsidR="006D0AA3" w:rsidRPr="0066059B" w:rsidDel="00DA24D0" w:rsidRDefault="006D0AA3" w:rsidP="00CF2422">
            <w:pPr>
              <w:spacing w:line="360" w:lineRule="auto"/>
              <w:rPr>
                <w:ins w:id="3106" w:author="Elias De Moraes Fernandes" w:date="2016-03-16T12:55:00Z"/>
                <w:del w:id="3107" w:author="Elias De Moraes Fernandes" w:date="2016-05-02T16:24:00Z"/>
                <w:rFonts w:ascii="Arial" w:hAnsi="Arial" w:cs="Arial"/>
                <w:rPrChange w:id="3108" w:author="Elias De Moraes Fernandes" w:date="2016-05-02T15:20:00Z">
                  <w:rPr>
                    <w:ins w:id="3109" w:author="Elias De Moraes Fernandes" w:date="2016-03-16T12:55:00Z"/>
                    <w:del w:id="3110" w:author="Elias De Moraes Fernandes" w:date="2016-05-02T16:24:00Z"/>
                    <w:rFonts w:cs="Arial"/>
                  </w:rPr>
                </w:rPrChange>
              </w:rPr>
            </w:pPr>
            <w:ins w:id="3111" w:author="Elias De Moraes Fernandes" w:date="2016-03-16T12:55:00Z">
              <w:del w:id="3112" w:author="Elias De Moraes Fernandes" w:date="2016-05-02T15:00:00Z">
                <w:r w:rsidRPr="0066059B" w:rsidDel="00CF2422">
                  <w:rPr>
                    <w:rFonts w:ascii="Arial" w:hAnsi="Arial" w:cs="Arial"/>
                    <w:rPrChange w:id="3113" w:author="Elias De Moraes Fernandes" w:date="2016-05-02T15:20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F60ABB" w:rsidRPr="0066059B" w:rsidDel="00DA24D0" w14:paraId="60F7007B" w14:textId="4DBA2B29" w:rsidTr="00F60ABB">
        <w:trPr>
          <w:trHeight w:val="164"/>
          <w:ins w:id="3114" w:author="Elias De Moraes Fernandes" w:date="2016-03-16T12:55:00Z"/>
          <w:del w:id="3115" w:author="Elias De Moraes Fernandes" w:date="2016-05-02T16:24:00Z"/>
        </w:trPr>
        <w:tc>
          <w:tcPr>
            <w:tcW w:w="2477" w:type="dxa"/>
          </w:tcPr>
          <w:p w14:paraId="599F67A8" w14:textId="2EFA8AAF" w:rsidR="006D0AA3" w:rsidRPr="0066059B" w:rsidDel="00DA24D0" w:rsidRDefault="006D0AA3">
            <w:pPr>
              <w:pStyle w:val="CronogramaParagrafo"/>
              <w:rPr>
                <w:ins w:id="3116" w:author="Elias De Moraes Fernandes" w:date="2016-03-16T12:55:00Z"/>
                <w:del w:id="3117" w:author="Elias De Moraes Fernandes" w:date="2016-05-02T16:24:00Z"/>
                <w:rFonts w:ascii="Arial" w:hAnsi="Arial"/>
                <w:rPrChange w:id="3118" w:author="Elias De Moraes Fernandes" w:date="2016-05-02T15:20:00Z">
                  <w:rPr>
                    <w:ins w:id="3119" w:author="Elias De Moraes Fernandes" w:date="2016-03-16T12:55:00Z"/>
                    <w:del w:id="3120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53586FEC" w14:textId="5CA71C9C" w:rsidR="006D0AA3" w:rsidRPr="0066059B" w:rsidDel="00DA24D0" w:rsidRDefault="006D0AA3" w:rsidP="00CF2422">
            <w:pPr>
              <w:spacing w:line="360" w:lineRule="auto"/>
              <w:rPr>
                <w:ins w:id="3121" w:author="Elias De Moraes Fernandes" w:date="2016-03-16T12:55:00Z"/>
                <w:del w:id="3122" w:author="Elias De Moraes Fernandes" w:date="2016-05-02T16:24:00Z"/>
                <w:rFonts w:ascii="Arial" w:hAnsi="Arial" w:cs="Arial"/>
                <w:rPrChange w:id="3123" w:author="Elias De Moraes Fernandes" w:date="2016-05-02T15:20:00Z">
                  <w:rPr>
                    <w:ins w:id="3124" w:author="Elias De Moraes Fernandes" w:date="2016-03-16T12:55:00Z"/>
                    <w:del w:id="31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2CA8D0D" w14:textId="12017FFD" w:rsidR="006D0AA3" w:rsidRPr="0066059B" w:rsidDel="00DA24D0" w:rsidRDefault="006D0AA3" w:rsidP="00CF2422">
            <w:pPr>
              <w:spacing w:line="360" w:lineRule="auto"/>
              <w:rPr>
                <w:ins w:id="3126" w:author="Elias De Moraes Fernandes" w:date="2016-03-16T12:55:00Z"/>
                <w:del w:id="3127" w:author="Elias De Moraes Fernandes" w:date="2016-05-02T16:24:00Z"/>
                <w:rFonts w:ascii="Arial" w:hAnsi="Arial" w:cs="Arial"/>
                <w:rPrChange w:id="3128" w:author="Elias De Moraes Fernandes" w:date="2016-05-02T15:20:00Z">
                  <w:rPr>
                    <w:ins w:id="3129" w:author="Elias De Moraes Fernandes" w:date="2016-03-16T12:55:00Z"/>
                    <w:del w:id="313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2F91D6CF" w14:textId="5E97D54A" w:rsidR="006D0AA3" w:rsidRPr="0066059B" w:rsidDel="00DA24D0" w:rsidRDefault="006D0AA3" w:rsidP="00CF2422">
            <w:pPr>
              <w:spacing w:line="360" w:lineRule="auto"/>
              <w:rPr>
                <w:ins w:id="3131" w:author="Elias De Moraes Fernandes" w:date="2016-03-16T12:55:00Z"/>
                <w:del w:id="3132" w:author="Elias De Moraes Fernandes" w:date="2016-05-02T16:24:00Z"/>
                <w:rFonts w:ascii="Arial" w:hAnsi="Arial" w:cs="Arial"/>
                <w:rPrChange w:id="3133" w:author="Elias De Moraes Fernandes" w:date="2016-05-02T15:20:00Z">
                  <w:rPr>
                    <w:ins w:id="3134" w:author="Elias De Moraes Fernandes" w:date="2016-03-16T12:55:00Z"/>
                    <w:del w:id="31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8EA87B1" w14:textId="01DE638F" w:rsidR="006D0AA3" w:rsidRPr="0066059B" w:rsidDel="00DA24D0" w:rsidRDefault="006D0AA3" w:rsidP="00CF2422">
            <w:pPr>
              <w:spacing w:line="360" w:lineRule="auto"/>
              <w:rPr>
                <w:ins w:id="3136" w:author="Elias De Moraes Fernandes" w:date="2016-03-16T12:55:00Z"/>
                <w:del w:id="3137" w:author="Elias De Moraes Fernandes" w:date="2016-05-02T16:24:00Z"/>
                <w:rFonts w:ascii="Arial" w:hAnsi="Arial" w:cs="Arial"/>
                <w:rPrChange w:id="3138" w:author="Elias De Moraes Fernandes" w:date="2016-05-02T15:20:00Z">
                  <w:rPr>
                    <w:ins w:id="3139" w:author="Elias De Moraes Fernandes" w:date="2016-03-16T12:55:00Z"/>
                    <w:del w:id="31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2864362B" w14:textId="0B35BE1D" w:rsidR="006D0AA3" w:rsidRPr="0066059B" w:rsidDel="00DA24D0" w:rsidRDefault="006D0AA3" w:rsidP="00CF2422">
            <w:pPr>
              <w:spacing w:line="360" w:lineRule="auto"/>
              <w:rPr>
                <w:ins w:id="3141" w:author="Elias De Moraes Fernandes" w:date="2016-03-16T12:55:00Z"/>
                <w:del w:id="3142" w:author="Elias De Moraes Fernandes" w:date="2016-05-02T16:24:00Z"/>
                <w:rFonts w:ascii="Arial" w:hAnsi="Arial" w:cs="Arial"/>
                <w:rPrChange w:id="3143" w:author="Elias De Moraes Fernandes" w:date="2016-05-02T15:20:00Z">
                  <w:rPr>
                    <w:ins w:id="3144" w:author="Elias De Moraes Fernandes" w:date="2016-03-16T12:55:00Z"/>
                    <w:del w:id="31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277ED12F" w14:textId="27CB037A" w:rsidR="006D0AA3" w:rsidRPr="0066059B" w:rsidDel="00DA24D0" w:rsidRDefault="006D0AA3" w:rsidP="00CF2422">
            <w:pPr>
              <w:spacing w:line="360" w:lineRule="auto"/>
              <w:rPr>
                <w:ins w:id="3146" w:author="Elias De Moraes Fernandes" w:date="2016-03-16T12:55:00Z"/>
                <w:del w:id="3147" w:author="Elias De Moraes Fernandes" w:date="2016-05-02T16:24:00Z"/>
                <w:rFonts w:ascii="Arial" w:hAnsi="Arial" w:cs="Arial"/>
                <w:rPrChange w:id="3148" w:author="Elias De Moraes Fernandes" w:date="2016-05-02T15:20:00Z">
                  <w:rPr>
                    <w:ins w:id="3149" w:author="Elias De Moraes Fernandes" w:date="2016-03-16T12:55:00Z"/>
                    <w:del w:id="31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72BCF71" w14:textId="325127DA" w:rsidR="006D0AA3" w:rsidRPr="0066059B" w:rsidDel="00DA24D0" w:rsidRDefault="006D0AA3" w:rsidP="00CF2422">
            <w:pPr>
              <w:spacing w:line="360" w:lineRule="auto"/>
              <w:rPr>
                <w:ins w:id="3151" w:author="Elias De Moraes Fernandes" w:date="2016-03-16T12:55:00Z"/>
                <w:del w:id="3152" w:author="Elias De Moraes Fernandes" w:date="2016-05-02T16:24:00Z"/>
                <w:rFonts w:ascii="Arial" w:hAnsi="Arial" w:cs="Arial"/>
                <w:rPrChange w:id="3153" w:author="Elias De Moraes Fernandes" w:date="2016-05-02T15:20:00Z">
                  <w:rPr>
                    <w:ins w:id="3154" w:author="Elias De Moraes Fernandes" w:date="2016-03-16T12:55:00Z"/>
                    <w:del w:id="31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6C1F3F2" w14:textId="6E72A970" w:rsidR="006D0AA3" w:rsidRPr="0066059B" w:rsidDel="00DA24D0" w:rsidRDefault="006D0AA3" w:rsidP="00CF2422">
            <w:pPr>
              <w:spacing w:line="360" w:lineRule="auto"/>
              <w:rPr>
                <w:ins w:id="3156" w:author="Elias De Moraes Fernandes" w:date="2016-03-16T12:55:00Z"/>
                <w:del w:id="3157" w:author="Elias De Moraes Fernandes" w:date="2016-05-02T16:24:00Z"/>
                <w:rFonts w:ascii="Arial" w:hAnsi="Arial" w:cs="Arial"/>
                <w:rPrChange w:id="3158" w:author="Elias De Moraes Fernandes" w:date="2016-05-02T15:20:00Z">
                  <w:rPr>
                    <w:ins w:id="3159" w:author="Elias De Moraes Fernandes" w:date="2016-03-16T12:55:00Z"/>
                    <w:del w:id="31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9B87936" w14:textId="3FDB2653" w:rsidR="006D0AA3" w:rsidRPr="0066059B" w:rsidDel="00DA24D0" w:rsidRDefault="006D0AA3" w:rsidP="00CF2422">
            <w:pPr>
              <w:spacing w:line="360" w:lineRule="auto"/>
              <w:rPr>
                <w:ins w:id="3161" w:author="Elias De Moraes Fernandes" w:date="2016-03-16T12:55:00Z"/>
                <w:del w:id="3162" w:author="Elias De Moraes Fernandes" w:date="2016-05-02T16:24:00Z"/>
                <w:rFonts w:ascii="Arial" w:hAnsi="Arial" w:cs="Arial"/>
                <w:rPrChange w:id="3163" w:author="Elias De Moraes Fernandes" w:date="2016-05-02T15:20:00Z">
                  <w:rPr>
                    <w:ins w:id="3164" w:author="Elias De Moraes Fernandes" w:date="2016-03-16T12:55:00Z"/>
                    <w:del w:id="316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50ECE7C" w14:textId="555A02B6" w:rsidR="006D0AA3" w:rsidRPr="0066059B" w:rsidDel="00DA24D0" w:rsidRDefault="006D0AA3" w:rsidP="00CF2422">
            <w:pPr>
              <w:spacing w:line="360" w:lineRule="auto"/>
              <w:rPr>
                <w:ins w:id="3166" w:author="Elias De Moraes Fernandes" w:date="2016-03-16T12:55:00Z"/>
                <w:del w:id="3167" w:author="Elias De Moraes Fernandes" w:date="2016-05-02T16:24:00Z"/>
                <w:rFonts w:ascii="Arial" w:hAnsi="Arial" w:cs="Arial"/>
                <w:rPrChange w:id="3168" w:author="Elias De Moraes Fernandes" w:date="2016-05-02T15:20:00Z">
                  <w:rPr>
                    <w:ins w:id="3169" w:author="Elias De Moraes Fernandes" w:date="2016-03-16T12:55:00Z"/>
                    <w:del w:id="31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4141190" w14:textId="7926E1AC" w:rsidR="006D0AA3" w:rsidRPr="0066059B" w:rsidDel="00DA24D0" w:rsidRDefault="006D0AA3" w:rsidP="00CF2422">
            <w:pPr>
              <w:spacing w:line="360" w:lineRule="auto"/>
              <w:rPr>
                <w:ins w:id="3171" w:author="Elias De Moraes Fernandes" w:date="2016-03-16T12:55:00Z"/>
                <w:del w:id="3172" w:author="Elias De Moraes Fernandes" w:date="2016-05-02T16:24:00Z"/>
                <w:rFonts w:ascii="Arial" w:hAnsi="Arial" w:cs="Arial"/>
                <w:rPrChange w:id="3173" w:author="Elias De Moraes Fernandes" w:date="2016-05-02T15:20:00Z">
                  <w:rPr>
                    <w:ins w:id="3174" w:author="Elias De Moraes Fernandes" w:date="2016-03-16T12:55:00Z"/>
                    <w:del w:id="317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0F282BA" w14:textId="63AC705A" w:rsidR="006D0AA3" w:rsidRPr="0066059B" w:rsidDel="00DA24D0" w:rsidRDefault="006D0AA3" w:rsidP="00CF2422">
            <w:pPr>
              <w:spacing w:line="360" w:lineRule="auto"/>
              <w:rPr>
                <w:ins w:id="3176" w:author="Elias De Moraes Fernandes" w:date="2016-03-16T12:55:00Z"/>
                <w:del w:id="3177" w:author="Elias De Moraes Fernandes" w:date="2016-05-02T16:24:00Z"/>
                <w:rFonts w:ascii="Arial" w:hAnsi="Arial" w:cs="Arial"/>
                <w:rPrChange w:id="3178" w:author="Elias De Moraes Fernandes" w:date="2016-05-02T15:20:00Z">
                  <w:rPr>
                    <w:ins w:id="3179" w:author="Elias De Moraes Fernandes" w:date="2016-03-16T12:55:00Z"/>
                    <w:del w:id="318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28DE300" w14:textId="695F2A0C" w:rsidR="006D0AA3" w:rsidRPr="0066059B" w:rsidDel="00DA24D0" w:rsidRDefault="006D0AA3" w:rsidP="00CF2422">
            <w:pPr>
              <w:spacing w:line="360" w:lineRule="auto"/>
              <w:rPr>
                <w:ins w:id="3181" w:author="Elias De Moraes Fernandes" w:date="2016-03-16T12:55:00Z"/>
                <w:del w:id="3182" w:author="Elias De Moraes Fernandes" w:date="2016-05-02T16:24:00Z"/>
                <w:rFonts w:ascii="Arial" w:hAnsi="Arial" w:cs="Arial"/>
                <w:rPrChange w:id="3183" w:author="Elias De Moraes Fernandes" w:date="2016-05-02T15:20:00Z">
                  <w:rPr>
                    <w:ins w:id="3184" w:author="Elias De Moraes Fernandes" w:date="2016-03-16T12:55:00Z"/>
                    <w:del w:id="31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784A5123" w14:textId="02DD0A25" w:rsidR="006D0AA3" w:rsidRPr="0066059B" w:rsidDel="00DA24D0" w:rsidRDefault="006D0AA3" w:rsidP="00CF2422">
            <w:pPr>
              <w:spacing w:line="360" w:lineRule="auto"/>
              <w:rPr>
                <w:ins w:id="3186" w:author="Elias De Moraes Fernandes" w:date="2016-03-16T12:55:00Z"/>
                <w:del w:id="3187" w:author="Elias De Moraes Fernandes" w:date="2016-05-02T16:24:00Z"/>
                <w:rFonts w:ascii="Arial" w:hAnsi="Arial" w:cs="Arial"/>
                <w:rPrChange w:id="3188" w:author="Elias De Moraes Fernandes" w:date="2016-05-02T15:20:00Z">
                  <w:rPr>
                    <w:ins w:id="3189" w:author="Elias De Moraes Fernandes" w:date="2016-03-16T12:55:00Z"/>
                    <w:del w:id="319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6179942" w14:textId="74DAE39D" w:rsidR="006D0AA3" w:rsidRPr="0066059B" w:rsidDel="00DA24D0" w:rsidRDefault="006D0AA3" w:rsidP="00CF2422">
            <w:pPr>
              <w:spacing w:line="360" w:lineRule="auto"/>
              <w:rPr>
                <w:ins w:id="3191" w:author="Elias De Moraes Fernandes" w:date="2016-03-16T12:55:00Z"/>
                <w:del w:id="3192" w:author="Elias De Moraes Fernandes" w:date="2016-05-02T16:24:00Z"/>
                <w:rFonts w:ascii="Arial" w:hAnsi="Arial" w:cs="Arial"/>
                <w:rPrChange w:id="3193" w:author="Elias De Moraes Fernandes" w:date="2016-05-02T15:20:00Z">
                  <w:rPr>
                    <w:ins w:id="3194" w:author="Elias De Moraes Fernandes" w:date="2016-03-16T12:55:00Z"/>
                    <w:del w:id="31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25F6865" w14:textId="0C5AE465" w:rsidR="006D0AA3" w:rsidRPr="0066059B" w:rsidDel="00DA24D0" w:rsidRDefault="006D0AA3" w:rsidP="00CF2422">
            <w:pPr>
              <w:spacing w:line="360" w:lineRule="auto"/>
              <w:rPr>
                <w:ins w:id="3196" w:author="Elias De Moraes Fernandes" w:date="2016-03-16T12:55:00Z"/>
                <w:del w:id="3197" w:author="Elias De Moraes Fernandes" w:date="2016-05-02T16:24:00Z"/>
                <w:rFonts w:ascii="Arial" w:hAnsi="Arial" w:cs="Arial"/>
                <w:rPrChange w:id="3198" w:author="Elias De Moraes Fernandes" w:date="2016-05-02T15:20:00Z">
                  <w:rPr>
                    <w:ins w:id="3199" w:author="Elias De Moraes Fernandes" w:date="2016-03-16T12:55:00Z"/>
                    <w:del w:id="32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0134C85B" w14:textId="7E0CD7A7" w:rsidR="006D0AA3" w:rsidRPr="0066059B" w:rsidDel="00DA24D0" w:rsidRDefault="006D0AA3" w:rsidP="00CF2422">
            <w:pPr>
              <w:spacing w:line="360" w:lineRule="auto"/>
              <w:rPr>
                <w:ins w:id="3201" w:author="Elias De Moraes Fernandes" w:date="2016-03-16T12:55:00Z"/>
                <w:del w:id="3202" w:author="Elias De Moraes Fernandes" w:date="2016-05-02T16:24:00Z"/>
                <w:rFonts w:ascii="Arial" w:hAnsi="Arial" w:cs="Arial"/>
                <w:rPrChange w:id="3203" w:author="Elias De Moraes Fernandes" w:date="2016-05-02T15:20:00Z">
                  <w:rPr>
                    <w:ins w:id="3204" w:author="Elias De Moraes Fernandes" w:date="2016-03-16T12:55:00Z"/>
                    <w:del w:id="3205" w:author="Elias De Moraes Fernandes" w:date="2016-05-02T16:24:00Z"/>
                    <w:rFonts w:cs="Arial"/>
                  </w:rPr>
                </w:rPrChange>
              </w:rPr>
            </w:pPr>
            <w:ins w:id="3206" w:author="Elias De Moraes Fernandes" w:date="2016-03-16T12:55:00Z">
              <w:del w:id="3207" w:author="Elias De Moraes Fernandes" w:date="2016-05-02T15:01:00Z">
                <w:r w:rsidRPr="0066059B" w:rsidDel="002A772C">
                  <w:rPr>
                    <w:rFonts w:ascii="Arial" w:hAnsi="Arial" w:cs="Arial"/>
                    <w:rPrChange w:id="3208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</w:tbl>
    <w:p w14:paraId="28D196CC" w14:textId="77777777" w:rsidR="00DA24D0" w:rsidRDefault="00DA24D0">
      <w:pPr>
        <w:rPr>
          <w:ins w:id="3209" w:author="Elias De Moraes Fernandes" w:date="2016-05-02T16:24:00Z"/>
          <w:lang w:val="pt-BR"/>
        </w:rPr>
        <w:sectPr w:rsidR="00DA24D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2838E9A" w14:textId="3389BA35" w:rsidR="00EF04E2" w:rsidRPr="00EF04E2" w:rsidDel="00DA24D0" w:rsidRDefault="006D33AE">
      <w:pPr>
        <w:pStyle w:val="CronogramaParagrafo"/>
        <w:rPr>
          <w:del w:id="3210" w:author="Elias De Moraes Fernandes" w:date="2016-05-02T16:24:00Z"/>
          <w:rPrChange w:id="3211" w:author="Elias De Moraes Fernandes" w:date="2016-05-02T15:10:00Z">
            <w:rPr>
              <w:del w:id="3212" w:author="Elias De Moraes Fernandes" w:date="2016-05-02T16:24:00Z"/>
              <w:lang w:val="pt-BR"/>
            </w:rPr>
          </w:rPrChange>
        </w:rPr>
        <w:pPrChange w:id="3213" w:author="Elias De Moraes Fernandes" w:date="2016-05-02T15:10:00Z">
          <w:pPr/>
        </w:pPrChange>
      </w:pPr>
      <w:ins w:id="3214" w:author="Elias De Moraes Fernandes" w:date="2016-05-02T17:11:00Z">
        <w:r>
          <w:rPr>
            <w:noProof/>
            <w:rPrChange w:id="3215" w:author="Unknown">
              <w:rPr>
                <w:noProof/>
              </w:rPr>
            </w:rPrChange>
          </w:rPr>
          <w:lastRenderedPageBreak/>
          <w:drawing>
            <wp:inline distT="0" distB="0" distL="0" distR="0" wp14:anchorId="45B95B98" wp14:editId="2EEDF3FD">
              <wp:extent cx="8229600" cy="3928450"/>
              <wp:effectExtent l="0" t="0" r="0" b="8890"/>
              <wp:docPr id="13" name="Pictur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../../../../../../Downloads/Cronograma%20-%20Cronograma%20Scr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082" t="5489" r="4005" b="37916"/>
                      <a:stretch/>
                    </pic:blipFill>
                    <pic:spPr bwMode="auto">
                      <a:xfrm>
                        <a:off x="0" y="0"/>
                        <a:ext cx="8229600" cy="392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38FDA71" w14:textId="77777777" w:rsidR="005E6EDF" w:rsidRPr="005E6EDF" w:rsidDel="00DA528A" w:rsidRDefault="005E6EDF" w:rsidP="005E6EDF">
      <w:pPr>
        <w:pStyle w:val="ListParagraph"/>
        <w:tabs>
          <w:tab w:val="left" w:pos="7672"/>
        </w:tabs>
        <w:ind w:left="360"/>
        <w:rPr>
          <w:del w:id="3216" w:author="Elias De Moraes Fernandes" w:date="2016-03-16T12:55:00Z"/>
          <w:sz w:val="28"/>
          <w:lang w:val="pt-BR"/>
        </w:rPr>
      </w:pPr>
    </w:p>
    <w:p w14:paraId="30BBE011" w14:textId="77777777" w:rsidR="005E6EDF" w:rsidRPr="005E6EDF" w:rsidDel="00DA528A" w:rsidRDefault="005E6EDF" w:rsidP="005E6EDF">
      <w:pPr>
        <w:pStyle w:val="ListParagraph"/>
        <w:tabs>
          <w:tab w:val="left" w:pos="7672"/>
        </w:tabs>
        <w:ind w:left="360"/>
        <w:rPr>
          <w:del w:id="3217" w:author="Elias De Moraes Fernandes" w:date="2016-03-16T12:55:00Z"/>
          <w:sz w:val="28"/>
          <w:lang w:val="pt-BR"/>
        </w:rPr>
      </w:pPr>
    </w:p>
    <w:p w14:paraId="7A8D1778" w14:textId="207B8690" w:rsidR="005E6EDF" w:rsidRPr="00DA528A" w:rsidRDefault="005E6EDF">
      <w:pPr>
        <w:rPr>
          <w:sz w:val="28"/>
          <w:lang w:val="pt-BR"/>
          <w:rPrChange w:id="3218" w:author="Elias De Moraes Fernandes" w:date="2016-03-16T12:55:00Z">
            <w:rPr>
              <w:lang w:val="pt-BR"/>
            </w:rPr>
          </w:rPrChange>
        </w:rPr>
        <w:pPrChange w:id="3219" w:author="Elias De Moraes Fernandes" w:date="2016-03-16T12:55:00Z">
          <w:pPr>
            <w:pStyle w:val="ListParagraph"/>
            <w:tabs>
              <w:tab w:val="left" w:pos="7672"/>
            </w:tabs>
            <w:ind w:left="360"/>
          </w:pPr>
        </w:pPrChange>
      </w:pPr>
    </w:p>
    <w:sectPr w:rsidR="005E6EDF" w:rsidRPr="00DA528A" w:rsidSect="00DA24D0">
      <w:pgSz w:w="15840" w:h="12240" w:orient="landscape"/>
      <w:pgMar w:top="1440" w:right="1440" w:bottom="1440" w:left="1440" w:header="708" w:footer="708" w:gutter="0"/>
      <w:cols w:space="708"/>
      <w:docGrid w:linePitch="360"/>
      <w:sectPrChange w:id="3220" w:author="Elias De Moraes Fernandes" w:date="2016-05-02T16:24:00Z">
        <w:sectPr w:rsidR="005E6EDF" w:rsidRPr="00DA528A" w:rsidSect="00DA24D0">
          <w:pgSz w:w="12240" w:h="15840" w:orient="portrait"/>
          <w:pgMar w:top="1440" w:right="1440" w:bottom="1440" w:left="1440" w:header="708" w:footer="708" w:gutter="0"/>
        </w:sectPr>
      </w:sectPrChange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2" w:author="Elias De Moraes Fernandes" w:date="2016-03-04T11:18:00Z" w:initials="EDMF">
    <w:p w14:paraId="6450D3DD" w14:textId="67305C7C" w:rsidR="00CF2422" w:rsidRDefault="00CF2422">
      <w:pPr>
        <w:pStyle w:val="CommentText"/>
      </w:pPr>
      <w:r>
        <w:rPr>
          <w:rStyle w:val="CommentReference"/>
        </w:rPr>
        <w:annotationRef/>
      </w:r>
      <w:r>
        <w:t>Remover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50D3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roxima Nova Rg">
    <w:charset w:val="00"/>
    <w:family w:val="auto"/>
    <w:pitch w:val="variable"/>
    <w:sig w:usb0="800000AF" w:usb1="5000E0FB" w:usb2="00000000" w:usb3="00000000" w:csb0="0000019B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9F9A59A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54CCF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A2563A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C3A08B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9AC03E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BE58D89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A0766B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2F7C07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19D6AC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32067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17A5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000000CA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0004"/>
    <w:multiLevelType w:val="hybridMultilevel"/>
    <w:tmpl w:val="00000004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0000012E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0005"/>
    <w:multiLevelType w:val="hybridMultilevel"/>
    <w:tmpl w:val="00000005"/>
    <w:lvl w:ilvl="0" w:tplc="00000191">
      <w:start w:val="1"/>
      <w:numFmt w:val="bullet"/>
      <w:lvlText w:val=""/>
      <w:lvlJc w:val="left"/>
      <w:pPr>
        <w:ind w:left="720" w:hanging="360"/>
      </w:pPr>
    </w:lvl>
    <w:lvl w:ilvl="1" w:tplc="0000019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23727326"/>
    <w:multiLevelType w:val="hybridMultilevel"/>
    <w:tmpl w:val="AAEC8C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00D1BC4"/>
    <w:multiLevelType w:val="hybridMultilevel"/>
    <w:tmpl w:val="A3FA29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97C012B"/>
    <w:multiLevelType w:val="hybridMultilevel"/>
    <w:tmpl w:val="F8FC7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78D4DAF"/>
    <w:multiLevelType w:val="hybridMultilevel"/>
    <w:tmpl w:val="DBB41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83A33DE"/>
    <w:multiLevelType w:val="hybridMultilevel"/>
    <w:tmpl w:val="1C58C5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CEC5E4A"/>
    <w:multiLevelType w:val="hybridMultilevel"/>
    <w:tmpl w:val="F93E7CD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2"/>
  </w:num>
  <w:num w:numId="2">
    <w:abstractNumId w:val="19"/>
  </w:num>
  <w:num w:numId="3">
    <w:abstractNumId w:val="18"/>
  </w:num>
  <w:num w:numId="4">
    <w:abstractNumId w:val="21"/>
  </w:num>
  <w:num w:numId="5">
    <w:abstractNumId w:val="16"/>
  </w:num>
  <w:num w:numId="6">
    <w:abstractNumId w:val="11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4"/>
  </w:num>
  <w:num w:numId="12">
    <w:abstractNumId w:val="9"/>
  </w:num>
  <w:num w:numId="13">
    <w:abstractNumId w:val="5"/>
  </w:num>
  <w:num w:numId="14">
    <w:abstractNumId w:val="6"/>
  </w:num>
  <w:num w:numId="15">
    <w:abstractNumId w:val="7"/>
  </w:num>
  <w:num w:numId="16">
    <w:abstractNumId w:val="8"/>
  </w:num>
  <w:num w:numId="17">
    <w:abstractNumId w:val="10"/>
  </w:num>
  <w:num w:numId="18">
    <w:abstractNumId w:val="20"/>
  </w:num>
  <w:num w:numId="19">
    <w:abstractNumId w:val="17"/>
  </w:num>
  <w:num w:numId="20">
    <w:abstractNumId w:val="12"/>
  </w:num>
  <w:num w:numId="21">
    <w:abstractNumId w:val="13"/>
  </w:num>
  <w:num w:numId="22">
    <w:abstractNumId w:val="14"/>
  </w:num>
  <w:num w:numId="23">
    <w:abstractNumId w:val="15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lias De Moraes Fernandes">
    <w15:presenceInfo w15:providerId="None" w15:userId="Elias De Moraes Fernand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592"/>
    <w:rsid w:val="00003321"/>
    <w:rsid w:val="00015550"/>
    <w:rsid w:val="0001648A"/>
    <w:rsid w:val="000309F2"/>
    <w:rsid w:val="000474E2"/>
    <w:rsid w:val="00053AD8"/>
    <w:rsid w:val="00066CA0"/>
    <w:rsid w:val="00070240"/>
    <w:rsid w:val="00081FDE"/>
    <w:rsid w:val="00087206"/>
    <w:rsid w:val="00090260"/>
    <w:rsid w:val="000917A3"/>
    <w:rsid w:val="00095CE7"/>
    <w:rsid w:val="00096B20"/>
    <w:rsid w:val="00097821"/>
    <w:rsid w:val="000A0A23"/>
    <w:rsid w:val="000A0F17"/>
    <w:rsid w:val="000A38AC"/>
    <w:rsid w:val="000A3926"/>
    <w:rsid w:val="000B2D27"/>
    <w:rsid w:val="000E11B8"/>
    <w:rsid w:val="000E60F6"/>
    <w:rsid w:val="000E6740"/>
    <w:rsid w:val="000F68A5"/>
    <w:rsid w:val="000F6918"/>
    <w:rsid w:val="00100E26"/>
    <w:rsid w:val="00101E1F"/>
    <w:rsid w:val="00110958"/>
    <w:rsid w:val="0012043A"/>
    <w:rsid w:val="001274B2"/>
    <w:rsid w:val="001279E1"/>
    <w:rsid w:val="00127C27"/>
    <w:rsid w:val="00130466"/>
    <w:rsid w:val="00130776"/>
    <w:rsid w:val="00141384"/>
    <w:rsid w:val="001417C9"/>
    <w:rsid w:val="00144F6B"/>
    <w:rsid w:val="00164D55"/>
    <w:rsid w:val="00166D4F"/>
    <w:rsid w:val="0017185E"/>
    <w:rsid w:val="00177409"/>
    <w:rsid w:val="001806E8"/>
    <w:rsid w:val="00184222"/>
    <w:rsid w:val="00184DFD"/>
    <w:rsid w:val="00186B85"/>
    <w:rsid w:val="00187F6F"/>
    <w:rsid w:val="00193C4C"/>
    <w:rsid w:val="001961EA"/>
    <w:rsid w:val="001A6DB6"/>
    <w:rsid w:val="001B0D99"/>
    <w:rsid w:val="001B2F56"/>
    <w:rsid w:val="001B67A8"/>
    <w:rsid w:val="001C19F4"/>
    <w:rsid w:val="001D5A44"/>
    <w:rsid w:val="001E15E2"/>
    <w:rsid w:val="001E2377"/>
    <w:rsid w:val="001E50E1"/>
    <w:rsid w:val="001F14E5"/>
    <w:rsid w:val="001F5F1A"/>
    <w:rsid w:val="0020263C"/>
    <w:rsid w:val="0022315C"/>
    <w:rsid w:val="00224CE5"/>
    <w:rsid w:val="00230AD2"/>
    <w:rsid w:val="00232956"/>
    <w:rsid w:val="002339E1"/>
    <w:rsid w:val="00234111"/>
    <w:rsid w:val="00236BEA"/>
    <w:rsid w:val="00241514"/>
    <w:rsid w:val="00242EDE"/>
    <w:rsid w:val="002463E2"/>
    <w:rsid w:val="00253A07"/>
    <w:rsid w:val="00262DD3"/>
    <w:rsid w:val="002746D8"/>
    <w:rsid w:val="00276E18"/>
    <w:rsid w:val="00276F08"/>
    <w:rsid w:val="00282DC0"/>
    <w:rsid w:val="00284EB9"/>
    <w:rsid w:val="0028649D"/>
    <w:rsid w:val="00287156"/>
    <w:rsid w:val="0029041F"/>
    <w:rsid w:val="00295584"/>
    <w:rsid w:val="0029577A"/>
    <w:rsid w:val="002A772C"/>
    <w:rsid w:val="002B019A"/>
    <w:rsid w:val="002B2BEC"/>
    <w:rsid w:val="002B4778"/>
    <w:rsid w:val="002B5974"/>
    <w:rsid w:val="002C43FA"/>
    <w:rsid w:val="002C47DC"/>
    <w:rsid w:val="002D27F6"/>
    <w:rsid w:val="002D4FC4"/>
    <w:rsid w:val="002E2E0C"/>
    <w:rsid w:val="002E4B24"/>
    <w:rsid w:val="002E5AFF"/>
    <w:rsid w:val="002F2A5D"/>
    <w:rsid w:val="00314195"/>
    <w:rsid w:val="00322642"/>
    <w:rsid w:val="003332D2"/>
    <w:rsid w:val="00337D22"/>
    <w:rsid w:val="00341139"/>
    <w:rsid w:val="00345511"/>
    <w:rsid w:val="0034731A"/>
    <w:rsid w:val="00350EB5"/>
    <w:rsid w:val="003558D2"/>
    <w:rsid w:val="0035596E"/>
    <w:rsid w:val="003566DA"/>
    <w:rsid w:val="003608D0"/>
    <w:rsid w:val="003662C2"/>
    <w:rsid w:val="00372CA9"/>
    <w:rsid w:val="0037699A"/>
    <w:rsid w:val="00397918"/>
    <w:rsid w:val="003A1979"/>
    <w:rsid w:val="003A24BD"/>
    <w:rsid w:val="003B00AD"/>
    <w:rsid w:val="003B2113"/>
    <w:rsid w:val="003B6AB6"/>
    <w:rsid w:val="003C7064"/>
    <w:rsid w:val="003D08DD"/>
    <w:rsid w:val="003D30CD"/>
    <w:rsid w:val="003D6EA6"/>
    <w:rsid w:val="0040102B"/>
    <w:rsid w:val="00407C75"/>
    <w:rsid w:val="00413601"/>
    <w:rsid w:val="0042094F"/>
    <w:rsid w:val="0042185F"/>
    <w:rsid w:val="0042351B"/>
    <w:rsid w:val="004245BC"/>
    <w:rsid w:val="004264E6"/>
    <w:rsid w:val="00432955"/>
    <w:rsid w:val="00432E01"/>
    <w:rsid w:val="00433AA6"/>
    <w:rsid w:val="004401F5"/>
    <w:rsid w:val="004412AA"/>
    <w:rsid w:val="00446703"/>
    <w:rsid w:val="00453E01"/>
    <w:rsid w:val="00473942"/>
    <w:rsid w:val="00483240"/>
    <w:rsid w:val="00484915"/>
    <w:rsid w:val="00486E0A"/>
    <w:rsid w:val="0049141F"/>
    <w:rsid w:val="00492CD9"/>
    <w:rsid w:val="004A2B12"/>
    <w:rsid w:val="004A2EB3"/>
    <w:rsid w:val="004A42EC"/>
    <w:rsid w:val="004C3762"/>
    <w:rsid w:val="004C3E19"/>
    <w:rsid w:val="004C69F0"/>
    <w:rsid w:val="004C7D42"/>
    <w:rsid w:val="004D3C34"/>
    <w:rsid w:val="004D43B0"/>
    <w:rsid w:val="004D63EB"/>
    <w:rsid w:val="004E3F97"/>
    <w:rsid w:val="004F238A"/>
    <w:rsid w:val="00505BF5"/>
    <w:rsid w:val="00507AAB"/>
    <w:rsid w:val="00516639"/>
    <w:rsid w:val="0051695C"/>
    <w:rsid w:val="005207F1"/>
    <w:rsid w:val="00533110"/>
    <w:rsid w:val="00533F81"/>
    <w:rsid w:val="00543E0E"/>
    <w:rsid w:val="00552C0C"/>
    <w:rsid w:val="0055647D"/>
    <w:rsid w:val="00573B9D"/>
    <w:rsid w:val="00586F38"/>
    <w:rsid w:val="00593C0C"/>
    <w:rsid w:val="005954B8"/>
    <w:rsid w:val="005961D9"/>
    <w:rsid w:val="005A47B5"/>
    <w:rsid w:val="005B7E25"/>
    <w:rsid w:val="005C4971"/>
    <w:rsid w:val="005D0D49"/>
    <w:rsid w:val="005D7AB1"/>
    <w:rsid w:val="005E1E81"/>
    <w:rsid w:val="005E2E0B"/>
    <w:rsid w:val="005E38B1"/>
    <w:rsid w:val="005E5D86"/>
    <w:rsid w:val="005E6150"/>
    <w:rsid w:val="005E6EDF"/>
    <w:rsid w:val="005F65B2"/>
    <w:rsid w:val="005F7E4D"/>
    <w:rsid w:val="006003D4"/>
    <w:rsid w:val="00601FEE"/>
    <w:rsid w:val="00602B0E"/>
    <w:rsid w:val="00604A92"/>
    <w:rsid w:val="00610386"/>
    <w:rsid w:val="0061038E"/>
    <w:rsid w:val="00611B94"/>
    <w:rsid w:val="0062039C"/>
    <w:rsid w:val="00622999"/>
    <w:rsid w:val="00624A9D"/>
    <w:rsid w:val="0062574F"/>
    <w:rsid w:val="006330B8"/>
    <w:rsid w:val="0063367D"/>
    <w:rsid w:val="00634B8B"/>
    <w:rsid w:val="0063565C"/>
    <w:rsid w:val="0064087C"/>
    <w:rsid w:val="00644C28"/>
    <w:rsid w:val="0066059B"/>
    <w:rsid w:val="00662181"/>
    <w:rsid w:val="006738CB"/>
    <w:rsid w:val="0067419E"/>
    <w:rsid w:val="00676B0B"/>
    <w:rsid w:val="006810E3"/>
    <w:rsid w:val="006814D2"/>
    <w:rsid w:val="00682A05"/>
    <w:rsid w:val="00690F05"/>
    <w:rsid w:val="00692B2F"/>
    <w:rsid w:val="006A4F63"/>
    <w:rsid w:val="006A6C22"/>
    <w:rsid w:val="006C3CC2"/>
    <w:rsid w:val="006D0AA3"/>
    <w:rsid w:val="006D1C7A"/>
    <w:rsid w:val="006D1ED0"/>
    <w:rsid w:val="006D2E3E"/>
    <w:rsid w:val="006D32C3"/>
    <w:rsid w:val="006D33AE"/>
    <w:rsid w:val="006D46F2"/>
    <w:rsid w:val="006D71B4"/>
    <w:rsid w:val="006F4426"/>
    <w:rsid w:val="0072040F"/>
    <w:rsid w:val="00731044"/>
    <w:rsid w:val="007441E0"/>
    <w:rsid w:val="00745547"/>
    <w:rsid w:val="00746205"/>
    <w:rsid w:val="00751FC5"/>
    <w:rsid w:val="00755CC9"/>
    <w:rsid w:val="007640F6"/>
    <w:rsid w:val="0077658F"/>
    <w:rsid w:val="007805CA"/>
    <w:rsid w:val="00780C05"/>
    <w:rsid w:val="0078467B"/>
    <w:rsid w:val="00786D6D"/>
    <w:rsid w:val="00794B78"/>
    <w:rsid w:val="0079568F"/>
    <w:rsid w:val="007973E6"/>
    <w:rsid w:val="007B1F30"/>
    <w:rsid w:val="007C3CB0"/>
    <w:rsid w:val="007C6837"/>
    <w:rsid w:val="007E75FC"/>
    <w:rsid w:val="007F2F0F"/>
    <w:rsid w:val="007F4749"/>
    <w:rsid w:val="007F64A0"/>
    <w:rsid w:val="00803628"/>
    <w:rsid w:val="008076D1"/>
    <w:rsid w:val="008159B8"/>
    <w:rsid w:val="00816B9F"/>
    <w:rsid w:val="008248D5"/>
    <w:rsid w:val="0082508B"/>
    <w:rsid w:val="00846498"/>
    <w:rsid w:val="00850271"/>
    <w:rsid w:val="0086232C"/>
    <w:rsid w:val="00865827"/>
    <w:rsid w:val="00872672"/>
    <w:rsid w:val="00874DD0"/>
    <w:rsid w:val="0088283E"/>
    <w:rsid w:val="008A0642"/>
    <w:rsid w:val="008A0A81"/>
    <w:rsid w:val="008A123F"/>
    <w:rsid w:val="008A1882"/>
    <w:rsid w:val="008A6C21"/>
    <w:rsid w:val="008B1DDE"/>
    <w:rsid w:val="008C2AD1"/>
    <w:rsid w:val="008D49A3"/>
    <w:rsid w:val="008D566B"/>
    <w:rsid w:val="008D5AA5"/>
    <w:rsid w:val="008E6AB0"/>
    <w:rsid w:val="008F2237"/>
    <w:rsid w:val="008F4797"/>
    <w:rsid w:val="00902028"/>
    <w:rsid w:val="009025B6"/>
    <w:rsid w:val="00904244"/>
    <w:rsid w:val="00904A02"/>
    <w:rsid w:val="00906505"/>
    <w:rsid w:val="0091226E"/>
    <w:rsid w:val="00917757"/>
    <w:rsid w:val="00926B69"/>
    <w:rsid w:val="00937F5E"/>
    <w:rsid w:val="00940FEC"/>
    <w:rsid w:val="0094333E"/>
    <w:rsid w:val="00944C0F"/>
    <w:rsid w:val="009450A2"/>
    <w:rsid w:val="00945127"/>
    <w:rsid w:val="00947D25"/>
    <w:rsid w:val="0095389A"/>
    <w:rsid w:val="009642EC"/>
    <w:rsid w:val="009678D2"/>
    <w:rsid w:val="00970C32"/>
    <w:rsid w:val="00976170"/>
    <w:rsid w:val="0097724D"/>
    <w:rsid w:val="00983FD8"/>
    <w:rsid w:val="009956DA"/>
    <w:rsid w:val="00996AA0"/>
    <w:rsid w:val="009A32DF"/>
    <w:rsid w:val="009B325C"/>
    <w:rsid w:val="009C2DA5"/>
    <w:rsid w:val="009C384F"/>
    <w:rsid w:val="009C4A3F"/>
    <w:rsid w:val="009C4F71"/>
    <w:rsid w:val="009C70B0"/>
    <w:rsid w:val="009D2310"/>
    <w:rsid w:val="009E123E"/>
    <w:rsid w:val="009E1D0D"/>
    <w:rsid w:val="009E61DE"/>
    <w:rsid w:val="009E69BF"/>
    <w:rsid w:val="009E7A34"/>
    <w:rsid w:val="00A05655"/>
    <w:rsid w:val="00A10D4F"/>
    <w:rsid w:val="00A11F25"/>
    <w:rsid w:val="00A12A5C"/>
    <w:rsid w:val="00A153BD"/>
    <w:rsid w:val="00A15AB7"/>
    <w:rsid w:val="00A34B92"/>
    <w:rsid w:val="00A4103D"/>
    <w:rsid w:val="00A42D34"/>
    <w:rsid w:val="00A45865"/>
    <w:rsid w:val="00A45E50"/>
    <w:rsid w:val="00A55767"/>
    <w:rsid w:val="00A60DA9"/>
    <w:rsid w:val="00A61CC5"/>
    <w:rsid w:val="00A64C65"/>
    <w:rsid w:val="00A658B2"/>
    <w:rsid w:val="00A65EA9"/>
    <w:rsid w:val="00A71E95"/>
    <w:rsid w:val="00A72F8D"/>
    <w:rsid w:val="00A84001"/>
    <w:rsid w:val="00A87F4E"/>
    <w:rsid w:val="00AA76AC"/>
    <w:rsid w:val="00AB34B7"/>
    <w:rsid w:val="00AB6BFA"/>
    <w:rsid w:val="00AC4B6F"/>
    <w:rsid w:val="00AC4EDC"/>
    <w:rsid w:val="00AD5526"/>
    <w:rsid w:val="00AE2C87"/>
    <w:rsid w:val="00AE4FC2"/>
    <w:rsid w:val="00AF0D49"/>
    <w:rsid w:val="00B035D9"/>
    <w:rsid w:val="00B14437"/>
    <w:rsid w:val="00B14807"/>
    <w:rsid w:val="00B149B4"/>
    <w:rsid w:val="00B2190A"/>
    <w:rsid w:val="00B32A08"/>
    <w:rsid w:val="00B41A17"/>
    <w:rsid w:val="00B42EF0"/>
    <w:rsid w:val="00B4379E"/>
    <w:rsid w:val="00B46CD9"/>
    <w:rsid w:val="00B5763A"/>
    <w:rsid w:val="00B724A4"/>
    <w:rsid w:val="00B747E9"/>
    <w:rsid w:val="00B76A53"/>
    <w:rsid w:val="00B76FE4"/>
    <w:rsid w:val="00B77DE2"/>
    <w:rsid w:val="00B8107F"/>
    <w:rsid w:val="00B846E6"/>
    <w:rsid w:val="00B8529C"/>
    <w:rsid w:val="00BA6EFE"/>
    <w:rsid w:val="00BB26C0"/>
    <w:rsid w:val="00BB3574"/>
    <w:rsid w:val="00BC1739"/>
    <w:rsid w:val="00BC5993"/>
    <w:rsid w:val="00BD2AA7"/>
    <w:rsid w:val="00BD62B7"/>
    <w:rsid w:val="00BE3E41"/>
    <w:rsid w:val="00C02BC2"/>
    <w:rsid w:val="00C03660"/>
    <w:rsid w:val="00C050CD"/>
    <w:rsid w:val="00C14A08"/>
    <w:rsid w:val="00C428F7"/>
    <w:rsid w:val="00C535C6"/>
    <w:rsid w:val="00C53BAE"/>
    <w:rsid w:val="00C56841"/>
    <w:rsid w:val="00C60DD6"/>
    <w:rsid w:val="00C77916"/>
    <w:rsid w:val="00C82EE5"/>
    <w:rsid w:val="00C970F1"/>
    <w:rsid w:val="00C9767E"/>
    <w:rsid w:val="00CA4184"/>
    <w:rsid w:val="00CA4A64"/>
    <w:rsid w:val="00CB69F2"/>
    <w:rsid w:val="00CC78EB"/>
    <w:rsid w:val="00CD5819"/>
    <w:rsid w:val="00CD7447"/>
    <w:rsid w:val="00CE1CDC"/>
    <w:rsid w:val="00CF2422"/>
    <w:rsid w:val="00D023C1"/>
    <w:rsid w:val="00D0280E"/>
    <w:rsid w:val="00D17EA1"/>
    <w:rsid w:val="00D355FC"/>
    <w:rsid w:val="00D43E57"/>
    <w:rsid w:val="00D53D6A"/>
    <w:rsid w:val="00D53E06"/>
    <w:rsid w:val="00D63C79"/>
    <w:rsid w:val="00D71A67"/>
    <w:rsid w:val="00D73EB1"/>
    <w:rsid w:val="00D81EDC"/>
    <w:rsid w:val="00D831D8"/>
    <w:rsid w:val="00D92FC3"/>
    <w:rsid w:val="00D95FE3"/>
    <w:rsid w:val="00DA24D0"/>
    <w:rsid w:val="00DA4BFD"/>
    <w:rsid w:val="00DA528A"/>
    <w:rsid w:val="00DA585E"/>
    <w:rsid w:val="00DB379D"/>
    <w:rsid w:val="00DC1F24"/>
    <w:rsid w:val="00DC28AF"/>
    <w:rsid w:val="00DC73DB"/>
    <w:rsid w:val="00DD40F3"/>
    <w:rsid w:val="00DE4033"/>
    <w:rsid w:val="00E02ED2"/>
    <w:rsid w:val="00E03FE4"/>
    <w:rsid w:val="00E15A90"/>
    <w:rsid w:val="00E20E3D"/>
    <w:rsid w:val="00E20FE9"/>
    <w:rsid w:val="00E23B96"/>
    <w:rsid w:val="00E26883"/>
    <w:rsid w:val="00E3024E"/>
    <w:rsid w:val="00E30FFF"/>
    <w:rsid w:val="00E34C40"/>
    <w:rsid w:val="00E35B38"/>
    <w:rsid w:val="00E405E8"/>
    <w:rsid w:val="00E46885"/>
    <w:rsid w:val="00E57A82"/>
    <w:rsid w:val="00E66110"/>
    <w:rsid w:val="00E73623"/>
    <w:rsid w:val="00E74540"/>
    <w:rsid w:val="00E77129"/>
    <w:rsid w:val="00E80B88"/>
    <w:rsid w:val="00E83B57"/>
    <w:rsid w:val="00E90814"/>
    <w:rsid w:val="00E90BA3"/>
    <w:rsid w:val="00EA10FC"/>
    <w:rsid w:val="00EA583C"/>
    <w:rsid w:val="00EB3F4A"/>
    <w:rsid w:val="00EC4592"/>
    <w:rsid w:val="00EC5DB1"/>
    <w:rsid w:val="00ED73E1"/>
    <w:rsid w:val="00EE1B34"/>
    <w:rsid w:val="00EF04E2"/>
    <w:rsid w:val="00EF2139"/>
    <w:rsid w:val="00EF21D5"/>
    <w:rsid w:val="00EF4CDA"/>
    <w:rsid w:val="00EF7FB2"/>
    <w:rsid w:val="00F017FD"/>
    <w:rsid w:val="00F0336D"/>
    <w:rsid w:val="00F27603"/>
    <w:rsid w:val="00F27980"/>
    <w:rsid w:val="00F36160"/>
    <w:rsid w:val="00F42D01"/>
    <w:rsid w:val="00F45E87"/>
    <w:rsid w:val="00F4671F"/>
    <w:rsid w:val="00F56921"/>
    <w:rsid w:val="00F60ABB"/>
    <w:rsid w:val="00F610A7"/>
    <w:rsid w:val="00F643AC"/>
    <w:rsid w:val="00F645CA"/>
    <w:rsid w:val="00F65D48"/>
    <w:rsid w:val="00F71CB4"/>
    <w:rsid w:val="00F7464D"/>
    <w:rsid w:val="00F875EC"/>
    <w:rsid w:val="00F94FC4"/>
    <w:rsid w:val="00FA162C"/>
    <w:rsid w:val="00FA7FB6"/>
    <w:rsid w:val="00FB0BAC"/>
    <w:rsid w:val="00FB4A72"/>
    <w:rsid w:val="00FB4DA0"/>
    <w:rsid w:val="00FC2E7A"/>
    <w:rsid w:val="00FC4455"/>
    <w:rsid w:val="00FD25DD"/>
    <w:rsid w:val="00FE3412"/>
    <w:rsid w:val="00FE4DA1"/>
    <w:rsid w:val="00FF4CA6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19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1226E"/>
  </w:style>
  <w:style w:type="character" w:customStyle="1" w:styleId="hps">
    <w:name w:val="hps"/>
    <w:basedOn w:val="DefaultParagraphFont"/>
    <w:rsid w:val="0091226E"/>
  </w:style>
  <w:style w:type="paragraph" w:styleId="NormalWeb">
    <w:name w:val="Normal (Web)"/>
    <w:basedOn w:val="Normal"/>
    <w:uiPriority w:val="99"/>
    <w:semiHidden/>
    <w:unhideWhenUsed/>
    <w:rsid w:val="00E771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52C0C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ED73E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CronogramaParagrafo">
    <w:name w:val="Cronograma Paragrafo"/>
    <w:basedOn w:val="Normal"/>
    <w:qFormat/>
    <w:rsid w:val="00322642"/>
    <w:pPr>
      <w:spacing w:after="0" w:line="240" w:lineRule="auto"/>
    </w:pPr>
    <w:rPr>
      <w:rFonts w:cs="Arial"/>
      <w:lang w:val="pt-B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3E0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3E0E"/>
    <w:rPr>
      <w:rFonts w:ascii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543E0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543E0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E0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E0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E0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E0E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B3F4A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450A2"/>
    <w:pPr>
      <w:spacing w:line="240" w:lineRule="auto"/>
      <w:jc w:val="center"/>
    </w:pPr>
    <w:rPr>
      <w:i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emf"/><Relationship Id="rId23" Type="http://schemas.openxmlformats.org/officeDocument/2006/relationships/fontTable" Target="fontTable.xml"/><Relationship Id="rId24" Type="http://schemas.microsoft.com/office/2011/relationships/people" Target="people.xml"/><Relationship Id="rId25" Type="http://schemas.openxmlformats.org/officeDocument/2006/relationships/theme" Target="theme/theme1.xml"/><Relationship Id="rId10" Type="http://schemas.openxmlformats.org/officeDocument/2006/relationships/hyperlink" Target="http://c1.glitch.bz/wp-uploads/main/2010/12/Groddle-Theme-Snappy-Mix_1291876544.mp3" TargetMode="External"/><Relationship Id="rId11" Type="http://schemas.openxmlformats.org/officeDocument/2006/relationships/hyperlink" Target="http://c1.glitch.bz/misc/2012-11-06/loading.mp3" TargetMode="External"/><Relationship Id="rId12" Type="http://schemas.openxmlformats.org/officeDocument/2006/relationships/hyperlink" Target="http://c1.glitch.bz/misc/2012-11-06/game_loaded_2.mp3" TargetMode="External"/><Relationship Id="rId13" Type="http://schemas.openxmlformats.org/officeDocument/2006/relationships/hyperlink" Target="http://c1.glitch.bz/misc/2012-11-06/triple_jump.mp3" TargetMode="External"/><Relationship Id="rId14" Type="http://schemas.openxmlformats.org/officeDocument/2006/relationships/hyperlink" Target="http://c1.glitch.bz/misc/2012-11-06/flitterbug_collision.mp3" TargetMode="External"/><Relationship Id="rId15" Type="http://schemas.openxmlformats.org/officeDocument/2006/relationships/hyperlink" Target="http://c1.glitch.bz/misc/2012-11-06/qurazy_quoin.mp3" TargetMode="External"/><Relationship Id="rId16" Type="http://schemas.openxmlformats.org/officeDocument/2006/relationships/hyperlink" Target="http://c1.glitch.bz/misc/2012-11-06/sloth_arrives.mp3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omments" Target="comments.xml"/><Relationship Id="rId7" Type="http://schemas.microsoft.com/office/2011/relationships/commentsExtended" Target="commentsExtended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4339D-AF0E-814B-B16C-2AE07A87B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24</Pages>
  <Words>4531</Words>
  <Characters>25827</Characters>
  <Application>Microsoft Macintosh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30298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Elias de Moraes Fernandes</cp:lastModifiedBy>
  <cp:revision>13</cp:revision>
  <cp:lastPrinted>2016-03-16T16:16:00Z</cp:lastPrinted>
  <dcterms:created xsi:type="dcterms:W3CDTF">2016-03-16T16:16:00Z</dcterms:created>
  <dcterms:modified xsi:type="dcterms:W3CDTF">2016-06-09T18:08:00Z</dcterms:modified>
</cp:coreProperties>
</file>